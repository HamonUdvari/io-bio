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783C" w14:textId="6410DFAB" w:rsidR="00507B5C" w:rsidRPr="001F7A15" w:rsidRDefault="00B16A5F" w:rsidP="000023D5">
      <w:pPr>
        <w:spacing w:after="0" w:line="240" w:lineRule="auto"/>
        <w:contextualSpacing/>
        <w:jc w:val="both"/>
        <w:rPr>
          <w:rFonts w:ascii="Times New Roman" w:hAnsi="Times New Roman" w:cs="Times New Roman"/>
          <w:b/>
          <w:sz w:val="24"/>
          <w:szCs w:val="24"/>
        </w:rPr>
      </w:pPr>
      <w:del w:id="1000" w:author="IO BIO parser" w:date="2026-05-18T08:57:46Z">
        <w:r w:rsidRPr="001F7A15">
          <w:rPr>
            <w:rFonts w:ascii="Times New Roman" w:hAnsi="Times New Roman" w:cs="Times New Roman"/>
            <w:b/>
            <w:sz w:val="24"/>
            <w:szCs w:val="24"/>
          </w:rPr>
          <w:delText xml:space="preserve">BLACK, Eugene Robert, third Pre</w:delText>
        </w:r>
      </w:del>
      <w:del w:id="1000" w:author="IO BIO parser" w:date="2026-05-18T08:57:46Z">
        <w:r w:rsidR="00507B5C" w:rsidRPr="001F7A15">
          <w:rPr>
            <w:rFonts w:ascii="Times New Roman" w:hAnsi="Times New Roman" w:cs="Times New Roman"/>
            <w:b/>
            <w:sz w:val="24"/>
            <w:szCs w:val="24"/>
          </w:rPr>
          <w:delText xml:space="preserve">sident of the </w:delText>
        </w:r>
      </w:del>
      <w:del w:id="1000" w:author="IO BIO parser" w:date="2026-05-18T08:57:46Z">
        <w:r w:rsidR="00B63408" w:rsidRPr="001F7A15">
          <w:rPr>
            <w:rFonts w:ascii="Times New Roman" w:hAnsi="Times New Roman" w:cs="Times New Roman"/>
            <w:b/>
            <w:sz w:val="24"/>
            <w:szCs w:val="24"/>
          </w:rPr>
          <w:delText xml:space="preserve">International Bank for Reconstruction and Development (IBRD) or </w:delText>
        </w:r>
      </w:del>
      <w:del w:id="1000" w:author="IO BIO parser" w:date="2026-05-18T08:57:46Z">
        <w:r w:rsidR="00507B5C" w:rsidRPr="001F7A15">
          <w:rPr>
            <w:rFonts w:ascii="Times New Roman" w:hAnsi="Times New Roman" w:cs="Times New Roman"/>
            <w:b/>
            <w:sz w:val="24"/>
            <w:szCs w:val="24"/>
          </w:rPr>
          <w:delText xml:space="preserve">World Bank</w:delText>
        </w:r>
      </w:del>
      <w:del w:id="1000" w:author="IO BIO parser" w:date="2026-05-18T08:57:46Z">
        <w:r w:rsidR="00B63408" w:rsidRPr="001F7A15">
          <w:rPr>
            <w:rFonts w:ascii="Times New Roman" w:hAnsi="Times New Roman" w:cs="Times New Roman"/>
            <w:b/>
            <w:sz w:val="24"/>
            <w:szCs w:val="24"/>
          </w:rPr>
          <w:delText xml:space="preserve"> </w:delText>
        </w:r>
      </w:del>
      <w:del w:id="1000" w:author="IO BIO parser" w:date="2026-05-18T08:57:46Z">
        <w:r w:rsidR="003E388B" w:rsidRPr="001F7A15">
          <w:rPr>
            <w:rFonts w:ascii="Times New Roman" w:hAnsi="Times New Roman" w:cs="Times New Roman"/>
            <w:b/>
            <w:sz w:val="24"/>
            <w:szCs w:val="24"/>
          </w:rPr>
          <w:delText xml:space="preserve">(</w:delText>
        </w:r>
      </w:del>
      <w:del w:id="1000" w:author="IO BIO parser" w:date="2026-05-18T08:57:46Z">
        <w:r w:rsidR="00B63408" w:rsidRPr="001F7A15">
          <w:rPr>
            <w:rFonts w:ascii="Times New Roman" w:hAnsi="Times New Roman" w:cs="Times New Roman"/>
            <w:b/>
            <w:sz w:val="24"/>
            <w:szCs w:val="24"/>
          </w:rPr>
          <w:delText xml:space="preserve">since 1956 World Bank Group</w:delText>
        </w:r>
      </w:del>
      <w:del w:id="1000" w:author="IO BIO parser" w:date="2026-05-18T08:57:46Z">
        <w:r w:rsidR="003E388B" w:rsidRPr="001F7A15">
          <w:rPr>
            <w:rFonts w:ascii="Times New Roman" w:hAnsi="Times New Roman" w:cs="Times New Roman"/>
            <w:b/>
            <w:sz w:val="24"/>
            <w:szCs w:val="24"/>
          </w:rPr>
          <w:delText xml:space="preserve">)</w:delText>
        </w:r>
      </w:del>
      <w:del w:id="1000" w:author="IO BIO parser" w:date="2026-05-18T08:57:46Z">
        <w:r w:rsidR="00507B5C" w:rsidRPr="001F7A15">
          <w:rPr>
            <w:rFonts w:ascii="Times New Roman" w:hAnsi="Times New Roman" w:cs="Times New Roman"/>
            <w:b/>
            <w:sz w:val="24"/>
            <w:szCs w:val="24"/>
          </w:rPr>
          <w:delText xml:space="preserve"> 1949-</w:delText>
        </w:r>
      </w:del>
      <w:del w:id="1000" w:author="IO BIO parser" w:date="2026-05-18T08:57:46Z">
        <w:r w:rsidR="0062425F" w:rsidRPr="001F7A15">
          <w:rPr>
            <w:rFonts w:ascii="Times New Roman" w:hAnsi="Times New Roman" w:cs="Times New Roman"/>
            <w:b/>
            <w:sz w:val="24"/>
            <w:szCs w:val="24"/>
          </w:rPr>
          <w:delText xml:space="preserve">19</w:delText>
        </w:r>
      </w:del>
      <w:del w:id="1000" w:author="IO BIO parser" w:date="2026-05-18T08:57:46Z">
        <w:r w:rsidRPr="001F7A15">
          <w:rPr>
            <w:rFonts w:ascii="Times New Roman" w:hAnsi="Times New Roman" w:cs="Times New Roman"/>
            <w:b/>
            <w:sz w:val="24"/>
            <w:szCs w:val="24"/>
          </w:rPr>
          <w:delText xml:space="preserve">62, was born 1 May 1898 in Atlanta, Georgia, and passed away 20 February 1992 in Southampton, Long Island, New York</w:delText>
        </w:r>
      </w:del>
      <w:del w:id="1000" w:author="IO BIO parser" w:date="2026-05-18T08:57:46Z">
        <w:r w:rsidR="00A96B20" w:rsidRPr="001F7A15">
          <w:rPr>
            <w:rFonts w:ascii="Times New Roman" w:hAnsi="Times New Roman" w:cs="Times New Roman"/>
            <w:b/>
            <w:sz w:val="24"/>
            <w:szCs w:val="24"/>
          </w:rPr>
          <w:delText xml:space="preserve">, United States</w:delText>
        </w:r>
      </w:del>
      <w:del w:id="1000" w:author="IO BIO parser" w:date="2026-05-18T08:57:46Z">
        <w:r w:rsidRPr="001F7A15">
          <w:rPr>
            <w:rFonts w:ascii="Times New Roman" w:hAnsi="Times New Roman" w:cs="Times New Roman"/>
            <w:b/>
            <w:sz w:val="24"/>
            <w:szCs w:val="24"/>
          </w:rPr>
          <w:delText xml:space="preserve">.</w:delText>
        </w:r>
      </w:del>
      <w:del w:id="1000" w:author="IO BIO parser" w:date="2026-05-18T08:57:46Z">
        <w:r w:rsidR="000158DB" w:rsidRPr="001F7A15">
          <w:rPr>
            <w:rFonts w:ascii="Times New Roman" w:hAnsi="Times New Roman" w:cs="Times New Roman"/>
            <w:b/>
            <w:sz w:val="24"/>
            <w:szCs w:val="24"/>
          </w:rPr>
          <w:delText xml:space="preserve"> </w:delText>
        </w:r>
      </w:del>
      <w:del w:id="1000" w:author="IO BIO parser" w:date="2026-05-18T08:57:46Z">
        <w:r w:rsidR="00FF443F" w:rsidRPr="001F7A15">
          <w:rPr>
            <w:rFonts w:ascii="Times New Roman" w:hAnsi="Times New Roman" w:cs="Times New Roman"/>
            <w:b/>
            <w:sz w:val="24"/>
            <w:szCs w:val="24"/>
          </w:rPr>
          <w:delText xml:space="preserve">He was the son of Eugene Robert Black, </w:delText>
        </w:r>
      </w:del>
      <w:del w:id="1000" w:author="IO BIO parser" w:date="2026-05-18T08:57:46Z">
        <w:r w:rsidR="00B86F9F" w:rsidRPr="001F7A15">
          <w:rPr>
            <w:rFonts w:ascii="Times New Roman" w:hAnsi="Times New Roman" w:cs="Times New Roman"/>
            <w:b/>
            <w:sz w:val="24"/>
            <w:szCs w:val="24"/>
          </w:rPr>
          <w:delText xml:space="preserve">lawyer and</w:delText>
        </w:r>
      </w:del>
      <w:del w:id="1000" w:author="IO BIO parser" w:date="2026-05-18T08:57:46Z">
        <w:r w:rsidR="003F60BB" w:rsidRPr="001F7A15">
          <w:rPr>
            <w:rFonts w:ascii="Times New Roman" w:hAnsi="Times New Roman" w:cs="Times New Roman"/>
            <w:b/>
            <w:sz w:val="24"/>
            <w:szCs w:val="24"/>
          </w:rPr>
          <w:delText xml:space="preserve"> banker, </w:delText>
        </w:r>
      </w:del>
      <w:del w:id="1000" w:author="IO BIO parser" w:date="2026-05-18T08:57:46Z">
        <w:r w:rsidR="00B86F9F" w:rsidRPr="001F7A15">
          <w:rPr>
            <w:rFonts w:ascii="Times New Roman" w:hAnsi="Times New Roman" w:cs="Times New Roman"/>
            <w:b/>
            <w:sz w:val="24"/>
            <w:szCs w:val="24"/>
          </w:rPr>
          <w:delText xml:space="preserve">and Gussie King Grady, </w:delText>
        </w:r>
      </w:del>
      <w:del w:id="1000" w:author="IO BIO parser" w:date="2026-05-18T08:57:46Z">
        <w:r w:rsidR="003F60BB" w:rsidRPr="001F7A15">
          <w:rPr>
            <w:rFonts w:ascii="Times New Roman" w:hAnsi="Times New Roman" w:cs="Times New Roman"/>
            <w:b/>
            <w:sz w:val="24"/>
            <w:szCs w:val="24"/>
          </w:rPr>
          <w:delText xml:space="preserve">homemaker</w:delText>
        </w:r>
      </w:del>
      <w:del w:id="1000" w:author="IO BIO parser" w:date="2026-05-18T08:57:46Z">
        <w:r w:rsidR="00A6301E" w:rsidRPr="001F7A15">
          <w:rPr>
            <w:rFonts w:ascii="Times New Roman" w:hAnsi="Times New Roman" w:cs="Times New Roman"/>
            <w:b/>
            <w:sz w:val="24"/>
            <w:szCs w:val="24"/>
          </w:rPr>
          <w:delText xml:space="preserve">.</w:delText>
        </w:r>
      </w:del>
      <w:del w:id="1000" w:author="IO BIO parser" w:date="2026-05-18T08:57:46Z">
        <w:r w:rsidR="000158DB" w:rsidRPr="001F7A15">
          <w:rPr>
            <w:rFonts w:ascii="Times New Roman" w:hAnsi="Times New Roman" w:cs="Times New Roman"/>
            <w:b/>
            <w:sz w:val="24"/>
            <w:szCs w:val="24"/>
          </w:rPr>
          <w:delText xml:space="preserve"> </w:delText>
        </w:r>
      </w:del>
      <w:del w:id="1000" w:author="IO BIO parser" w:date="2026-05-18T08:57:46Z">
        <w:r w:rsidR="00433590" w:rsidRPr="001F7A15">
          <w:rPr>
            <w:rFonts w:ascii="Times New Roman" w:hAnsi="Times New Roman" w:cs="Times New Roman"/>
            <w:b/>
            <w:sz w:val="24"/>
            <w:szCs w:val="24"/>
          </w:rPr>
          <w:delText xml:space="preserve">O</w:delText>
        </w:r>
      </w:del>
      <w:del w:id="1000" w:author="IO BIO parser" w:date="2026-05-18T08:57:46Z">
        <w:r w:rsidR="00E007D5" w:rsidRPr="001F7A15">
          <w:rPr>
            <w:rFonts w:ascii="Times New Roman" w:hAnsi="Times New Roman" w:cs="Times New Roman"/>
            <w:b/>
            <w:sz w:val="24"/>
            <w:szCs w:val="24"/>
          </w:rPr>
          <w:delText xml:space="preserve">n</w:delText>
        </w:r>
      </w:del>
      <w:del w:id="1000" w:author="IO BIO parser" w:date="2026-05-18T08:57:46Z">
        <w:r w:rsidR="00D3515B" w:rsidRPr="001F7A15">
          <w:rPr>
            <w:rFonts w:ascii="Times New Roman" w:hAnsi="Times New Roman" w:cs="Times New Roman"/>
            <w:b/>
            <w:sz w:val="24"/>
            <w:szCs w:val="24"/>
          </w:rPr>
          <w:delText xml:space="preserve"> </w:delText>
        </w:r>
      </w:del>
      <w:del w:id="1000" w:author="IO BIO parser" w:date="2026-05-18T08:57:46Z">
        <w:r w:rsidR="00433590" w:rsidRPr="001F7A15">
          <w:rPr>
            <w:rFonts w:ascii="Times New Roman" w:hAnsi="Times New Roman" w:cs="Times New Roman"/>
            <w:b/>
            <w:sz w:val="24"/>
            <w:szCs w:val="24"/>
          </w:rPr>
          <w:delText xml:space="preserve">8 June </w:delText>
        </w:r>
      </w:del>
      <w:del w:id="1000" w:author="IO BIO parser" w:date="2026-05-18T08:57:46Z">
        <w:r w:rsidR="00D3515B" w:rsidRPr="001F7A15">
          <w:rPr>
            <w:rFonts w:ascii="Times New Roman" w:hAnsi="Times New Roman" w:cs="Times New Roman"/>
            <w:b/>
            <w:sz w:val="24"/>
            <w:szCs w:val="24"/>
          </w:rPr>
          <w:delText xml:space="preserve">1918</w:delText>
        </w:r>
      </w:del>
      <w:del w:id="1000" w:author="IO BIO parser" w:date="2026-05-18T08:57:46Z">
        <w:r w:rsidR="00635BCE" w:rsidRPr="001F7A15">
          <w:rPr>
            <w:rFonts w:ascii="Times New Roman" w:hAnsi="Times New Roman" w:cs="Times New Roman"/>
            <w:b/>
            <w:sz w:val="24"/>
            <w:szCs w:val="24"/>
          </w:rPr>
          <w:delText xml:space="preserve"> </w:delText>
        </w:r>
      </w:del>
      <w:del w:id="1000" w:author="IO BIO parser" w:date="2026-05-18T08:57:46Z">
        <w:r w:rsidR="000158DB" w:rsidRPr="001F7A15">
          <w:rPr>
            <w:rFonts w:ascii="Times New Roman" w:hAnsi="Times New Roman" w:cs="Times New Roman"/>
            <w:b/>
            <w:sz w:val="24"/>
            <w:szCs w:val="24"/>
          </w:rPr>
          <w:delText xml:space="preserve">he</w:delText>
        </w:r>
      </w:del>
      <w:del w:id="1000" w:author="IO BIO parser" w:date="2026-05-18T08:57:46Z">
        <w:r w:rsidR="00D3515B" w:rsidRPr="001F7A15">
          <w:rPr>
            <w:rFonts w:ascii="Times New Roman" w:hAnsi="Times New Roman" w:cs="Times New Roman"/>
            <w:b/>
            <w:sz w:val="24"/>
            <w:szCs w:val="24"/>
          </w:rPr>
          <w:delText xml:space="preserve"> married </w:delText>
        </w:r>
      </w:del>
      <w:del w:id="1000" w:author="IO BIO parser" w:date="2026-05-18T08:57:46Z">
        <w:r w:rsidR="003C6680" w:rsidRPr="001F7A15">
          <w:rPr>
            <w:rFonts w:ascii="Times New Roman" w:hAnsi="Times New Roman" w:cs="Times New Roman"/>
            <w:b/>
            <w:sz w:val="24"/>
            <w:szCs w:val="24"/>
          </w:rPr>
          <w:delText xml:space="preserve">Elizabeth </w:delText>
        </w:r>
      </w:del>
      <w:del w:id="1000" w:author="IO BIO parser" w:date="2026-05-18T08:57:46Z">
        <w:r w:rsidR="00E007D5" w:rsidRPr="001F7A15">
          <w:rPr>
            <w:rFonts w:ascii="Times New Roman" w:hAnsi="Times New Roman" w:cs="Times New Roman"/>
            <w:b/>
            <w:sz w:val="24"/>
            <w:szCs w:val="24"/>
          </w:rPr>
          <w:delText xml:space="preserve">‘</w:delText>
        </w:r>
      </w:del>
      <w:del w:id="1000" w:author="IO BIO parser" w:date="2026-05-18T08:57:46Z">
        <w:r w:rsidR="00D3515B" w:rsidRPr="001F7A15">
          <w:rPr>
            <w:rFonts w:ascii="Times New Roman" w:hAnsi="Times New Roman" w:cs="Times New Roman"/>
            <w:b/>
            <w:sz w:val="24"/>
            <w:szCs w:val="24"/>
          </w:rPr>
          <w:delText xml:space="preserve">Dolly</w:delText>
        </w:r>
      </w:del>
      <w:del w:id="1000" w:author="IO BIO parser" w:date="2026-05-18T08:57:46Z">
        <w:r w:rsidR="00E007D5" w:rsidRPr="001F7A15">
          <w:rPr>
            <w:rFonts w:ascii="Times New Roman" w:hAnsi="Times New Roman" w:cs="Times New Roman"/>
            <w:b/>
            <w:sz w:val="24"/>
            <w:szCs w:val="24"/>
          </w:rPr>
          <w:delText xml:space="preserve">’</w:delText>
        </w:r>
      </w:del>
      <w:del w:id="1000" w:author="IO BIO parser" w:date="2026-05-18T08:57:46Z">
        <w:r w:rsidR="00D3515B" w:rsidRPr="001F7A15">
          <w:rPr>
            <w:rFonts w:ascii="Times New Roman" w:hAnsi="Times New Roman" w:cs="Times New Roman"/>
            <w:b/>
            <w:sz w:val="24"/>
            <w:szCs w:val="24"/>
          </w:rPr>
          <w:delText xml:space="preserve"> </w:delText>
        </w:r>
      </w:del>
      <w:del w:id="1000" w:author="IO BIO parser" w:date="2026-05-18T08:57:46Z">
        <w:r w:rsidR="005F12DB" w:rsidRPr="001F7A15">
          <w:rPr>
            <w:rFonts w:ascii="Times New Roman" w:hAnsi="Times New Roman" w:cs="Times New Roman"/>
            <w:b/>
            <w:sz w:val="24"/>
            <w:szCs w:val="24"/>
          </w:rPr>
          <w:delText xml:space="preserve">Blalock</w:delText>
        </w:r>
      </w:del>
      <w:del w:id="1000" w:author="IO BIO parser" w:date="2026-05-18T08:57:46Z">
        <w:r w:rsidR="00F62C69" w:rsidRPr="001F7A15">
          <w:rPr>
            <w:rFonts w:ascii="Times New Roman" w:hAnsi="Times New Roman" w:cs="Times New Roman"/>
            <w:b/>
            <w:sz w:val="24"/>
            <w:szCs w:val="24"/>
          </w:rPr>
          <w:delText xml:space="preserve">. They had </w:delText>
        </w:r>
      </w:del>
      <w:del w:id="1000" w:author="IO BIO parser" w:date="2026-05-18T08:57:46Z">
        <w:r w:rsidR="00D27BB7" w:rsidRPr="001F7A15">
          <w:rPr>
            <w:rFonts w:ascii="Times New Roman" w:hAnsi="Times New Roman" w:cs="Times New Roman"/>
            <w:b/>
            <w:sz w:val="24"/>
            <w:szCs w:val="24"/>
          </w:rPr>
          <w:delText xml:space="preserve">one daughter and </w:delText>
        </w:r>
      </w:del>
      <w:del w:id="1000" w:author="IO BIO parser" w:date="2026-05-18T08:57:46Z">
        <w:r w:rsidR="00F62C69" w:rsidRPr="001F7A15">
          <w:rPr>
            <w:rFonts w:ascii="Times New Roman" w:hAnsi="Times New Roman" w:cs="Times New Roman"/>
            <w:b/>
            <w:sz w:val="24"/>
            <w:szCs w:val="24"/>
          </w:rPr>
          <w:delText xml:space="preserve">one son</w:delText>
        </w:r>
      </w:del>
      <w:del w:id="1000" w:author="IO BIO parser" w:date="2026-05-18T08:57:46Z">
        <w:r w:rsidR="008F07ED" w:rsidRPr="001F7A15">
          <w:rPr>
            <w:rFonts w:ascii="Times New Roman" w:hAnsi="Times New Roman" w:cs="Times New Roman"/>
            <w:b/>
            <w:sz w:val="24"/>
            <w:szCs w:val="24"/>
          </w:rPr>
          <w:delText xml:space="preserve"> (also named Eugene Robert)</w:delText>
        </w:r>
      </w:del>
      <w:del w:id="1000" w:author="IO BIO parser" w:date="2026-05-18T08:57:46Z">
        <w:r w:rsidR="00F62C69" w:rsidRPr="001F7A15">
          <w:rPr>
            <w:rFonts w:ascii="Times New Roman" w:hAnsi="Times New Roman" w:cs="Times New Roman"/>
            <w:b/>
            <w:sz w:val="24"/>
            <w:szCs w:val="24"/>
          </w:rPr>
          <w:delText xml:space="preserve">. After her death</w:delText>
        </w:r>
      </w:del>
      <w:del w:id="1000" w:author="IO BIO parser" w:date="2026-05-18T08:57:46Z">
        <w:r w:rsidR="000023D5" w:rsidRPr="001F7A15">
          <w:rPr>
            <w:rFonts w:ascii="Times New Roman" w:hAnsi="Times New Roman" w:cs="Times New Roman"/>
            <w:b/>
            <w:sz w:val="24"/>
            <w:szCs w:val="24"/>
          </w:rPr>
          <w:delText xml:space="preserve"> </w:delText>
        </w:r>
      </w:del>
      <w:del w:id="1000" w:author="IO BIO parser" w:date="2026-05-18T08:57:46Z">
        <w:r w:rsidR="003C6680" w:rsidRPr="001F7A15">
          <w:rPr>
            <w:rFonts w:ascii="Times New Roman" w:hAnsi="Times New Roman" w:cs="Times New Roman"/>
            <w:b/>
            <w:sz w:val="24"/>
            <w:szCs w:val="24"/>
          </w:rPr>
          <w:delText xml:space="preserve">on </w:delText>
        </w:r>
      </w:del>
      <w:proofErr w:type="gramStart"/>
      <w:del w:id="1000" w:author="IO BIO parser" w:date="2026-05-18T08:57:46Z">
        <w:r w:rsidR="003C6680" w:rsidRPr="001F7A15">
          <w:rPr>
            <w:rFonts w:ascii="Times New Roman" w:hAnsi="Times New Roman" w:cs="Times New Roman"/>
            <w:b/>
            <w:sz w:val="24"/>
            <w:szCs w:val="24"/>
          </w:rPr>
          <w:delText xml:space="preserve">2 April </w:delText>
        </w:r>
      </w:del>
      <w:del w:id="1000" w:author="IO BIO parser" w:date="2026-05-18T08:57:46Z">
        <w:r w:rsidR="00F62C69" w:rsidRPr="001F7A15">
          <w:rPr>
            <w:rFonts w:ascii="Times New Roman" w:hAnsi="Times New Roman" w:cs="Times New Roman"/>
            <w:b/>
            <w:sz w:val="24"/>
            <w:szCs w:val="24"/>
          </w:rPr>
          <w:delText xml:space="preserve">1928</w:delText>
        </w:r>
      </w:del>
      <w:proofErr w:type="gramEnd"/>
      <w:del w:id="1000" w:author="IO BIO parser" w:date="2026-05-18T08:57:46Z">
        <w:r w:rsidR="00F62C69" w:rsidRPr="001F7A15">
          <w:rPr>
            <w:rFonts w:ascii="Times New Roman" w:hAnsi="Times New Roman" w:cs="Times New Roman"/>
            <w:b/>
            <w:sz w:val="24"/>
            <w:szCs w:val="24"/>
          </w:rPr>
          <w:delText xml:space="preserve"> he married </w:delText>
        </w:r>
      </w:del>
      <w:proofErr w:type="spellStart"/>
      <w:del w:id="1000" w:author="IO BIO parser" w:date="2026-05-18T08:57:46Z">
        <w:r w:rsidR="00F62C69" w:rsidRPr="001F7A15">
          <w:rPr>
            <w:rFonts w:ascii="Times New Roman" w:hAnsi="Times New Roman" w:cs="Times New Roman"/>
            <w:b/>
            <w:sz w:val="24"/>
            <w:szCs w:val="24"/>
          </w:rPr>
          <w:delText xml:space="preserve">Susette</w:delText>
        </w:r>
      </w:del>
      <w:proofErr w:type="spellEnd"/>
      <w:del w:id="1000" w:author="IO BIO parser" w:date="2026-05-18T08:57:46Z">
        <w:r w:rsidR="00F62C69" w:rsidRPr="001F7A15">
          <w:rPr>
            <w:rFonts w:ascii="Times New Roman" w:hAnsi="Times New Roman" w:cs="Times New Roman"/>
            <w:b/>
            <w:sz w:val="24"/>
            <w:szCs w:val="24"/>
          </w:rPr>
          <w:delText xml:space="preserve"> Heath o</w:delText>
        </w:r>
      </w:del>
      <w:del w:id="1000" w:author="IO BIO parser" w:date="2026-05-18T08:57:46Z">
        <w:r w:rsidR="003933DF" w:rsidRPr="001F7A15">
          <w:rPr>
            <w:rFonts w:ascii="Times New Roman" w:hAnsi="Times New Roman" w:cs="Times New Roman"/>
            <w:b/>
            <w:sz w:val="24"/>
            <w:szCs w:val="24"/>
          </w:rPr>
          <w:delText xml:space="preserve">n</w:delText>
        </w:r>
      </w:del>
      <w:del w:id="1000" w:author="IO BIO parser" w:date="2026-05-18T08:57:46Z">
        <w:r w:rsidR="002F218D" w:rsidRPr="001F7A15">
          <w:rPr>
            <w:rFonts w:ascii="Times New Roman" w:hAnsi="Times New Roman" w:cs="Times New Roman"/>
            <w:b/>
            <w:sz w:val="24"/>
            <w:szCs w:val="24"/>
          </w:rPr>
          <w:delText xml:space="preserve"> 25 January</w:delText>
        </w:r>
      </w:del>
      <w:del w:id="1000" w:author="IO BIO parser" w:date="2026-05-18T08:57:46Z">
        <w:r w:rsidR="00F62C69" w:rsidRPr="001F7A15">
          <w:rPr>
            <w:rFonts w:ascii="Times New Roman" w:hAnsi="Times New Roman" w:cs="Times New Roman"/>
            <w:b/>
            <w:color w:val="FF0000"/>
            <w:sz w:val="24"/>
            <w:szCs w:val="24"/>
          </w:rPr>
          <w:delText xml:space="preserve"> </w:delText>
        </w:r>
      </w:del>
      <w:del w:id="1000" w:author="IO BIO parser" w:date="2026-05-18T08:57:46Z">
        <w:r w:rsidR="00D3515B" w:rsidRPr="001F7A15">
          <w:rPr>
            <w:rFonts w:ascii="Times New Roman" w:hAnsi="Times New Roman" w:cs="Times New Roman"/>
            <w:b/>
            <w:sz w:val="24"/>
            <w:szCs w:val="24"/>
          </w:rPr>
          <w:delText xml:space="preserve">1930</w:delText>
        </w:r>
      </w:del>
      <w:del w:id="1000" w:author="IO BIO parser" w:date="2026-05-18T08:57:46Z">
        <w:r w:rsidR="00F62C69" w:rsidRPr="001F7A15">
          <w:rPr>
            <w:rFonts w:ascii="Times New Roman" w:hAnsi="Times New Roman" w:cs="Times New Roman"/>
            <w:b/>
            <w:sz w:val="24"/>
            <w:szCs w:val="24"/>
          </w:rPr>
          <w:delText xml:space="preserve">. They</w:delText>
        </w:r>
      </w:del>
      <w:del w:id="1000" w:author="IO BIO parser" w:date="2026-05-18T08:57:46Z">
        <w:r w:rsidR="007375FC" w:rsidRPr="001F7A15">
          <w:rPr>
            <w:rFonts w:ascii="Times New Roman" w:hAnsi="Times New Roman" w:cs="Times New Roman"/>
            <w:b/>
            <w:sz w:val="24"/>
            <w:szCs w:val="24"/>
          </w:rPr>
          <w:delText xml:space="preserve"> had</w:delText>
        </w:r>
      </w:del>
      <w:del w:id="1000" w:author="IO BIO parser" w:date="2026-05-18T08:57:46Z">
        <w:r w:rsidR="00F62C69" w:rsidRPr="001F7A15">
          <w:rPr>
            <w:rFonts w:ascii="Times New Roman" w:hAnsi="Times New Roman" w:cs="Times New Roman"/>
            <w:b/>
            <w:sz w:val="24"/>
            <w:szCs w:val="24"/>
          </w:rPr>
          <w:delText xml:space="preserve"> one son</w:delText>
        </w:r>
      </w:del>
      <w:del w:id="1000" w:author="IO BIO parser" w:date="2026-05-18T08:57:46Z">
        <w:r w:rsidR="007375FC" w:rsidRPr="001F7A15">
          <w:rPr>
            <w:rFonts w:ascii="Times New Roman" w:hAnsi="Times New Roman" w:cs="Times New Roman"/>
            <w:b/>
            <w:sz w:val="24"/>
            <w:szCs w:val="24"/>
          </w:rPr>
          <w:delText xml:space="preserve">.</w:delText>
        </w:r>
      </w:del>
      <w:ins w:id="1001" w:author="IO BIO parser" w:date="2026-05-18T08:57:46Z">
        <w:r>
          <w:t xml:space="preserve">BLACK, Eugene Robert, American banker and third President of the International Bank for Reconstruction and Development (IBRD) or World Bank (since 1956 World Bank Group) 1949-1962, was born 1 May 1898 in Atlanta, Georgia, and passed away 20 February 1992 in Southampton, Long Island, New York, United States. He was the son of Eugene Robert Black, lawyer and banker, and Gussie King Grady, homemaker. On 8 June 1918 he married Elizabeth ‘Dolly’ Blalock. They had one daughter and one son (also named Eugene Robert). After her death on 2 April 1928 he married Susette Heath on 25 January 1930. They had one son.</w:t>
        </w:r>
      </w:ins>
    </w:p>
    <w:p w14:paraId="00567B07" w14:textId="77777777" w:rsidR="00507B5C" w:rsidRPr="001F7A15" w:rsidRDefault="00507B5C" w:rsidP="000023D5">
      <w:pPr>
        <w:spacing w:after="0" w:line="240" w:lineRule="auto"/>
        <w:contextualSpacing/>
        <w:jc w:val="both"/>
        <w:rPr>
          <w:rFonts w:ascii="Times New Roman" w:hAnsi="Times New Roman" w:cs="Times New Roman"/>
          <w:b/>
          <w:sz w:val="24"/>
          <w:szCs w:val="24"/>
        </w:rPr>
      </w:pPr>
    </w:p>
    <w:p w14:paraId="10BA7E3B" w14:textId="77777777" w:rsidR="007A515B" w:rsidRPr="001F7A15" w:rsidRDefault="00507B5C"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noProof/>
          <w:sz w:val="24"/>
          <w:szCs w:val="24"/>
          <w:lang w:eastAsia="nl-NL"/>
        </w:rPr>
        <w:drawing>
          <wp:inline distT="0" distB="0" distL="0" distR="0" wp14:anchorId="3964462E" wp14:editId="74F74A0E">
            <wp:extent cx="1752600" cy="2349499"/>
            <wp:effectExtent l="0" t="0" r="0" b="635"/>
            <wp:docPr id="2" name="Picture 1" descr="Presidents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idents Pages"/>
                    <pic:cNvPicPr>
                      <a:picLocks noChangeAspect="1" noChangeArrowheads="1"/>
                    </pic:cNvPicPr>
                  </pic:nvPicPr>
                  <pic:blipFill rotWithShape="1">
                    <a:blip r:embed="rId6">
                      <a:extLst>
                        <a:ext uri="{28A0092B-C50C-407E-A947-70E740481C1C}">
                          <a14:useLocalDpi xmlns:a14="http://schemas.microsoft.com/office/drawing/2010/main" val="0"/>
                        </a:ext>
                      </a:extLst>
                    </a:blip>
                    <a:srcRect l="7716" t="1739" r="7071" b="6316"/>
                    <a:stretch/>
                  </pic:blipFill>
                  <pic:spPr bwMode="auto">
                    <a:xfrm>
                      <a:off x="0" y="0"/>
                      <a:ext cx="1753170" cy="2350263"/>
                    </a:xfrm>
                    <a:prstGeom prst="rect">
                      <a:avLst/>
                    </a:prstGeom>
                    <a:noFill/>
                    <a:ln>
                      <a:noFill/>
                    </a:ln>
                    <a:extLst>
                      <a:ext uri="{53640926-AAD7-44D8-BBD7-CCE9431645EC}">
                        <a14:shadowObscured xmlns:a14="http://schemas.microsoft.com/office/drawing/2010/main"/>
                      </a:ext>
                    </a:extLst>
                  </pic:spPr>
                </pic:pic>
              </a:graphicData>
            </a:graphic>
          </wp:inline>
        </w:drawing>
      </w:r>
    </w:p>
    <w:p w14:paraId="5D896A3C" w14:textId="77777777" w:rsidR="007A515B" w:rsidRPr="001F7A15" w:rsidRDefault="00507B5C"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Source: </w:t>
      </w:r>
      <w:hyperlink r:id="rId7" w:history="1">
        <w:r w:rsidR="00123264" w:rsidRPr="001F7A15">
          <w:rPr>
            <w:rStyle w:val="Hyperlink"/>
            <w:rFonts w:ascii="Times New Roman" w:hAnsi="Times New Roman" w:cs="Times New Roman"/>
            <w:sz w:val="24"/>
            <w:szCs w:val="24"/>
            <w:u w:val="none"/>
          </w:rPr>
          <w:t>http://web.worldbank.org/WBSITE/EXTERNAL/EXTABOUTUS/EXTARCHIVES/ 0,,contentMDK:20487078~pagePK:36726~piPK:437378~theSitePK:29506,00.html</w:t>
        </w:r>
      </w:hyperlink>
      <w:r w:rsidR="00123264" w:rsidRPr="001F7A15">
        <w:rPr>
          <w:rFonts w:ascii="Times New Roman" w:hAnsi="Times New Roman" w:cs="Times New Roman"/>
          <w:sz w:val="24"/>
          <w:szCs w:val="24"/>
        </w:rPr>
        <w:t xml:space="preserve"> </w:t>
      </w:r>
    </w:p>
    <w:p w14:paraId="7BBD6EF8" w14:textId="77777777" w:rsidR="00B6787B" w:rsidRPr="001F7A15" w:rsidRDefault="00705174"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On film</w:t>
      </w:r>
      <w:r w:rsidR="000A4A3E" w:rsidRPr="001F7A15">
        <w:rPr>
          <w:rFonts w:ascii="Times New Roman" w:hAnsi="Times New Roman" w:cs="Times New Roman"/>
          <w:sz w:val="24"/>
          <w:szCs w:val="24"/>
        </w:rPr>
        <w:t xml:space="preserve"> (21 April 1952)</w:t>
      </w:r>
      <w:r w:rsidRPr="001F7A15">
        <w:rPr>
          <w:rFonts w:ascii="Times New Roman" w:hAnsi="Times New Roman" w:cs="Times New Roman"/>
          <w:sz w:val="24"/>
          <w:szCs w:val="24"/>
        </w:rPr>
        <w:t xml:space="preserve">: </w:t>
      </w:r>
      <w:hyperlink r:id="rId8" w:history="1">
        <w:r w:rsidR="00E04DAF" w:rsidRPr="001F7A15">
          <w:rPr>
            <w:rStyle w:val="Hyperlink"/>
            <w:rFonts w:ascii="Times New Roman" w:hAnsi="Times New Roman" w:cs="Times New Roman"/>
            <w:sz w:val="24"/>
            <w:szCs w:val="24"/>
            <w:u w:val="none"/>
          </w:rPr>
          <w:t>www.archive.org/details/gov.archives.arc.95750</w:t>
        </w:r>
      </w:hyperlink>
      <w:r w:rsidRPr="001F7A15">
        <w:rPr>
          <w:rFonts w:ascii="Times New Roman" w:hAnsi="Times New Roman" w:cs="Times New Roman"/>
          <w:sz w:val="24"/>
          <w:szCs w:val="24"/>
        </w:rPr>
        <w:t xml:space="preserve"> </w:t>
      </w:r>
    </w:p>
    <w:p w14:paraId="2D571715" w14:textId="77777777" w:rsidR="00507B5C" w:rsidRPr="001F7A15" w:rsidRDefault="000158DB"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 </w:t>
      </w:r>
    </w:p>
    <w:p w14:paraId="011D4531" w14:textId="77777777" w:rsidR="003D7D78" w:rsidRPr="001F7A15" w:rsidRDefault="00E63748"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Black was born into a family that was both wealth</w:t>
      </w:r>
      <w:r w:rsidR="00635BCE" w:rsidRPr="001F7A15">
        <w:rPr>
          <w:rFonts w:ascii="Times New Roman" w:hAnsi="Times New Roman" w:cs="Times New Roman"/>
          <w:sz w:val="24"/>
          <w:szCs w:val="24"/>
        </w:rPr>
        <w:t>y</w:t>
      </w:r>
      <w:r w:rsidR="000158DB" w:rsidRPr="001F7A15">
        <w:rPr>
          <w:rFonts w:ascii="Times New Roman" w:hAnsi="Times New Roman" w:cs="Times New Roman"/>
          <w:sz w:val="24"/>
          <w:szCs w:val="24"/>
        </w:rPr>
        <w:t xml:space="preserve"> and well-connected. </w:t>
      </w:r>
      <w:r w:rsidR="00B86F9F" w:rsidRPr="001F7A15">
        <w:rPr>
          <w:rFonts w:ascii="Times New Roman" w:hAnsi="Times New Roman" w:cs="Times New Roman"/>
          <w:sz w:val="24"/>
          <w:szCs w:val="24"/>
        </w:rPr>
        <w:t xml:space="preserve">His father, </w:t>
      </w:r>
      <w:r w:rsidR="000158DB" w:rsidRPr="001F7A15">
        <w:rPr>
          <w:rFonts w:ascii="Times New Roman" w:hAnsi="Times New Roman" w:cs="Times New Roman"/>
          <w:sz w:val="24"/>
          <w:szCs w:val="24"/>
        </w:rPr>
        <w:t xml:space="preserve">who was </w:t>
      </w:r>
      <w:r w:rsidR="00B86F9F" w:rsidRPr="001F7A15">
        <w:rPr>
          <w:rFonts w:ascii="Times New Roman" w:hAnsi="Times New Roman" w:cs="Times New Roman"/>
          <w:sz w:val="24"/>
          <w:szCs w:val="24"/>
        </w:rPr>
        <w:t xml:space="preserve">a lawyer and banker, </w:t>
      </w:r>
      <w:r w:rsidR="000158DB" w:rsidRPr="001F7A15">
        <w:rPr>
          <w:rFonts w:ascii="Times New Roman" w:hAnsi="Times New Roman" w:cs="Times New Roman"/>
          <w:sz w:val="24"/>
          <w:szCs w:val="24"/>
        </w:rPr>
        <w:t>became</w:t>
      </w:r>
      <w:r w:rsidR="00B86F9F" w:rsidRPr="001F7A15">
        <w:rPr>
          <w:rFonts w:ascii="Times New Roman" w:hAnsi="Times New Roman" w:cs="Times New Roman"/>
          <w:sz w:val="24"/>
          <w:szCs w:val="24"/>
        </w:rPr>
        <w:t xml:space="preserve"> Governor of the Federal Reserve Bank of Atlanta and </w:t>
      </w:r>
      <w:r w:rsidR="004D3BF3" w:rsidRPr="001F7A15">
        <w:rPr>
          <w:rFonts w:ascii="Times New Roman" w:hAnsi="Times New Roman" w:cs="Times New Roman"/>
          <w:sz w:val="24"/>
          <w:szCs w:val="24"/>
        </w:rPr>
        <w:t xml:space="preserve">later </w:t>
      </w:r>
      <w:r w:rsidR="00B86F9F" w:rsidRPr="001F7A15">
        <w:rPr>
          <w:rFonts w:ascii="Times New Roman" w:hAnsi="Times New Roman" w:cs="Times New Roman"/>
          <w:sz w:val="24"/>
          <w:szCs w:val="24"/>
        </w:rPr>
        <w:t>briefly Chair of the Federal Reserve Board of Governors</w:t>
      </w:r>
      <w:r w:rsidR="00111CE0" w:rsidRPr="001F7A15">
        <w:rPr>
          <w:rFonts w:ascii="Times New Roman" w:hAnsi="Times New Roman" w:cs="Times New Roman"/>
          <w:sz w:val="24"/>
          <w:szCs w:val="24"/>
        </w:rPr>
        <w:t xml:space="preserve"> </w:t>
      </w:r>
      <w:r w:rsidR="004D3BF3" w:rsidRPr="001F7A15">
        <w:rPr>
          <w:rFonts w:ascii="Times New Roman" w:hAnsi="Times New Roman" w:cs="Times New Roman"/>
          <w:sz w:val="24"/>
          <w:szCs w:val="24"/>
        </w:rPr>
        <w:t>(1933-</w:t>
      </w:r>
      <w:r w:rsidR="00111CE0" w:rsidRPr="001F7A15">
        <w:rPr>
          <w:rFonts w:ascii="Times New Roman" w:hAnsi="Times New Roman" w:cs="Times New Roman"/>
          <w:sz w:val="24"/>
          <w:szCs w:val="24"/>
        </w:rPr>
        <w:t>1934</w:t>
      </w:r>
      <w:r w:rsidR="004D3BF3" w:rsidRPr="001F7A15">
        <w:rPr>
          <w:rFonts w:ascii="Times New Roman" w:hAnsi="Times New Roman" w:cs="Times New Roman"/>
          <w:sz w:val="24"/>
          <w:szCs w:val="24"/>
        </w:rPr>
        <w:t>)</w:t>
      </w:r>
      <w:r w:rsidR="000158DB" w:rsidRPr="001F7A15">
        <w:rPr>
          <w:rFonts w:ascii="Times New Roman" w:hAnsi="Times New Roman" w:cs="Times New Roman"/>
          <w:sz w:val="24"/>
          <w:szCs w:val="24"/>
        </w:rPr>
        <w:t>. H</w:t>
      </w:r>
      <w:r w:rsidR="00B86F9F" w:rsidRPr="001F7A15">
        <w:rPr>
          <w:rFonts w:ascii="Times New Roman" w:hAnsi="Times New Roman" w:cs="Times New Roman"/>
          <w:sz w:val="24"/>
          <w:szCs w:val="24"/>
        </w:rPr>
        <w:t xml:space="preserve">is mother </w:t>
      </w:r>
      <w:r w:rsidR="000158DB" w:rsidRPr="001F7A15">
        <w:rPr>
          <w:rFonts w:ascii="Times New Roman" w:hAnsi="Times New Roman" w:cs="Times New Roman"/>
          <w:sz w:val="24"/>
          <w:szCs w:val="24"/>
        </w:rPr>
        <w:t>was the</w:t>
      </w:r>
      <w:r w:rsidR="00B86F9F" w:rsidRPr="001F7A15">
        <w:rPr>
          <w:rFonts w:ascii="Times New Roman" w:hAnsi="Times New Roman" w:cs="Times New Roman"/>
          <w:sz w:val="24"/>
          <w:szCs w:val="24"/>
        </w:rPr>
        <w:t xml:space="preserve"> daughter of Henry Woodfin Grady, a famous journalist, orator and spokesperson for the New South</w:t>
      </w:r>
      <w:r w:rsidR="000158DB" w:rsidRPr="001F7A15">
        <w:rPr>
          <w:rFonts w:ascii="Times New Roman" w:hAnsi="Times New Roman" w:cs="Times New Roman"/>
          <w:sz w:val="24"/>
          <w:szCs w:val="24"/>
        </w:rPr>
        <w:t>. In 1918</w:t>
      </w:r>
      <w:r w:rsidRPr="001F7A15">
        <w:rPr>
          <w:rFonts w:ascii="Times New Roman" w:hAnsi="Times New Roman" w:cs="Times New Roman"/>
          <w:sz w:val="24"/>
          <w:szCs w:val="24"/>
        </w:rPr>
        <w:t xml:space="preserve"> </w:t>
      </w:r>
      <w:r w:rsidR="000158DB" w:rsidRPr="001F7A15">
        <w:rPr>
          <w:rFonts w:ascii="Times New Roman" w:hAnsi="Times New Roman" w:cs="Times New Roman"/>
          <w:sz w:val="24"/>
          <w:szCs w:val="24"/>
        </w:rPr>
        <w:t>Black</w:t>
      </w:r>
      <w:r w:rsidRPr="001F7A15">
        <w:rPr>
          <w:rFonts w:ascii="Times New Roman" w:hAnsi="Times New Roman" w:cs="Times New Roman"/>
          <w:sz w:val="24"/>
          <w:szCs w:val="24"/>
        </w:rPr>
        <w:t xml:space="preserve"> graduated cum laude from the University of Georgia, where he majored in Latin.</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He served briefly as an ensign </w:t>
      </w:r>
      <w:r w:rsidR="000158DB" w:rsidRPr="001F7A15">
        <w:rPr>
          <w:rFonts w:ascii="Times New Roman" w:hAnsi="Times New Roman" w:cs="Times New Roman"/>
          <w:sz w:val="24"/>
          <w:szCs w:val="24"/>
        </w:rPr>
        <w:t>in the United States</w:t>
      </w:r>
      <w:r w:rsidR="009C6584" w:rsidRPr="001F7A15">
        <w:rPr>
          <w:rFonts w:ascii="Times New Roman" w:hAnsi="Times New Roman" w:cs="Times New Roman"/>
          <w:sz w:val="24"/>
          <w:szCs w:val="24"/>
        </w:rPr>
        <w:t xml:space="preserve"> (US)</w:t>
      </w:r>
      <w:r w:rsidR="00F6260E" w:rsidRPr="001F7A15">
        <w:rPr>
          <w:rFonts w:ascii="Times New Roman" w:hAnsi="Times New Roman" w:cs="Times New Roman"/>
          <w:sz w:val="24"/>
          <w:szCs w:val="24"/>
        </w:rPr>
        <w:t xml:space="preserve"> Navy in </w:t>
      </w:r>
      <w:r w:rsidR="000158DB" w:rsidRPr="001F7A15">
        <w:rPr>
          <w:rFonts w:ascii="Times New Roman" w:hAnsi="Times New Roman" w:cs="Times New Roman"/>
          <w:sz w:val="24"/>
          <w:szCs w:val="24"/>
        </w:rPr>
        <w:t>the First World War</w:t>
      </w:r>
      <w:r w:rsidR="00F6260E" w:rsidRPr="001F7A15">
        <w:rPr>
          <w:rFonts w:ascii="Times New Roman" w:hAnsi="Times New Roman" w:cs="Times New Roman"/>
          <w:sz w:val="24"/>
          <w:szCs w:val="24"/>
        </w:rPr>
        <w:t xml:space="preserve">, summing </w:t>
      </w:r>
      <w:r w:rsidR="000158DB" w:rsidRPr="001F7A15">
        <w:rPr>
          <w:rFonts w:ascii="Times New Roman" w:hAnsi="Times New Roman" w:cs="Times New Roman"/>
          <w:sz w:val="24"/>
          <w:szCs w:val="24"/>
        </w:rPr>
        <w:t>up that period of his life as: ‘</w:t>
      </w:r>
      <w:r w:rsidR="00F6260E" w:rsidRPr="001F7A15">
        <w:rPr>
          <w:rFonts w:ascii="Times New Roman" w:hAnsi="Times New Roman" w:cs="Times New Roman"/>
          <w:sz w:val="24"/>
          <w:szCs w:val="24"/>
        </w:rPr>
        <w:t xml:space="preserve">I was the </w:t>
      </w:r>
      <w:proofErr w:type="spellStart"/>
      <w:r w:rsidR="00F6260E" w:rsidRPr="001F7A15">
        <w:rPr>
          <w:rFonts w:ascii="Times New Roman" w:hAnsi="Times New Roman" w:cs="Times New Roman"/>
          <w:sz w:val="24"/>
          <w:szCs w:val="24"/>
        </w:rPr>
        <w:t>seasickest</w:t>
      </w:r>
      <w:proofErr w:type="spellEnd"/>
      <w:r w:rsidR="00F6260E" w:rsidRPr="001F7A15">
        <w:rPr>
          <w:rFonts w:ascii="Times New Roman" w:hAnsi="Times New Roman" w:cs="Times New Roman"/>
          <w:sz w:val="24"/>
          <w:szCs w:val="24"/>
        </w:rPr>
        <w:t xml:space="preserve"> ensi</w:t>
      </w:r>
      <w:r w:rsidR="000158DB" w:rsidRPr="001F7A15">
        <w:rPr>
          <w:rFonts w:ascii="Times New Roman" w:hAnsi="Times New Roman" w:cs="Times New Roman"/>
          <w:sz w:val="24"/>
          <w:szCs w:val="24"/>
        </w:rPr>
        <w:t>gn who ever went to sea’ (Black Named</w:t>
      </w:r>
      <w:r w:rsidR="00F6260E" w:rsidRPr="001F7A15">
        <w:rPr>
          <w:rFonts w:ascii="Times New Roman" w:hAnsi="Times New Roman" w:cs="Times New Roman"/>
          <w:sz w:val="24"/>
          <w:szCs w:val="24"/>
        </w:rPr>
        <w:t xml:space="preserve"> 1965: 54).</w:t>
      </w:r>
      <w:r w:rsidR="000158DB" w:rsidRPr="001F7A15">
        <w:rPr>
          <w:rFonts w:ascii="Times New Roman" w:hAnsi="Times New Roman" w:cs="Times New Roman"/>
          <w:sz w:val="24"/>
          <w:szCs w:val="24"/>
        </w:rPr>
        <w:t xml:space="preserve"> Following the war</w:t>
      </w:r>
      <w:r w:rsidRPr="001F7A15">
        <w:rPr>
          <w:rFonts w:ascii="Times New Roman" w:hAnsi="Times New Roman" w:cs="Times New Roman"/>
          <w:sz w:val="24"/>
          <w:szCs w:val="24"/>
        </w:rPr>
        <w:t xml:space="preserve"> he joined the Atlanta office of Harris, Forbes </w:t>
      </w:r>
      <w:r w:rsidR="000A4A3E" w:rsidRPr="001F7A15">
        <w:rPr>
          <w:rFonts w:ascii="Times New Roman" w:hAnsi="Times New Roman" w:cs="Times New Roman"/>
          <w:sz w:val="24"/>
          <w:szCs w:val="24"/>
        </w:rPr>
        <w:t>&amp; Co.</w:t>
      </w:r>
      <w:r w:rsidRPr="001F7A15">
        <w:rPr>
          <w:rFonts w:ascii="Times New Roman" w:hAnsi="Times New Roman" w:cs="Times New Roman"/>
          <w:sz w:val="24"/>
          <w:szCs w:val="24"/>
        </w:rPr>
        <w:t>, a New York investment firm.</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When the firm was reorganized as Chase-Harris-Forbes Corporation, he became the district manager for Atlanta.</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He rose t</w:t>
      </w:r>
      <w:r w:rsidR="008C04C4" w:rsidRPr="001F7A15">
        <w:rPr>
          <w:rFonts w:ascii="Times New Roman" w:hAnsi="Times New Roman" w:cs="Times New Roman"/>
          <w:sz w:val="24"/>
          <w:szCs w:val="24"/>
        </w:rPr>
        <w:t>o be Assistant Vice-President</w:t>
      </w:r>
      <w:r w:rsidR="00635BCE" w:rsidRPr="001F7A15">
        <w:rPr>
          <w:rFonts w:ascii="Times New Roman" w:hAnsi="Times New Roman" w:cs="Times New Roman"/>
          <w:sz w:val="24"/>
          <w:szCs w:val="24"/>
        </w:rPr>
        <w:t xml:space="preserve"> in 1933</w:t>
      </w:r>
      <w:r w:rsidR="008C04C4" w:rsidRPr="001F7A15">
        <w:rPr>
          <w:rFonts w:ascii="Times New Roman" w:hAnsi="Times New Roman" w:cs="Times New Roman"/>
          <w:sz w:val="24"/>
          <w:szCs w:val="24"/>
        </w:rPr>
        <w:t xml:space="preserve">, just before the company fell </w:t>
      </w:r>
      <w:r w:rsidR="00635BCE" w:rsidRPr="001F7A15">
        <w:rPr>
          <w:rFonts w:ascii="Times New Roman" w:hAnsi="Times New Roman" w:cs="Times New Roman"/>
          <w:sz w:val="24"/>
          <w:szCs w:val="24"/>
        </w:rPr>
        <w:t>victim to the depression</w:t>
      </w:r>
      <w:r w:rsidR="008C04C4"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That same year</w:t>
      </w:r>
      <w:r w:rsidR="008C04C4" w:rsidRPr="001F7A15">
        <w:rPr>
          <w:rFonts w:ascii="Times New Roman" w:hAnsi="Times New Roman" w:cs="Times New Roman"/>
          <w:sz w:val="24"/>
          <w:szCs w:val="24"/>
        </w:rPr>
        <w:t xml:space="preserve"> he joined Chase National </w:t>
      </w:r>
      <w:r w:rsidR="000158DB" w:rsidRPr="001F7A15">
        <w:rPr>
          <w:rFonts w:ascii="Times New Roman" w:hAnsi="Times New Roman" w:cs="Times New Roman"/>
          <w:sz w:val="24"/>
          <w:szCs w:val="24"/>
        </w:rPr>
        <w:t>Bank of New York as second vice-</w:t>
      </w:r>
      <w:r w:rsidR="008C04C4" w:rsidRPr="001F7A15">
        <w:rPr>
          <w:rFonts w:ascii="Times New Roman" w:hAnsi="Times New Roman" w:cs="Times New Roman"/>
          <w:sz w:val="24"/>
          <w:szCs w:val="24"/>
        </w:rPr>
        <w:t>president.</w:t>
      </w:r>
      <w:r w:rsidR="000158DB" w:rsidRPr="001F7A15">
        <w:rPr>
          <w:rFonts w:ascii="Times New Roman" w:hAnsi="Times New Roman" w:cs="Times New Roman"/>
          <w:sz w:val="24"/>
          <w:szCs w:val="24"/>
        </w:rPr>
        <w:t xml:space="preserve"> </w:t>
      </w:r>
      <w:r w:rsidR="008C04C4" w:rsidRPr="001F7A15">
        <w:rPr>
          <w:rFonts w:ascii="Times New Roman" w:hAnsi="Times New Roman" w:cs="Times New Roman"/>
          <w:sz w:val="24"/>
          <w:szCs w:val="24"/>
        </w:rPr>
        <w:t>He moved from the Atlanta office to New York City in 1934.</w:t>
      </w:r>
      <w:r w:rsidR="000158DB" w:rsidRPr="001F7A15">
        <w:rPr>
          <w:rFonts w:ascii="Times New Roman" w:hAnsi="Times New Roman" w:cs="Times New Roman"/>
          <w:sz w:val="24"/>
          <w:szCs w:val="24"/>
        </w:rPr>
        <w:t xml:space="preserve"> </w:t>
      </w:r>
      <w:r w:rsidR="008C04C4" w:rsidRPr="001F7A15">
        <w:rPr>
          <w:rFonts w:ascii="Times New Roman" w:hAnsi="Times New Roman" w:cs="Times New Roman"/>
          <w:sz w:val="24"/>
          <w:szCs w:val="24"/>
        </w:rPr>
        <w:t>There he gained a reputation as an expert on the bond market.</w:t>
      </w:r>
      <w:r w:rsidR="000158DB" w:rsidRPr="001F7A15">
        <w:rPr>
          <w:rFonts w:ascii="Times New Roman" w:hAnsi="Times New Roman" w:cs="Times New Roman"/>
          <w:sz w:val="24"/>
          <w:szCs w:val="24"/>
        </w:rPr>
        <w:t xml:space="preserve"> In 1936</w:t>
      </w:r>
      <w:r w:rsidR="008C04C4" w:rsidRPr="001F7A15">
        <w:rPr>
          <w:rFonts w:ascii="Times New Roman" w:hAnsi="Times New Roman" w:cs="Times New Roman"/>
          <w:sz w:val="24"/>
          <w:szCs w:val="24"/>
        </w:rPr>
        <w:t xml:space="preserve"> he was offered the posit</w:t>
      </w:r>
      <w:r w:rsidR="00CC24CF" w:rsidRPr="001F7A15">
        <w:rPr>
          <w:rFonts w:ascii="Times New Roman" w:hAnsi="Times New Roman" w:cs="Times New Roman"/>
          <w:sz w:val="24"/>
          <w:szCs w:val="24"/>
        </w:rPr>
        <w:t>ion of Under Secretary of the US</w:t>
      </w:r>
      <w:r w:rsidR="008C04C4" w:rsidRPr="001F7A15">
        <w:rPr>
          <w:rFonts w:ascii="Times New Roman" w:hAnsi="Times New Roman" w:cs="Times New Roman"/>
          <w:sz w:val="24"/>
          <w:szCs w:val="24"/>
        </w:rPr>
        <w:t xml:space="preserve"> Treasury, but opted to s</w:t>
      </w:r>
      <w:r w:rsidR="00B90459" w:rsidRPr="001F7A15">
        <w:rPr>
          <w:rFonts w:ascii="Times New Roman" w:hAnsi="Times New Roman" w:cs="Times New Roman"/>
          <w:sz w:val="24"/>
          <w:szCs w:val="24"/>
        </w:rPr>
        <w:t>t</w:t>
      </w:r>
      <w:r w:rsidR="008C04C4" w:rsidRPr="001F7A15">
        <w:rPr>
          <w:rFonts w:ascii="Times New Roman" w:hAnsi="Times New Roman" w:cs="Times New Roman"/>
          <w:sz w:val="24"/>
          <w:szCs w:val="24"/>
        </w:rPr>
        <w:t>ay with Chase National, where he was promoted to Senior Vice-President in 1937.</w:t>
      </w:r>
      <w:r w:rsidR="000158DB" w:rsidRPr="001F7A15">
        <w:rPr>
          <w:rFonts w:ascii="Times New Roman" w:hAnsi="Times New Roman" w:cs="Times New Roman"/>
          <w:sz w:val="24"/>
          <w:szCs w:val="24"/>
        </w:rPr>
        <w:t xml:space="preserve"> </w:t>
      </w:r>
      <w:r w:rsidR="008C04C4" w:rsidRPr="001F7A15">
        <w:rPr>
          <w:rFonts w:ascii="Times New Roman" w:hAnsi="Times New Roman" w:cs="Times New Roman"/>
          <w:sz w:val="24"/>
          <w:szCs w:val="24"/>
        </w:rPr>
        <w:t xml:space="preserve">During the latter part of </w:t>
      </w:r>
      <w:r w:rsidR="00CC24CF" w:rsidRPr="001F7A15">
        <w:rPr>
          <w:rFonts w:ascii="Times New Roman" w:hAnsi="Times New Roman" w:cs="Times New Roman"/>
          <w:sz w:val="24"/>
          <w:szCs w:val="24"/>
        </w:rPr>
        <w:t>the Second World War</w:t>
      </w:r>
      <w:r w:rsidR="008C04C4" w:rsidRPr="001F7A15">
        <w:rPr>
          <w:rFonts w:ascii="Times New Roman" w:hAnsi="Times New Roman" w:cs="Times New Roman"/>
          <w:sz w:val="24"/>
          <w:szCs w:val="24"/>
        </w:rPr>
        <w:t>, Black became increasingly involved with Chase’s interna</w:t>
      </w:r>
      <w:r w:rsidR="00635BCE" w:rsidRPr="001F7A15">
        <w:rPr>
          <w:rFonts w:ascii="Times New Roman" w:hAnsi="Times New Roman" w:cs="Times New Roman"/>
          <w:sz w:val="24"/>
          <w:szCs w:val="24"/>
        </w:rPr>
        <w:t>tional dealings.</w:t>
      </w:r>
      <w:r w:rsidR="000158DB" w:rsidRPr="001F7A15">
        <w:rPr>
          <w:rFonts w:ascii="Times New Roman" w:hAnsi="Times New Roman" w:cs="Times New Roman"/>
          <w:sz w:val="24"/>
          <w:szCs w:val="24"/>
        </w:rPr>
        <w:t xml:space="preserve"> </w:t>
      </w:r>
    </w:p>
    <w:p w14:paraId="5AF423FE" w14:textId="77777777" w:rsidR="000B5604" w:rsidRPr="001F7A15" w:rsidRDefault="003D7D78"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After the war, w</w:t>
      </w:r>
      <w:r w:rsidR="005B1853" w:rsidRPr="001F7A15">
        <w:rPr>
          <w:rFonts w:ascii="Times New Roman" w:hAnsi="Times New Roman" w:cs="Times New Roman"/>
          <w:sz w:val="24"/>
          <w:szCs w:val="24"/>
        </w:rPr>
        <w:t xml:space="preserve">hile in Europe </w:t>
      </w:r>
      <w:r w:rsidR="0063508C" w:rsidRPr="001F7A15">
        <w:rPr>
          <w:rFonts w:ascii="Times New Roman" w:hAnsi="Times New Roman" w:cs="Times New Roman"/>
          <w:sz w:val="24"/>
          <w:szCs w:val="24"/>
        </w:rPr>
        <w:t>Black</w:t>
      </w:r>
      <w:r w:rsidR="005B1853" w:rsidRPr="001F7A15">
        <w:rPr>
          <w:rFonts w:ascii="Times New Roman" w:hAnsi="Times New Roman" w:cs="Times New Roman"/>
          <w:sz w:val="24"/>
          <w:szCs w:val="24"/>
        </w:rPr>
        <w:t xml:space="preserve"> heard rumors about</w:t>
      </w:r>
      <w:r w:rsidR="00635BCE" w:rsidRPr="001F7A15">
        <w:rPr>
          <w:rFonts w:ascii="Times New Roman" w:hAnsi="Times New Roman" w:cs="Times New Roman"/>
          <w:sz w:val="24"/>
          <w:szCs w:val="24"/>
        </w:rPr>
        <w:t xml:space="preserve"> John</w:t>
      </w:r>
      <w:r w:rsidR="005B1853" w:rsidRPr="001F7A15">
        <w:rPr>
          <w:rFonts w:ascii="Times New Roman" w:hAnsi="Times New Roman" w:cs="Times New Roman"/>
          <w:sz w:val="24"/>
          <w:szCs w:val="24"/>
        </w:rPr>
        <w:t xml:space="preserve"> McCloy being appointed as </w:t>
      </w:r>
      <w:r w:rsidR="008C2F9C" w:rsidRPr="001F7A15">
        <w:rPr>
          <w:rFonts w:ascii="Times New Roman" w:hAnsi="Times New Roman" w:cs="Times New Roman"/>
          <w:sz w:val="24"/>
          <w:szCs w:val="24"/>
        </w:rPr>
        <w:t xml:space="preserve">second president of </w:t>
      </w:r>
      <w:r w:rsidR="005B1853" w:rsidRPr="001F7A15">
        <w:rPr>
          <w:rFonts w:ascii="Times New Roman" w:hAnsi="Times New Roman" w:cs="Times New Roman"/>
          <w:sz w:val="24"/>
          <w:szCs w:val="24"/>
        </w:rPr>
        <w:t xml:space="preserve">the </w:t>
      </w:r>
      <w:r w:rsidR="008C2F9C" w:rsidRPr="001F7A15">
        <w:rPr>
          <w:rFonts w:ascii="Times New Roman" w:hAnsi="Times New Roman" w:cs="Times New Roman"/>
          <w:sz w:val="24"/>
          <w:szCs w:val="24"/>
        </w:rPr>
        <w:t>International Bank for Reconstruction and Development (</w:t>
      </w:r>
      <w:r w:rsidR="0063508C" w:rsidRPr="001F7A15">
        <w:rPr>
          <w:rFonts w:ascii="Times New Roman" w:hAnsi="Times New Roman" w:cs="Times New Roman"/>
          <w:sz w:val="24"/>
          <w:szCs w:val="24"/>
        </w:rPr>
        <w:t xml:space="preserve">World </w:t>
      </w:r>
      <w:r w:rsidR="008C2F9C" w:rsidRPr="001F7A15">
        <w:rPr>
          <w:rFonts w:ascii="Times New Roman" w:hAnsi="Times New Roman" w:cs="Times New Roman"/>
          <w:sz w:val="24"/>
          <w:szCs w:val="24"/>
        </w:rPr>
        <w:t>Bank</w:t>
      </w:r>
      <w:r w:rsidR="000A4A3E" w:rsidRPr="001F7A15">
        <w:rPr>
          <w:rFonts w:ascii="Times New Roman" w:hAnsi="Times New Roman" w:cs="Times New Roman"/>
          <w:sz w:val="24"/>
          <w:szCs w:val="24"/>
        </w:rPr>
        <w:t xml:space="preserve"> in short</w:t>
      </w:r>
      <w:r w:rsidR="008C2F9C" w:rsidRPr="001F7A15">
        <w:rPr>
          <w:rFonts w:ascii="Times New Roman" w:hAnsi="Times New Roman" w:cs="Times New Roman"/>
          <w:sz w:val="24"/>
          <w:szCs w:val="24"/>
        </w:rPr>
        <w:t>)</w:t>
      </w:r>
      <w:r w:rsidR="00D76CF9"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76CF9" w:rsidRPr="001F7A15">
        <w:rPr>
          <w:rFonts w:ascii="Times New Roman" w:hAnsi="Times New Roman" w:cs="Times New Roman"/>
          <w:sz w:val="24"/>
          <w:szCs w:val="24"/>
        </w:rPr>
        <w:t>Upon his return</w:t>
      </w:r>
      <w:r w:rsidR="00635BCE" w:rsidRPr="001F7A15">
        <w:rPr>
          <w:rFonts w:ascii="Times New Roman" w:hAnsi="Times New Roman" w:cs="Times New Roman"/>
          <w:sz w:val="24"/>
          <w:szCs w:val="24"/>
        </w:rPr>
        <w:t xml:space="preserve"> to the </w:t>
      </w:r>
      <w:r w:rsidR="00CC24CF" w:rsidRPr="001F7A15">
        <w:rPr>
          <w:rFonts w:ascii="Times New Roman" w:hAnsi="Times New Roman" w:cs="Times New Roman"/>
          <w:sz w:val="24"/>
          <w:szCs w:val="24"/>
        </w:rPr>
        <w:t>US</w:t>
      </w:r>
      <w:r w:rsidR="00D76CF9" w:rsidRPr="001F7A15">
        <w:rPr>
          <w:rFonts w:ascii="Times New Roman" w:hAnsi="Times New Roman" w:cs="Times New Roman"/>
          <w:sz w:val="24"/>
          <w:szCs w:val="24"/>
        </w:rPr>
        <w:t xml:space="preserve">, he met </w:t>
      </w:r>
      <w:r w:rsidR="005B1853" w:rsidRPr="001F7A15">
        <w:rPr>
          <w:rFonts w:ascii="Times New Roman" w:hAnsi="Times New Roman" w:cs="Times New Roman"/>
          <w:sz w:val="24"/>
          <w:szCs w:val="24"/>
        </w:rPr>
        <w:t>with McCloy about Europe’s needs and urged</w:t>
      </w:r>
      <w:r w:rsidR="00D76CF9" w:rsidRPr="001F7A15">
        <w:rPr>
          <w:rFonts w:ascii="Times New Roman" w:hAnsi="Times New Roman" w:cs="Times New Roman"/>
          <w:sz w:val="24"/>
          <w:szCs w:val="24"/>
        </w:rPr>
        <w:t xml:space="preserve"> </w:t>
      </w:r>
      <w:r w:rsidR="005B1853" w:rsidRPr="001F7A15">
        <w:rPr>
          <w:rFonts w:ascii="Times New Roman" w:hAnsi="Times New Roman" w:cs="Times New Roman"/>
          <w:sz w:val="24"/>
          <w:szCs w:val="24"/>
        </w:rPr>
        <w:t>him to accept the post</w:t>
      </w:r>
      <w:r w:rsidR="008C04C4"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23BDC" w:rsidRPr="001F7A15">
        <w:rPr>
          <w:rFonts w:ascii="Times New Roman" w:hAnsi="Times New Roman" w:cs="Times New Roman"/>
          <w:sz w:val="24"/>
          <w:szCs w:val="24"/>
        </w:rPr>
        <w:t xml:space="preserve">McCloy made his nomination as President of the </w:t>
      </w:r>
      <w:r w:rsidR="00767C5B" w:rsidRPr="001F7A15">
        <w:rPr>
          <w:rFonts w:ascii="Times New Roman" w:hAnsi="Times New Roman" w:cs="Times New Roman"/>
          <w:sz w:val="24"/>
          <w:szCs w:val="24"/>
        </w:rPr>
        <w:t xml:space="preserve">World </w:t>
      </w:r>
      <w:r w:rsidR="00D23BDC" w:rsidRPr="001F7A15">
        <w:rPr>
          <w:rFonts w:ascii="Times New Roman" w:hAnsi="Times New Roman" w:cs="Times New Roman"/>
          <w:sz w:val="24"/>
          <w:szCs w:val="24"/>
        </w:rPr>
        <w:t>Bank contingen</w:t>
      </w:r>
      <w:r w:rsidR="00CC24CF" w:rsidRPr="001F7A15">
        <w:rPr>
          <w:rFonts w:ascii="Times New Roman" w:hAnsi="Times New Roman" w:cs="Times New Roman"/>
          <w:sz w:val="24"/>
          <w:szCs w:val="24"/>
        </w:rPr>
        <w:t>t on Black being appointed as US</w:t>
      </w:r>
      <w:r w:rsidR="00D23BDC" w:rsidRPr="001F7A15">
        <w:rPr>
          <w:rFonts w:ascii="Times New Roman" w:hAnsi="Times New Roman" w:cs="Times New Roman"/>
          <w:sz w:val="24"/>
          <w:szCs w:val="24"/>
        </w:rPr>
        <w:t xml:space="preserve"> Executive Director.</w:t>
      </w:r>
      <w:r w:rsidR="000158DB" w:rsidRPr="001F7A15">
        <w:rPr>
          <w:rFonts w:ascii="Times New Roman" w:hAnsi="Times New Roman" w:cs="Times New Roman"/>
          <w:sz w:val="24"/>
          <w:szCs w:val="24"/>
        </w:rPr>
        <w:t xml:space="preserve"> </w:t>
      </w:r>
      <w:r w:rsidR="00CC24CF" w:rsidRPr="001F7A15">
        <w:rPr>
          <w:rFonts w:ascii="Times New Roman" w:hAnsi="Times New Roman" w:cs="Times New Roman"/>
          <w:sz w:val="24"/>
          <w:szCs w:val="24"/>
        </w:rPr>
        <w:t>US</w:t>
      </w:r>
      <w:r w:rsidR="00D23BDC" w:rsidRPr="001F7A15">
        <w:rPr>
          <w:rFonts w:ascii="Times New Roman" w:hAnsi="Times New Roman" w:cs="Times New Roman"/>
          <w:sz w:val="24"/>
          <w:szCs w:val="24"/>
        </w:rPr>
        <w:t xml:space="preserve"> President Harry S Truman concurred and appointed Black to the post in February 1947.</w:t>
      </w:r>
      <w:r w:rsidR="000158DB" w:rsidRPr="001F7A15">
        <w:rPr>
          <w:rFonts w:ascii="Times New Roman" w:hAnsi="Times New Roman" w:cs="Times New Roman"/>
          <w:sz w:val="24"/>
          <w:szCs w:val="24"/>
        </w:rPr>
        <w:t xml:space="preserve"> </w:t>
      </w:r>
      <w:r w:rsidR="00FC3786" w:rsidRPr="001F7A15">
        <w:rPr>
          <w:rFonts w:ascii="Times New Roman" w:hAnsi="Times New Roman" w:cs="Times New Roman"/>
          <w:sz w:val="24"/>
          <w:szCs w:val="24"/>
        </w:rPr>
        <w:t xml:space="preserve">Black was just what the </w:t>
      </w:r>
      <w:r w:rsidR="00050C25" w:rsidRPr="001F7A15">
        <w:rPr>
          <w:rFonts w:ascii="Times New Roman" w:hAnsi="Times New Roman" w:cs="Times New Roman"/>
          <w:sz w:val="24"/>
          <w:szCs w:val="24"/>
        </w:rPr>
        <w:t xml:space="preserve">World </w:t>
      </w:r>
      <w:r w:rsidR="00FC3786" w:rsidRPr="001F7A15">
        <w:rPr>
          <w:rFonts w:ascii="Times New Roman" w:hAnsi="Times New Roman" w:cs="Times New Roman"/>
          <w:sz w:val="24"/>
          <w:szCs w:val="24"/>
        </w:rPr>
        <w:t xml:space="preserve">Bank </w:t>
      </w:r>
      <w:r w:rsidR="00767C5B" w:rsidRPr="001F7A15">
        <w:rPr>
          <w:rFonts w:ascii="Times New Roman" w:hAnsi="Times New Roman" w:cs="Times New Roman"/>
          <w:sz w:val="24"/>
          <w:szCs w:val="24"/>
        </w:rPr>
        <w:t xml:space="preserve">in Washington DC </w:t>
      </w:r>
      <w:r w:rsidR="00FC3786" w:rsidRPr="001F7A15">
        <w:rPr>
          <w:rFonts w:ascii="Times New Roman" w:hAnsi="Times New Roman" w:cs="Times New Roman"/>
          <w:sz w:val="24"/>
          <w:szCs w:val="24"/>
        </w:rPr>
        <w:t>needed at that time: he was very effective in marketing the Bank’s bonds.</w:t>
      </w:r>
      <w:r w:rsidR="000158DB" w:rsidRPr="001F7A15">
        <w:rPr>
          <w:rFonts w:ascii="Times New Roman" w:hAnsi="Times New Roman" w:cs="Times New Roman"/>
          <w:sz w:val="24"/>
          <w:szCs w:val="24"/>
        </w:rPr>
        <w:t xml:space="preserve"> </w:t>
      </w:r>
      <w:r w:rsidR="00D440BF" w:rsidRPr="001F7A15">
        <w:rPr>
          <w:rFonts w:ascii="Times New Roman" w:hAnsi="Times New Roman" w:cs="Times New Roman"/>
          <w:sz w:val="24"/>
          <w:szCs w:val="24"/>
        </w:rPr>
        <w:lastRenderedPageBreak/>
        <w:t>McCloy also came</w:t>
      </w:r>
      <w:r w:rsidR="00A32A74" w:rsidRPr="001F7A15">
        <w:rPr>
          <w:rFonts w:ascii="Times New Roman" w:hAnsi="Times New Roman" w:cs="Times New Roman"/>
          <w:sz w:val="24"/>
          <w:szCs w:val="24"/>
        </w:rPr>
        <w:t xml:space="preserve"> to rely heavily on him for adv</w:t>
      </w:r>
      <w:r w:rsidR="00D440BF" w:rsidRPr="001F7A15">
        <w:rPr>
          <w:rFonts w:ascii="Times New Roman" w:hAnsi="Times New Roman" w:cs="Times New Roman"/>
          <w:sz w:val="24"/>
          <w:szCs w:val="24"/>
        </w:rPr>
        <w:t>ice and support</w:t>
      </w:r>
      <w:r w:rsidR="003D65FD" w:rsidRPr="001F7A15">
        <w:rPr>
          <w:rFonts w:ascii="Times New Roman" w:hAnsi="Times New Roman" w:cs="Times New Roman"/>
          <w:sz w:val="24"/>
          <w:szCs w:val="24"/>
        </w:rPr>
        <w:t xml:space="preserve">; </w:t>
      </w:r>
      <w:r w:rsidR="0054667E" w:rsidRPr="001F7A15">
        <w:rPr>
          <w:rFonts w:ascii="Times New Roman" w:hAnsi="Times New Roman" w:cs="Times New Roman"/>
          <w:sz w:val="24"/>
          <w:szCs w:val="24"/>
        </w:rPr>
        <w:t>thus, while McCloy did</w:t>
      </w:r>
      <w:r w:rsidR="00AF0B16" w:rsidRPr="001F7A15">
        <w:rPr>
          <w:rFonts w:ascii="Times New Roman" w:hAnsi="Times New Roman" w:cs="Times New Roman"/>
          <w:sz w:val="24"/>
          <w:szCs w:val="24"/>
        </w:rPr>
        <w:t xml:space="preserve"> no</w:t>
      </w:r>
      <w:r w:rsidR="0054667E" w:rsidRPr="001F7A15">
        <w:rPr>
          <w:rFonts w:ascii="Times New Roman" w:hAnsi="Times New Roman" w:cs="Times New Roman"/>
          <w:sz w:val="24"/>
          <w:szCs w:val="24"/>
        </w:rPr>
        <w:t xml:space="preserve">t get his wish to have Black formally appointed as </w:t>
      </w:r>
      <w:r w:rsidR="00B90459" w:rsidRPr="001F7A15">
        <w:rPr>
          <w:rFonts w:ascii="Times New Roman" w:hAnsi="Times New Roman" w:cs="Times New Roman"/>
          <w:sz w:val="24"/>
          <w:szCs w:val="24"/>
        </w:rPr>
        <w:t xml:space="preserve">a </w:t>
      </w:r>
      <w:r w:rsidR="0054667E" w:rsidRPr="001F7A15">
        <w:rPr>
          <w:rFonts w:ascii="Times New Roman" w:hAnsi="Times New Roman" w:cs="Times New Roman"/>
          <w:sz w:val="24"/>
          <w:szCs w:val="24"/>
        </w:rPr>
        <w:t xml:space="preserve">member of his staff </w:t>
      </w:r>
      <w:r w:rsidR="0054667E" w:rsidRPr="001F7A15">
        <w:rPr>
          <w:rFonts w:ascii="Times New Roman" w:hAnsi="Times New Roman" w:cs="Times New Roman"/>
          <w:i/>
          <w:sz w:val="24"/>
          <w:szCs w:val="24"/>
        </w:rPr>
        <w:t>and</w:t>
      </w:r>
      <w:r w:rsidR="00AF0B16" w:rsidRPr="001F7A15">
        <w:rPr>
          <w:rFonts w:ascii="Times New Roman" w:hAnsi="Times New Roman" w:cs="Times New Roman"/>
          <w:sz w:val="24"/>
          <w:szCs w:val="24"/>
        </w:rPr>
        <w:t xml:space="preserve"> as the US</w:t>
      </w:r>
      <w:r w:rsidR="0054667E" w:rsidRPr="001F7A15">
        <w:rPr>
          <w:rFonts w:ascii="Times New Roman" w:hAnsi="Times New Roman" w:cs="Times New Roman"/>
          <w:sz w:val="24"/>
          <w:szCs w:val="24"/>
        </w:rPr>
        <w:t xml:space="preserve"> Executive Director, it </w:t>
      </w:r>
      <w:r w:rsidR="00AF0B16" w:rsidRPr="001F7A15">
        <w:rPr>
          <w:rFonts w:ascii="Times New Roman" w:hAnsi="Times New Roman" w:cs="Times New Roman"/>
          <w:sz w:val="24"/>
          <w:szCs w:val="24"/>
        </w:rPr>
        <w:t>happened informally (Kraske</w:t>
      </w:r>
      <w:r w:rsidR="0054667E" w:rsidRPr="001F7A15">
        <w:rPr>
          <w:rFonts w:ascii="Times New Roman" w:hAnsi="Times New Roman" w:cs="Times New Roman"/>
          <w:sz w:val="24"/>
          <w:szCs w:val="24"/>
        </w:rPr>
        <w:t xml:space="preserve"> 1996: 49 and 51)</w:t>
      </w:r>
      <w:r w:rsidR="00635BCE"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 xml:space="preserve">Black </w:t>
      </w:r>
      <w:r w:rsidR="00D440BF" w:rsidRPr="001F7A15">
        <w:rPr>
          <w:rFonts w:ascii="Times New Roman" w:hAnsi="Times New Roman" w:cs="Times New Roman"/>
          <w:sz w:val="24"/>
          <w:szCs w:val="24"/>
        </w:rPr>
        <w:t>spent a lot of</w:t>
      </w:r>
      <w:r w:rsidR="00AF0B16" w:rsidRPr="001F7A15">
        <w:rPr>
          <w:rFonts w:ascii="Times New Roman" w:hAnsi="Times New Roman" w:cs="Times New Roman"/>
          <w:sz w:val="24"/>
          <w:szCs w:val="24"/>
        </w:rPr>
        <w:t xml:space="preserve"> time lobbying members of the US</w:t>
      </w:r>
      <w:r w:rsidR="00D440BF" w:rsidRPr="001F7A15">
        <w:rPr>
          <w:rFonts w:ascii="Times New Roman" w:hAnsi="Times New Roman" w:cs="Times New Roman"/>
          <w:sz w:val="24"/>
          <w:szCs w:val="24"/>
        </w:rPr>
        <w:t xml:space="preserve"> Congress and state assemblies to pass the </w:t>
      </w:r>
      <w:r w:rsidR="00A32A74" w:rsidRPr="001F7A15">
        <w:rPr>
          <w:rFonts w:ascii="Times New Roman" w:hAnsi="Times New Roman" w:cs="Times New Roman"/>
          <w:sz w:val="24"/>
          <w:szCs w:val="24"/>
        </w:rPr>
        <w:t xml:space="preserve">requisite laws so the </w:t>
      </w:r>
      <w:r w:rsidR="000A4A3E" w:rsidRPr="001F7A15">
        <w:rPr>
          <w:rFonts w:ascii="Times New Roman" w:hAnsi="Times New Roman" w:cs="Times New Roman"/>
          <w:sz w:val="24"/>
          <w:szCs w:val="24"/>
        </w:rPr>
        <w:t xml:space="preserve">World </w:t>
      </w:r>
      <w:r w:rsidR="00A32A74" w:rsidRPr="001F7A15">
        <w:rPr>
          <w:rFonts w:ascii="Times New Roman" w:hAnsi="Times New Roman" w:cs="Times New Roman"/>
          <w:sz w:val="24"/>
          <w:szCs w:val="24"/>
        </w:rPr>
        <w:t>Ban</w:t>
      </w:r>
      <w:r w:rsidR="00D440BF" w:rsidRPr="001F7A15">
        <w:rPr>
          <w:rFonts w:ascii="Times New Roman" w:hAnsi="Times New Roman" w:cs="Times New Roman"/>
          <w:sz w:val="24"/>
          <w:szCs w:val="24"/>
        </w:rPr>
        <w:t>k</w:t>
      </w:r>
      <w:r w:rsidR="00A32A74" w:rsidRPr="001F7A15">
        <w:rPr>
          <w:rFonts w:ascii="Times New Roman" w:hAnsi="Times New Roman" w:cs="Times New Roman"/>
          <w:sz w:val="24"/>
          <w:szCs w:val="24"/>
        </w:rPr>
        <w:t xml:space="preserve"> </w:t>
      </w:r>
      <w:r w:rsidR="00BE6E33" w:rsidRPr="001F7A15">
        <w:rPr>
          <w:rFonts w:ascii="Times New Roman" w:hAnsi="Times New Roman" w:cs="Times New Roman"/>
          <w:sz w:val="24"/>
          <w:szCs w:val="24"/>
        </w:rPr>
        <w:t>could fund</w:t>
      </w:r>
      <w:r w:rsidR="00D440BF" w:rsidRPr="001F7A15">
        <w:rPr>
          <w:rFonts w:ascii="Times New Roman" w:hAnsi="Times New Roman" w:cs="Times New Roman"/>
          <w:sz w:val="24"/>
          <w:szCs w:val="24"/>
        </w:rPr>
        <w:t xml:space="preserve">raise in the </w:t>
      </w:r>
      <w:r w:rsidR="00AF0B16" w:rsidRPr="001F7A15">
        <w:rPr>
          <w:rFonts w:ascii="Times New Roman" w:hAnsi="Times New Roman" w:cs="Times New Roman"/>
          <w:sz w:val="24"/>
          <w:szCs w:val="24"/>
        </w:rPr>
        <w:t>U</w:t>
      </w:r>
      <w:r w:rsidR="00D440BF" w:rsidRPr="001F7A15">
        <w:rPr>
          <w:rFonts w:ascii="Times New Roman" w:hAnsi="Times New Roman" w:cs="Times New Roman"/>
          <w:sz w:val="24"/>
          <w:szCs w:val="24"/>
        </w:rPr>
        <w:t>S.</w:t>
      </w:r>
      <w:r w:rsidR="000158DB" w:rsidRPr="001F7A15">
        <w:rPr>
          <w:rFonts w:ascii="Times New Roman" w:hAnsi="Times New Roman" w:cs="Times New Roman"/>
          <w:sz w:val="24"/>
          <w:szCs w:val="24"/>
        </w:rPr>
        <w:t xml:space="preserve"> </w:t>
      </w:r>
      <w:r w:rsidR="00AF0B16" w:rsidRPr="001F7A15">
        <w:rPr>
          <w:rFonts w:ascii="Times New Roman" w:hAnsi="Times New Roman" w:cs="Times New Roman"/>
          <w:sz w:val="24"/>
          <w:szCs w:val="24"/>
        </w:rPr>
        <w:t>In May 1949</w:t>
      </w:r>
      <w:r w:rsidR="00FC3786" w:rsidRPr="001F7A15">
        <w:rPr>
          <w:rFonts w:ascii="Times New Roman" w:hAnsi="Times New Roman" w:cs="Times New Roman"/>
          <w:sz w:val="24"/>
          <w:szCs w:val="24"/>
        </w:rPr>
        <w:t xml:space="preserve"> McCloy resigne</w:t>
      </w:r>
      <w:r w:rsidR="00AF0B16" w:rsidRPr="001F7A15">
        <w:rPr>
          <w:rFonts w:ascii="Times New Roman" w:hAnsi="Times New Roman" w:cs="Times New Roman"/>
          <w:sz w:val="24"/>
          <w:szCs w:val="24"/>
        </w:rPr>
        <w:t xml:space="preserve">d as </w:t>
      </w:r>
      <w:r w:rsidR="000A4A3E" w:rsidRPr="001F7A15">
        <w:rPr>
          <w:rFonts w:ascii="Times New Roman" w:hAnsi="Times New Roman" w:cs="Times New Roman"/>
          <w:sz w:val="24"/>
          <w:szCs w:val="24"/>
        </w:rPr>
        <w:t xml:space="preserve">World </w:t>
      </w:r>
      <w:r w:rsidR="00AF0B16" w:rsidRPr="001F7A15">
        <w:rPr>
          <w:rFonts w:ascii="Times New Roman" w:hAnsi="Times New Roman" w:cs="Times New Roman"/>
          <w:sz w:val="24"/>
          <w:szCs w:val="24"/>
        </w:rPr>
        <w:t>Bank President to become US</w:t>
      </w:r>
      <w:r w:rsidR="00FC3786" w:rsidRPr="001F7A15">
        <w:rPr>
          <w:rFonts w:ascii="Times New Roman" w:hAnsi="Times New Roman" w:cs="Times New Roman"/>
          <w:sz w:val="24"/>
          <w:szCs w:val="24"/>
        </w:rPr>
        <w:t xml:space="preserve"> High Commission</w:t>
      </w:r>
      <w:r w:rsidR="00635BCE" w:rsidRPr="001F7A15">
        <w:rPr>
          <w:rFonts w:ascii="Times New Roman" w:hAnsi="Times New Roman" w:cs="Times New Roman"/>
          <w:sz w:val="24"/>
          <w:szCs w:val="24"/>
        </w:rPr>
        <w:t>er</w:t>
      </w:r>
      <w:r w:rsidR="00B90459" w:rsidRPr="001F7A15">
        <w:rPr>
          <w:rFonts w:ascii="Times New Roman" w:hAnsi="Times New Roman" w:cs="Times New Roman"/>
          <w:sz w:val="24"/>
          <w:szCs w:val="24"/>
        </w:rPr>
        <w:t xml:space="preserve"> for Germany.</w:t>
      </w:r>
      <w:r w:rsidR="000158DB" w:rsidRPr="001F7A15">
        <w:rPr>
          <w:rFonts w:ascii="Times New Roman" w:hAnsi="Times New Roman" w:cs="Times New Roman"/>
          <w:sz w:val="24"/>
          <w:szCs w:val="24"/>
        </w:rPr>
        <w:t xml:space="preserve"> </w:t>
      </w:r>
      <w:r w:rsidR="00B90459" w:rsidRPr="001F7A15">
        <w:rPr>
          <w:rFonts w:ascii="Times New Roman" w:hAnsi="Times New Roman" w:cs="Times New Roman"/>
          <w:sz w:val="24"/>
          <w:szCs w:val="24"/>
        </w:rPr>
        <w:t>Black was McCloy’s choice to be his</w:t>
      </w:r>
      <w:r w:rsidR="00FC3786" w:rsidRPr="001F7A15">
        <w:rPr>
          <w:rFonts w:ascii="Times New Roman" w:hAnsi="Times New Roman" w:cs="Times New Roman"/>
          <w:sz w:val="24"/>
          <w:szCs w:val="24"/>
        </w:rPr>
        <w:t xml:space="preserve"> successor.</w:t>
      </w:r>
      <w:r w:rsidR="000158DB" w:rsidRPr="001F7A15">
        <w:rPr>
          <w:rFonts w:ascii="Times New Roman" w:hAnsi="Times New Roman" w:cs="Times New Roman"/>
          <w:sz w:val="24"/>
          <w:szCs w:val="24"/>
        </w:rPr>
        <w:t xml:space="preserve"> </w:t>
      </w:r>
      <w:r w:rsidR="00FC3786" w:rsidRPr="001F7A15">
        <w:rPr>
          <w:rFonts w:ascii="Times New Roman" w:hAnsi="Times New Roman" w:cs="Times New Roman"/>
          <w:sz w:val="24"/>
          <w:szCs w:val="24"/>
        </w:rPr>
        <w:t>After in</w:t>
      </w:r>
      <w:r w:rsidR="00AF0B16" w:rsidRPr="001F7A15">
        <w:rPr>
          <w:rFonts w:ascii="Times New Roman" w:hAnsi="Times New Roman" w:cs="Times New Roman"/>
          <w:sz w:val="24"/>
          <w:szCs w:val="24"/>
        </w:rPr>
        <w:t xml:space="preserve">itially resisting the position, as </w:t>
      </w:r>
      <w:r w:rsidR="00FF23A2" w:rsidRPr="001F7A15">
        <w:rPr>
          <w:rFonts w:ascii="Times New Roman" w:hAnsi="Times New Roman" w:cs="Times New Roman"/>
          <w:sz w:val="24"/>
          <w:szCs w:val="24"/>
        </w:rPr>
        <w:t>he want</w:t>
      </w:r>
      <w:r w:rsidR="00AF0B16" w:rsidRPr="001F7A15">
        <w:rPr>
          <w:rFonts w:ascii="Times New Roman" w:hAnsi="Times New Roman" w:cs="Times New Roman"/>
          <w:sz w:val="24"/>
          <w:szCs w:val="24"/>
        </w:rPr>
        <w:t xml:space="preserve">ed his career to be with Chase, </w:t>
      </w:r>
      <w:r w:rsidR="00FC3786" w:rsidRPr="001F7A15">
        <w:rPr>
          <w:rFonts w:ascii="Times New Roman" w:hAnsi="Times New Roman" w:cs="Times New Roman"/>
          <w:sz w:val="24"/>
          <w:szCs w:val="24"/>
        </w:rPr>
        <w:t>Black relented and allowed Truman to nominate him.</w:t>
      </w:r>
      <w:r w:rsidR="000158DB" w:rsidRPr="001F7A15">
        <w:rPr>
          <w:rFonts w:ascii="Times New Roman" w:hAnsi="Times New Roman" w:cs="Times New Roman"/>
          <w:sz w:val="24"/>
          <w:szCs w:val="24"/>
        </w:rPr>
        <w:t xml:space="preserve"> </w:t>
      </w:r>
      <w:r w:rsidR="00FC3786" w:rsidRPr="001F7A15">
        <w:rPr>
          <w:rFonts w:ascii="Times New Roman" w:hAnsi="Times New Roman" w:cs="Times New Roman"/>
          <w:sz w:val="24"/>
          <w:szCs w:val="24"/>
        </w:rPr>
        <w:t>He was elected and took office effective 1 July 1949.</w:t>
      </w:r>
      <w:r w:rsidR="000158DB" w:rsidRPr="001F7A15">
        <w:rPr>
          <w:rFonts w:ascii="Times New Roman" w:hAnsi="Times New Roman" w:cs="Times New Roman"/>
          <w:sz w:val="24"/>
          <w:szCs w:val="24"/>
        </w:rPr>
        <w:t xml:space="preserve"> </w:t>
      </w:r>
      <w:r w:rsidR="00FF23A2" w:rsidRPr="001F7A15">
        <w:rPr>
          <w:rFonts w:ascii="Times New Roman" w:hAnsi="Times New Roman" w:cs="Times New Roman"/>
          <w:sz w:val="24"/>
          <w:szCs w:val="24"/>
        </w:rPr>
        <w:t>Subsequently he said tha</w:t>
      </w:r>
      <w:r w:rsidR="0078561A" w:rsidRPr="001F7A15">
        <w:rPr>
          <w:rFonts w:ascii="Times New Roman" w:hAnsi="Times New Roman" w:cs="Times New Roman"/>
          <w:sz w:val="24"/>
          <w:szCs w:val="24"/>
        </w:rPr>
        <w:t>t he found that there was more ‘inner satisfaction’</w:t>
      </w:r>
      <w:r w:rsidR="00FF23A2" w:rsidRPr="001F7A15">
        <w:rPr>
          <w:rFonts w:ascii="Times New Roman" w:hAnsi="Times New Roman" w:cs="Times New Roman"/>
          <w:sz w:val="24"/>
          <w:szCs w:val="24"/>
        </w:rPr>
        <w:t xml:space="preserve"> in being President of the</w:t>
      </w:r>
      <w:r w:rsidR="0078561A" w:rsidRPr="001F7A15">
        <w:rPr>
          <w:rFonts w:ascii="Times New Roman" w:hAnsi="Times New Roman" w:cs="Times New Roman"/>
          <w:sz w:val="24"/>
          <w:szCs w:val="24"/>
        </w:rPr>
        <w:t xml:space="preserve"> </w:t>
      </w:r>
      <w:r w:rsidR="000A4A3E" w:rsidRPr="001F7A15">
        <w:rPr>
          <w:rFonts w:ascii="Times New Roman" w:hAnsi="Times New Roman" w:cs="Times New Roman"/>
          <w:sz w:val="24"/>
          <w:szCs w:val="24"/>
        </w:rPr>
        <w:t xml:space="preserve">World </w:t>
      </w:r>
      <w:r w:rsidR="0078561A" w:rsidRPr="001F7A15">
        <w:rPr>
          <w:rFonts w:ascii="Times New Roman" w:hAnsi="Times New Roman" w:cs="Times New Roman"/>
          <w:sz w:val="24"/>
          <w:szCs w:val="24"/>
        </w:rPr>
        <w:t>Bank than making money (Kraske</w:t>
      </w:r>
      <w:r w:rsidR="00FF23A2" w:rsidRPr="001F7A15">
        <w:rPr>
          <w:rFonts w:ascii="Times New Roman" w:hAnsi="Times New Roman" w:cs="Times New Roman"/>
          <w:sz w:val="24"/>
          <w:szCs w:val="24"/>
        </w:rPr>
        <w:t xml:space="preserve"> 1996: 77).</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Not surprisingly, t</w:t>
      </w:r>
      <w:r w:rsidR="00FE434C" w:rsidRPr="001F7A15">
        <w:rPr>
          <w:rFonts w:ascii="Times New Roman" w:hAnsi="Times New Roman" w:cs="Times New Roman"/>
          <w:sz w:val="24"/>
          <w:szCs w:val="24"/>
        </w:rPr>
        <w:t>he transfer o</w:t>
      </w:r>
      <w:r w:rsidR="00635BCE" w:rsidRPr="001F7A15">
        <w:rPr>
          <w:rFonts w:ascii="Times New Roman" w:hAnsi="Times New Roman" w:cs="Times New Roman"/>
          <w:sz w:val="24"/>
          <w:szCs w:val="24"/>
        </w:rPr>
        <w:t xml:space="preserve">f the Bank leadership from McCloy to </w:t>
      </w:r>
      <w:r w:rsidR="00B90459" w:rsidRPr="001F7A15">
        <w:rPr>
          <w:rFonts w:ascii="Times New Roman" w:hAnsi="Times New Roman" w:cs="Times New Roman"/>
          <w:sz w:val="24"/>
          <w:szCs w:val="24"/>
        </w:rPr>
        <w:t>Black was relatively seamless</w:t>
      </w:r>
      <w:r w:rsidR="00FE434C" w:rsidRPr="001F7A15">
        <w:rPr>
          <w:rFonts w:ascii="Times New Roman" w:hAnsi="Times New Roman" w:cs="Times New Roman"/>
          <w:sz w:val="24"/>
          <w:szCs w:val="24"/>
        </w:rPr>
        <w:t xml:space="preserve">. </w:t>
      </w:r>
    </w:p>
    <w:p w14:paraId="6315B425" w14:textId="77777777" w:rsidR="00B6787B" w:rsidRPr="001F7A15" w:rsidRDefault="00801936"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Black preserved the authority of the World Bank presidency while i</w:t>
      </w:r>
      <w:r w:rsidR="00D95E4C" w:rsidRPr="001F7A15">
        <w:rPr>
          <w:rFonts w:ascii="Times New Roman" w:hAnsi="Times New Roman" w:cs="Times New Roman"/>
          <w:sz w:val="24"/>
          <w:szCs w:val="24"/>
        </w:rPr>
        <w:t>mproving the relationship between the Bank President and its Board of Directors.</w:t>
      </w:r>
      <w:r w:rsidR="000158DB" w:rsidRPr="001F7A15">
        <w:rPr>
          <w:rFonts w:ascii="Times New Roman" w:hAnsi="Times New Roman" w:cs="Times New Roman"/>
          <w:sz w:val="24"/>
          <w:szCs w:val="24"/>
        </w:rPr>
        <w:t xml:space="preserve"> </w:t>
      </w:r>
      <w:r w:rsidR="00E4106F" w:rsidRPr="001F7A15">
        <w:rPr>
          <w:rFonts w:ascii="Times New Roman" w:hAnsi="Times New Roman" w:cs="Times New Roman"/>
          <w:sz w:val="24"/>
          <w:szCs w:val="24"/>
        </w:rPr>
        <w:t>His way of ensuring that things went smoothly in the Board was to consult very widely ahead of time and often informally with those directors relevant to the passage of whateve</w:t>
      </w:r>
      <w:r w:rsidR="00635BCE" w:rsidRPr="001F7A15">
        <w:rPr>
          <w:rFonts w:ascii="Times New Roman" w:hAnsi="Times New Roman" w:cs="Times New Roman"/>
          <w:sz w:val="24"/>
          <w:szCs w:val="24"/>
        </w:rPr>
        <w:t>r he had in mind</w:t>
      </w:r>
      <w:r w:rsidR="00E4106F"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His principal achievement, however, was the establishment of the Bank’s credit and its</w:t>
      </w:r>
      <w:r w:rsidR="00635BCE" w:rsidRPr="001F7A15">
        <w:rPr>
          <w:rFonts w:ascii="Times New Roman" w:hAnsi="Times New Roman" w:cs="Times New Roman"/>
          <w:sz w:val="24"/>
          <w:szCs w:val="24"/>
        </w:rPr>
        <w:t xml:space="preserve"> reputation for probity and strict standards</w:t>
      </w:r>
      <w:r w:rsidR="00D95E4C"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During Black’s</w:t>
      </w:r>
      <w:r w:rsidR="00755FD8" w:rsidRPr="001F7A15">
        <w:rPr>
          <w:rFonts w:ascii="Times New Roman" w:hAnsi="Times New Roman" w:cs="Times New Roman"/>
          <w:sz w:val="24"/>
          <w:szCs w:val="24"/>
        </w:rPr>
        <w:t xml:space="preserve"> tenure as President, the </w:t>
      </w:r>
      <w:r w:rsidR="006B619D" w:rsidRPr="001F7A15">
        <w:rPr>
          <w:rFonts w:ascii="Times New Roman" w:hAnsi="Times New Roman" w:cs="Times New Roman"/>
          <w:sz w:val="24"/>
          <w:szCs w:val="24"/>
        </w:rPr>
        <w:t xml:space="preserve">World </w:t>
      </w:r>
      <w:r w:rsidR="00635BCE" w:rsidRPr="001F7A15">
        <w:rPr>
          <w:rFonts w:ascii="Times New Roman" w:hAnsi="Times New Roman" w:cs="Times New Roman"/>
          <w:sz w:val="24"/>
          <w:szCs w:val="24"/>
        </w:rPr>
        <w:t xml:space="preserve">Bank developed the </w:t>
      </w:r>
      <w:r w:rsidR="00755FD8" w:rsidRPr="001F7A15">
        <w:rPr>
          <w:rFonts w:ascii="Times New Roman" w:hAnsi="Times New Roman" w:cs="Times New Roman"/>
          <w:sz w:val="24"/>
          <w:szCs w:val="24"/>
        </w:rPr>
        <w:t xml:space="preserve">concept of the project loan, which </w:t>
      </w:r>
      <w:r w:rsidR="007926F0" w:rsidRPr="001F7A15">
        <w:rPr>
          <w:rFonts w:ascii="Times New Roman" w:hAnsi="Times New Roman" w:cs="Times New Roman"/>
          <w:sz w:val="24"/>
          <w:szCs w:val="24"/>
        </w:rPr>
        <w:t>permitted it to meet private market tests of sound finance.</w:t>
      </w:r>
      <w:r w:rsidR="000158DB" w:rsidRPr="001F7A15">
        <w:rPr>
          <w:rFonts w:ascii="Times New Roman" w:hAnsi="Times New Roman" w:cs="Times New Roman"/>
          <w:sz w:val="24"/>
          <w:szCs w:val="24"/>
        </w:rPr>
        <w:t xml:space="preserve"> </w:t>
      </w:r>
      <w:r w:rsidR="000B5604" w:rsidRPr="001F7A15">
        <w:rPr>
          <w:rFonts w:ascii="Times New Roman" w:hAnsi="Times New Roman" w:cs="Times New Roman"/>
          <w:sz w:val="24"/>
          <w:szCs w:val="24"/>
        </w:rPr>
        <w:t>This allowed Black</w:t>
      </w:r>
      <w:r w:rsidR="00E24B64" w:rsidRPr="001F7A15">
        <w:rPr>
          <w:rFonts w:ascii="Times New Roman" w:hAnsi="Times New Roman" w:cs="Times New Roman"/>
          <w:sz w:val="24"/>
          <w:szCs w:val="24"/>
        </w:rPr>
        <w:t xml:space="preserve"> to sell Bank bonds, fo</w:t>
      </w:r>
      <w:r w:rsidR="0078561A" w:rsidRPr="001F7A15">
        <w:rPr>
          <w:rFonts w:ascii="Times New Roman" w:hAnsi="Times New Roman" w:cs="Times New Roman"/>
          <w:sz w:val="24"/>
          <w:szCs w:val="24"/>
        </w:rPr>
        <w:t>r the first time, outside the U</w:t>
      </w:r>
      <w:r w:rsidR="00E24B64" w:rsidRPr="001F7A15">
        <w:rPr>
          <w:rFonts w:ascii="Times New Roman" w:hAnsi="Times New Roman" w:cs="Times New Roman"/>
          <w:sz w:val="24"/>
          <w:szCs w:val="24"/>
        </w:rPr>
        <w:t>S.</w:t>
      </w:r>
      <w:r w:rsidR="000158DB" w:rsidRPr="001F7A15">
        <w:rPr>
          <w:rFonts w:ascii="Times New Roman" w:hAnsi="Times New Roman" w:cs="Times New Roman"/>
          <w:sz w:val="24"/>
          <w:szCs w:val="24"/>
        </w:rPr>
        <w:t xml:space="preserve"> </w:t>
      </w:r>
      <w:r w:rsidR="00E24B64" w:rsidRPr="001F7A15">
        <w:rPr>
          <w:rFonts w:ascii="Times New Roman" w:hAnsi="Times New Roman" w:cs="Times New Roman"/>
          <w:sz w:val="24"/>
          <w:szCs w:val="24"/>
        </w:rPr>
        <w:t>He began with the United Kingdom and Switzerlan</w:t>
      </w:r>
      <w:r w:rsidR="0078561A" w:rsidRPr="001F7A15">
        <w:rPr>
          <w:rFonts w:ascii="Times New Roman" w:hAnsi="Times New Roman" w:cs="Times New Roman"/>
          <w:sz w:val="24"/>
          <w:szCs w:val="24"/>
        </w:rPr>
        <w:t>d, even though Switzerland was no</w:t>
      </w:r>
      <w:r w:rsidR="00E24B64" w:rsidRPr="001F7A15">
        <w:rPr>
          <w:rFonts w:ascii="Times New Roman" w:hAnsi="Times New Roman" w:cs="Times New Roman"/>
          <w:sz w:val="24"/>
          <w:szCs w:val="24"/>
        </w:rPr>
        <w:t xml:space="preserve">t a </w:t>
      </w:r>
      <w:r w:rsidR="006B619D" w:rsidRPr="001F7A15">
        <w:rPr>
          <w:rFonts w:ascii="Times New Roman" w:hAnsi="Times New Roman" w:cs="Times New Roman"/>
          <w:sz w:val="24"/>
          <w:szCs w:val="24"/>
        </w:rPr>
        <w:t xml:space="preserve">World </w:t>
      </w:r>
      <w:r w:rsidR="00E24B64" w:rsidRPr="001F7A15">
        <w:rPr>
          <w:rFonts w:ascii="Times New Roman" w:hAnsi="Times New Roman" w:cs="Times New Roman"/>
          <w:sz w:val="24"/>
          <w:szCs w:val="24"/>
        </w:rPr>
        <w:t>Bank member.</w:t>
      </w:r>
      <w:r w:rsidR="000158DB" w:rsidRPr="001F7A15">
        <w:rPr>
          <w:rFonts w:ascii="Times New Roman" w:hAnsi="Times New Roman" w:cs="Times New Roman"/>
          <w:sz w:val="24"/>
          <w:szCs w:val="24"/>
        </w:rPr>
        <w:t xml:space="preserve"> </w:t>
      </w:r>
      <w:r w:rsidR="00E24B64" w:rsidRPr="001F7A15">
        <w:rPr>
          <w:rFonts w:ascii="Times New Roman" w:hAnsi="Times New Roman" w:cs="Times New Roman"/>
          <w:sz w:val="24"/>
          <w:szCs w:val="24"/>
        </w:rPr>
        <w:t xml:space="preserve">He did this in part because Swiss francs were fully </w:t>
      </w:r>
      <w:proofErr w:type="gramStart"/>
      <w:r w:rsidR="00E24B64" w:rsidRPr="001F7A15">
        <w:rPr>
          <w:rFonts w:ascii="Times New Roman" w:hAnsi="Times New Roman" w:cs="Times New Roman"/>
          <w:sz w:val="24"/>
          <w:szCs w:val="24"/>
        </w:rPr>
        <w:t>convertible</w:t>
      </w:r>
      <w:proofErr w:type="gramEnd"/>
      <w:r w:rsidR="00E24B64" w:rsidRPr="001F7A15">
        <w:rPr>
          <w:rFonts w:ascii="Times New Roman" w:hAnsi="Times New Roman" w:cs="Times New Roman"/>
          <w:sz w:val="24"/>
          <w:szCs w:val="24"/>
        </w:rPr>
        <w:t xml:space="preserve"> and he kept emphasizing that </w:t>
      </w:r>
      <w:r w:rsidR="0078561A" w:rsidRPr="001F7A15">
        <w:rPr>
          <w:rFonts w:ascii="Times New Roman" w:hAnsi="Times New Roman" w:cs="Times New Roman"/>
          <w:sz w:val="24"/>
          <w:szCs w:val="24"/>
        </w:rPr>
        <w:t>the Bank had to be more than a ‘dollar bank’</w:t>
      </w:r>
      <w:r w:rsidR="00E24B64"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24B64" w:rsidRPr="001F7A15">
        <w:rPr>
          <w:rFonts w:ascii="Times New Roman" w:hAnsi="Times New Roman" w:cs="Times New Roman"/>
          <w:sz w:val="24"/>
          <w:szCs w:val="24"/>
        </w:rPr>
        <w:t>But he also did it because he wanted to lend Swiss francs to Yugoslavia, knowing it would be easier for Yugoslav</w:t>
      </w:r>
      <w:r w:rsidR="0078561A" w:rsidRPr="001F7A15">
        <w:rPr>
          <w:rFonts w:ascii="Times New Roman" w:hAnsi="Times New Roman" w:cs="Times New Roman"/>
          <w:sz w:val="24"/>
          <w:szCs w:val="24"/>
        </w:rPr>
        <w:t xml:space="preserve">ia to repay Swiss francs than US dollars (Oliver </w:t>
      </w:r>
      <w:r w:rsidR="00E24B64" w:rsidRPr="001F7A15">
        <w:rPr>
          <w:rFonts w:ascii="Times New Roman" w:hAnsi="Times New Roman" w:cs="Times New Roman"/>
          <w:sz w:val="24"/>
          <w:szCs w:val="24"/>
        </w:rPr>
        <w:t>1995: 42).</w:t>
      </w:r>
      <w:r w:rsidR="000158DB" w:rsidRPr="001F7A15">
        <w:rPr>
          <w:rFonts w:ascii="Times New Roman" w:hAnsi="Times New Roman" w:cs="Times New Roman"/>
          <w:sz w:val="24"/>
          <w:szCs w:val="24"/>
        </w:rPr>
        <w:t xml:space="preserve"> </w:t>
      </w:r>
      <w:r w:rsidR="008C4E92" w:rsidRPr="001F7A15">
        <w:rPr>
          <w:rFonts w:ascii="Times New Roman" w:hAnsi="Times New Roman" w:cs="Times New Roman"/>
          <w:sz w:val="24"/>
          <w:szCs w:val="24"/>
        </w:rPr>
        <w:t>Black’s negotiation of a loan to Yugosl</w:t>
      </w:r>
      <w:r w:rsidR="00635BCE" w:rsidRPr="001F7A15">
        <w:rPr>
          <w:rFonts w:ascii="Times New Roman" w:hAnsi="Times New Roman" w:cs="Times New Roman"/>
          <w:sz w:val="24"/>
          <w:szCs w:val="24"/>
        </w:rPr>
        <w:t>avia is particularly revealing</w:t>
      </w:r>
      <w:r w:rsidR="008C4E92"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8C4E92" w:rsidRPr="001F7A15">
        <w:rPr>
          <w:rFonts w:ascii="Times New Roman" w:hAnsi="Times New Roman" w:cs="Times New Roman"/>
          <w:sz w:val="24"/>
          <w:szCs w:val="24"/>
        </w:rPr>
        <w:t>He personally negotiated the loan with Yugoslav</w:t>
      </w:r>
      <w:r w:rsidR="00635BCE" w:rsidRPr="001F7A15">
        <w:rPr>
          <w:rFonts w:ascii="Times New Roman" w:hAnsi="Times New Roman" w:cs="Times New Roman"/>
          <w:sz w:val="24"/>
          <w:szCs w:val="24"/>
        </w:rPr>
        <w:t xml:space="preserve"> President </w:t>
      </w:r>
      <w:r w:rsidR="00392514" w:rsidRPr="001F7A15">
        <w:rPr>
          <w:rFonts w:ascii="Times New Roman" w:hAnsi="Times New Roman" w:cs="Times New Roman"/>
          <w:sz w:val="24"/>
          <w:szCs w:val="24"/>
        </w:rPr>
        <w:t xml:space="preserve">Josip Broz </w:t>
      </w:r>
      <w:r w:rsidR="00635BCE" w:rsidRPr="001F7A15">
        <w:rPr>
          <w:rFonts w:ascii="Times New Roman" w:hAnsi="Times New Roman" w:cs="Times New Roman"/>
          <w:sz w:val="24"/>
          <w:szCs w:val="24"/>
        </w:rPr>
        <w:t>Tito.</w:t>
      </w:r>
      <w:r w:rsidR="000158DB" w:rsidRPr="001F7A15">
        <w:rPr>
          <w:rFonts w:ascii="Times New Roman" w:hAnsi="Times New Roman" w:cs="Times New Roman"/>
          <w:sz w:val="24"/>
          <w:szCs w:val="24"/>
        </w:rPr>
        <w:t xml:space="preserve"> </w:t>
      </w:r>
      <w:r w:rsidR="00635BCE" w:rsidRPr="001F7A15">
        <w:rPr>
          <w:rFonts w:ascii="Times New Roman" w:hAnsi="Times New Roman" w:cs="Times New Roman"/>
          <w:sz w:val="24"/>
          <w:szCs w:val="24"/>
        </w:rPr>
        <w:t>Black’s</w:t>
      </w:r>
      <w:r w:rsidR="00392514" w:rsidRPr="001F7A15">
        <w:rPr>
          <w:rFonts w:ascii="Times New Roman" w:hAnsi="Times New Roman" w:cs="Times New Roman"/>
          <w:sz w:val="24"/>
          <w:szCs w:val="24"/>
        </w:rPr>
        <w:t xml:space="preserve"> attitude toward borrowers was ‘</w:t>
      </w:r>
      <w:r w:rsidR="00635BCE" w:rsidRPr="001F7A15">
        <w:rPr>
          <w:rFonts w:ascii="Times New Roman" w:hAnsi="Times New Roman" w:cs="Times New Roman"/>
          <w:sz w:val="24"/>
          <w:szCs w:val="24"/>
        </w:rPr>
        <w:t>less standoffish than that of his predecessors; he wanted an intimate banker-client rel</w:t>
      </w:r>
      <w:r w:rsidR="00392514" w:rsidRPr="001F7A15">
        <w:rPr>
          <w:rFonts w:ascii="Times New Roman" w:hAnsi="Times New Roman" w:cs="Times New Roman"/>
          <w:sz w:val="24"/>
          <w:szCs w:val="24"/>
        </w:rPr>
        <w:t>ationship with member countries’ (Mason and Asher</w:t>
      </w:r>
      <w:r w:rsidR="00635BCE" w:rsidRPr="001F7A15">
        <w:rPr>
          <w:rFonts w:ascii="Times New Roman" w:hAnsi="Times New Roman" w:cs="Times New Roman"/>
          <w:sz w:val="24"/>
          <w:szCs w:val="24"/>
        </w:rPr>
        <w:t xml:space="preserve"> 1973: 96-97). B</w:t>
      </w:r>
      <w:r w:rsidR="008C4E92" w:rsidRPr="001F7A15">
        <w:rPr>
          <w:rFonts w:ascii="Times New Roman" w:hAnsi="Times New Roman" w:cs="Times New Roman"/>
          <w:sz w:val="24"/>
          <w:szCs w:val="24"/>
        </w:rPr>
        <w:t>ecause he wa</w:t>
      </w:r>
      <w:r w:rsidR="00635BCE" w:rsidRPr="001F7A15">
        <w:rPr>
          <w:rFonts w:ascii="Times New Roman" w:hAnsi="Times New Roman" w:cs="Times New Roman"/>
          <w:sz w:val="24"/>
          <w:szCs w:val="24"/>
        </w:rPr>
        <w:t>nted Titoism to succ</w:t>
      </w:r>
      <w:r w:rsidR="000B5604" w:rsidRPr="001F7A15">
        <w:rPr>
          <w:rFonts w:ascii="Times New Roman" w:hAnsi="Times New Roman" w:cs="Times New Roman"/>
          <w:sz w:val="24"/>
          <w:szCs w:val="24"/>
        </w:rPr>
        <w:t xml:space="preserve">eed, he </w:t>
      </w:r>
      <w:r w:rsidR="00635BCE" w:rsidRPr="001F7A15">
        <w:rPr>
          <w:rFonts w:ascii="Times New Roman" w:hAnsi="Times New Roman" w:cs="Times New Roman"/>
          <w:sz w:val="24"/>
          <w:szCs w:val="24"/>
        </w:rPr>
        <w:t>even</w:t>
      </w:r>
      <w:r w:rsidR="008C4E92" w:rsidRPr="001F7A15">
        <w:rPr>
          <w:rFonts w:ascii="Times New Roman" w:hAnsi="Times New Roman" w:cs="Times New Roman"/>
          <w:sz w:val="24"/>
          <w:szCs w:val="24"/>
        </w:rPr>
        <w:t xml:space="preserve"> waived the condition that a borrower had to settle arrears before getting a loan.</w:t>
      </w:r>
      <w:r w:rsidR="000158DB" w:rsidRPr="001F7A15">
        <w:rPr>
          <w:rFonts w:ascii="Times New Roman" w:hAnsi="Times New Roman" w:cs="Times New Roman"/>
          <w:sz w:val="24"/>
          <w:szCs w:val="24"/>
        </w:rPr>
        <w:t xml:space="preserve"> </w:t>
      </w:r>
      <w:proofErr w:type="gramStart"/>
      <w:r w:rsidR="008C4E92" w:rsidRPr="001F7A15">
        <w:rPr>
          <w:rFonts w:ascii="Times New Roman" w:hAnsi="Times New Roman" w:cs="Times New Roman"/>
          <w:sz w:val="24"/>
          <w:szCs w:val="24"/>
        </w:rPr>
        <w:t>Thus</w:t>
      </w:r>
      <w:proofErr w:type="gramEnd"/>
      <w:r w:rsidR="008C4E92" w:rsidRPr="001F7A15">
        <w:rPr>
          <w:rFonts w:ascii="Times New Roman" w:hAnsi="Times New Roman" w:cs="Times New Roman"/>
          <w:sz w:val="24"/>
          <w:szCs w:val="24"/>
        </w:rPr>
        <w:t xml:space="preserve"> th</w:t>
      </w:r>
      <w:r w:rsidR="009D22A9" w:rsidRPr="001F7A15">
        <w:rPr>
          <w:rFonts w:ascii="Times New Roman" w:hAnsi="Times New Roman" w:cs="Times New Roman"/>
          <w:sz w:val="24"/>
          <w:szCs w:val="24"/>
        </w:rPr>
        <w:t xml:space="preserve">e loan to Yugoslavia was </w:t>
      </w:r>
      <w:r w:rsidR="008C4E92" w:rsidRPr="001F7A15">
        <w:rPr>
          <w:rFonts w:ascii="Times New Roman" w:hAnsi="Times New Roman" w:cs="Times New Roman"/>
          <w:sz w:val="24"/>
          <w:szCs w:val="24"/>
        </w:rPr>
        <w:t xml:space="preserve">a rare deviation from Black’s strong commitment to only </w:t>
      </w:r>
      <w:r w:rsidR="009D22A9" w:rsidRPr="001F7A15">
        <w:rPr>
          <w:rFonts w:ascii="Times New Roman" w:hAnsi="Times New Roman" w:cs="Times New Roman"/>
          <w:sz w:val="24"/>
          <w:szCs w:val="24"/>
        </w:rPr>
        <w:t>maki</w:t>
      </w:r>
      <w:r w:rsidR="002356A5" w:rsidRPr="001F7A15">
        <w:rPr>
          <w:rFonts w:ascii="Times New Roman" w:hAnsi="Times New Roman" w:cs="Times New Roman"/>
          <w:sz w:val="24"/>
          <w:szCs w:val="24"/>
        </w:rPr>
        <w:t>ng loans using economic rationality</w:t>
      </w:r>
      <w:r w:rsidR="000B5604" w:rsidRPr="001F7A15">
        <w:rPr>
          <w:rFonts w:ascii="Times New Roman" w:hAnsi="Times New Roman" w:cs="Times New Roman"/>
          <w:sz w:val="24"/>
          <w:szCs w:val="24"/>
        </w:rPr>
        <w:t xml:space="preserve"> and those that could stand up to the market, which he contended had </w:t>
      </w:r>
      <w:r w:rsidR="002356A5" w:rsidRPr="001F7A15">
        <w:rPr>
          <w:rFonts w:ascii="Times New Roman" w:hAnsi="Times New Roman" w:cs="Times New Roman"/>
          <w:sz w:val="24"/>
          <w:szCs w:val="24"/>
        </w:rPr>
        <w:t>allow</w:t>
      </w:r>
      <w:r w:rsidR="000B5604" w:rsidRPr="001F7A15">
        <w:rPr>
          <w:rFonts w:ascii="Times New Roman" w:hAnsi="Times New Roman" w:cs="Times New Roman"/>
          <w:sz w:val="24"/>
          <w:szCs w:val="24"/>
        </w:rPr>
        <w:t>ed</w:t>
      </w:r>
      <w:r w:rsidR="002356A5" w:rsidRPr="001F7A15">
        <w:rPr>
          <w:rFonts w:ascii="Times New Roman" w:hAnsi="Times New Roman" w:cs="Times New Roman"/>
          <w:sz w:val="24"/>
          <w:szCs w:val="24"/>
        </w:rPr>
        <w:t xml:space="preserve"> the Bank to </w:t>
      </w:r>
      <w:r w:rsidR="000B5604" w:rsidRPr="001F7A15">
        <w:rPr>
          <w:rFonts w:ascii="Times New Roman" w:hAnsi="Times New Roman" w:cs="Times New Roman"/>
          <w:sz w:val="24"/>
          <w:szCs w:val="24"/>
        </w:rPr>
        <w:t xml:space="preserve">be </w:t>
      </w:r>
      <w:r w:rsidR="002356A5" w:rsidRPr="001F7A15">
        <w:rPr>
          <w:rFonts w:ascii="Times New Roman" w:hAnsi="Times New Roman" w:cs="Times New Roman"/>
          <w:sz w:val="24"/>
          <w:szCs w:val="24"/>
        </w:rPr>
        <w:t>indep</w:t>
      </w:r>
      <w:r w:rsidR="00392514" w:rsidRPr="001F7A15">
        <w:rPr>
          <w:rFonts w:ascii="Times New Roman" w:hAnsi="Times New Roman" w:cs="Times New Roman"/>
          <w:sz w:val="24"/>
          <w:szCs w:val="24"/>
        </w:rPr>
        <w:t>endent and impartial (Le</w:t>
      </w:r>
      <w:r w:rsidR="00DB0627" w:rsidRPr="001F7A15">
        <w:rPr>
          <w:rFonts w:ascii="Times New Roman" w:hAnsi="Times New Roman" w:cs="Times New Roman"/>
          <w:sz w:val="24"/>
          <w:szCs w:val="24"/>
        </w:rPr>
        <w:t xml:space="preserve"> </w:t>
      </w:r>
      <w:proofErr w:type="spellStart"/>
      <w:r w:rsidR="00392514" w:rsidRPr="001F7A15">
        <w:rPr>
          <w:rFonts w:ascii="Times New Roman" w:hAnsi="Times New Roman" w:cs="Times New Roman"/>
          <w:sz w:val="24"/>
          <w:szCs w:val="24"/>
        </w:rPr>
        <w:t>Prestre</w:t>
      </w:r>
      <w:proofErr w:type="spellEnd"/>
      <w:r w:rsidR="002356A5" w:rsidRPr="001F7A15">
        <w:rPr>
          <w:rFonts w:ascii="Times New Roman" w:hAnsi="Times New Roman" w:cs="Times New Roman"/>
          <w:sz w:val="24"/>
          <w:szCs w:val="24"/>
        </w:rPr>
        <w:t xml:space="preserve"> 1989: 142-143). </w:t>
      </w:r>
      <w:r w:rsidR="00635BCE" w:rsidRPr="001F7A15">
        <w:rPr>
          <w:rFonts w:ascii="Times New Roman" w:hAnsi="Times New Roman" w:cs="Times New Roman"/>
          <w:sz w:val="24"/>
          <w:szCs w:val="24"/>
        </w:rPr>
        <w:t xml:space="preserve">Because of this </w:t>
      </w:r>
      <w:r w:rsidR="000B5604" w:rsidRPr="001F7A15">
        <w:rPr>
          <w:rFonts w:ascii="Times New Roman" w:hAnsi="Times New Roman" w:cs="Times New Roman"/>
          <w:sz w:val="24"/>
          <w:szCs w:val="24"/>
        </w:rPr>
        <w:t xml:space="preserve">deviation </w:t>
      </w:r>
      <w:r w:rsidR="00635BCE" w:rsidRPr="001F7A15">
        <w:rPr>
          <w:rFonts w:ascii="Times New Roman" w:hAnsi="Times New Roman" w:cs="Times New Roman"/>
          <w:sz w:val="24"/>
          <w:szCs w:val="24"/>
        </w:rPr>
        <w:t xml:space="preserve">Black </w:t>
      </w:r>
      <w:proofErr w:type="gramStart"/>
      <w:r w:rsidR="00635BCE" w:rsidRPr="001F7A15">
        <w:rPr>
          <w:rFonts w:ascii="Times New Roman" w:hAnsi="Times New Roman" w:cs="Times New Roman"/>
          <w:sz w:val="24"/>
          <w:szCs w:val="24"/>
        </w:rPr>
        <w:t>actually would</w:t>
      </w:r>
      <w:proofErr w:type="gramEnd"/>
      <w:r w:rsidR="00635BCE" w:rsidRPr="001F7A15">
        <w:rPr>
          <w:rFonts w:ascii="Times New Roman" w:hAnsi="Times New Roman" w:cs="Times New Roman"/>
          <w:sz w:val="24"/>
          <w:szCs w:val="24"/>
        </w:rPr>
        <w:t xml:space="preserve"> have preferred </w:t>
      </w:r>
      <w:r w:rsidR="00FE1DF6" w:rsidRPr="001F7A15">
        <w:rPr>
          <w:rFonts w:ascii="Times New Roman" w:hAnsi="Times New Roman" w:cs="Times New Roman"/>
          <w:sz w:val="24"/>
          <w:szCs w:val="24"/>
        </w:rPr>
        <w:t>that</w:t>
      </w:r>
      <w:r w:rsidR="00635BCE" w:rsidRPr="001F7A15">
        <w:rPr>
          <w:rFonts w:ascii="Times New Roman" w:hAnsi="Times New Roman" w:cs="Times New Roman"/>
          <w:sz w:val="24"/>
          <w:szCs w:val="24"/>
        </w:rPr>
        <w:t xml:space="preserve"> Tito rejected the offer.</w:t>
      </w:r>
      <w:r w:rsidR="000158DB" w:rsidRPr="001F7A15">
        <w:rPr>
          <w:rFonts w:ascii="Times New Roman" w:hAnsi="Times New Roman" w:cs="Times New Roman"/>
          <w:sz w:val="24"/>
          <w:szCs w:val="24"/>
        </w:rPr>
        <w:t xml:space="preserve"> </w:t>
      </w:r>
      <w:r w:rsidR="005C48F7" w:rsidRPr="001F7A15">
        <w:rPr>
          <w:rFonts w:ascii="Times New Roman" w:hAnsi="Times New Roman" w:cs="Times New Roman"/>
          <w:sz w:val="24"/>
          <w:szCs w:val="24"/>
        </w:rPr>
        <w:t>Black</w:t>
      </w:r>
      <w:r w:rsidR="009D22A9" w:rsidRPr="001F7A15">
        <w:rPr>
          <w:rFonts w:ascii="Times New Roman" w:hAnsi="Times New Roman" w:cs="Times New Roman"/>
          <w:sz w:val="24"/>
          <w:szCs w:val="24"/>
        </w:rPr>
        <w:t xml:space="preserve"> was outspoken i</w:t>
      </w:r>
      <w:r w:rsidR="000B5604" w:rsidRPr="001F7A15">
        <w:rPr>
          <w:rFonts w:ascii="Times New Roman" w:hAnsi="Times New Roman" w:cs="Times New Roman"/>
          <w:sz w:val="24"/>
          <w:szCs w:val="24"/>
        </w:rPr>
        <w:t xml:space="preserve">n his criticism of bilateral </w:t>
      </w:r>
      <w:r w:rsidR="000A4A3E" w:rsidRPr="001F7A15">
        <w:rPr>
          <w:rFonts w:ascii="Times New Roman" w:hAnsi="Times New Roman" w:cs="Times New Roman"/>
          <w:sz w:val="24"/>
          <w:szCs w:val="24"/>
        </w:rPr>
        <w:t>aid</w:t>
      </w:r>
      <w:r w:rsidR="00392514" w:rsidRPr="001F7A15">
        <w:rPr>
          <w:rFonts w:ascii="Times New Roman" w:hAnsi="Times New Roman" w:cs="Times New Roman"/>
          <w:sz w:val="24"/>
          <w:szCs w:val="24"/>
        </w:rPr>
        <w:t xml:space="preserve"> </w:t>
      </w:r>
      <w:r w:rsidR="009D22A9" w:rsidRPr="001F7A15">
        <w:rPr>
          <w:rFonts w:ascii="Times New Roman" w:hAnsi="Times New Roman" w:cs="Times New Roman"/>
          <w:sz w:val="24"/>
          <w:szCs w:val="24"/>
        </w:rPr>
        <w:t>because he</w:t>
      </w:r>
      <w:r w:rsidR="00F4257C" w:rsidRPr="001F7A15">
        <w:rPr>
          <w:rFonts w:ascii="Times New Roman" w:hAnsi="Times New Roman" w:cs="Times New Roman"/>
          <w:sz w:val="24"/>
          <w:szCs w:val="24"/>
        </w:rPr>
        <w:t xml:space="preserve"> believed that while the Bank could</w:t>
      </w:r>
      <w:r w:rsidR="000B5604" w:rsidRPr="001F7A15">
        <w:rPr>
          <w:rFonts w:ascii="Times New Roman" w:hAnsi="Times New Roman" w:cs="Times New Roman"/>
          <w:sz w:val="24"/>
          <w:szCs w:val="24"/>
        </w:rPr>
        <w:t xml:space="preserve"> impose certain conditions, </w:t>
      </w:r>
      <w:r w:rsidR="00392514" w:rsidRPr="001F7A15">
        <w:rPr>
          <w:rFonts w:ascii="Times New Roman" w:hAnsi="Times New Roman" w:cs="Times New Roman"/>
          <w:sz w:val="24"/>
          <w:szCs w:val="24"/>
        </w:rPr>
        <w:t>if the US</w:t>
      </w:r>
      <w:r w:rsidR="00F4257C" w:rsidRPr="001F7A15">
        <w:rPr>
          <w:rFonts w:ascii="Times New Roman" w:hAnsi="Times New Roman" w:cs="Times New Roman"/>
          <w:sz w:val="24"/>
          <w:szCs w:val="24"/>
        </w:rPr>
        <w:t xml:space="preserve"> (or some other country) insisted upon the same requirements it would be damned for interfering in the internal affairs of the recipient country.</w:t>
      </w:r>
      <w:r w:rsidR="000158DB" w:rsidRPr="001F7A15">
        <w:rPr>
          <w:rFonts w:ascii="Times New Roman" w:hAnsi="Times New Roman" w:cs="Times New Roman"/>
          <w:sz w:val="24"/>
          <w:szCs w:val="24"/>
        </w:rPr>
        <w:t xml:space="preserve"> </w:t>
      </w:r>
      <w:r w:rsidR="00E34B7E" w:rsidRPr="001F7A15">
        <w:rPr>
          <w:rFonts w:ascii="Times New Roman" w:hAnsi="Times New Roman" w:cs="Times New Roman"/>
          <w:sz w:val="24"/>
          <w:szCs w:val="24"/>
        </w:rPr>
        <w:t xml:space="preserve">Brazil, Guatemala, Indonesia and a proposed loan to the British Colonial Development Corporation were </w:t>
      </w:r>
      <w:r w:rsidR="004902B6" w:rsidRPr="001F7A15">
        <w:rPr>
          <w:rFonts w:ascii="Times New Roman" w:hAnsi="Times New Roman" w:cs="Times New Roman"/>
          <w:sz w:val="24"/>
          <w:szCs w:val="24"/>
        </w:rPr>
        <w:t>instances where the conditions Black impos</w:t>
      </w:r>
      <w:r w:rsidR="000B5604" w:rsidRPr="001F7A15">
        <w:rPr>
          <w:rFonts w:ascii="Times New Roman" w:hAnsi="Times New Roman" w:cs="Times New Roman"/>
          <w:sz w:val="24"/>
          <w:szCs w:val="24"/>
        </w:rPr>
        <w:t>ed led to significant criticism</w:t>
      </w:r>
      <w:r w:rsidR="00E819F0" w:rsidRPr="001F7A15">
        <w:rPr>
          <w:rFonts w:ascii="Times New Roman" w:hAnsi="Times New Roman" w:cs="Times New Roman"/>
          <w:sz w:val="24"/>
          <w:szCs w:val="24"/>
        </w:rPr>
        <w:t>:</w:t>
      </w:r>
      <w:r w:rsidR="000023D5" w:rsidRPr="001F7A15">
        <w:rPr>
          <w:rFonts w:ascii="Times New Roman" w:hAnsi="Times New Roman" w:cs="Times New Roman"/>
          <w:sz w:val="24"/>
          <w:szCs w:val="24"/>
        </w:rPr>
        <w:t xml:space="preserve"> </w:t>
      </w:r>
      <w:r w:rsidR="00E819F0" w:rsidRPr="001F7A15">
        <w:rPr>
          <w:rFonts w:ascii="Times New Roman" w:hAnsi="Times New Roman" w:cs="Times New Roman"/>
          <w:sz w:val="24"/>
          <w:szCs w:val="24"/>
        </w:rPr>
        <w:t>‘</w:t>
      </w:r>
      <w:r w:rsidR="007715E5" w:rsidRPr="001F7A15">
        <w:rPr>
          <w:rFonts w:ascii="Times New Roman" w:hAnsi="Times New Roman" w:cs="Times New Roman"/>
          <w:sz w:val="24"/>
          <w:szCs w:val="24"/>
        </w:rPr>
        <w:t>At home and abroad, Mr. Black benefited from an acute mind, an engaging Southern drawl and a lack of vanity.</w:t>
      </w:r>
      <w:r w:rsidR="000023D5" w:rsidRPr="001F7A15">
        <w:rPr>
          <w:rFonts w:ascii="Times New Roman" w:hAnsi="Times New Roman" w:cs="Times New Roman"/>
          <w:sz w:val="24"/>
          <w:szCs w:val="24"/>
        </w:rPr>
        <w:t xml:space="preserve"> </w:t>
      </w:r>
      <w:r w:rsidR="007715E5" w:rsidRPr="001F7A15">
        <w:rPr>
          <w:rFonts w:ascii="Times New Roman" w:hAnsi="Times New Roman" w:cs="Times New Roman"/>
          <w:sz w:val="24"/>
          <w:szCs w:val="24"/>
        </w:rPr>
        <w:t xml:space="preserve">He also </w:t>
      </w:r>
      <w:r w:rsidR="00A96B20" w:rsidRPr="001F7A15">
        <w:rPr>
          <w:rFonts w:ascii="Times New Roman" w:hAnsi="Times New Roman" w:cs="Times New Roman"/>
          <w:sz w:val="24"/>
          <w:szCs w:val="24"/>
        </w:rPr>
        <w:t>brought a</w:t>
      </w:r>
      <w:r w:rsidR="00A16590" w:rsidRPr="001F7A15">
        <w:rPr>
          <w:rFonts w:ascii="Times New Roman" w:hAnsi="Times New Roman" w:cs="Times New Roman"/>
          <w:sz w:val="24"/>
          <w:szCs w:val="24"/>
        </w:rPr>
        <w:t xml:space="preserve"> bluntness that disabused heads of state and finance ministers of any notion that he was an international Santa Claus</w:t>
      </w:r>
      <w:r w:rsidR="00E819F0" w:rsidRPr="001F7A15">
        <w:rPr>
          <w:rFonts w:ascii="Times New Roman" w:hAnsi="Times New Roman" w:cs="Times New Roman"/>
          <w:sz w:val="24"/>
          <w:szCs w:val="24"/>
        </w:rPr>
        <w:t>’</w:t>
      </w:r>
      <w:r w:rsidR="00A16590" w:rsidRPr="001F7A15">
        <w:rPr>
          <w:rFonts w:ascii="Times New Roman" w:hAnsi="Times New Roman" w:cs="Times New Roman"/>
          <w:sz w:val="24"/>
          <w:szCs w:val="24"/>
        </w:rPr>
        <w:t xml:space="preserve"> (Eugene R. Black</w:t>
      </w:r>
      <w:r w:rsidR="00DF65C5" w:rsidRPr="001F7A15">
        <w:rPr>
          <w:rFonts w:ascii="Times New Roman" w:hAnsi="Times New Roman" w:cs="Times New Roman"/>
          <w:sz w:val="24"/>
          <w:szCs w:val="24"/>
        </w:rPr>
        <w:t xml:space="preserve"> 1992).</w:t>
      </w:r>
      <w:r w:rsidR="000158DB" w:rsidRPr="001F7A15">
        <w:rPr>
          <w:rFonts w:ascii="Times New Roman" w:hAnsi="Times New Roman" w:cs="Times New Roman"/>
          <w:sz w:val="24"/>
          <w:szCs w:val="24"/>
        </w:rPr>
        <w:t xml:space="preserve"> </w:t>
      </w:r>
      <w:r w:rsidR="00A16590" w:rsidRPr="001F7A15">
        <w:rPr>
          <w:rFonts w:ascii="Times New Roman" w:hAnsi="Times New Roman" w:cs="Times New Roman"/>
          <w:sz w:val="24"/>
          <w:szCs w:val="24"/>
        </w:rPr>
        <w:t xml:space="preserve">Black frequently argued </w:t>
      </w:r>
      <w:r w:rsidR="009D22A9" w:rsidRPr="001F7A15">
        <w:rPr>
          <w:rFonts w:ascii="Times New Roman" w:hAnsi="Times New Roman" w:cs="Times New Roman"/>
          <w:sz w:val="24"/>
          <w:szCs w:val="24"/>
        </w:rPr>
        <w:t xml:space="preserve">that </w:t>
      </w:r>
      <w:r w:rsidR="00F4257C" w:rsidRPr="001F7A15">
        <w:rPr>
          <w:rFonts w:ascii="Times New Roman" w:hAnsi="Times New Roman" w:cs="Times New Roman"/>
          <w:sz w:val="24"/>
          <w:szCs w:val="24"/>
        </w:rPr>
        <w:t xml:space="preserve">bilateral aid </w:t>
      </w:r>
      <w:r w:rsidR="009D22A9" w:rsidRPr="001F7A15">
        <w:rPr>
          <w:rFonts w:ascii="Times New Roman" w:hAnsi="Times New Roman" w:cs="Times New Roman"/>
          <w:sz w:val="24"/>
          <w:szCs w:val="24"/>
        </w:rPr>
        <w:t>inevitably involved using political rather than economic criteria in deciding what countries would receive loan</w:t>
      </w:r>
      <w:r w:rsidR="003C4D0A" w:rsidRPr="001F7A15">
        <w:rPr>
          <w:rFonts w:ascii="Times New Roman" w:hAnsi="Times New Roman" w:cs="Times New Roman"/>
          <w:sz w:val="24"/>
          <w:szCs w:val="24"/>
        </w:rPr>
        <w:t xml:space="preserve">s and grants </w:t>
      </w:r>
      <w:r w:rsidR="00E34B7E" w:rsidRPr="001F7A15">
        <w:rPr>
          <w:rFonts w:ascii="Times New Roman" w:hAnsi="Times New Roman" w:cs="Times New Roman"/>
          <w:sz w:val="24"/>
          <w:szCs w:val="24"/>
        </w:rPr>
        <w:t>(Kilpatrick</w:t>
      </w:r>
      <w:r w:rsidR="00F4257C" w:rsidRPr="001F7A15">
        <w:rPr>
          <w:rFonts w:ascii="Times New Roman" w:hAnsi="Times New Roman" w:cs="Times New Roman"/>
          <w:sz w:val="24"/>
          <w:szCs w:val="24"/>
        </w:rPr>
        <w:t xml:space="preserve"> 1962</w:t>
      </w:r>
      <w:r w:rsidR="00A32A74" w:rsidRPr="001F7A15">
        <w:rPr>
          <w:rFonts w:ascii="Times New Roman" w:hAnsi="Times New Roman" w:cs="Times New Roman"/>
          <w:sz w:val="24"/>
          <w:szCs w:val="24"/>
        </w:rPr>
        <w:t>)</w:t>
      </w:r>
      <w:r w:rsidR="009D22A9"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proofErr w:type="gramStart"/>
      <w:r w:rsidR="003C4D0A" w:rsidRPr="001F7A15">
        <w:rPr>
          <w:rFonts w:ascii="Times New Roman" w:hAnsi="Times New Roman" w:cs="Times New Roman"/>
          <w:sz w:val="24"/>
          <w:szCs w:val="24"/>
        </w:rPr>
        <w:t>In spite of</w:t>
      </w:r>
      <w:proofErr w:type="gramEnd"/>
      <w:r w:rsidR="003C4D0A" w:rsidRPr="001F7A15">
        <w:rPr>
          <w:rFonts w:ascii="Times New Roman" w:hAnsi="Times New Roman" w:cs="Times New Roman"/>
          <w:sz w:val="24"/>
          <w:szCs w:val="24"/>
        </w:rPr>
        <w:t xml:space="preserve"> this</w:t>
      </w:r>
      <w:r w:rsidR="000B5604" w:rsidRPr="001F7A15">
        <w:rPr>
          <w:rFonts w:ascii="Times New Roman" w:hAnsi="Times New Roman" w:cs="Times New Roman"/>
          <w:sz w:val="24"/>
          <w:szCs w:val="24"/>
        </w:rPr>
        <w:t xml:space="preserve"> perspective</w:t>
      </w:r>
      <w:r w:rsidR="003C4D0A" w:rsidRPr="001F7A15">
        <w:rPr>
          <w:rFonts w:ascii="Times New Roman" w:hAnsi="Times New Roman" w:cs="Times New Roman"/>
          <w:sz w:val="24"/>
          <w:szCs w:val="24"/>
        </w:rPr>
        <w:t>, t</w:t>
      </w:r>
      <w:r w:rsidR="000B5604" w:rsidRPr="001F7A15">
        <w:rPr>
          <w:rFonts w:ascii="Times New Roman" w:hAnsi="Times New Roman" w:cs="Times New Roman"/>
          <w:sz w:val="24"/>
          <w:szCs w:val="24"/>
        </w:rPr>
        <w:t>here is some evidence</w:t>
      </w:r>
      <w:r w:rsidR="003C4D0A" w:rsidRPr="001F7A15">
        <w:rPr>
          <w:rFonts w:ascii="Times New Roman" w:hAnsi="Times New Roman" w:cs="Times New Roman"/>
          <w:sz w:val="24"/>
          <w:szCs w:val="24"/>
        </w:rPr>
        <w:t xml:space="preserve"> that </w:t>
      </w:r>
      <w:r w:rsidR="0030485A" w:rsidRPr="001F7A15">
        <w:rPr>
          <w:rFonts w:ascii="Times New Roman" w:hAnsi="Times New Roman" w:cs="Times New Roman"/>
          <w:sz w:val="24"/>
          <w:szCs w:val="24"/>
        </w:rPr>
        <w:t>‘</w:t>
      </w:r>
      <w:r w:rsidR="003C4D0A" w:rsidRPr="001F7A15">
        <w:rPr>
          <w:rFonts w:ascii="Times New Roman" w:hAnsi="Times New Roman" w:cs="Times New Roman"/>
          <w:sz w:val="24"/>
          <w:szCs w:val="24"/>
        </w:rPr>
        <w:t>Black’s</w:t>
      </w:r>
      <w:r w:rsidR="00A96B20" w:rsidRPr="001F7A15">
        <w:rPr>
          <w:rFonts w:ascii="Times New Roman" w:hAnsi="Times New Roman" w:cs="Times New Roman"/>
          <w:sz w:val="24"/>
          <w:szCs w:val="24"/>
        </w:rPr>
        <w:t xml:space="preserve"> </w:t>
      </w:r>
      <w:r w:rsidR="003C4D0A" w:rsidRPr="001F7A15">
        <w:rPr>
          <w:rFonts w:ascii="Times New Roman" w:hAnsi="Times New Roman" w:cs="Times New Roman"/>
          <w:sz w:val="24"/>
          <w:szCs w:val="24"/>
        </w:rPr>
        <w:t>Bank</w:t>
      </w:r>
      <w:r w:rsidR="0030485A" w:rsidRPr="001F7A15">
        <w:rPr>
          <w:rFonts w:ascii="Times New Roman" w:hAnsi="Times New Roman" w:cs="Times New Roman"/>
          <w:sz w:val="24"/>
          <w:szCs w:val="24"/>
        </w:rPr>
        <w:t>’</w:t>
      </w:r>
      <w:r w:rsidR="003C4D0A" w:rsidRPr="001F7A15">
        <w:rPr>
          <w:rFonts w:ascii="Times New Roman" w:hAnsi="Times New Roman" w:cs="Times New Roman"/>
          <w:sz w:val="24"/>
          <w:szCs w:val="24"/>
        </w:rPr>
        <w:t xml:space="preserve"> rushed or relaxed conditions on loans to Iraq, Iran and Iceland because of encouragement and pressure from the Bank’s key constituents, name</w:t>
      </w:r>
      <w:r w:rsidR="00E34B7E" w:rsidRPr="001F7A15">
        <w:rPr>
          <w:rFonts w:ascii="Times New Roman" w:hAnsi="Times New Roman" w:cs="Times New Roman"/>
          <w:sz w:val="24"/>
          <w:szCs w:val="24"/>
        </w:rPr>
        <w:t>ly the United Kingdom and the US</w:t>
      </w:r>
      <w:r w:rsidR="003C4D0A" w:rsidRPr="001F7A15">
        <w:rPr>
          <w:rFonts w:ascii="Times New Roman" w:hAnsi="Times New Roman" w:cs="Times New Roman"/>
          <w:sz w:val="24"/>
          <w:szCs w:val="24"/>
        </w:rPr>
        <w:t xml:space="preserve"> (Kapur</w:t>
      </w:r>
      <w:r w:rsidR="00E34B7E" w:rsidRPr="001F7A15">
        <w:rPr>
          <w:rFonts w:ascii="Times New Roman" w:hAnsi="Times New Roman" w:cs="Times New Roman"/>
          <w:sz w:val="24"/>
          <w:szCs w:val="24"/>
        </w:rPr>
        <w:t xml:space="preserve"> et al.</w:t>
      </w:r>
      <w:r w:rsidR="003C4D0A" w:rsidRPr="001F7A15">
        <w:rPr>
          <w:rFonts w:ascii="Times New Roman" w:hAnsi="Times New Roman" w:cs="Times New Roman"/>
          <w:sz w:val="24"/>
          <w:szCs w:val="24"/>
        </w:rPr>
        <w:t xml:space="preserve"> 1997: 104-105).</w:t>
      </w:r>
      <w:r w:rsidR="000158DB" w:rsidRPr="001F7A15">
        <w:rPr>
          <w:rFonts w:ascii="Times New Roman" w:hAnsi="Times New Roman" w:cs="Times New Roman"/>
          <w:sz w:val="24"/>
          <w:szCs w:val="24"/>
        </w:rPr>
        <w:t xml:space="preserve"> </w:t>
      </w:r>
    </w:p>
    <w:p w14:paraId="52ACD1D2" w14:textId="77777777" w:rsidR="003A30CD" w:rsidRPr="001F7A15" w:rsidRDefault="00FE434C"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The </w:t>
      </w:r>
      <w:r w:rsidR="000A4A3E" w:rsidRPr="001F7A15">
        <w:rPr>
          <w:rFonts w:ascii="Times New Roman" w:hAnsi="Times New Roman" w:cs="Times New Roman"/>
          <w:sz w:val="24"/>
          <w:szCs w:val="24"/>
        </w:rPr>
        <w:t xml:space="preserve">World </w:t>
      </w:r>
      <w:r w:rsidRPr="001F7A15">
        <w:rPr>
          <w:rFonts w:ascii="Times New Roman" w:hAnsi="Times New Roman" w:cs="Times New Roman"/>
          <w:sz w:val="24"/>
          <w:szCs w:val="24"/>
        </w:rPr>
        <w:t>Bank’s focus on economic development began under Black, in part because there was</w:t>
      </w:r>
      <w:r w:rsidR="00631C72" w:rsidRPr="001F7A15">
        <w:rPr>
          <w:rFonts w:ascii="Times New Roman" w:hAnsi="Times New Roman" w:cs="Times New Roman"/>
          <w:sz w:val="24"/>
          <w:szCs w:val="24"/>
        </w:rPr>
        <w:t xml:space="preserve"> no</w:t>
      </w:r>
      <w:r w:rsidRPr="001F7A15">
        <w:rPr>
          <w:rFonts w:ascii="Times New Roman" w:hAnsi="Times New Roman" w:cs="Times New Roman"/>
          <w:sz w:val="24"/>
          <w:szCs w:val="24"/>
        </w:rPr>
        <w:t>t any more lending for rec</w:t>
      </w:r>
      <w:r w:rsidR="00B6787B" w:rsidRPr="001F7A15">
        <w:rPr>
          <w:rFonts w:ascii="Times New Roman" w:hAnsi="Times New Roman" w:cs="Times New Roman"/>
          <w:sz w:val="24"/>
          <w:szCs w:val="24"/>
        </w:rPr>
        <w:t xml:space="preserve">onstruction to be done, once </w:t>
      </w:r>
      <w:r w:rsidRPr="001F7A15">
        <w:rPr>
          <w:rFonts w:ascii="Times New Roman" w:hAnsi="Times New Roman" w:cs="Times New Roman"/>
          <w:sz w:val="24"/>
          <w:szCs w:val="24"/>
        </w:rPr>
        <w:t>the Marshall</w:t>
      </w:r>
      <w:r w:rsidR="00A324F6" w:rsidRPr="001F7A15">
        <w:rPr>
          <w:rFonts w:ascii="Times New Roman" w:hAnsi="Times New Roman" w:cs="Times New Roman"/>
          <w:sz w:val="24"/>
          <w:szCs w:val="24"/>
        </w:rPr>
        <w:t xml:space="preserve"> or European Recovery</w:t>
      </w:r>
      <w:r w:rsidRPr="001F7A15">
        <w:rPr>
          <w:rFonts w:ascii="Times New Roman" w:hAnsi="Times New Roman" w:cs="Times New Roman"/>
          <w:sz w:val="24"/>
          <w:szCs w:val="24"/>
        </w:rPr>
        <w:t xml:space="preserve"> Plan </w:t>
      </w:r>
      <w:r w:rsidR="00A324F6" w:rsidRPr="001F7A15">
        <w:rPr>
          <w:rFonts w:ascii="Times New Roman" w:hAnsi="Times New Roman" w:cs="Times New Roman"/>
          <w:sz w:val="24"/>
          <w:szCs w:val="24"/>
        </w:rPr>
        <w:t xml:space="preserve">(1948-1952) </w:t>
      </w:r>
      <w:r w:rsidRPr="001F7A15">
        <w:rPr>
          <w:rFonts w:ascii="Times New Roman" w:hAnsi="Times New Roman" w:cs="Times New Roman"/>
          <w:sz w:val="24"/>
          <w:szCs w:val="24"/>
        </w:rPr>
        <w:t>had come into being.</w:t>
      </w:r>
      <w:r w:rsidR="000158DB" w:rsidRPr="001F7A15">
        <w:rPr>
          <w:rFonts w:ascii="Times New Roman" w:hAnsi="Times New Roman" w:cs="Times New Roman"/>
          <w:sz w:val="24"/>
          <w:szCs w:val="24"/>
        </w:rPr>
        <w:t xml:space="preserve"> </w:t>
      </w:r>
      <w:r w:rsidR="00F2333B" w:rsidRPr="001F7A15">
        <w:rPr>
          <w:rFonts w:ascii="Times New Roman" w:hAnsi="Times New Roman" w:cs="Times New Roman"/>
          <w:sz w:val="24"/>
          <w:szCs w:val="24"/>
        </w:rPr>
        <w:t>To assist in this endeavor, he enthusiastically supported the establishment of a body that could do both research and training, what evolved into the Economic Development Institute.</w:t>
      </w:r>
      <w:r w:rsidR="000158DB"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Moreover, with the addition of the Interna</w:t>
      </w:r>
      <w:r w:rsidR="00827E63" w:rsidRPr="001F7A15">
        <w:rPr>
          <w:rFonts w:ascii="Times New Roman" w:hAnsi="Times New Roman" w:cs="Times New Roman"/>
          <w:sz w:val="24"/>
          <w:szCs w:val="24"/>
        </w:rPr>
        <w:t xml:space="preserve">tional </w:t>
      </w:r>
      <w:r w:rsidR="00827E63" w:rsidRPr="001F7A15">
        <w:rPr>
          <w:rFonts w:ascii="Times New Roman" w:hAnsi="Times New Roman" w:cs="Times New Roman"/>
          <w:sz w:val="24"/>
          <w:szCs w:val="24"/>
        </w:rPr>
        <w:lastRenderedPageBreak/>
        <w:t>Finance Corpora</w:t>
      </w:r>
      <w:r w:rsidR="00C439B6" w:rsidRPr="001F7A15">
        <w:rPr>
          <w:rFonts w:ascii="Times New Roman" w:hAnsi="Times New Roman" w:cs="Times New Roman"/>
          <w:sz w:val="24"/>
          <w:szCs w:val="24"/>
        </w:rPr>
        <w:t>tion (IFC, established in 1956)</w:t>
      </w:r>
      <w:r w:rsidR="00D95E4C" w:rsidRPr="001F7A15">
        <w:rPr>
          <w:rFonts w:ascii="Times New Roman" w:hAnsi="Times New Roman" w:cs="Times New Roman"/>
          <w:sz w:val="24"/>
          <w:szCs w:val="24"/>
        </w:rPr>
        <w:t xml:space="preserve"> and the Internation</w:t>
      </w:r>
      <w:r w:rsidR="00827E63" w:rsidRPr="001F7A15">
        <w:rPr>
          <w:rFonts w:ascii="Times New Roman" w:hAnsi="Times New Roman" w:cs="Times New Roman"/>
          <w:sz w:val="24"/>
          <w:szCs w:val="24"/>
        </w:rPr>
        <w:t>al Development Association (IDA</w:t>
      </w:r>
      <w:r w:rsidR="00D95E4C" w:rsidRPr="001F7A15">
        <w:rPr>
          <w:rFonts w:ascii="Times New Roman" w:hAnsi="Times New Roman" w:cs="Times New Roman"/>
          <w:sz w:val="24"/>
          <w:szCs w:val="24"/>
        </w:rPr>
        <w:t xml:space="preserve">, </w:t>
      </w:r>
      <w:r w:rsidR="00827E63" w:rsidRPr="001F7A15">
        <w:rPr>
          <w:rFonts w:ascii="Times New Roman" w:hAnsi="Times New Roman" w:cs="Times New Roman"/>
          <w:sz w:val="24"/>
          <w:szCs w:val="24"/>
        </w:rPr>
        <w:t xml:space="preserve">established in 1960), </w:t>
      </w:r>
      <w:r w:rsidR="00D95E4C" w:rsidRPr="001F7A15">
        <w:rPr>
          <w:rFonts w:ascii="Times New Roman" w:hAnsi="Times New Roman" w:cs="Times New Roman"/>
          <w:sz w:val="24"/>
          <w:szCs w:val="24"/>
        </w:rPr>
        <w:t xml:space="preserve">as Bank affiliates, the </w:t>
      </w:r>
      <w:r w:rsidR="00C439B6" w:rsidRPr="001F7A15">
        <w:rPr>
          <w:rFonts w:ascii="Times New Roman" w:hAnsi="Times New Roman" w:cs="Times New Roman"/>
          <w:sz w:val="24"/>
          <w:szCs w:val="24"/>
        </w:rPr>
        <w:t xml:space="preserve">World </w:t>
      </w:r>
      <w:r w:rsidR="00D95E4C" w:rsidRPr="001F7A15">
        <w:rPr>
          <w:rFonts w:ascii="Times New Roman" w:hAnsi="Times New Roman" w:cs="Times New Roman"/>
          <w:sz w:val="24"/>
          <w:szCs w:val="24"/>
        </w:rPr>
        <w:t>Bank during Black’s presidency became the World Bank Group.</w:t>
      </w:r>
      <w:r w:rsidR="000158DB" w:rsidRPr="001F7A15">
        <w:rPr>
          <w:rFonts w:ascii="Times New Roman" w:hAnsi="Times New Roman" w:cs="Times New Roman"/>
          <w:sz w:val="24"/>
          <w:szCs w:val="24"/>
        </w:rPr>
        <w:t xml:space="preserve"> </w:t>
      </w:r>
      <w:r w:rsidR="00790D47" w:rsidRPr="001F7A15">
        <w:rPr>
          <w:rFonts w:ascii="Times New Roman" w:hAnsi="Times New Roman" w:cs="Times New Roman"/>
          <w:sz w:val="24"/>
          <w:szCs w:val="24"/>
        </w:rPr>
        <w:t xml:space="preserve">While the idea of the IFC was </w:t>
      </w:r>
      <w:proofErr w:type="gramStart"/>
      <w:r w:rsidR="00790D47" w:rsidRPr="001F7A15">
        <w:rPr>
          <w:rFonts w:ascii="Times New Roman" w:hAnsi="Times New Roman" w:cs="Times New Roman"/>
          <w:sz w:val="24"/>
          <w:szCs w:val="24"/>
        </w:rPr>
        <w:t>actually suggested</w:t>
      </w:r>
      <w:proofErr w:type="gramEnd"/>
      <w:r w:rsidR="00790D47" w:rsidRPr="001F7A15">
        <w:rPr>
          <w:rFonts w:ascii="Times New Roman" w:hAnsi="Times New Roman" w:cs="Times New Roman"/>
          <w:sz w:val="24"/>
          <w:szCs w:val="24"/>
        </w:rPr>
        <w:t xml:space="preserve"> </w:t>
      </w:r>
      <w:r w:rsidR="00363D53" w:rsidRPr="001F7A15">
        <w:rPr>
          <w:rFonts w:ascii="Times New Roman" w:hAnsi="Times New Roman" w:cs="Times New Roman"/>
          <w:sz w:val="24"/>
          <w:szCs w:val="24"/>
        </w:rPr>
        <w:t xml:space="preserve">by Robert L. Garner and supported by his Assistant Richard Demuth and supported by McCloy </w:t>
      </w:r>
      <w:r w:rsidR="00790D47" w:rsidRPr="001F7A15">
        <w:rPr>
          <w:rFonts w:ascii="Times New Roman" w:hAnsi="Times New Roman" w:cs="Times New Roman"/>
          <w:sz w:val="24"/>
          <w:szCs w:val="24"/>
        </w:rPr>
        <w:t xml:space="preserve">before </w:t>
      </w:r>
      <w:r w:rsidR="00363D53" w:rsidRPr="001F7A15">
        <w:rPr>
          <w:rFonts w:ascii="Times New Roman" w:hAnsi="Times New Roman" w:cs="Times New Roman"/>
          <w:sz w:val="24"/>
          <w:szCs w:val="24"/>
        </w:rPr>
        <w:t>Black</w:t>
      </w:r>
      <w:r w:rsidR="00790D47" w:rsidRPr="001F7A15">
        <w:rPr>
          <w:rFonts w:ascii="Times New Roman" w:hAnsi="Times New Roman" w:cs="Times New Roman"/>
          <w:sz w:val="24"/>
          <w:szCs w:val="24"/>
        </w:rPr>
        <w:t xml:space="preserve"> took over as President, </w:t>
      </w:r>
      <w:r w:rsidR="00E819F0" w:rsidRPr="001F7A15">
        <w:rPr>
          <w:rFonts w:ascii="Times New Roman" w:hAnsi="Times New Roman" w:cs="Times New Roman"/>
          <w:sz w:val="24"/>
          <w:szCs w:val="24"/>
        </w:rPr>
        <w:t xml:space="preserve">he </w:t>
      </w:r>
      <w:r w:rsidR="00790D47" w:rsidRPr="001F7A15">
        <w:rPr>
          <w:rFonts w:ascii="Times New Roman" w:hAnsi="Times New Roman" w:cs="Times New Roman"/>
          <w:sz w:val="24"/>
          <w:szCs w:val="24"/>
        </w:rPr>
        <w:t>pursue</w:t>
      </w:r>
      <w:r w:rsidR="00363D53" w:rsidRPr="001F7A15">
        <w:rPr>
          <w:rFonts w:ascii="Times New Roman" w:hAnsi="Times New Roman" w:cs="Times New Roman"/>
          <w:sz w:val="24"/>
          <w:szCs w:val="24"/>
        </w:rPr>
        <w:t>d</w:t>
      </w:r>
      <w:r w:rsidR="00790D47" w:rsidRPr="001F7A15">
        <w:rPr>
          <w:rFonts w:ascii="Times New Roman" w:hAnsi="Times New Roman" w:cs="Times New Roman"/>
          <w:sz w:val="24"/>
          <w:szCs w:val="24"/>
        </w:rPr>
        <w:t xml:space="preserve"> the idea</w:t>
      </w:r>
      <w:r w:rsidR="00363D53" w:rsidRPr="001F7A15">
        <w:rPr>
          <w:rFonts w:ascii="Times New Roman" w:hAnsi="Times New Roman" w:cs="Times New Roman"/>
          <w:sz w:val="24"/>
          <w:szCs w:val="24"/>
        </w:rPr>
        <w:t xml:space="preserve"> </w:t>
      </w:r>
      <w:r w:rsidR="00E819F0" w:rsidRPr="001F7A15">
        <w:rPr>
          <w:rFonts w:ascii="Times New Roman" w:hAnsi="Times New Roman" w:cs="Times New Roman"/>
          <w:sz w:val="24"/>
          <w:szCs w:val="24"/>
        </w:rPr>
        <w:t>in spite of opposition by the US</w:t>
      </w:r>
      <w:r w:rsidR="00363D53" w:rsidRPr="001F7A15">
        <w:rPr>
          <w:rFonts w:ascii="Times New Roman" w:hAnsi="Times New Roman" w:cs="Times New Roman"/>
          <w:sz w:val="24"/>
          <w:szCs w:val="24"/>
        </w:rPr>
        <w:t xml:space="preserve"> government and even within the Bank</w:t>
      </w:r>
      <w:r w:rsidR="00790D47"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6787B" w:rsidRPr="001F7A15">
        <w:rPr>
          <w:rFonts w:ascii="Times New Roman" w:hAnsi="Times New Roman" w:cs="Times New Roman"/>
          <w:sz w:val="24"/>
          <w:szCs w:val="24"/>
        </w:rPr>
        <w:t>Black’s</w:t>
      </w:r>
      <w:r w:rsidR="003A30CD" w:rsidRPr="001F7A15">
        <w:rPr>
          <w:rFonts w:ascii="Times New Roman" w:hAnsi="Times New Roman" w:cs="Times New Roman"/>
          <w:sz w:val="24"/>
          <w:szCs w:val="24"/>
        </w:rPr>
        <w:t xml:space="preserve"> support of the IDA </w:t>
      </w:r>
      <w:r w:rsidR="0079087A" w:rsidRPr="001F7A15">
        <w:rPr>
          <w:rFonts w:ascii="Times New Roman" w:hAnsi="Times New Roman" w:cs="Times New Roman"/>
          <w:sz w:val="24"/>
          <w:szCs w:val="24"/>
        </w:rPr>
        <w:t xml:space="preserve">was a fundamental shift </w:t>
      </w:r>
      <w:r w:rsidR="00B6787B" w:rsidRPr="001F7A15">
        <w:rPr>
          <w:rFonts w:ascii="Times New Roman" w:hAnsi="Times New Roman" w:cs="Times New Roman"/>
          <w:sz w:val="24"/>
          <w:szCs w:val="24"/>
        </w:rPr>
        <w:t xml:space="preserve">for him </w:t>
      </w:r>
      <w:r w:rsidR="0079087A" w:rsidRPr="001F7A15">
        <w:rPr>
          <w:rFonts w:ascii="Times New Roman" w:hAnsi="Times New Roman" w:cs="Times New Roman"/>
          <w:sz w:val="24"/>
          <w:szCs w:val="24"/>
        </w:rPr>
        <w:t xml:space="preserve">from </w:t>
      </w:r>
      <w:r w:rsidR="003A30CD" w:rsidRPr="001F7A15">
        <w:rPr>
          <w:rFonts w:ascii="Times New Roman" w:hAnsi="Times New Roman" w:cs="Times New Roman"/>
          <w:sz w:val="24"/>
          <w:szCs w:val="24"/>
        </w:rPr>
        <w:t xml:space="preserve">the early 1950s when he </w:t>
      </w:r>
      <w:r w:rsidR="0079087A" w:rsidRPr="001F7A15">
        <w:rPr>
          <w:rFonts w:ascii="Times New Roman" w:hAnsi="Times New Roman" w:cs="Times New Roman"/>
          <w:sz w:val="24"/>
          <w:szCs w:val="24"/>
        </w:rPr>
        <w:t xml:space="preserve">had been dead set against the idea of multilateral programs that would make </w:t>
      </w:r>
      <w:r w:rsidR="00900484" w:rsidRPr="001F7A15">
        <w:rPr>
          <w:rFonts w:ascii="Times New Roman" w:hAnsi="Times New Roman" w:cs="Times New Roman"/>
          <w:sz w:val="24"/>
          <w:szCs w:val="24"/>
        </w:rPr>
        <w:t>concessional capital transfers</w:t>
      </w:r>
      <w:r w:rsidR="00B636EA" w:rsidRPr="001F7A15">
        <w:rPr>
          <w:rFonts w:ascii="Times New Roman" w:hAnsi="Times New Roman" w:cs="Times New Roman"/>
          <w:sz w:val="24"/>
          <w:szCs w:val="24"/>
        </w:rPr>
        <w:t xml:space="preserve"> </w:t>
      </w:r>
      <w:r w:rsidR="00900484" w:rsidRPr="001F7A15">
        <w:rPr>
          <w:rFonts w:ascii="Times New Roman" w:hAnsi="Times New Roman" w:cs="Times New Roman"/>
          <w:sz w:val="24"/>
          <w:szCs w:val="24"/>
        </w:rPr>
        <w:t>(</w:t>
      </w:r>
      <w:r w:rsidR="0079087A" w:rsidRPr="001F7A15">
        <w:rPr>
          <w:rFonts w:ascii="Times New Roman" w:hAnsi="Times New Roman" w:cs="Times New Roman"/>
          <w:sz w:val="24"/>
          <w:szCs w:val="24"/>
        </w:rPr>
        <w:t>grants or loans</w:t>
      </w:r>
      <w:r w:rsidR="00900484" w:rsidRPr="001F7A15">
        <w:rPr>
          <w:rFonts w:ascii="Times New Roman" w:hAnsi="Times New Roman" w:cs="Times New Roman"/>
          <w:sz w:val="24"/>
          <w:szCs w:val="24"/>
        </w:rPr>
        <w:t>)</w:t>
      </w:r>
      <w:r w:rsidR="0079087A" w:rsidRPr="001F7A15">
        <w:rPr>
          <w:rFonts w:ascii="Times New Roman" w:hAnsi="Times New Roman" w:cs="Times New Roman"/>
          <w:sz w:val="24"/>
          <w:szCs w:val="24"/>
        </w:rPr>
        <w:t xml:space="preserve"> at softer than </w:t>
      </w:r>
      <w:r w:rsidR="00B636EA" w:rsidRPr="001F7A15">
        <w:rPr>
          <w:rFonts w:ascii="Times New Roman" w:hAnsi="Times New Roman" w:cs="Times New Roman"/>
          <w:sz w:val="24"/>
          <w:szCs w:val="24"/>
        </w:rPr>
        <w:t>market terms to poor countries (</w:t>
      </w:r>
      <w:r w:rsidR="0079087A" w:rsidRPr="001F7A15">
        <w:rPr>
          <w:rFonts w:ascii="Times New Roman" w:hAnsi="Times New Roman" w:cs="Times New Roman"/>
          <w:sz w:val="24"/>
          <w:szCs w:val="24"/>
        </w:rPr>
        <w:t>Ka</w:t>
      </w:r>
      <w:r w:rsidR="003A30CD" w:rsidRPr="001F7A15">
        <w:rPr>
          <w:rFonts w:ascii="Times New Roman" w:hAnsi="Times New Roman" w:cs="Times New Roman"/>
          <w:sz w:val="24"/>
          <w:szCs w:val="24"/>
        </w:rPr>
        <w:t>pur</w:t>
      </w:r>
      <w:r w:rsidR="00B636EA" w:rsidRPr="001F7A15">
        <w:rPr>
          <w:rFonts w:ascii="Times New Roman" w:hAnsi="Times New Roman" w:cs="Times New Roman"/>
          <w:sz w:val="24"/>
          <w:szCs w:val="24"/>
        </w:rPr>
        <w:t xml:space="preserve"> et al. 1997: 12</w:t>
      </w:r>
      <w:r w:rsidR="003A30CD"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3A30CD" w:rsidRPr="001F7A15">
        <w:rPr>
          <w:rFonts w:ascii="Times New Roman" w:hAnsi="Times New Roman" w:cs="Times New Roman"/>
          <w:sz w:val="24"/>
          <w:szCs w:val="24"/>
        </w:rPr>
        <w:t xml:space="preserve">His shift </w:t>
      </w:r>
      <w:r w:rsidR="00790D47" w:rsidRPr="001F7A15">
        <w:rPr>
          <w:rFonts w:ascii="Times New Roman" w:hAnsi="Times New Roman" w:cs="Times New Roman"/>
          <w:sz w:val="24"/>
          <w:szCs w:val="24"/>
        </w:rPr>
        <w:t>was in no small part because he wanted to un</w:t>
      </w:r>
      <w:r w:rsidR="00B636EA" w:rsidRPr="001F7A15">
        <w:rPr>
          <w:rFonts w:ascii="Times New Roman" w:hAnsi="Times New Roman" w:cs="Times New Roman"/>
          <w:sz w:val="24"/>
          <w:szCs w:val="24"/>
        </w:rPr>
        <w:t>dermine the support for the Special United Nations</w:t>
      </w:r>
      <w:r w:rsidR="00790D47" w:rsidRPr="001F7A15">
        <w:rPr>
          <w:rFonts w:ascii="Times New Roman" w:hAnsi="Times New Roman" w:cs="Times New Roman"/>
          <w:sz w:val="24"/>
          <w:szCs w:val="24"/>
        </w:rPr>
        <w:t xml:space="preserve"> Fund fo</w:t>
      </w:r>
      <w:r w:rsidR="00B636EA" w:rsidRPr="001F7A15">
        <w:rPr>
          <w:rFonts w:ascii="Times New Roman" w:hAnsi="Times New Roman" w:cs="Times New Roman"/>
          <w:sz w:val="24"/>
          <w:szCs w:val="24"/>
        </w:rPr>
        <w:t>r Economic Development</w:t>
      </w:r>
      <w:r w:rsidR="004D52A4" w:rsidRPr="001F7A15">
        <w:rPr>
          <w:rFonts w:ascii="Times New Roman" w:hAnsi="Times New Roman" w:cs="Times New Roman"/>
          <w:sz w:val="24"/>
          <w:szCs w:val="24"/>
        </w:rPr>
        <w:t xml:space="preserve"> (SUNFED)</w:t>
      </w:r>
      <w:r w:rsidR="00790D47"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790D47" w:rsidRPr="001F7A15">
        <w:rPr>
          <w:rFonts w:ascii="Times New Roman" w:hAnsi="Times New Roman" w:cs="Times New Roman"/>
          <w:sz w:val="24"/>
          <w:szCs w:val="24"/>
        </w:rPr>
        <w:t>He believed that if the</w:t>
      </w:r>
      <w:r w:rsidR="003A30CD" w:rsidRPr="001F7A15">
        <w:rPr>
          <w:rFonts w:ascii="Times New Roman" w:hAnsi="Times New Roman" w:cs="Times New Roman"/>
          <w:sz w:val="24"/>
          <w:szCs w:val="24"/>
        </w:rPr>
        <w:t>re had to be a soft loan window</w:t>
      </w:r>
      <w:r w:rsidR="00790D47" w:rsidRPr="001F7A15">
        <w:rPr>
          <w:rFonts w:ascii="Times New Roman" w:hAnsi="Times New Roman" w:cs="Times New Roman"/>
          <w:sz w:val="24"/>
          <w:szCs w:val="24"/>
        </w:rPr>
        <w:t>,</w:t>
      </w:r>
      <w:r w:rsidR="003A30CD" w:rsidRPr="001F7A15">
        <w:rPr>
          <w:rFonts w:ascii="Times New Roman" w:hAnsi="Times New Roman" w:cs="Times New Roman"/>
          <w:sz w:val="24"/>
          <w:szCs w:val="24"/>
        </w:rPr>
        <w:t xml:space="preserve"> it was better that</w:t>
      </w:r>
      <w:r w:rsidR="00790D47" w:rsidRPr="001F7A15">
        <w:rPr>
          <w:rFonts w:ascii="Times New Roman" w:hAnsi="Times New Roman" w:cs="Times New Roman"/>
          <w:sz w:val="24"/>
          <w:szCs w:val="24"/>
        </w:rPr>
        <w:t xml:space="preserve"> it be attached t</w:t>
      </w:r>
      <w:r w:rsidR="003A30CD" w:rsidRPr="001F7A15">
        <w:rPr>
          <w:rFonts w:ascii="Times New Roman" w:hAnsi="Times New Roman" w:cs="Times New Roman"/>
          <w:sz w:val="24"/>
          <w:szCs w:val="24"/>
        </w:rPr>
        <w:t xml:space="preserve">o the </w:t>
      </w:r>
      <w:r w:rsidR="00900484" w:rsidRPr="001F7A15">
        <w:rPr>
          <w:rFonts w:ascii="Times New Roman" w:hAnsi="Times New Roman" w:cs="Times New Roman"/>
          <w:sz w:val="24"/>
          <w:szCs w:val="24"/>
        </w:rPr>
        <w:t xml:space="preserve">World </w:t>
      </w:r>
      <w:r w:rsidR="00B6787B" w:rsidRPr="001F7A15">
        <w:rPr>
          <w:rFonts w:ascii="Times New Roman" w:hAnsi="Times New Roman" w:cs="Times New Roman"/>
          <w:sz w:val="24"/>
          <w:szCs w:val="24"/>
        </w:rPr>
        <w:t xml:space="preserve">Bank, where rich countries had more control </w:t>
      </w:r>
      <w:r w:rsidR="00D46502" w:rsidRPr="001F7A15">
        <w:rPr>
          <w:rFonts w:ascii="Times New Roman" w:hAnsi="Times New Roman" w:cs="Times New Roman"/>
          <w:sz w:val="24"/>
          <w:szCs w:val="24"/>
        </w:rPr>
        <w:t>due</w:t>
      </w:r>
      <w:r w:rsidR="00B6787B" w:rsidRPr="001F7A15">
        <w:rPr>
          <w:rFonts w:ascii="Times New Roman" w:hAnsi="Times New Roman" w:cs="Times New Roman"/>
          <w:sz w:val="24"/>
          <w:szCs w:val="24"/>
        </w:rPr>
        <w:t xml:space="preserve"> to weighted voting, than to the</w:t>
      </w:r>
      <w:r w:rsidR="00DC745B" w:rsidRPr="001F7A15">
        <w:rPr>
          <w:rFonts w:ascii="Times New Roman" w:hAnsi="Times New Roman" w:cs="Times New Roman"/>
          <w:sz w:val="24"/>
          <w:szCs w:val="24"/>
        </w:rPr>
        <w:t xml:space="preserve"> United Nations</w:t>
      </w:r>
      <w:r w:rsidR="00B6787B" w:rsidRPr="001F7A15">
        <w:rPr>
          <w:rFonts w:ascii="Times New Roman" w:hAnsi="Times New Roman" w:cs="Times New Roman"/>
          <w:sz w:val="24"/>
          <w:szCs w:val="24"/>
        </w:rPr>
        <w:t xml:space="preserve"> Secretariat</w:t>
      </w:r>
      <w:r w:rsidR="000158DB"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(Van de Laar</w:t>
      </w:r>
      <w:r w:rsidR="00790D47" w:rsidRPr="001F7A15">
        <w:rPr>
          <w:rFonts w:ascii="Times New Roman" w:hAnsi="Times New Roman" w:cs="Times New Roman"/>
          <w:sz w:val="24"/>
          <w:szCs w:val="24"/>
        </w:rPr>
        <w:t xml:space="preserve"> 1980: 57).</w:t>
      </w:r>
      <w:r w:rsidR="000158DB"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W</w:t>
      </w:r>
      <w:r w:rsidR="00A32A74" w:rsidRPr="001F7A15">
        <w:rPr>
          <w:rFonts w:ascii="Times New Roman" w:hAnsi="Times New Roman" w:cs="Times New Roman"/>
          <w:sz w:val="24"/>
          <w:szCs w:val="24"/>
        </w:rPr>
        <w:t>hen asked in 1961, if the Bank would be more successful if it were the</w:t>
      </w:r>
      <w:r w:rsidR="00A32A74" w:rsidRPr="001F7A15">
        <w:rPr>
          <w:rFonts w:ascii="Times New Roman" w:hAnsi="Times New Roman" w:cs="Times New Roman"/>
          <w:i/>
          <w:sz w:val="24"/>
          <w:szCs w:val="24"/>
        </w:rPr>
        <w:t xml:space="preserve"> only </w:t>
      </w:r>
      <w:r w:rsidR="00A32A74" w:rsidRPr="001F7A15">
        <w:rPr>
          <w:rFonts w:ascii="Times New Roman" w:hAnsi="Times New Roman" w:cs="Times New Roman"/>
          <w:sz w:val="24"/>
          <w:szCs w:val="24"/>
        </w:rPr>
        <w:t>lending institution for economically less deve</w:t>
      </w:r>
      <w:r w:rsidR="003A30CD" w:rsidRPr="001F7A15">
        <w:rPr>
          <w:rFonts w:ascii="Times New Roman" w:hAnsi="Times New Roman" w:cs="Times New Roman"/>
          <w:sz w:val="24"/>
          <w:szCs w:val="24"/>
        </w:rPr>
        <w:t xml:space="preserve">loped countries, </w:t>
      </w:r>
      <w:r w:rsidR="00310409" w:rsidRPr="001F7A15">
        <w:rPr>
          <w:rFonts w:ascii="Times New Roman" w:hAnsi="Times New Roman" w:cs="Times New Roman"/>
          <w:sz w:val="24"/>
          <w:szCs w:val="24"/>
        </w:rPr>
        <w:t>Black</w:t>
      </w:r>
      <w:r w:rsidR="003A30CD" w:rsidRPr="001F7A15">
        <w:rPr>
          <w:rFonts w:ascii="Times New Roman" w:hAnsi="Times New Roman" w:cs="Times New Roman"/>
          <w:sz w:val="24"/>
          <w:szCs w:val="24"/>
        </w:rPr>
        <w:t xml:space="preserve"> replied:</w:t>
      </w:r>
      <w:r w:rsidR="000158DB"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w:t>
      </w:r>
      <w:r w:rsidR="003A30CD" w:rsidRPr="001F7A15">
        <w:rPr>
          <w:rFonts w:ascii="Times New Roman" w:hAnsi="Times New Roman" w:cs="Times New Roman"/>
          <w:sz w:val="24"/>
          <w:szCs w:val="24"/>
        </w:rPr>
        <w:t xml:space="preserve">Yes, </w:t>
      </w:r>
      <w:proofErr w:type="gramStart"/>
      <w:r w:rsidR="003A30CD" w:rsidRPr="001F7A15">
        <w:rPr>
          <w:rFonts w:ascii="Times New Roman" w:hAnsi="Times New Roman" w:cs="Times New Roman"/>
          <w:sz w:val="24"/>
          <w:szCs w:val="24"/>
        </w:rPr>
        <w:t>Y</w:t>
      </w:r>
      <w:r w:rsidR="00A32A74" w:rsidRPr="001F7A15">
        <w:rPr>
          <w:rFonts w:ascii="Times New Roman" w:hAnsi="Times New Roman" w:cs="Times New Roman"/>
          <w:sz w:val="24"/>
          <w:szCs w:val="24"/>
        </w:rPr>
        <w:t>es</w:t>
      </w:r>
      <w:proofErr w:type="gramEnd"/>
      <w:r w:rsidR="00A32A74" w:rsidRPr="001F7A15">
        <w:rPr>
          <w:rFonts w:ascii="Times New Roman" w:hAnsi="Times New Roman" w:cs="Times New Roman"/>
          <w:sz w:val="24"/>
          <w:szCs w:val="24"/>
        </w:rPr>
        <w:t>, I think so.</w:t>
      </w:r>
      <w:r w:rsidR="000158DB" w:rsidRPr="001F7A15">
        <w:rPr>
          <w:rFonts w:ascii="Times New Roman" w:hAnsi="Times New Roman" w:cs="Times New Roman"/>
          <w:sz w:val="24"/>
          <w:szCs w:val="24"/>
        </w:rPr>
        <w:t xml:space="preserve"> </w:t>
      </w:r>
      <w:r w:rsidR="00A32A74" w:rsidRPr="001F7A15">
        <w:rPr>
          <w:rFonts w:ascii="Times New Roman" w:hAnsi="Times New Roman" w:cs="Times New Roman"/>
          <w:sz w:val="24"/>
          <w:szCs w:val="24"/>
        </w:rPr>
        <w:t xml:space="preserve">The strength of the World Bank is our ability to speak frankly to those </w:t>
      </w:r>
      <w:r w:rsidR="003A30CD" w:rsidRPr="001F7A15">
        <w:rPr>
          <w:rFonts w:ascii="Times New Roman" w:hAnsi="Times New Roman" w:cs="Times New Roman"/>
          <w:sz w:val="24"/>
          <w:szCs w:val="24"/>
        </w:rPr>
        <w:t>countries and to insist</w:t>
      </w:r>
      <w:r w:rsidR="00A32A74" w:rsidRPr="001F7A15">
        <w:rPr>
          <w:rFonts w:ascii="Times New Roman" w:hAnsi="Times New Roman" w:cs="Times New Roman"/>
          <w:sz w:val="24"/>
          <w:szCs w:val="24"/>
        </w:rPr>
        <w:t xml:space="preserve"> upon the</w:t>
      </w:r>
      <w:r w:rsidR="00310409" w:rsidRPr="001F7A15">
        <w:rPr>
          <w:rFonts w:ascii="Times New Roman" w:hAnsi="Times New Roman" w:cs="Times New Roman"/>
          <w:sz w:val="24"/>
          <w:szCs w:val="24"/>
        </w:rPr>
        <w:t>ir carrying out their policies’</w:t>
      </w:r>
      <w:r w:rsidR="00A32A74" w:rsidRPr="001F7A15">
        <w:rPr>
          <w:rFonts w:ascii="Times New Roman" w:hAnsi="Times New Roman" w:cs="Times New Roman"/>
          <w:sz w:val="24"/>
          <w:szCs w:val="24"/>
        </w:rPr>
        <w:t xml:space="preserve"> (</w:t>
      </w:r>
      <w:r w:rsidR="00310409" w:rsidRPr="001F7A15">
        <w:rPr>
          <w:rFonts w:ascii="Times New Roman" w:hAnsi="Times New Roman" w:cs="Times New Roman"/>
          <w:sz w:val="24"/>
          <w:szCs w:val="24"/>
        </w:rPr>
        <w:t>Oliver</w:t>
      </w:r>
      <w:r w:rsidR="00A32A74" w:rsidRPr="001F7A15">
        <w:rPr>
          <w:rFonts w:ascii="Times New Roman" w:hAnsi="Times New Roman" w:cs="Times New Roman"/>
          <w:sz w:val="24"/>
          <w:szCs w:val="24"/>
        </w:rPr>
        <w:t xml:space="preserve"> 1995: 43).</w:t>
      </w:r>
      <w:r w:rsidR="000158DB" w:rsidRPr="001F7A15">
        <w:rPr>
          <w:rFonts w:ascii="Times New Roman" w:hAnsi="Times New Roman" w:cs="Times New Roman"/>
          <w:sz w:val="24"/>
          <w:szCs w:val="24"/>
        </w:rPr>
        <w:t xml:space="preserve"> </w:t>
      </w:r>
      <w:proofErr w:type="gramStart"/>
      <w:r w:rsidR="00573074" w:rsidRPr="001F7A15">
        <w:rPr>
          <w:rFonts w:ascii="Times New Roman" w:hAnsi="Times New Roman" w:cs="Times New Roman"/>
          <w:sz w:val="24"/>
          <w:szCs w:val="24"/>
        </w:rPr>
        <w:t>As a consequence</w:t>
      </w:r>
      <w:proofErr w:type="gramEnd"/>
      <w:r w:rsidR="00573074" w:rsidRPr="001F7A15">
        <w:rPr>
          <w:rFonts w:ascii="Times New Roman" w:hAnsi="Times New Roman" w:cs="Times New Roman"/>
          <w:sz w:val="24"/>
          <w:szCs w:val="24"/>
        </w:rPr>
        <w:t>, as Bank President he opposed the establishment of regional development banks, whether in Asia, Africa or Latin America.</w:t>
      </w:r>
      <w:r w:rsidR="000158DB" w:rsidRPr="001F7A15">
        <w:rPr>
          <w:rFonts w:ascii="Times New Roman" w:hAnsi="Times New Roman" w:cs="Times New Roman"/>
          <w:sz w:val="24"/>
          <w:szCs w:val="24"/>
        </w:rPr>
        <w:t xml:space="preserve"> </w:t>
      </w:r>
      <w:r w:rsidR="003A30CD" w:rsidRPr="001F7A15">
        <w:rPr>
          <w:rFonts w:ascii="Times New Roman" w:hAnsi="Times New Roman" w:cs="Times New Roman"/>
          <w:sz w:val="24"/>
          <w:szCs w:val="24"/>
        </w:rPr>
        <w:t>He</w:t>
      </w:r>
      <w:r w:rsidR="00753D50" w:rsidRPr="001F7A15">
        <w:rPr>
          <w:rFonts w:ascii="Times New Roman" w:hAnsi="Times New Roman" w:cs="Times New Roman"/>
          <w:sz w:val="24"/>
          <w:szCs w:val="24"/>
        </w:rPr>
        <w:t xml:space="preserve"> also believed that the International Monetary Fund (IMF), under the leadership of Per Jacobsson, was not sufficiently stringent in its conditions for making funds available to member states, as exemplified in its dealings with Col</w:t>
      </w:r>
      <w:r w:rsidR="003D65FD" w:rsidRPr="001F7A15">
        <w:rPr>
          <w:rFonts w:ascii="Times New Roman" w:hAnsi="Times New Roman" w:cs="Times New Roman"/>
          <w:sz w:val="24"/>
          <w:szCs w:val="24"/>
        </w:rPr>
        <w:t>o</w:t>
      </w:r>
      <w:r w:rsidR="003A30CD" w:rsidRPr="001F7A15">
        <w:rPr>
          <w:rFonts w:ascii="Times New Roman" w:hAnsi="Times New Roman" w:cs="Times New Roman"/>
          <w:sz w:val="24"/>
          <w:szCs w:val="24"/>
        </w:rPr>
        <w:t>mbia.</w:t>
      </w:r>
      <w:r w:rsidR="000158DB" w:rsidRPr="001F7A15">
        <w:rPr>
          <w:rFonts w:ascii="Times New Roman" w:hAnsi="Times New Roman" w:cs="Times New Roman"/>
          <w:sz w:val="24"/>
          <w:szCs w:val="24"/>
        </w:rPr>
        <w:t xml:space="preserve"> </w:t>
      </w:r>
      <w:r w:rsidR="003A30CD" w:rsidRPr="001F7A15">
        <w:rPr>
          <w:rFonts w:ascii="Times New Roman" w:hAnsi="Times New Roman" w:cs="Times New Roman"/>
          <w:sz w:val="24"/>
          <w:szCs w:val="24"/>
        </w:rPr>
        <w:t>Accordingly</w:t>
      </w:r>
      <w:r w:rsidR="00753D50" w:rsidRPr="001F7A15">
        <w:rPr>
          <w:rFonts w:ascii="Times New Roman" w:hAnsi="Times New Roman" w:cs="Times New Roman"/>
          <w:sz w:val="24"/>
          <w:szCs w:val="24"/>
        </w:rPr>
        <w:t xml:space="preserve">, relations between the </w:t>
      </w:r>
      <w:r w:rsidR="00C439B6" w:rsidRPr="001F7A15">
        <w:rPr>
          <w:rFonts w:ascii="Times New Roman" w:hAnsi="Times New Roman" w:cs="Times New Roman"/>
          <w:sz w:val="24"/>
          <w:szCs w:val="24"/>
        </w:rPr>
        <w:t xml:space="preserve">World </w:t>
      </w:r>
      <w:r w:rsidR="00753D50" w:rsidRPr="001F7A15">
        <w:rPr>
          <w:rFonts w:ascii="Times New Roman" w:hAnsi="Times New Roman" w:cs="Times New Roman"/>
          <w:sz w:val="24"/>
          <w:szCs w:val="24"/>
        </w:rPr>
        <w:t xml:space="preserve">Bank </w:t>
      </w:r>
      <w:r w:rsidR="00310409" w:rsidRPr="001F7A15">
        <w:rPr>
          <w:rFonts w:ascii="Times New Roman" w:hAnsi="Times New Roman" w:cs="Times New Roman"/>
          <w:sz w:val="24"/>
          <w:szCs w:val="24"/>
        </w:rPr>
        <w:t xml:space="preserve">and </w:t>
      </w:r>
      <w:r w:rsidR="00753D50" w:rsidRPr="001F7A15">
        <w:rPr>
          <w:rFonts w:ascii="Times New Roman" w:hAnsi="Times New Roman" w:cs="Times New Roman"/>
          <w:sz w:val="24"/>
          <w:szCs w:val="24"/>
        </w:rPr>
        <w:t>the IMF were often contentious and competitive and relations between B</w:t>
      </w:r>
      <w:r w:rsidR="003A30CD" w:rsidRPr="001F7A15">
        <w:rPr>
          <w:rFonts w:ascii="Times New Roman" w:hAnsi="Times New Roman" w:cs="Times New Roman"/>
          <w:sz w:val="24"/>
          <w:szCs w:val="24"/>
        </w:rPr>
        <w:t>lack and Jacobsson were similarly</w:t>
      </w:r>
      <w:r w:rsidR="000D5796" w:rsidRPr="001F7A15">
        <w:rPr>
          <w:rFonts w:ascii="Times New Roman" w:hAnsi="Times New Roman" w:cs="Times New Roman"/>
          <w:sz w:val="24"/>
          <w:szCs w:val="24"/>
        </w:rPr>
        <w:t xml:space="preserve"> strained (Mason and Asher</w:t>
      </w:r>
      <w:r w:rsidR="00753D50" w:rsidRPr="001F7A15">
        <w:rPr>
          <w:rFonts w:ascii="Times New Roman" w:hAnsi="Times New Roman" w:cs="Times New Roman"/>
          <w:sz w:val="24"/>
          <w:szCs w:val="24"/>
        </w:rPr>
        <w:t xml:space="preserve"> 1973</w:t>
      </w:r>
      <w:r w:rsidR="00900484" w:rsidRPr="001F7A15">
        <w:rPr>
          <w:rFonts w:ascii="Times New Roman" w:hAnsi="Times New Roman" w:cs="Times New Roman"/>
          <w:sz w:val="24"/>
          <w:szCs w:val="24"/>
        </w:rPr>
        <w:t>:</w:t>
      </w:r>
      <w:r w:rsidR="00753D50" w:rsidRPr="001F7A15">
        <w:rPr>
          <w:rFonts w:ascii="Times New Roman" w:hAnsi="Times New Roman" w:cs="Times New Roman"/>
          <w:sz w:val="24"/>
          <w:szCs w:val="24"/>
        </w:rPr>
        <w:t xml:space="preserve"> 546-547 and 547n).</w:t>
      </w:r>
      <w:r w:rsidR="000158DB" w:rsidRPr="001F7A15">
        <w:rPr>
          <w:rFonts w:ascii="Times New Roman" w:hAnsi="Times New Roman" w:cs="Times New Roman"/>
          <w:sz w:val="24"/>
          <w:szCs w:val="24"/>
        </w:rPr>
        <w:t xml:space="preserve"> </w:t>
      </w:r>
    </w:p>
    <w:p w14:paraId="4AFA5216" w14:textId="77777777" w:rsidR="00801936" w:rsidRPr="001F7A15" w:rsidRDefault="003A30CD"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Black</w:t>
      </w:r>
      <w:r w:rsidR="00E819F0" w:rsidRPr="001F7A15">
        <w:rPr>
          <w:rFonts w:ascii="Times New Roman" w:hAnsi="Times New Roman" w:cs="Times New Roman"/>
          <w:sz w:val="24"/>
          <w:szCs w:val="24"/>
        </w:rPr>
        <w:t>, who was described as ‘</w:t>
      </w:r>
      <w:r w:rsidR="003A1C7A" w:rsidRPr="001F7A15">
        <w:rPr>
          <w:rFonts w:ascii="Times New Roman" w:hAnsi="Times New Roman" w:cs="Times New Roman"/>
          <w:sz w:val="24"/>
          <w:szCs w:val="24"/>
        </w:rPr>
        <w:t>[t]all, bald, informal and pleasantly approachable</w:t>
      </w:r>
      <w:r w:rsidR="00DC745B" w:rsidRPr="001F7A15">
        <w:rPr>
          <w:rFonts w:ascii="Times New Roman" w:hAnsi="Times New Roman" w:cs="Times New Roman"/>
          <w:sz w:val="24"/>
          <w:szCs w:val="24"/>
        </w:rPr>
        <w:t>’</w:t>
      </w:r>
      <w:r w:rsidR="003A1C7A" w:rsidRPr="001F7A15">
        <w:rPr>
          <w:rFonts w:ascii="Times New Roman" w:hAnsi="Times New Roman" w:cs="Times New Roman"/>
          <w:sz w:val="24"/>
          <w:szCs w:val="24"/>
        </w:rPr>
        <w:t>,</w:t>
      </w:r>
      <w:r w:rsidR="00E819F0" w:rsidRPr="001F7A15">
        <w:rPr>
          <w:rFonts w:ascii="Times New Roman" w:hAnsi="Times New Roman" w:cs="Times New Roman"/>
          <w:sz w:val="24"/>
          <w:szCs w:val="24"/>
        </w:rPr>
        <w:t xml:space="preserve"> ‘soft spoken’, ‘keen minded’ and enjoying ‘</w:t>
      </w:r>
      <w:r w:rsidR="003A1C7A" w:rsidRPr="001F7A15">
        <w:rPr>
          <w:rFonts w:ascii="Times New Roman" w:hAnsi="Times New Roman" w:cs="Times New Roman"/>
          <w:sz w:val="24"/>
          <w:szCs w:val="24"/>
        </w:rPr>
        <w:t>a reputation for being studious but not stuff</w:t>
      </w:r>
      <w:r w:rsidR="00E819F0" w:rsidRPr="001F7A15">
        <w:rPr>
          <w:rFonts w:ascii="Times New Roman" w:hAnsi="Times New Roman" w:cs="Times New Roman"/>
          <w:sz w:val="24"/>
          <w:szCs w:val="24"/>
        </w:rPr>
        <w:t>y’</w:t>
      </w:r>
      <w:r w:rsidR="003A1C7A" w:rsidRPr="001F7A15">
        <w:rPr>
          <w:rFonts w:ascii="Times New Roman" w:hAnsi="Times New Roman" w:cs="Times New Roman"/>
          <w:sz w:val="24"/>
          <w:szCs w:val="24"/>
        </w:rPr>
        <w:t xml:space="preserve"> (Black 1950: 56),</w:t>
      </w:r>
      <w:r w:rsidR="000023D5"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also gained a reputation as an important, and sometimes successful, mediator.</w:t>
      </w:r>
      <w:r w:rsidR="000158DB" w:rsidRPr="001F7A15">
        <w:rPr>
          <w:rFonts w:ascii="Times New Roman" w:hAnsi="Times New Roman" w:cs="Times New Roman"/>
          <w:sz w:val="24"/>
          <w:szCs w:val="24"/>
        </w:rPr>
        <w:t xml:space="preserve"> </w:t>
      </w:r>
      <w:r w:rsidR="00A20499" w:rsidRPr="001F7A15">
        <w:rPr>
          <w:rFonts w:ascii="Times New Roman" w:hAnsi="Times New Roman" w:cs="Times New Roman"/>
          <w:sz w:val="24"/>
          <w:szCs w:val="24"/>
        </w:rPr>
        <w:t>Davidson Sommers</w:t>
      </w:r>
      <w:r w:rsidR="000D5796" w:rsidRPr="001F7A15">
        <w:rPr>
          <w:rFonts w:ascii="Times New Roman" w:hAnsi="Times New Roman" w:cs="Times New Roman"/>
          <w:sz w:val="24"/>
          <w:szCs w:val="24"/>
        </w:rPr>
        <w:t xml:space="preserve"> (1989</w:t>
      </w:r>
      <w:r w:rsidR="00871792" w:rsidRPr="001F7A15">
        <w:rPr>
          <w:rFonts w:ascii="Times New Roman" w:hAnsi="Times New Roman" w:cs="Times New Roman"/>
          <w:sz w:val="24"/>
          <w:szCs w:val="24"/>
        </w:rPr>
        <w:t>: 50</w:t>
      </w:r>
      <w:r w:rsidR="000D5796" w:rsidRPr="001F7A15">
        <w:rPr>
          <w:rFonts w:ascii="Times New Roman" w:hAnsi="Times New Roman" w:cs="Times New Roman"/>
          <w:sz w:val="24"/>
          <w:szCs w:val="24"/>
        </w:rPr>
        <w:t>)</w:t>
      </w:r>
      <w:r w:rsidR="00A20499" w:rsidRPr="001F7A15">
        <w:rPr>
          <w:rFonts w:ascii="Times New Roman" w:hAnsi="Times New Roman" w:cs="Times New Roman"/>
          <w:sz w:val="24"/>
          <w:szCs w:val="24"/>
        </w:rPr>
        <w:t>, an attorney who work</w:t>
      </w:r>
      <w:r w:rsidR="000D5796" w:rsidRPr="001F7A15">
        <w:rPr>
          <w:rFonts w:ascii="Times New Roman" w:hAnsi="Times New Roman" w:cs="Times New Roman"/>
          <w:sz w:val="24"/>
          <w:szCs w:val="24"/>
        </w:rPr>
        <w:t>ed at the Bank for years, said: ‘</w:t>
      </w:r>
      <w:r w:rsidR="00A20499" w:rsidRPr="001F7A15">
        <w:rPr>
          <w:rFonts w:ascii="Times New Roman" w:hAnsi="Times New Roman" w:cs="Times New Roman"/>
          <w:sz w:val="24"/>
          <w:szCs w:val="24"/>
        </w:rPr>
        <w:t>B</w:t>
      </w:r>
      <w:r w:rsidR="000D5796" w:rsidRPr="001F7A15">
        <w:rPr>
          <w:rFonts w:ascii="Times New Roman" w:hAnsi="Times New Roman" w:cs="Times New Roman"/>
          <w:sz w:val="24"/>
          <w:szCs w:val="24"/>
        </w:rPr>
        <w:t xml:space="preserve">lack was brilliant in mediation’ and ‘very good in </w:t>
      </w:r>
      <w:proofErr w:type="gramStart"/>
      <w:r w:rsidR="000D5796" w:rsidRPr="001F7A15">
        <w:rPr>
          <w:rFonts w:ascii="Times New Roman" w:hAnsi="Times New Roman" w:cs="Times New Roman"/>
          <w:sz w:val="24"/>
          <w:szCs w:val="24"/>
        </w:rPr>
        <w:t>negotiations’</w:t>
      </w:r>
      <w:proofErr w:type="gramEnd"/>
      <w:r w:rsidR="00A20499"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D95E4C" w:rsidRPr="001F7A15">
        <w:rPr>
          <w:rFonts w:ascii="Times New Roman" w:hAnsi="Times New Roman" w:cs="Times New Roman"/>
          <w:sz w:val="24"/>
          <w:szCs w:val="24"/>
        </w:rPr>
        <w:t xml:space="preserve">He worked hard to </w:t>
      </w:r>
      <w:r w:rsidR="00827369" w:rsidRPr="001F7A15">
        <w:rPr>
          <w:rFonts w:ascii="Times New Roman" w:hAnsi="Times New Roman" w:cs="Times New Roman"/>
          <w:sz w:val="24"/>
          <w:szCs w:val="24"/>
        </w:rPr>
        <w:t xml:space="preserve">reconcile differences </w:t>
      </w:r>
      <w:r w:rsidR="005C48F7" w:rsidRPr="001F7A15">
        <w:rPr>
          <w:rFonts w:ascii="Times New Roman" w:hAnsi="Times New Roman" w:cs="Times New Roman"/>
          <w:sz w:val="24"/>
          <w:szCs w:val="24"/>
        </w:rPr>
        <w:t xml:space="preserve">between the British and the 1951 government </w:t>
      </w:r>
      <w:r w:rsidR="006E4293" w:rsidRPr="001F7A15">
        <w:rPr>
          <w:rFonts w:ascii="Times New Roman" w:hAnsi="Times New Roman" w:cs="Times New Roman"/>
          <w:sz w:val="24"/>
          <w:szCs w:val="24"/>
        </w:rPr>
        <w:t xml:space="preserve">of Mohammad Mossadegh </w:t>
      </w:r>
      <w:r w:rsidR="005C48F7" w:rsidRPr="001F7A15">
        <w:rPr>
          <w:rFonts w:ascii="Times New Roman" w:hAnsi="Times New Roman" w:cs="Times New Roman"/>
          <w:sz w:val="24"/>
          <w:szCs w:val="24"/>
        </w:rPr>
        <w:t>in Iran and</w:t>
      </w:r>
      <w:r w:rsidR="00D95E4C" w:rsidRPr="001F7A15">
        <w:rPr>
          <w:rFonts w:ascii="Times New Roman" w:hAnsi="Times New Roman" w:cs="Times New Roman"/>
          <w:sz w:val="24"/>
          <w:szCs w:val="24"/>
        </w:rPr>
        <w:t xml:space="preserve"> Indian and Pakistani differences over the Indus River Basin, </w:t>
      </w:r>
      <w:r w:rsidR="00790D47" w:rsidRPr="001F7A15">
        <w:rPr>
          <w:rFonts w:ascii="Times New Roman" w:hAnsi="Times New Roman" w:cs="Times New Roman"/>
          <w:sz w:val="24"/>
          <w:szCs w:val="24"/>
        </w:rPr>
        <w:t xml:space="preserve">to secure </w:t>
      </w:r>
      <w:r w:rsidR="005C48F7" w:rsidRPr="001F7A15">
        <w:rPr>
          <w:rFonts w:ascii="Times New Roman" w:hAnsi="Times New Roman" w:cs="Times New Roman"/>
          <w:sz w:val="24"/>
          <w:szCs w:val="24"/>
        </w:rPr>
        <w:t xml:space="preserve">Western </w:t>
      </w:r>
      <w:r w:rsidR="00790D47" w:rsidRPr="001F7A15">
        <w:rPr>
          <w:rFonts w:ascii="Times New Roman" w:hAnsi="Times New Roman" w:cs="Times New Roman"/>
          <w:sz w:val="24"/>
          <w:szCs w:val="24"/>
        </w:rPr>
        <w:t>funding for the Aswan High Dam in Egypt</w:t>
      </w:r>
      <w:r w:rsidR="00517829" w:rsidRPr="001F7A15">
        <w:rPr>
          <w:rFonts w:ascii="Times New Roman" w:hAnsi="Times New Roman" w:cs="Times New Roman"/>
          <w:sz w:val="24"/>
          <w:szCs w:val="24"/>
        </w:rPr>
        <w:t>,</w:t>
      </w:r>
      <w:r w:rsidR="00790D47" w:rsidRPr="001F7A15">
        <w:rPr>
          <w:rFonts w:ascii="Times New Roman" w:hAnsi="Times New Roman" w:cs="Times New Roman"/>
          <w:sz w:val="24"/>
          <w:szCs w:val="24"/>
        </w:rPr>
        <w:t xml:space="preserve"> and then </w:t>
      </w:r>
      <w:r w:rsidR="008F2BBD" w:rsidRPr="001F7A15">
        <w:rPr>
          <w:rFonts w:ascii="Times New Roman" w:hAnsi="Times New Roman" w:cs="Times New Roman"/>
          <w:sz w:val="24"/>
          <w:szCs w:val="24"/>
        </w:rPr>
        <w:t xml:space="preserve">to </w:t>
      </w:r>
      <w:r w:rsidR="00790D47" w:rsidRPr="001F7A15">
        <w:rPr>
          <w:rFonts w:ascii="Times New Roman" w:hAnsi="Times New Roman" w:cs="Times New Roman"/>
          <w:sz w:val="24"/>
          <w:szCs w:val="24"/>
        </w:rPr>
        <w:t xml:space="preserve">negotiate claims that arose </w:t>
      </w:r>
      <w:proofErr w:type="gramStart"/>
      <w:r w:rsidR="00790D47" w:rsidRPr="001F7A15">
        <w:rPr>
          <w:rFonts w:ascii="Times New Roman" w:hAnsi="Times New Roman" w:cs="Times New Roman"/>
          <w:sz w:val="24"/>
          <w:szCs w:val="24"/>
        </w:rPr>
        <w:t>as a consequenc</w:t>
      </w:r>
      <w:r w:rsidR="006E4293" w:rsidRPr="001F7A15">
        <w:rPr>
          <w:rFonts w:ascii="Times New Roman" w:hAnsi="Times New Roman" w:cs="Times New Roman"/>
          <w:sz w:val="24"/>
          <w:szCs w:val="24"/>
        </w:rPr>
        <w:t>e of</w:t>
      </w:r>
      <w:proofErr w:type="gramEnd"/>
      <w:r w:rsidR="006E4293" w:rsidRPr="001F7A15">
        <w:rPr>
          <w:rFonts w:ascii="Times New Roman" w:hAnsi="Times New Roman" w:cs="Times New Roman"/>
          <w:sz w:val="24"/>
          <w:szCs w:val="24"/>
        </w:rPr>
        <w:t xml:space="preserve"> the 1956 Suez C</w:t>
      </w:r>
      <w:r w:rsidR="001677A8" w:rsidRPr="001F7A15">
        <w:rPr>
          <w:rFonts w:ascii="Times New Roman" w:hAnsi="Times New Roman" w:cs="Times New Roman"/>
          <w:sz w:val="24"/>
          <w:szCs w:val="24"/>
        </w:rPr>
        <w:t>risis.</w:t>
      </w:r>
      <w:r w:rsidR="000158D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Black</w:t>
      </w:r>
      <w:r w:rsidR="00F2333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 xml:space="preserve">was quite upset when </w:t>
      </w:r>
      <w:r w:rsidR="006E4293" w:rsidRPr="001F7A15">
        <w:rPr>
          <w:rFonts w:ascii="Times New Roman" w:hAnsi="Times New Roman" w:cs="Times New Roman"/>
          <w:sz w:val="24"/>
          <w:szCs w:val="24"/>
        </w:rPr>
        <w:t>the US</w:t>
      </w:r>
      <w:r w:rsidR="000B1967" w:rsidRPr="001F7A15">
        <w:rPr>
          <w:rFonts w:ascii="Times New Roman" w:hAnsi="Times New Roman" w:cs="Times New Roman"/>
          <w:sz w:val="24"/>
          <w:szCs w:val="24"/>
        </w:rPr>
        <w:t xml:space="preserve"> withdre</w:t>
      </w:r>
      <w:r w:rsidR="00D8132C" w:rsidRPr="001F7A15">
        <w:rPr>
          <w:rFonts w:ascii="Times New Roman" w:hAnsi="Times New Roman" w:cs="Times New Roman"/>
          <w:sz w:val="24"/>
          <w:szCs w:val="24"/>
        </w:rPr>
        <w:t xml:space="preserve">w its funding for </w:t>
      </w:r>
      <w:r w:rsidR="00782862" w:rsidRPr="001F7A15">
        <w:rPr>
          <w:rFonts w:ascii="Times New Roman" w:hAnsi="Times New Roman" w:cs="Times New Roman"/>
          <w:sz w:val="24"/>
          <w:szCs w:val="24"/>
        </w:rPr>
        <w:t xml:space="preserve">the Aswan Dam for </w:t>
      </w:r>
      <w:r w:rsidR="00D8132C" w:rsidRPr="001F7A15">
        <w:rPr>
          <w:rFonts w:ascii="Times New Roman" w:hAnsi="Times New Roman" w:cs="Times New Roman"/>
          <w:sz w:val="24"/>
          <w:szCs w:val="24"/>
        </w:rPr>
        <w:t>what he saw to be purely political reason</w:t>
      </w:r>
      <w:r w:rsidR="00782862" w:rsidRPr="001F7A15">
        <w:rPr>
          <w:rFonts w:ascii="Times New Roman" w:hAnsi="Times New Roman" w:cs="Times New Roman"/>
          <w:sz w:val="24"/>
          <w:szCs w:val="24"/>
        </w:rPr>
        <w:t>s:</w:t>
      </w:r>
      <w:r w:rsidR="000158DB" w:rsidRPr="001F7A15">
        <w:rPr>
          <w:rFonts w:ascii="Times New Roman" w:hAnsi="Times New Roman" w:cs="Times New Roman"/>
          <w:sz w:val="24"/>
          <w:szCs w:val="24"/>
        </w:rPr>
        <w:t xml:space="preserve"> </w:t>
      </w:r>
      <w:r w:rsidR="006E4293" w:rsidRPr="001F7A15">
        <w:rPr>
          <w:rFonts w:ascii="Times New Roman" w:hAnsi="Times New Roman" w:cs="Times New Roman"/>
          <w:sz w:val="24"/>
          <w:szCs w:val="24"/>
        </w:rPr>
        <w:t>‘</w:t>
      </w:r>
      <w:r w:rsidR="00D8132C" w:rsidRPr="001F7A15">
        <w:rPr>
          <w:rFonts w:ascii="Times New Roman" w:hAnsi="Times New Roman" w:cs="Times New Roman"/>
          <w:sz w:val="24"/>
          <w:szCs w:val="24"/>
        </w:rPr>
        <w:t>I have never made a secret of the fact that the greatest disappointment in my life was when Secretary of State John Foster Dulles, after encouraging the World Bank to take on this project</w:t>
      </w:r>
      <w:r w:rsidR="006E4293" w:rsidRPr="001F7A15">
        <w:rPr>
          <w:rFonts w:ascii="Times New Roman" w:hAnsi="Times New Roman" w:cs="Times New Roman"/>
          <w:sz w:val="24"/>
          <w:szCs w:val="24"/>
        </w:rPr>
        <w:t xml:space="preserve"> </w:t>
      </w:r>
      <w:r w:rsidR="00D8132C" w:rsidRPr="001F7A15">
        <w:rPr>
          <w:rFonts w:ascii="Times New Roman" w:hAnsi="Times New Roman" w:cs="Times New Roman"/>
          <w:sz w:val="24"/>
          <w:szCs w:val="24"/>
        </w:rPr>
        <w:t>…</w:t>
      </w:r>
      <w:r w:rsidR="006E4293" w:rsidRPr="001F7A15">
        <w:rPr>
          <w:rFonts w:ascii="Times New Roman" w:hAnsi="Times New Roman" w:cs="Times New Roman"/>
          <w:sz w:val="24"/>
          <w:szCs w:val="24"/>
        </w:rPr>
        <w:t xml:space="preserve"> </w:t>
      </w:r>
      <w:r w:rsidR="00D8132C" w:rsidRPr="001F7A15">
        <w:rPr>
          <w:rFonts w:ascii="Times New Roman" w:hAnsi="Times New Roman" w:cs="Times New Roman"/>
          <w:sz w:val="24"/>
          <w:szCs w:val="24"/>
        </w:rPr>
        <w:t>withdrew the support of the U.S. government at the last minute.</w:t>
      </w:r>
      <w:r w:rsidR="000158DB" w:rsidRPr="001F7A15">
        <w:rPr>
          <w:rFonts w:ascii="Times New Roman" w:hAnsi="Times New Roman" w:cs="Times New Roman"/>
          <w:sz w:val="24"/>
          <w:szCs w:val="24"/>
        </w:rPr>
        <w:t xml:space="preserve"> </w:t>
      </w:r>
      <w:r w:rsidR="00D8132C" w:rsidRPr="001F7A15">
        <w:rPr>
          <w:rFonts w:ascii="Times New Roman" w:hAnsi="Times New Roman" w:cs="Times New Roman"/>
          <w:sz w:val="24"/>
          <w:szCs w:val="24"/>
        </w:rPr>
        <w:t>This was a decision with which I thoroug</w:t>
      </w:r>
      <w:r w:rsidR="006E4293" w:rsidRPr="001F7A15">
        <w:rPr>
          <w:rFonts w:ascii="Times New Roman" w:hAnsi="Times New Roman" w:cs="Times New Roman"/>
          <w:sz w:val="24"/>
          <w:szCs w:val="24"/>
        </w:rPr>
        <w:t>hly disagreed’ (Black</w:t>
      </w:r>
      <w:r w:rsidR="00782862" w:rsidRPr="001F7A15">
        <w:rPr>
          <w:rFonts w:ascii="Times New Roman" w:hAnsi="Times New Roman" w:cs="Times New Roman"/>
          <w:sz w:val="24"/>
          <w:szCs w:val="24"/>
        </w:rPr>
        <w:t xml:space="preserve"> 1969: 131).</w:t>
      </w:r>
      <w:r w:rsidR="000158D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Still</w:t>
      </w:r>
      <w:r w:rsidR="00517829" w:rsidRPr="001F7A15">
        <w:rPr>
          <w:rFonts w:ascii="Times New Roman" w:hAnsi="Times New Roman" w:cs="Times New Roman"/>
          <w:sz w:val="24"/>
          <w:szCs w:val="24"/>
        </w:rPr>
        <w:t>,</w:t>
      </w:r>
      <w:r w:rsidR="00782862" w:rsidRPr="001F7A15">
        <w:rPr>
          <w:rFonts w:ascii="Times New Roman" w:hAnsi="Times New Roman" w:cs="Times New Roman"/>
          <w:sz w:val="24"/>
          <w:szCs w:val="24"/>
        </w:rPr>
        <w:t xml:space="preserve"> Black</w:t>
      </w:r>
      <w:r w:rsidR="00D8132C" w:rsidRPr="001F7A15">
        <w:rPr>
          <w:rFonts w:ascii="Times New Roman" w:hAnsi="Times New Roman" w:cs="Times New Roman"/>
          <w:sz w:val="24"/>
          <w:szCs w:val="24"/>
        </w:rPr>
        <w:t xml:space="preserve"> agreed to negotiate claims </w:t>
      </w:r>
      <w:proofErr w:type="gramStart"/>
      <w:r w:rsidR="00D8132C" w:rsidRPr="001F7A15">
        <w:rPr>
          <w:rFonts w:ascii="Times New Roman" w:hAnsi="Times New Roman" w:cs="Times New Roman"/>
          <w:sz w:val="24"/>
          <w:szCs w:val="24"/>
        </w:rPr>
        <w:t>as a consequence of</w:t>
      </w:r>
      <w:proofErr w:type="gramEnd"/>
      <w:r w:rsidR="00D8132C" w:rsidRPr="001F7A15">
        <w:rPr>
          <w:rFonts w:ascii="Times New Roman" w:hAnsi="Times New Roman" w:cs="Times New Roman"/>
          <w:sz w:val="24"/>
          <w:szCs w:val="24"/>
        </w:rPr>
        <w:t xml:space="preserve"> the Suez Crisis </w:t>
      </w:r>
      <w:r w:rsidR="00F2333B" w:rsidRPr="001F7A15">
        <w:rPr>
          <w:rFonts w:ascii="Times New Roman" w:hAnsi="Times New Roman" w:cs="Times New Roman"/>
          <w:sz w:val="24"/>
          <w:szCs w:val="24"/>
        </w:rPr>
        <w:t>at the behest of UN Secretary-General Dag Hammarskjöld (Mason and Ashe</w:t>
      </w:r>
      <w:r w:rsidR="006E4293" w:rsidRPr="001F7A15">
        <w:rPr>
          <w:rFonts w:ascii="Times New Roman" w:hAnsi="Times New Roman" w:cs="Times New Roman"/>
          <w:sz w:val="24"/>
          <w:szCs w:val="24"/>
        </w:rPr>
        <w:t>r</w:t>
      </w:r>
      <w:r w:rsidR="00F2333B" w:rsidRPr="001F7A15">
        <w:rPr>
          <w:rFonts w:ascii="Times New Roman" w:hAnsi="Times New Roman" w:cs="Times New Roman"/>
          <w:sz w:val="24"/>
          <w:szCs w:val="24"/>
        </w:rPr>
        <w:t xml:space="preserve"> 1973: 641)</w:t>
      </w:r>
      <w:r w:rsidR="008F2BBD" w:rsidRPr="001F7A15">
        <w:rPr>
          <w:rFonts w:ascii="Times New Roman" w:hAnsi="Times New Roman" w:cs="Times New Roman"/>
          <w:sz w:val="24"/>
          <w:szCs w:val="24"/>
        </w:rPr>
        <w:t xml:space="preserve">, who had </w:t>
      </w:r>
      <w:r w:rsidR="005C48F7" w:rsidRPr="001F7A15">
        <w:rPr>
          <w:rFonts w:ascii="Times New Roman" w:hAnsi="Times New Roman" w:cs="Times New Roman"/>
          <w:sz w:val="24"/>
          <w:szCs w:val="24"/>
        </w:rPr>
        <w:t>conscious</w:t>
      </w:r>
      <w:r w:rsidR="008F2BBD" w:rsidRPr="001F7A15">
        <w:rPr>
          <w:rFonts w:ascii="Times New Roman" w:hAnsi="Times New Roman" w:cs="Times New Roman"/>
          <w:sz w:val="24"/>
          <w:szCs w:val="24"/>
        </w:rPr>
        <w:t>ly</w:t>
      </w:r>
      <w:r w:rsidR="005C48F7" w:rsidRPr="001F7A15">
        <w:rPr>
          <w:rFonts w:ascii="Times New Roman" w:hAnsi="Times New Roman" w:cs="Times New Roman"/>
          <w:sz w:val="24"/>
          <w:szCs w:val="24"/>
        </w:rPr>
        <w:t xml:space="preserve"> cultivated </w:t>
      </w:r>
      <w:r w:rsidR="00B70E77" w:rsidRPr="001F7A15">
        <w:rPr>
          <w:rFonts w:ascii="Times New Roman" w:hAnsi="Times New Roman" w:cs="Times New Roman"/>
          <w:sz w:val="24"/>
          <w:szCs w:val="24"/>
        </w:rPr>
        <w:t>improved relations</w:t>
      </w:r>
      <w:r w:rsidR="005C48F7" w:rsidRPr="001F7A15">
        <w:rPr>
          <w:rFonts w:ascii="Times New Roman" w:hAnsi="Times New Roman" w:cs="Times New Roman"/>
          <w:sz w:val="24"/>
          <w:szCs w:val="24"/>
        </w:rPr>
        <w:t xml:space="preserve"> with Black, a fairly vivid contrast betwe</w:t>
      </w:r>
      <w:r w:rsidR="008F2BBD" w:rsidRPr="001F7A15">
        <w:rPr>
          <w:rFonts w:ascii="Times New Roman" w:hAnsi="Times New Roman" w:cs="Times New Roman"/>
          <w:sz w:val="24"/>
          <w:szCs w:val="24"/>
        </w:rPr>
        <w:t xml:space="preserve">en the </w:t>
      </w:r>
      <w:r w:rsidR="00C439B6" w:rsidRPr="001F7A15">
        <w:rPr>
          <w:rFonts w:ascii="Times New Roman" w:hAnsi="Times New Roman" w:cs="Times New Roman"/>
          <w:sz w:val="24"/>
          <w:szCs w:val="24"/>
        </w:rPr>
        <w:t xml:space="preserve">World </w:t>
      </w:r>
      <w:r w:rsidR="008F2BBD" w:rsidRPr="001F7A15">
        <w:rPr>
          <w:rFonts w:ascii="Times New Roman" w:hAnsi="Times New Roman" w:cs="Times New Roman"/>
          <w:sz w:val="24"/>
          <w:szCs w:val="24"/>
        </w:rPr>
        <w:t xml:space="preserve">Bank’s presidents and </w:t>
      </w:r>
      <w:r w:rsidR="00411794" w:rsidRPr="001F7A15">
        <w:rPr>
          <w:rFonts w:ascii="Times New Roman" w:hAnsi="Times New Roman" w:cs="Times New Roman"/>
          <w:sz w:val="24"/>
          <w:szCs w:val="24"/>
        </w:rPr>
        <w:t>Hammarskjöld’s predecessor</w:t>
      </w:r>
      <w:r w:rsidR="005C48F7" w:rsidRPr="001F7A15">
        <w:rPr>
          <w:rFonts w:ascii="Times New Roman" w:hAnsi="Times New Roman" w:cs="Times New Roman"/>
          <w:sz w:val="24"/>
          <w:szCs w:val="24"/>
        </w:rPr>
        <w:t>, Trygve Lie</w:t>
      </w:r>
      <w:r w:rsidR="00F2333B" w:rsidRPr="001F7A15">
        <w:rPr>
          <w:rFonts w:ascii="Times New Roman" w:hAnsi="Times New Roman" w:cs="Times New Roman"/>
          <w:sz w:val="24"/>
          <w:szCs w:val="24"/>
        </w:rPr>
        <w:t xml:space="preserve">. </w:t>
      </w:r>
      <w:r w:rsidR="005C48F7" w:rsidRPr="001F7A15">
        <w:rPr>
          <w:rFonts w:ascii="Times New Roman" w:hAnsi="Times New Roman" w:cs="Times New Roman"/>
          <w:sz w:val="24"/>
          <w:szCs w:val="24"/>
        </w:rPr>
        <w:t>Black, himself, was aware that the Bank’s reputation on Wall Street had become se</w:t>
      </w:r>
      <w:r w:rsidR="006E4293" w:rsidRPr="001F7A15">
        <w:rPr>
          <w:rFonts w:ascii="Times New Roman" w:hAnsi="Times New Roman" w:cs="Times New Roman"/>
          <w:sz w:val="24"/>
          <w:szCs w:val="24"/>
        </w:rPr>
        <w:t>cure enough to ‘</w:t>
      </w:r>
      <w:r w:rsidR="005C48F7" w:rsidRPr="001F7A15">
        <w:rPr>
          <w:rFonts w:ascii="Times New Roman" w:hAnsi="Times New Roman" w:cs="Times New Roman"/>
          <w:sz w:val="24"/>
          <w:szCs w:val="24"/>
        </w:rPr>
        <w:t xml:space="preserve">withstand the apparent stigma </w:t>
      </w:r>
      <w:r w:rsidR="006E4293" w:rsidRPr="001F7A15">
        <w:rPr>
          <w:rFonts w:ascii="Times New Roman" w:hAnsi="Times New Roman" w:cs="Times New Roman"/>
          <w:sz w:val="24"/>
          <w:szCs w:val="24"/>
        </w:rPr>
        <w:t>of better relations with the UN’</w:t>
      </w:r>
      <w:r w:rsidR="005C48F7" w:rsidRPr="001F7A15">
        <w:rPr>
          <w:rFonts w:ascii="Times New Roman" w:hAnsi="Times New Roman" w:cs="Times New Roman"/>
          <w:sz w:val="24"/>
          <w:szCs w:val="24"/>
        </w:rPr>
        <w:t xml:space="preserve"> (</w:t>
      </w:r>
      <w:r w:rsidR="006E4293" w:rsidRPr="001F7A15">
        <w:rPr>
          <w:rFonts w:ascii="Times New Roman" w:hAnsi="Times New Roman" w:cs="Times New Roman"/>
          <w:sz w:val="24"/>
          <w:szCs w:val="24"/>
        </w:rPr>
        <w:t>Mason and Asher</w:t>
      </w:r>
      <w:r w:rsidR="00782862" w:rsidRPr="001F7A15">
        <w:rPr>
          <w:rFonts w:ascii="Times New Roman" w:hAnsi="Times New Roman" w:cs="Times New Roman"/>
          <w:sz w:val="24"/>
          <w:szCs w:val="24"/>
        </w:rPr>
        <w:t xml:space="preserve"> 1973: 565).</w:t>
      </w:r>
      <w:r w:rsidR="000158DB" w:rsidRPr="001F7A15">
        <w:rPr>
          <w:rFonts w:ascii="Times New Roman" w:hAnsi="Times New Roman" w:cs="Times New Roman"/>
          <w:sz w:val="24"/>
          <w:szCs w:val="24"/>
        </w:rPr>
        <w:t xml:space="preserve"> </w:t>
      </w:r>
      <w:r w:rsidR="00782862" w:rsidRPr="001F7A15">
        <w:rPr>
          <w:rFonts w:ascii="Times New Roman" w:hAnsi="Times New Roman" w:cs="Times New Roman"/>
          <w:sz w:val="24"/>
          <w:szCs w:val="24"/>
        </w:rPr>
        <w:t xml:space="preserve">But </w:t>
      </w:r>
      <w:proofErr w:type="gramStart"/>
      <w:r w:rsidR="00782862" w:rsidRPr="001F7A15">
        <w:rPr>
          <w:rFonts w:ascii="Times New Roman" w:hAnsi="Times New Roman" w:cs="Times New Roman"/>
          <w:sz w:val="24"/>
          <w:szCs w:val="24"/>
        </w:rPr>
        <w:t>i</w:t>
      </w:r>
      <w:r w:rsidR="006E4293" w:rsidRPr="001F7A15">
        <w:rPr>
          <w:rFonts w:ascii="Times New Roman" w:hAnsi="Times New Roman" w:cs="Times New Roman"/>
          <w:sz w:val="24"/>
          <w:szCs w:val="24"/>
        </w:rPr>
        <w:t>n spite of</w:t>
      </w:r>
      <w:proofErr w:type="gramEnd"/>
      <w:r w:rsidR="006E4293" w:rsidRPr="001F7A15">
        <w:rPr>
          <w:rFonts w:ascii="Times New Roman" w:hAnsi="Times New Roman" w:cs="Times New Roman"/>
          <w:sz w:val="24"/>
          <w:szCs w:val="24"/>
        </w:rPr>
        <w:t xml:space="preserve"> Black’s ‘</w:t>
      </w:r>
      <w:r w:rsidR="00EF01B0" w:rsidRPr="001F7A15">
        <w:rPr>
          <w:rFonts w:ascii="Times New Roman" w:hAnsi="Times New Roman" w:cs="Times New Roman"/>
          <w:sz w:val="24"/>
          <w:szCs w:val="24"/>
        </w:rPr>
        <w:t>cordial personal relationship’</w:t>
      </w:r>
      <w:r w:rsidR="00753D50" w:rsidRPr="001F7A15">
        <w:rPr>
          <w:rFonts w:ascii="Times New Roman" w:hAnsi="Times New Roman" w:cs="Times New Roman"/>
          <w:sz w:val="24"/>
          <w:szCs w:val="24"/>
        </w:rPr>
        <w:t xml:space="preserve"> with Hammarskjöld, he politely rejected the latter’s suggestion that the IDA have a special relationsh</w:t>
      </w:r>
      <w:r w:rsidR="00EF01B0" w:rsidRPr="001F7A15">
        <w:rPr>
          <w:rFonts w:ascii="Times New Roman" w:hAnsi="Times New Roman" w:cs="Times New Roman"/>
          <w:sz w:val="24"/>
          <w:szCs w:val="24"/>
        </w:rPr>
        <w:t>ip with the UN</w:t>
      </w:r>
      <w:r w:rsidR="00871792" w:rsidRPr="001F7A15">
        <w:rPr>
          <w:rFonts w:ascii="Times New Roman" w:hAnsi="Times New Roman" w:cs="Times New Roman"/>
          <w:sz w:val="24"/>
          <w:szCs w:val="24"/>
        </w:rPr>
        <w:t>. It was Black’s view that ‘</w:t>
      </w:r>
      <w:r w:rsidR="009D6D9A" w:rsidRPr="001F7A15">
        <w:rPr>
          <w:rFonts w:ascii="Times New Roman" w:hAnsi="Times New Roman" w:cs="Times New Roman"/>
          <w:sz w:val="24"/>
          <w:szCs w:val="24"/>
        </w:rPr>
        <w:t>the formal institutional links between IDA and the United Na</w:t>
      </w:r>
      <w:r w:rsidR="00C27B06" w:rsidRPr="001F7A15">
        <w:rPr>
          <w:rFonts w:ascii="Times New Roman" w:hAnsi="Times New Roman" w:cs="Times New Roman"/>
          <w:sz w:val="24"/>
          <w:szCs w:val="24"/>
        </w:rPr>
        <w:t>tions and other specialized agen</w:t>
      </w:r>
      <w:r w:rsidR="009D6D9A" w:rsidRPr="001F7A15">
        <w:rPr>
          <w:rFonts w:ascii="Times New Roman" w:hAnsi="Times New Roman" w:cs="Times New Roman"/>
          <w:sz w:val="24"/>
          <w:szCs w:val="24"/>
        </w:rPr>
        <w:t xml:space="preserve">cies should follow the same </w:t>
      </w:r>
      <w:r w:rsidR="00C20DE2" w:rsidRPr="001F7A15">
        <w:rPr>
          <w:rFonts w:ascii="Times New Roman" w:hAnsi="Times New Roman" w:cs="Times New Roman"/>
          <w:sz w:val="24"/>
          <w:szCs w:val="24"/>
        </w:rPr>
        <w:t>pattern as has</w:t>
      </w:r>
      <w:r w:rsidR="009D6D9A" w:rsidRPr="001F7A15">
        <w:rPr>
          <w:rFonts w:ascii="Times New Roman" w:hAnsi="Times New Roman" w:cs="Times New Roman"/>
          <w:sz w:val="24"/>
          <w:szCs w:val="24"/>
        </w:rPr>
        <w:t xml:space="preserve"> been establi</w:t>
      </w:r>
      <w:r w:rsidR="00DC745B" w:rsidRPr="001F7A15">
        <w:rPr>
          <w:rFonts w:ascii="Times New Roman" w:hAnsi="Times New Roman" w:cs="Times New Roman"/>
          <w:sz w:val="24"/>
          <w:szCs w:val="24"/>
        </w:rPr>
        <w:t>s</w:t>
      </w:r>
      <w:r w:rsidR="009D6D9A" w:rsidRPr="001F7A15">
        <w:rPr>
          <w:rFonts w:ascii="Times New Roman" w:hAnsi="Times New Roman" w:cs="Times New Roman"/>
          <w:sz w:val="24"/>
          <w:szCs w:val="24"/>
        </w:rPr>
        <w:t>hed in the case of the Bank</w:t>
      </w:r>
      <w:r w:rsidR="00871792" w:rsidRPr="001F7A15">
        <w:rPr>
          <w:rFonts w:ascii="Times New Roman" w:hAnsi="Times New Roman" w:cs="Times New Roman"/>
          <w:sz w:val="24"/>
          <w:szCs w:val="24"/>
        </w:rPr>
        <w:t>’</w:t>
      </w:r>
      <w:r w:rsidR="00EF01B0" w:rsidRPr="001F7A15">
        <w:rPr>
          <w:rFonts w:ascii="Times New Roman" w:hAnsi="Times New Roman" w:cs="Times New Roman"/>
          <w:sz w:val="24"/>
          <w:szCs w:val="24"/>
        </w:rPr>
        <w:t xml:space="preserve"> (Mason and Asher</w:t>
      </w:r>
      <w:r w:rsidR="00753D50" w:rsidRPr="001F7A15">
        <w:rPr>
          <w:rFonts w:ascii="Times New Roman" w:hAnsi="Times New Roman" w:cs="Times New Roman"/>
          <w:sz w:val="24"/>
          <w:szCs w:val="24"/>
        </w:rPr>
        <w:t xml:space="preserve"> 1973: 569 and 749).</w:t>
      </w:r>
      <w:r w:rsidR="000158DB" w:rsidRPr="001F7A15">
        <w:rPr>
          <w:rFonts w:ascii="Times New Roman" w:hAnsi="Times New Roman" w:cs="Times New Roman"/>
          <w:sz w:val="24"/>
          <w:szCs w:val="24"/>
        </w:rPr>
        <w:t xml:space="preserve"> </w:t>
      </w:r>
      <w:r w:rsidR="003D65FD" w:rsidRPr="001F7A15">
        <w:rPr>
          <w:rFonts w:ascii="Times New Roman" w:hAnsi="Times New Roman" w:cs="Times New Roman"/>
          <w:sz w:val="24"/>
          <w:szCs w:val="24"/>
        </w:rPr>
        <w:t xml:space="preserve">This </w:t>
      </w:r>
      <w:proofErr w:type="gramStart"/>
      <w:r w:rsidR="003D65FD" w:rsidRPr="001F7A15">
        <w:rPr>
          <w:rFonts w:ascii="Times New Roman" w:hAnsi="Times New Roman" w:cs="Times New Roman"/>
          <w:sz w:val="24"/>
          <w:szCs w:val="24"/>
        </w:rPr>
        <w:t>is in contrast to</w:t>
      </w:r>
      <w:proofErr w:type="gramEnd"/>
      <w:r w:rsidR="003D65FD" w:rsidRPr="001F7A15">
        <w:rPr>
          <w:rFonts w:ascii="Times New Roman" w:hAnsi="Times New Roman" w:cs="Times New Roman"/>
          <w:sz w:val="24"/>
          <w:szCs w:val="24"/>
        </w:rPr>
        <w:t xml:space="preserve"> his receptiveness</w:t>
      </w:r>
      <w:r w:rsidR="00EF01B0" w:rsidRPr="001F7A15">
        <w:rPr>
          <w:rFonts w:ascii="Times New Roman" w:hAnsi="Times New Roman" w:cs="Times New Roman"/>
          <w:sz w:val="24"/>
          <w:szCs w:val="24"/>
        </w:rPr>
        <w:t xml:space="preserve"> to International </w:t>
      </w:r>
      <w:proofErr w:type="spellStart"/>
      <w:r w:rsidR="00EF01B0" w:rsidRPr="001F7A15">
        <w:rPr>
          <w:rFonts w:ascii="Times New Roman" w:hAnsi="Times New Roman" w:cs="Times New Roman"/>
          <w:sz w:val="24"/>
          <w:szCs w:val="24"/>
        </w:rPr>
        <w:t>Labour</w:t>
      </w:r>
      <w:proofErr w:type="spellEnd"/>
      <w:r w:rsidR="00EF01B0" w:rsidRPr="001F7A15">
        <w:rPr>
          <w:rFonts w:ascii="Times New Roman" w:hAnsi="Times New Roman" w:cs="Times New Roman"/>
          <w:sz w:val="24"/>
          <w:szCs w:val="24"/>
        </w:rPr>
        <w:t xml:space="preserve"> Organiz</w:t>
      </w:r>
      <w:r w:rsidR="003D65FD" w:rsidRPr="001F7A15">
        <w:rPr>
          <w:rFonts w:ascii="Times New Roman" w:hAnsi="Times New Roman" w:cs="Times New Roman"/>
          <w:sz w:val="24"/>
          <w:szCs w:val="24"/>
        </w:rPr>
        <w:t xml:space="preserve">ation (ILO) Director-General David A. Morse’s overture to him to have the ILO and </w:t>
      </w:r>
      <w:r w:rsidR="00C439B6" w:rsidRPr="001F7A15">
        <w:rPr>
          <w:rFonts w:ascii="Times New Roman" w:hAnsi="Times New Roman" w:cs="Times New Roman"/>
          <w:sz w:val="24"/>
          <w:szCs w:val="24"/>
        </w:rPr>
        <w:t xml:space="preserve">World </w:t>
      </w:r>
      <w:r w:rsidR="003D65FD" w:rsidRPr="001F7A15">
        <w:rPr>
          <w:rFonts w:ascii="Times New Roman" w:hAnsi="Times New Roman" w:cs="Times New Roman"/>
          <w:sz w:val="24"/>
          <w:szCs w:val="24"/>
        </w:rPr>
        <w:t>Bank set up an International In</w:t>
      </w:r>
      <w:r w:rsidR="008F2BBD" w:rsidRPr="001F7A15">
        <w:rPr>
          <w:rFonts w:ascii="Times New Roman" w:hAnsi="Times New Roman" w:cs="Times New Roman"/>
          <w:sz w:val="24"/>
          <w:szCs w:val="24"/>
        </w:rPr>
        <w:t>stitute for Building Loans, which</w:t>
      </w:r>
      <w:r w:rsidR="003D65FD" w:rsidRPr="001F7A15">
        <w:rPr>
          <w:rFonts w:ascii="Times New Roman" w:hAnsi="Times New Roman" w:cs="Times New Roman"/>
          <w:sz w:val="24"/>
          <w:szCs w:val="24"/>
        </w:rPr>
        <w:t xml:space="preserve"> would make mortgages available for lower </w:t>
      </w:r>
      <w:r w:rsidR="003D65FD" w:rsidRPr="001F7A15">
        <w:rPr>
          <w:rFonts w:ascii="Times New Roman" w:hAnsi="Times New Roman" w:cs="Times New Roman"/>
          <w:sz w:val="24"/>
          <w:szCs w:val="24"/>
        </w:rPr>
        <w:lastRenderedPageBreak/>
        <w:t>income groups.</w:t>
      </w:r>
      <w:r w:rsidR="000158DB" w:rsidRPr="001F7A15">
        <w:rPr>
          <w:rFonts w:ascii="Times New Roman" w:hAnsi="Times New Roman" w:cs="Times New Roman"/>
          <w:sz w:val="24"/>
          <w:szCs w:val="24"/>
        </w:rPr>
        <w:t xml:space="preserve"> </w:t>
      </w:r>
      <w:r w:rsidR="003D65FD" w:rsidRPr="001F7A15">
        <w:rPr>
          <w:rFonts w:ascii="Times New Roman" w:hAnsi="Times New Roman" w:cs="Times New Roman"/>
          <w:sz w:val="24"/>
          <w:szCs w:val="24"/>
        </w:rPr>
        <w:t>Black recognized that the building sector was important for employment and econom</w:t>
      </w:r>
      <w:r w:rsidR="00782862" w:rsidRPr="001F7A15">
        <w:rPr>
          <w:rFonts w:ascii="Times New Roman" w:hAnsi="Times New Roman" w:cs="Times New Roman"/>
          <w:sz w:val="24"/>
          <w:szCs w:val="24"/>
        </w:rPr>
        <w:t>ic growth</w:t>
      </w:r>
      <w:r w:rsidR="003D65FD" w:rsidRPr="001F7A15">
        <w:rPr>
          <w:rFonts w:ascii="Times New Roman" w:hAnsi="Times New Roman" w:cs="Times New Roman"/>
          <w:sz w:val="24"/>
          <w:szCs w:val="24"/>
        </w:rPr>
        <w:t xml:space="preserve">. </w:t>
      </w:r>
    </w:p>
    <w:p w14:paraId="002BE5F2" w14:textId="77777777" w:rsidR="00517829" w:rsidRPr="001F7A15" w:rsidRDefault="0079087A"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Throughout </w:t>
      </w:r>
      <w:r w:rsidR="00EF01B0" w:rsidRPr="001F7A15">
        <w:rPr>
          <w:rFonts w:ascii="Times New Roman" w:hAnsi="Times New Roman" w:cs="Times New Roman"/>
          <w:sz w:val="24"/>
          <w:szCs w:val="24"/>
        </w:rPr>
        <w:t>Black’s</w:t>
      </w:r>
      <w:r w:rsidR="007D492B" w:rsidRPr="001F7A15">
        <w:rPr>
          <w:rFonts w:ascii="Times New Roman" w:hAnsi="Times New Roman" w:cs="Times New Roman"/>
          <w:sz w:val="24"/>
          <w:szCs w:val="24"/>
        </w:rPr>
        <w:t xml:space="preserve"> thirteen</w:t>
      </w:r>
      <w:r w:rsidRPr="001F7A15">
        <w:rPr>
          <w:rFonts w:ascii="Times New Roman" w:hAnsi="Times New Roman" w:cs="Times New Roman"/>
          <w:sz w:val="24"/>
          <w:szCs w:val="24"/>
        </w:rPr>
        <w:t xml:space="preserve"> years as President, the </w:t>
      </w:r>
      <w:r w:rsidR="00900484" w:rsidRPr="001F7A15">
        <w:rPr>
          <w:rFonts w:ascii="Times New Roman" w:hAnsi="Times New Roman" w:cs="Times New Roman"/>
          <w:sz w:val="24"/>
          <w:szCs w:val="24"/>
        </w:rPr>
        <w:t xml:space="preserve">World </w:t>
      </w:r>
      <w:r w:rsidRPr="001F7A15">
        <w:rPr>
          <w:rFonts w:ascii="Times New Roman" w:hAnsi="Times New Roman" w:cs="Times New Roman"/>
          <w:sz w:val="24"/>
          <w:szCs w:val="24"/>
        </w:rPr>
        <w:t>Bank grew consistently.</w:t>
      </w:r>
      <w:r w:rsidR="000158DB" w:rsidRPr="001F7A15">
        <w:rPr>
          <w:rFonts w:ascii="Times New Roman" w:hAnsi="Times New Roman" w:cs="Times New Roman"/>
          <w:sz w:val="24"/>
          <w:szCs w:val="24"/>
        </w:rPr>
        <w:t xml:space="preserve"> </w:t>
      </w:r>
      <w:r w:rsidR="007D492B" w:rsidRPr="001F7A15">
        <w:rPr>
          <w:rFonts w:ascii="Times New Roman" w:hAnsi="Times New Roman" w:cs="Times New Roman"/>
          <w:sz w:val="24"/>
          <w:szCs w:val="24"/>
        </w:rPr>
        <w:t xml:space="preserve">In that time the Bank </w:t>
      </w:r>
      <w:r w:rsidR="00517829" w:rsidRPr="001F7A15">
        <w:rPr>
          <w:rFonts w:ascii="Times New Roman" w:hAnsi="Times New Roman" w:cs="Times New Roman"/>
          <w:sz w:val="24"/>
          <w:szCs w:val="24"/>
        </w:rPr>
        <w:t xml:space="preserve">was </w:t>
      </w:r>
      <w:r w:rsidR="007D492B" w:rsidRPr="001F7A15">
        <w:rPr>
          <w:rFonts w:ascii="Times New Roman" w:hAnsi="Times New Roman" w:cs="Times New Roman"/>
          <w:sz w:val="24"/>
          <w:szCs w:val="24"/>
        </w:rPr>
        <w:t xml:space="preserve">transformed from a relatively unknown institution with a potential for making a modest difference in the world to one that </w:t>
      </w:r>
      <w:r w:rsidR="00517829" w:rsidRPr="001F7A15">
        <w:rPr>
          <w:rFonts w:ascii="Times New Roman" w:hAnsi="Times New Roman" w:cs="Times New Roman"/>
          <w:sz w:val="24"/>
          <w:szCs w:val="24"/>
        </w:rPr>
        <w:t xml:space="preserve">was viewed </w:t>
      </w:r>
      <w:r w:rsidR="007D492B" w:rsidRPr="001F7A15">
        <w:rPr>
          <w:rFonts w:ascii="Times New Roman" w:hAnsi="Times New Roman" w:cs="Times New Roman"/>
          <w:sz w:val="24"/>
          <w:szCs w:val="24"/>
        </w:rPr>
        <w:t>by many as having already made a significant difference.</w:t>
      </w:r>
      <w:r w:rsidR="000158DB" w:rsidRPr="001F7A15">
        <w:rPr>
          <w:rFonts w:ascii="Times New Roman" w:hAnsi="Times New Roman" w:cs="Times New Roman"/>
          <w:sz w:val="24"/>
          <w:szCs w:val="24"/>
        </w:rPr>
        <w:t xml:space="preserve"> </w:t>
      </w:r>
      <w:r w:rsidR="008F2BBD" w:rsidRPr="001F7A15">
        <w:rPr>
          <w:rFonts w:ascii="Times New Roman" w:hAnsi="Times New Roman" w:cs="Times New Roman"/>
          <w:sz w:val="24"/>
          <w:szCs w:val="24"/>
        </w:rPr>
        <w:t>Its membership increased,</w:t>
      </w:r>
      <w:r w:rsidR="007D492B" w:rsidRPr="001F7A15">
        <w:rPr>
          <w:rFonts w:ascii="Times New Roman" w:hAnsi="Times New Roman" w:cs="Times New Roman"/>
          <w:sz w:val="24"/>
          <w:szCs w:val="24"/>
        </w:rPr>
        <w:t xml:space="preserve"> its resources</w:t>
      </w:r>
      <w:r w:rsidR="008F2BBD" w:rsidRPr="001F7A15">
        <w:rPr>
          <w:rFonts w:ascii="Times New Roman" w:hAnsi="Times New Roman" w:cs="Times New Roman"/>
          <w:sz w:val="24"/>
          <w:szCs w:val="24"/>
        </w:rPr>
        <w:t xml:space="preserve"> </w:t>
      </w:r>
      <w:proofErr w:type="gramStart"/>
      <w:r w:rsidR="008F2BBD" w:rsidRPr="001F7A15">
        <w:rPr>
          <w:rFonts w:ascii="Times New Roman" w:hAnsi="Times New Roman" w:cs="Times New Roman"/>
          <w:sz w:val="24"/>
          <w:szCs w:val="24"/>
        </w:rPr>
        <w:t>increased</w:t>
      </w:r>
      <w:proofErr w:type="gramEnd"/>
      <w:r w:rsidR="008F2BBD" w:rsidRPr="001F7A15">
        <w:rPr>
          <w:rFonts w:ascii="Times New Roman" w:hAnsi="Times New Roman" w:cs="Times New Roman"/>
          <w:sz w:val="24"/>
          <w:szCs w:val="24"/>
        </w:rPr>
        <w:t xml:space="preserve"> and</w:t>
      </w:r>
      <w:r w:rsidR="007D492B" w:rsidRPr="001F7A15">
        <w:rPr>
          <w:rFonts w:ascii="Times New Roman" w:hAnsi="Times New Roman" w:cs="Times New Roman"/>
          <w:sz w:val="24"/>
          <w:szCs w:val="24"/>
        </w:rPr>
        <w:t xml:space="preserve"> its technical advice </w:t>
      </w:r>
      <w:r w:rsidR="00517829" w:rsidRPr="001F7A15">
        <w:rPr>
          <w:rFonts w:ascii="Times New Roman" w:hAnsi="Times New Roman" w:cs="Times New Roman"/>
          <w:sz w:val="24"/>
          <w:szCs w:val="24"/>
        </w:rPr>
        <w:t>came</w:t>
      </w:r>
      <w:r w:rsidR="007D492B" w:rsidRPr="001F7A15">
        <w:rPr>
          <w:rFonts w:ascii="Times New Roman" w:hAnsi="Times New Roman" w:cs="Times New Roman"/>
          <w:sz w:val="24"/>
          <w:szCs w:val="24"/>
        </w:rPr>
        <w:t xml:space="preserve"> to be seen as almost as important as its loans.</w:t>
      </w:r>
      <w:r w:rsidR="000158DB" w:rsidRPr="001F7A15">
        <w:rPr>
          <w:rFonts w:ascii="Times New Roman" w:hAnsi="Times New Roman" w:cs="Times New Roman"/>
          <w:sz w:val="24"/>
          <w:szCs w:val="24"/>
        </w:rPr>
        <w:t xml:space="preserve"> </w:t>
      </w:r>
      <w:r w:rsidR="00EF01B0" w:rsidRPr="001F7A15">
        <w:rPr>
          <w:rFonts w:ascii="Times New Roman" w:hAnsi="Times New Roman" w:cs="Times New Roman"/>
          <w:sz w:val="24"/>
          <w:szCs w:val="24"/>
        </w:rPr>
        <w:t>Black (1960) spoke of ‘development diplomats’</w:t>
      </w:r>
      <w:r w:rsidR="007D492B" w:rsidRPr="001F7A15">
        <w:rPr>
          <w:rFonts w:ascii="Times New Roman" w:hAnsi="Times New Roman" w:cs="Times New Roman"/>
          <w:sz w:val="24"/>
          <w:szCs w:val="24"/>
        </w:rPr>
        <w:t>, those who illuminate choices so that politicians and civil servants, especially in economically less developed countries, could weigh the costs and benefits of alternativ</w:t>
      </w:r>
      <w:r w:rsidR="00EF01B0" w:rsidRPr="001F7A15">
        <w:rPr>
          <w:rFonts w:ascii="Times New Roman" w:hAnsi="Times New Roman" w:cs="Times New Roman"/>
          <w:sz w:val="24"/>
          <w:szCs w:val="24"/>
        </w:rPr>
        <w:t>e courses of action</w:t>
      </w:r>
      <w:r w:rsidR="007D492B" w:rsidRPr="001F7A15">
        <w:rPr>
          <w:rFonts w:ascii="Times New Roman" w:hAnsi="Times New Roman" w:cs="Times New Roman"/>
          <w:sz w:val="24"/>
          <w:szCs w:val="24"/>
        </w:rPr>
        <w:t>.</w:t>
      </w:r>
      <w:r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The World Bank’s</w:t>
      </w:r>
      <w:r w:rsidRPr="001F7A15">
        <w:rPr>
          <w:rFonts w:ascii="Times New Roman" w:hAnsi="Times New Roman" w:cs="Times New Roman"/>
          <w:sz w:val="24"/>
          <w:szCs w:val="24"/>
        </w:rPr>
        <w:t xml:space="preserve"> primary activity was financing infrastructure projects, which were </w:t>
      </w:r>
      <w:proofErr w:type="gramStart"/>
      <w:r w:rsidRPr="001F7A15">
        <w:rPr>
          <w:rFonts w:ascii="Times New Roman" w:hAnsi="Times New Roman" w:cs="Times New Roman"/>
          <w:sz w:val="24"/>
          <w:szCs w:val="24"/>
        </w:rPr>
        <w:t>large in size</w:t>
      </w:r>
      <w:proofErr w:type="gramEnd"/>
      <w:r w:rsidRPr="001F7A15">
        <w:rPr>
          <w:rFonts w:ascii="Times New Roman" w:hAnsi="Times New Roman" w:cs="Times New Roman"/>
          <w:sz w:val="24"/>
          <w:szCs w:val="24"/>
        </w:rPr>
        <w:t xml:space="preserve"> and capital intensive, destined to last a long time:</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dams, roads, railroads and power plants.</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During the 1950s more than 80</w:t>
      </w:r>
      <w:r w:rsidR="00020797" w:rsidRPr="001F7A15">
        <w:rPr>
          <w:rFonts w:ascii="Times New Roman" w:hAnsi="Times New Roman" w:cs="Times New Roman"/>
          <w:sz w:val="24"/>
          <w:szCs w:val="24"/>
        </w:rPr>
        <w:t xml:space="preserve"> per cent</w:t>
      </w:r>
      <w:r w:rsidRPr="001F7A15">
        <w:rPr>
          <w:rFonts w:ascii="Times New Roman" w:hAnsi="Times New Roman" w:cs="Times New Roman"/>
          <w:sz w:val="24"/>
          <w:szCs w:val="24"/>
        </w:rPr>
        <w:t xml:space="preserve"> of the investments in economically less developed countries went to the energy and transport sectors.</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The preference was for financing single and well-defined development projects, as contrasted to more general programmatic frameworks.</w:t>
      </w:r>
      <w:r w:rsidR="000158DB" w:rsidRPr="001F7A15">
        <w:rPr>
          <w:rFonts w:ascii="Times New Roman" w:hAnsi="Times New Roman" w:cs="Times New Roman"/>
          <w:sz w:val="24"/>
          <w:szCs w:val="24"/>
        </w:rPr>
        <w:t xml:space="preserve"> </w:t>
      </w:r>
      <w:r w:rsidR="00B70E77" w:rsidRPr="001F7A15">
        <w:rPr>
          <w:rFonts w:ascii="Times New Roman" w:hAnsi="Times New Roman" w:cs="Times New Roman"/>
          <w:sz w:val="24"/>
          <w:szCs w:val="24"/>
        </w:rPr>
        <w:t xml:space="preserve">By financing large public works projects, the </w:t>
      </w:r>
      <w:r w:rsidR="006C685C" w:rsidRPr="001F7A15">
        <w:rPr>
          <w:rFonts w:ascii="Times New Roman" w:hAnsi="Times New Roman" w:cs="Times New Roman"/>
          <w:sz w:val="24"/>
          <w:szCs w:val="24"/>
        </w:rPr>
        <w:t xml:space="preserve">World </w:t>
      </w:r>
      <w:r w:rsidR="00B70E77" w:rsidRPr="001F7A15">
        <w:rPr>
          <w:rFonts w:ascii="Times New Roman" w:hAnsi="Times New Roman" w:cs="Times New Roman"/>
          <w:sz w:val="24"/>
          <w:szCs w:val="24"/>
        </w:rPr>
        <w:t>Bank acquired leverage to influence the macroeconomic variables of a country.</w:t>
      </w:r>
      <w:r w:rsidR="000158DB" w:rsidRPr="001F7A15">
        <w:rPr>
          <w:rFonts w:ascii="Times New Roman" w:hAnsi="Times New Roman" w:cs="Times New Roman"/>
          <w:sz w:val="24"/>
          <w:szCs w:val="24"/>
        </w:rPr>
        <w:t xml:space="preserve"> </w:t>
      </w:r>
      <w:r w:rsidR="00173470" w:rsidRPr="001F7A15">
        <w:rPr>
          <w:rFonts w:ascii="Times New Roman" w:hAnsi="Times New Roman" w:cs="Times New Roman"/>
          <w:sz w:val="24"/>
          <w:szCs w:val="24"/>
        </w:rPr>
        <w:t>Whi</w:t>
      </w:r>
      <w:r w:rsidR="00B3403B" w:rsidRPr="001F7A15">
        <w:rPr>
          <w:rFonts w:ascii="Times New Roman" w:hAnsi="Times New Roman" w:cs="Times New Roman"/>
          <w:sz w:val="24"/>
          <w:szCs w:val="24"/>
        </w:rPr>
        <w:t>le no loans</w:t>
      </w:r>
      <w:r w:rsidR="00173470" w:rsidRPr="001F7A15">
        <w:rPr>
          <w:rFonts w:ascii="Times New Roman" w:hAnsi="Times New Roman" w:cs="Times New Roman"/>
          <w:sz w:val="24"/>
          <w:szCs w:val="24"/>
        </w:rPr>
        <w:t xml:space="preserve"> were made for education while he was President,</w:t>
      </w:r>
      <w:r w:rsidR="00020797" w:rsidRPr="001F7A15">
        <w:rPr>
          <w:rFonts w:ascii="Times New Roman" w:hAnsi="Times New Roman" w:cs="Times New Roman"/>
          <w:sz w:val="24"/>
          <w:szCs w:val="24"/>
        </w:rPr>
        <w:t xml:space="preserve"> Black came a long way from the</w:t>
      </w:r>
      <w:r w:rsidR="00173470" w:rsidRPr="001F7A15">
        <w:rPr>
          <w:rFonts w:ascii="Times New Roman" w:hAnsi="Times New Roman" w:cs="Times New Roman"/>
          <w:sz w:val="24"/>
          <w:szCs w:val="24"/>
        </w:rPr>
        <w:t xml:space="preserve"> statement he made during a mission to Colombia in 1952:</w:t>
      </w:r>
      <w:r w:rsidR="000158DB"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w:t>
      </w:r>
      <w:r w:rsidR="00173470" w:rsidRPr="001F7A15">
        <w:rPr>
          <w:rFonts w:ascii="Times New Roman" w:hAnsi="Times New Roman" w:cs="Times New Roman"/>
          <w:sz w:val="24"/>
          <w:szCs w:val="24"/>
        </w:rPr>
        <w:t xml:space="preserve">We can’t go messing around </w:t>
      </w:r>
      <w:r w:rsidR="00B279C6" w:rsidRPr="001F7A15">
        <w:rPr>
          <w:rFonts w:ascii="Times New Roman" w:hAnsi="Times New Roman" w:cs="Times New Roman"/>
          <w:sz w:val="24"/>
          <w:szCs w:val="24"/>
        </w:rPr>
        <w:t>with education and health.</w:t>
      </w:r>
      <w:r w:rsidR="000158DB"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 xml:space="preserve">We’re a </w:t>
      </w:r>
      <w:r w:rsidR="00B70E77" w:rsidRPr="001F7A15">
        <w:rPr>
          <w:rFonts w:ascii="Times New Roman" w:hAnsi="Times New Roman" w:cs="Times New Roman"/>
          <w:i/>
          <w:sz w:val="24"/>
          <w:szCs w:val="24"/>
        </w:rPr>
        <w:t>bank</w:t>
      </w:r>
      <w:r w:rsidR="00020797" w:rsidRPr="001F7A15">
        <w:rPr>
          <w:rFonts w:ascii="Times New Roman" w:hAnsi="Times New Roman" w:cs="Times New Roman"/>
          <w:sz w:val="24"/>
          <w:szCs w:val="24"/>
        </w:rPr>
        <w:t>’</w:t>
      </w:r>
      <w:r w:rsidR="00B70E77"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Benjamin 2007: 67</w:t>
      </w:r>
      <w:r w:rsidR="00DC745B" w:rsidRPr="001F7A15">
        <w:rPr>
          <w:rFonts w:ascii="Times New Roman" w:hAnsi="Times New Roman" w:cs="Times New Roman"/>
          <w:sz w:val="24"/>
          <w:szCs w:val="24"/>
        </w:rPr>
        <w:t>, italics in original</w:t>
      </w:r>
      <w:r w:rsidR="00020797"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A decade later he was quoted as saying:</w:t>
      </w:r>
      <w:r w:rsidR="000158DB" w:rsidRPr="001F7A15">
        <w:rPr>
          <w:rFonts w:ascii="Times New Roman" w:hAnsi="Times New Roman" w:cs="Times New Roman"/>
          <w:sz w:val="24"/>
          <w:szCs w:val="24"/>
        </w:rPr>
        <w:t xml:space="preserve"> </w:t>
      </w:r>
      <w:r w:rsidR="00020797" w:rsidRPr="001F7A15">
        <w:rPr>
          <w:rFonts w:ascii="Times New Roman" w:hAnsi="Times New Roman" w:cs="Times New Roman"/>
          <w:sz w:val="24"/>
          <w:szCs w:val="24"/>
        </w:rPr>
        <w:t>‘</w:t>
      </w:r>
      <w:r w:rsidR="00B279C6" w:rsidRPr="001F7A15">
        <w:rPr>
          <w:rFonts w:ascii="Times New Roman" w:hAnsi="Times New Roman" w:cs="Times New Roman"/>
          <w:sz w:val="24"/>
          <w:szCs w:val="24"/>
        </w:rPr>
        <w:t>We are forced by our circumstances into trying to fashion a wh</w:t>
      </w:r>
      <w:r w:rsidR="00B3403B" w:rsidRPr="001F7A15">
        <w:rPr>
          <w:rFonts w:ascii="Times New Roman" w:hAnsi="Times New Roman" w:cs="Times New Roman"/>
          <w:sz w:val="24"/>
          <w:szCs w:val="24"/>
        </w:rPr>
        <w:t>ole new orchestra of financial</w:t>
      </w:r>
      <w:r w:rsidR="00B279C6" w:rsidRPr="001F7A15">
        <w:rPr>
          <w:rFonts w:ascii="Times New Roman" w:hAnsi="Times New Roman" w:cs="Times New Roman"/>
          <w:sz w:val="24"/>
          <w:szCs w:val="24"/>
        </w:rPr>
        <w:t xml:space="preserve"> instruments designed specifically</w:t>
      </w:r>
      <w:r w:rsidR="00020797"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w:t>
      </w:r>
      <w:r w:rsidR="00020797"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to implant and cultivate in the underdeveloped world the many factors</w:t>
      </w:r>
      <w:r w:rsidR="00020797" w:rsidRPr="001F7A15">
        <w:rPr>
          <w:rFonts w:ascii="Times New Roman" w:hAnsi="Times New Roman" w:cs="Times New Roman"/>
          <w:sz w:val="24"/>
          <w:szCs w:val="24"/>
        </w:rPr>
        <w:t xml:space="preserve"> that make a society productive’ (Benjamin</w:t>
      </w:r>
      <w:r w:rsidR="00B279C6" w:rsidRPr="001F7A15">
        <w:rPr>
          <w:rFonts w:ascii="Times New Roman" w:hAnsi="Times New Roman" w:cs="Times New Roman"/>
          <w:sz w:val="24"/>
          <w:szCs w:val="24"/>
        </w:rPr>
        <w:t xml:space="preserve"> 2007: 67).</w:t>
      </w:r>
      <w:r w:rsidR="000158DB" w:rsidRPr="001F7A15">
        <w:rPr>
          <w:rFonts w:ascii="Times New Roman" w:hAnsi="Times New Roman" w:cs="Times New Roman"/>
          <w:sz w:val="24"/>
          <w:szCs w:val="24"/>
        </w:rPr>
        <w:t xml:space="preserve"> </w:t>
      </w:r>
    </w:p>
    <w:p w14:paraId="2F212120" w14:textId="77777777" w:rsidR="00DC4877" w:rsidRPr="001F7A15" w:rsidRDefault="00B3403B"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While </w:t>
      </w:r>
      <w:r w:rsidR="00B279C6" w:rsidRPr="001F7A15">
        <w:rPr>
          <w:rFonts w:ascii="Times New Roman" w:hAnsi="Times New Roman" w:cs="Times New Roman"/>
          <w:sz w:val="24"/>
          <w:szCs w:val="24"/>
        </w:rPr>
        <w:t>Black was a reluctant convert to social projects</w:t>
      </w:r>
      <w:r w:rsidRPr="001F7A15">
        <w:rPr>
          <w:rFonts w:ascii="Times New Roman" w:hAnsi="Times New Roman" w:cs="Times New Roman"/>
          <w:sz w:val="24"/>
          <w:szCs w:val="24"/>
        </w:rPr>
        <w:t xml:space="preserve"> and </w:t>
      </w:r>
      <w:r w:rsidR="008F2BBD" w:rsidRPr="001F7A15">
        <w:rPr>
          <w:rFonts w:ascii="Times New Roman" w:hAnsi="Times New Roman" w:cs="Times New Roman"/>
          <w:sz w:val="24"/>
          <w:szCs w:val="24"/>
        </w:rPr>
        <w:t xml:space="preserve">to </w:t>
      </w:r>
      <w:r w:rsidRPr="001F7A15">
        <w:rPr>
          <w:rFonts w:ascii="Times New Roman" w:hAnsi="Times New Roman" w:cs="Times New Roman"/>
          <w:sz w:val="24"/>
          <w:szCs w:val="24"/>
        </w:rPr>
        <w:t xml:space="preserve">agriculture, </w:t>
      </w:r>
      <w:r w:rsidR="00B279C6" w:rsidRPr="001F7A15">
        <w:rPr>
          <w:rFonts w:ascii="Times New Roman" w:hAnsi="Times New Roman" w:cs="Times New Roman"/>
          <w:sz w:val="24"/>
          <w:szCs w:val="24"/>
        </w:rPr>
        <w:t xml:space="preserve">he had little choice </w:t>
      </w:r>
      <w:r w:rsidRPr="001F7A15">
        <w:rPr>
          <w:rFonts w:ascii="Times New Roman" w:hAnsi="Times New Roman" w:cs="Times New Roman"/>
          <w:sz w:val="24"/>
          <w:szCs w:val="24"/>
        </w:rPr>
        <w:t xml:space="preserve">given </w:t>
      </w:r>
      <w:r w:rsidR="00517829" w:rsidRPr="001F7A15">
        <w:rPr>
          <w:rFonts w:ascii="Times New Roman" w:hAnsi="Times New Roman" w:cs="Times New Roman"/>
          <w:sz w:val="24"/>
          <w:szCs w:val="24"/>
        </w:rPr>
        <w:t xml:space="preserve">changing models of development, </w:t>
      </w:r>
      <w:r w:rsidRPr="001F7A15">
        <w:rPr>
          <w:rFonts w:ascii="Times New Roman" w:hAnsi="Times New Roman" w:cs="Times New Roman"/>
          <w:sz w:val="24"/>
          <w:szCs w:val="24"/>
        </w:rPr>
        <w:t xml:space="preserve">decolonization, </w:t>
      </w:r>
      <w:r w:rsidR="00517829" w:rsidRPr="001F7A15">
        <w:rPr>
          <w:rFonts w:ascii="Times New Roman" w:hAnsi="Times New Roman" w:cs="Times New Roman"/>
          <w:sz w:val="24"/>
          <w:szCs w:val="24"/>
        </w:rPr>
        <w:t xml:space="preserve">and </w:t>
      </w:r>
      <w:r w:rsidRPr="001F7A15">
        <w:rPr>
          <w:rFonts w:ascii="Times New Roman" w:hAnsi="Times New Roman" w:cs="Times New Roman"/>
          <w:sz w:val="24"/>
          <w:szCs w:val="24"/>
        </w:rPr>
        <w:t>the increased at</w:t>
      </w:r>
      <w:r w:rsidR="00020797" w:rsidRPr="001F7A15">
        <w:rPr>
          <w:rFonts w:ascii="Times New Roman" w:hAnsi="Times New Roman" w:cs="Times New Roman"/>
          <w:sz w:val="24"/>
          <w:szCs w:val="24"/>
        </w:rPr>
        <w:t xml:space="preserve">tention to the rich-poor divide </w:t>
      </w:r>
      <w:r w:rsidR="0070464C" w:rsidRPr="001F7A15">
        <w:rPr>
          <w:rFonts w:ascii="Times New Roman" w:hAnsi="Times New Roman" w:cs="Times New Roman"/>
          <w:sz w:val="24"/>
          <w:szCs w:val="24"/>
        </w:rPr>
        <w:t xml:space="preserve">– </w:t>
      </w:r>
      <w:r w:rsidRPr="001F7A15">
        <w:rPr>
          <w:rFonts w:ascii="Times New Roman" w:hAnsi="Times New Roman" w:cs="Times New Roman"/>
          <w:sz w:val="24"/>
          <w:szCs w:val="24"/>
        </w:rPr>
        <w:t>which Black himself cautioned might result in tensions even greater than th</w:t>
      </w:r>
      <w:r w:rsidR="0070464C" w:rsidRPr="001F7A15">
        <w:rPr>
          <w:rFonts w:ascii="Times New Roman" w:hAnsi="Times New Roman" w:cs="Times New Roman"/>
          <w:sz w:val="24"/>
          <w:szCs w:val="24"/>
        </w:rPr>
        <w:t>ose of the Cold War (Black Sees 1959: 19)</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279C6" w:rsidRPr="001F7A15">
        <w:rPr>
          <w:rFonts w:ascii="Times New Roman" w:hAnsi="Times New Roman" w:cs="Times New Roman"/>
          <w:sz w:val="24"/>
          <w:szCs w:val="24"/>
        </w:rPr>
        <w:t>Moreover, his travels throughout the globe</w:t>
      </w:r>
      <w:r w:rsidR="00B84EEA" w:rsidRPr="001F7A15">
        <w:rPr>
          <w:rFonts w:ascii="Times New Roman" w:hAnsi="Times New Roman" w:cs="Times New Roman"/>
          <w:sz w:val="24"/>
          <w:szCs w:val="24"/>
        </w:rPr>
        <w:t>,</w:t>
      </w:r>
      <w:r w:rsidR="004F6B64" w:rsidRPr="001F7A15">
        <w:rPr>
          <w:rFonts w:ascii="Times New Roman" w:hAnsi="Times New Roman" w:cs="Times New Roman"/>
          <w:sz w:val="24"/>
          <w:szCs w:val="24"/>
        </w:rPr>
        <w:t xml:space="preserve"> </w:t>
      </w:r>
      <w:r w:rsidR="00B84EEA" w:rsidRPr="001F7A15">
        <w:rPr>
          <w:rFonts w:ascii="Times New Roman" w:hAnsi="Times New Roman" w:cs="Times New Roman"/>
          <w:sz w:val="24"/>
          <w:szCs w:val="24"/>
        </w:rPr>
        <w:t xml:space="preserve">especially </w:t>
      </w:r>
      <w:r w:rsidR="00C230CD" w:rsidRPr="001F7A15">
        <w:rPr>
          <w:rFonts w:ascii="Times New Roman" w:hAnsi="Times New Roman" w:cs="Times New Roman"/>
          <w:sz w:val="24"/>
          <w:szCs w:val="24"/>
        </w:rPr>
        <w:t>throughout</w:t>
      </w:r>
      <w:r w:rsidR="00B84EEA" w:rsidRPr="001F7A15">
        <w:rPr>
          <w:rFonts w:ascii="Times New Roman" w:hAnsi="Times New Roman" w:cs="Times New Roman"/>
          <w:sz w:val="24"/>
          <w:szCs w:val="24"/>
        </w:rPr>
        <w:t xml:space="preserve"> Africa,</w:t>
      </w:r>
      <w:r w:rsidR="00B279C6" w:rsidRPr="001F7A15">
        <w:rPr>
          <w:rFonts w:ascii="Times New Roman" w:hAnsi="Times New Roman" w:cs="Times New Roman"/>
          <w:sz w:val="24"/>
          <w:szCs w:val="24"/>
        </w:rPr>
        <w:t xml:space="preserve"> affected his perspe</w:t>
      </w:r>
      <w:r w:rsidR="008F2BBD" w:rsidRPr="001F7A15">
        <w:rPr>
          <w:rFonts w:ascii="Times New Roman" w:hAnsi="Times New Roman" w:cs="Times New Roman"/>
          <w:sz w:val="24"/>
          <w:szCs w:val="24"/>
        </w:rPr>
        <w:t>ctive on what had to be done</w:t>
      </w:r>
      <w:r w:rsidR="004F6B64" w:rsidRPr="001F7A15">
        <w:rPr>
          <w:rFonts w:ascii="Times New Roman" w:hAnsi="Times New Roman" w:cs="Times New Roman"/>
          <w:sz w:val="24"/>
          <w:szCs w:val="24"/>
        </w:rPr>
        <w:t>:</w:t>
      </w:r>
      <w:r w:rsidR="000023D5" w:rsidRPr="001F7A15">
        <w:rPr>
          <w:rFonts w:ascii="Times New Roman" w:hAnsi="Times New Roman" w:cs="Times New Roman"/>
          <w:sz w:val="24"/>
          <w:szCs w:val="24"/>
        </w:rPr>
        <w:t xml:space="preserve"> </w:t>
      </w:r>
      <w:r w:rsidR="004F6B64" w:rsidRPr="001F7A15">
        <w:rPr>
          <w:rFonts w:ascii="Times New Roman" w:hAnsi="Times New Roman" w:cs="Times New Roman"/>
          <w:sz w:val="24"/>
          <w:szCs w:val="24"/>
        </w:rPr>
        <w:t>Black was ‘</w:t>
      </w:r>
      <w:r w:rsidR="00B84EEA" w:rsidRPr="001F7A15">
        <w:rPr>
          <w:rFonts w:ascii="Times New Roman" w:hAnsi="Times New Roman" w:cs="Times New Roman"/>
          <w:sz w:val="24"/>
          <w:szCs w:val="24"/>
        </w:rPr>
        <w:t>a son of the American South who could turn his attention to a much larger sou</w:t>
      </w:r>
      <w:r w:rsidR="004F6B64" w:rsidRPr="001F7A15">
        <w:rPr>
          <w:rFonts w:ascii="Times New Roman" w:hAnsi="Times New Roman" w:cs="Times New Roman"/>
          <w:sz w:val="24"/>
          <w:szCs w:val="24"/>
        </w:rPr>
        <w:t>th and understand its problems</w:t>
      </w:r>
      <w:r w:rsidR="003D17DA" w:rsidRPr="001F7A15">
        <w:rPr>
          <w:rFonts w:ascii="Times New Roman" w:hAnsi="Times New Roman" w:cs="Times New Roman"/>
          <w:sz w:val="24"/>
          <w:szCs w:val="24"/>
        </w:rPr>
        <w:t>’.</w:t>
      </w:r>
      <w:r w:rsidR="00B84EEA" w:rsidRPr="001F7A15">
        <w:rPr>
          <w:rFonts w:ascii="Times New Roman" w:hAnsi="Times New Roman" w:cs="Times New Roman"/>
          <w:sz w:val="24"/>
          <w:szCs w:val="24"/>
        </w:rPr>
        <w:t xml:space="preserve"> </w:t>
      </w:r>
      <w:r w:rsidR="004F6B64" w:rsidRPr="001F7A15">
        <w:rPr>
          <w:rFonts w:ascii="Times New Roman" w:hAnsi="Times New Roman" w:cs="Times New Roman"/>
          <w:sz w:val="24"/>
          <w:szCs w:val="24"/>
        </w:rPr>
        <w:t>Moreover, his ‘</w:t>
      </w:r>
      <w:r w:rsidR="00B84EEA" w:rsidRPr="001F7A15">
        <w:rPr>
          <w:rFonts w:ascii="Times New Roman" w:hAnsi="Times New Roman" w:cs="Times New Roman"/>
          <w:sz w:val="24"/>
          <w:szCs w:val="24"/>
        </w:rPr>
        <w:t xml:space="preserve">perspective on the development problem and on the </w:t>
      </w:r>
      <w:proofErr w:type="gramStart"/>
      <w:r w:rsidR="00B84EEA" w:rsidRPr="001F7A15">
        <w:rPr>
          <w:rFonts w:ascii="Times New Roman" w:hAnsi="Times New Roman" w:cs="Times New Roman"/>
          <w:sz w:val="24"/>
          <w:szCs w:val="24"/>
        </w:rPr>
        <w:t>Bank’s</w:t>
      </w:r>
      <w:proofErr w:type="gramEnd"/>
      <w:r w:rsidR="00B84EEA" w:rsidRPr="001F7A15">
        <w:rPr>
          <w:rFonts w:ascii="Times New Roman" w:hAnsi="Times New Roman" w:cs="Times New Roman"/>
          <w:sz w:val="24"/>
          <w:szCs w:val="24"/>
        </w:rPr>
        <w:t xml:space="preserve"> mission was </w:t>
      </w:r>
      <w:r w:rsidR="003D17DA" w:rsidRPr="001F7A15">
        <w:rPr>
          <w:rFonts w:ascii="Times New Roman" w:hAnsi="Times New Roman" w:cs="Times New Roman"/>
          <w:sz w:val="24"/>
          <w:szCs w:val="24"/>
        </w:rPr>
        <w:t>s</w:t>
      </w:r>
      <w:r w:rsidR="00B84EEA" w:rsidRPr="001F7A15">
        <w:rPr>
          <w:rFonts w:ascii="Times New Roman" w:hAnsi="Times New Roman" w:cs="Times New Roman"/>
          <w:sz w:val="24"/>
          <w:szCs w:val="24"/>
        </w:rPr>
        <w:t>haped strongly by his firm belief in the ideals he felt the United States embodied:</w:t>
      </w:r>
      <w:r w:rsidR="000023D5" w:rsidRPr="001F7A15">
        <w:rPr>
          <w:rFonts w:ascii="Times New Roman" w:hAnsi="Times New Roman" w:cs="Times New Roman"/>
          <w:sz w:val="24"/>
          <w:szCs w:val="24"/>
        </w:rPr>
        <w:t xml:space="preserve"> </w:t>
      </w:r>
      <w:r w:rsidR="00B84EEA" w:rsidRPr="001F7A15">
        <w:rPr>
          <w:rFonts w:ascii="Times New Roman" w:hAnsi="Times New Roman" w:cs="Times New Roman"/>
          <w:sz w:val="24"/>
          <w:szCs w:val="24"/>
        </w:rPr>
        <w:t xml:space="preserve">individual freedom, democracy, free enterprise, and the </w:t>
      </w:r>
      <w:r w:rsidR="00EB52F6" w:rsidRPr="001F7A15">
        <w:rPr>
          <w:rFonts w:ascii="Times New Roman" w:hAnsi="Times New Roman" w:cs="Times New Roman"/>
          <w:sz w:val="24"/>
          <w:szCs w:val="24"/>
        </w:rPr>
        <w:t>perception</w:t>
      </w:r>
      <w:r w:rsidR="00B84EEA" w:rsidRPr="001F7A15">
        <w:rPr>
          <w:rFonts w:ascii="Times New Roman" w:hAnsi="Times New Roman" w:cs="Times New Roman"/>
          <w:sz w:val="24"/>
          <w:szCs w:val="24"/>
        </w:rPr>
        <w:t xml:space="preserve"> of the thr</w:t>
      </w:r>
      <w:r w:rsidR="004F6B64" w:rsidRPr="001F7A15">
        <w:rPr>
          <w:rFonts w:ascii="Times New Roman" w:hAnsi="Times New Roman" w:cs="Times New Roman"/>
          <w:sz w:val="24"/>
          <w:szCs w:val="24"/>
        </w:rPr>
        <w:t>eat of communism to those ideas’</w:t>
      </w:r>
      <w:r w:rsidR="003D17DA" w:rsidRPr="001F7A15">
        <w:rPr>
          <w:rFonts w:ascii="Times New Roman" w:hAnsi="Times New Roman" w:cs="Times New Roman"/>
          <w:sz w:val="24"/>
          <w:szCs w:val="24"/>
        </w:rPr>
        <w:t xml:space="preserve"> (Kraske</w:t>
      </w:r>
      <w:r w:rsidR="00B84EEA" w:rsidRPr="001F7A15">
        <w:rPr>
          <w:rFonts w:ascii="Times New Roman" w:hAnsi="Times New Roman" w:cs="Times New Roman"/>
          <w:sz w:val="24"/>
          <w:szCs w:val="24"/>
        </w:rPr>
        <w:t xml:space="preserve"> 1996: 101 and 112)</w:t>
      </w:r>
      <w:r w:rsidR="003D17DA" w:rsidRPr="001F7A15">
        <w:rPr>
          <w:rFonts w:ascii="Times New Roman" w:hAnsi="Times New Roman" w:cs="Times New Roman"/>
          <w:sz w:val="24"/>
          <w:szCs w:val="24"/>
        </w:rPr>
        <w:t>.</w:t>
      </w:r>
      <w:r w:rsidRPr="001F7A15">
        <w:rPr>
          <w:rFonts w:ascii="Times New Roman" w:hAnsi="Times New Roman" w:cs="Times New Roman"/>
          <w:sz w:val="24"/>
          <w:szCs w:val="24"/>
        </w:rPr>
        <w:t xml:space="preserve"> </w:t>
      </w:r>
      <w:proofErr w:type="gramStart"/>
      <w:r w:rsidRPr="001F7A15">
        <w:rPr>
          <w:rFonts w:ascii="Times New Roman" w:hAnsi="Times New Roman" w:cs="Times New Roman"/>
          <w:sz w:val="24"/>
          <w:szCs w:val="24"/>
        </w:rPr>
        <w:t>On top of all of this</w:t>
      </w:r>
      <w:proofErr w:type="gramEnd"/>
      <w:r w:rsidR="00024DD4" w:rsidRPr="001F7A15">
        <w:rPr>
          <w:rFonts w:ascii="Times New Roman" w:hAnsi="Times New Roman" w:cs="Times New Roman"/>
          <w:sz w:val="24"/>
          <w:szCs w:val="24"/>
        </w:rPr>
        <w:t xml:space="preserve">, </w:t>
      </w:r>
      <w:r w:rsidRPr="001F7A15">
        <w:rPr>
          <w:rFonts w:ascii="Times New Roman" w:hAnsi="Times New Roman" w:cs="Times New Roman"/>
          <w:sz w:val="24"/>
          <w:szCs w:val="24"/>
        </w:rPr>
        <w:t>Black realized that if the IDA</w:t>
      </w:r>
      <w:r w:rsidR="0070464C" w:rsidRPr="001F7A15">
        <w:rPr>
          <w:rFonts w:ascii="Times New Roman" w:hAnsi="Times New Roman" w:cs="Times New Roman"/>
          <w:sz w:val="24"/>
          <w:szCs w:val="24"/>
        </w:rPr>
        <w:t xml:space="preserve"> did no</w:t>
      </w:r>
      <w:r w:rsidR="008F2BBD" w:rsidRPr="001F7A15">
        <w:rPr>
          <w:rFonts w:ascii="Times New Roman" w:hAnsi="Times New Roman" w:cs="Times New Roman"/>
          <w:sz w:val="24"/>
          <w:szCs w:val="24"/>
        </w:rPr>
        <w:t>t move to</w:t>
      </w:r>
      <w:r w:rsidRPr="001F7A15">
        <w:rPr>
          <w:rFonts w:ascii="Times New Roman" w:hAnsi="Times New Roman" w:cs="Times New Roman"/>
          <w:sz w:val="24"/>
          <w:szCs w:val="24"/>
        </w:rPr>
        <w:t xml:space="preserve"> expand the sectors in which it was active, there would be support for SU</w:t>
      </w:r>
      <w:r w:rsidR="0070464C" w:rsidRPr="001F7A15">
        <w:rPr>
          <w:rFonts w:ascii="Times New Roman" w:hAnsi="Times New Roman" w:cs="Times New Roman"/>
          <w:sz w:val="24"/>
          <w:szCs w:val="24"/>
        </w:rPr>
        <w:t>N</w:t>
      </w:r>
      <w:r w:rsidRPr="001F7A15">
        <w:rPr>
          <w:rFonts w:ascii="Times New Roman" w:hAnsi="Times New Roman" w:cs="Times New Roman"/>
          <w:sz w:val="24"/>
          <w:szCs w:val="24"/>
        </w:rPr>
        <w:t xml:space="preserve">FED, which </w:t>
      </w:r>
      <w:r w:rsidR="005F12DB" w:rsidRPr="001F7A15">
        <w:rPr>
          <w:rFonts w:ascii="Times New Roman" w:hAnsi="Times New Roman" w:cs="Times New Roman"/>
          <w:sz w:val="24"/>
          <w:szCs w:val="24"/>
        </w:rPr>
        <w:t>he had</w:t>
      </w:r>
      <w:r w:rsidRPr="001F7A15">
        <w:rPr>
          <w:rFonts w:ascii="Times New Roman" w:hAnsi="Times New Roman" w:cs="Times New Roman"/>
          <w:sz w:val="24"/>
          <w:szCs w:val="24"/>
        </w:rPr>
        <w:t xml:space="preserve"> sought to undermine.</w:t>
      </w:r>
      <w:r w:rsidR="000023D5" w:rsidRPr="001F7A15">
        <w:rPr>
          <w:rFonts w:ascii="Times New Roman" w:hAnsi="Times New Roman" w:cs="Times New Roman"/>
          <w:sz w:val="24"/>
          <w:szCs w:val="24"/>
        </w:rPr>
        <w:t xml:space="preserve"> </w:t>
      </w:r>
      <w:r w:rsidR="00EF3B5B" w:rsidRPr="001F7A15">
        <w:rPr>
          <w:rFonts w:ascii="Times New Roman" w:hAnsi="Times New Roman" w:cs="Times New Roman"/>
          <w:sz w:val="24"/>
          <w:szCs w:val="24"/>
        </w:rPr>
        <w:t xml:space="preserve">However, </w:t>
      </w:r>
      <w:r w:rsidRPr="001F7A15">
        <w:rPr>
          <w:rFonts w:ascii="Times New Roman" w:hAnsi="Times New Roman" w:cs="Times New Roman"/>
          <w:sz w:val="24"/>
          <w:szCs w:val="24"/>
        </w:rPr>
        <w:t xml:space="preserve">linking the </w:t>
      </w:r>
      <w:r w:rsidR="006C685C" w:rsidRPr="001F7A15">
        <w:rPr>
          <w:rFonts w:ascii="Times New Roman" w:hAnsi="Times New Roman" w:cs="Times New Roman"/>
          <w:sz w:val="24"/>
          <w:szCs w:val="24"/>
        </w:rPr>
        <w:t xml:space="preserve">World </w:t>
      </w:r>
      <w:r w:rsidR="000B49AD" w:rsidRPr="001F7A15">
        <w:rPr>
          <w:rFonts w:ascii="Times New Roman" w:hAnsi="Times New Roman" w:cs="Times New Roman"/>
          <w:sz w:val="24"/>
          <w:szCs w:val="24"/>
        </w:rPr>
        <w:t>Bank to</w:t>
      </w:r>
      <w:r w:rsidR="0070464C" w:rsidRPr="001F7A15">
        <w:rPr>
          <w:rFonts w:ascii="Times New Roman" w:hAnsi="Times New Roman" w:cs="Times New Roman"/>
          <w:sz w:val="24"/>
          <w:szCs w:val="24"/>
        </w:rPr>
        <w:t xml:space="preserve"> a single man’s vision – </w:t>
      </w:r>
      <w:r w:rsidR="00B34652" w:rsidRPr="001F7A15">
        <w:rPr>
          <w:rFonts w:ascii="Times New Roman" w:hAnsi="Times New Roman" w:cs="Times New Roman"/>
          <w:sz w:val="24"/>
          <w:szCs w:val="24"/>
        </w:rPr>
        <w:t xml:space="preserve">one whose style of running the Bank has been referred to as </w:t>
      </w:r>
      <w:r w:rsidR="0070464C" w:rsidRPr="001F7A15">
        <w:rPr>
          <w:rFonts w:ascii="Times New Roman" w:hAnsi="Times New Roman" w:cs="Times New Roman"/>
          <w:sz w:val="24"/>
          <w:szCs w:val="24"/>
        </w:rPr>
        <w:t>a ‘</w:t>
      </w:r>
      <w:r w:rsidR="00024DD4" w:rsidRPr="001F7A15">
        <w:rPr>
          <w:rFonts w:ascii="Times New Roman" w:hAnsi="Times New Roman" w:cs="Times New Roman"/>
          <w:sz w:val="24"/>
          <w:szCs w:val="24"/>
        </w:rPr>
        <w:t xml:space="preserve">charming </w:t>
      </w:r>
      <w:r w:rsidR="00B34652" w:rsidRPr="001F7A15">
        <w:rPr>
          <w:rFonts w:ascii="Times New Roman" w:hAnsi="Times New Roman" w:cs="Times New Roman"/>
          <w:sz w:val="24"/>
          <w:szCs w:val="24"/>
        </w:rPr>
        <w:t>autocratic</w:t>
      </w:r>
      <w:r w:rsidR="0070464C" w:rsidRPr="001F7A15">
        <w:rPr>
          <w:rFonts w:ascii="Times New Roman" w:hAnsi="Times New Roman" w:cs="Times New Roman"/>
          <w:sz w:val="24"/>
          <w:szCs w:val="24"/>
        </w:rPr>
        <w:t>’</w:t>
      </w:r>
      <w:r w:rsidR="00024DD4" w:rsidRPr="001F7A15">
        <w:rPr>
          <w:rFonts w:ascii="Times New Roman" w:hAnsi="Times New Roman" w:cs="Times New Roman"/>
          <w:sz w:val="24"/>
          <w:szCs w:val="24"/>
        </w:rPr>
        <w:t xml:space="preserve"> (Kapur</w:t>
      </w:r>
      <w:r w:rsidR="0070464C" w:rsidRPr="001F7A15">
        <w:rPr>
          <w:rFonts w:ascii="Times New Roman" w:hAnsi="Times New Roman" w:cs="Times New Roman"/>
          <w:sz w:val="24"/>
          <w:szCs w:val="24"/>
        </w:rPr>
        <w:t xml:space="preserve"> et al.</w:t>
      </w:r>
      <w:r w:rsidR="00024DD4" w:rsidRPr="001F7A15">
        <w:rPr>
          <w:rFonts w:ascii="Times New Roman" w:hAnsi="Times New Roman" w:cs="Times New Roman"/>
          <w:sz w:val="24"/>
          <w:szCs w:val="24"/>
        </w:rPr>
        <w:t xml:space="preserve"> 1997: 11)</w:t>
      </w:r>
      <w:r w:rsidR="0070464C" w:rsidRPr="001F7A15">
        <w:rPr>
          <w:rFonts w:ascii="Times New Roman" w:hAnsi="Times New Roman" w:cs="Times New Roman"/>
          <w:sz w:val="24"/>
          <w:szCs w:val="24"/>
        </w:rPr>
        <w:t xml:space="preserve"> – </w:t>
      </w:r>
      <w:r w:rsidR="00B34652" w:rsidRPr="001F7A15">
        <w:rPr>
          <w:rFonts w:ascii="Times New Roman" w:hAnsi="Times New Roman" w:cs="Times New Roman"/>
          <w:sz w:val="24"/>
          <w:szCs w:val="24"/>
        </w:rPr>
        <w:t>had its downsides.</w:t>
      </w:r>
      <w:r w:rsidR="000158DB" w:rsidRPr="001F7A15">
        <w:rPr>
          <w:rFonts w:ascii="Times New Roman" w:hAnsi="Times New Roman" w:cs="Times New Roman"/>
          <w:sz w:val="24"/>
          <w:szCs w:val="24"/>
        </w:rPr>
        <w:t xml:space="preserve"> </w:t>
      </w:r>
      <w:r w:rsidR="00B34652" w:rsidRPr="001F7A15">
        <w:rPr>
          <w:rFonts w:ascii="Times New Roman" w:hAnsi="Times New Roman" w:cs="Times New Roman"/>
          <w:sz w:val="24"/>
          <w:szCs w:val="24"/>
        </w:rPr>
        <w:t xml:space="preserve">For example, </w:t>
      </w:r>
      <w:r w:rsidR="00432A10" w:rsidRPr="001F7A15">
        <w:rPr>
          <w:rFonts w:ascii="Times New Roman" w:hAnsi="Times New Roman" w:cs="Times New Roman"/>
          <w:sz w:val="24"/>
          <w:szCs w:val="24"/>
        </w:rPr>
        <w:t xml:space="preserve">in spite of recognizing that population growth had to be restrained if economic progress was to be made </w:t>
      </w:r>
      <w:r w:rsidR="00024DD4" w:rsidRPr="001F7A15">
        <w:rPr>
          <w:rFonts w:ascii="Times New Roman" w:hAnsi="Times New Roman" w:cs="Times New Roman"/>
          <w:sz w:val="24"/>
          <w:szCs w:val="24"/>
        </w:rPr>
        <w:t>in Asia and the Middle East, he</w:t>
      </w:r>
      <w:r w:rsidR="0070464C" w:rsidRPr="001F7A15">
        <w:rPr>
          <w:rFonts w:ascii="Times New Roman" w:hAnsi="Times New Roman" w:cs="Times New Roman"/>
          <w:sz w:val="24"/>
          <w:szCs w:val="24"/>
        </w:rPr>
        <w:t xml:space="preserve"> took the position that this ‘</w:t>
      </w:r>
      <w:r w:rsidR="00432A10" w:rsidRPr="001F7A15">
        <w:rPr>
          <w:rFonts w:ascii="Times New Roman" w:hAnsi="Times New Roman" w:cs="Times New Roman"/>
          <w:sz w:val="24"/>
          <w:szCs w:val="24"/>
        </w:rPr>
        <w:t>is not a field in which int</w:t>
      </w:r>
      <w:r w:rsidR="00F9440D" w:rsidRPr="001F7A15">
        <w:rPr>
          <w:rFonts w:ascii="Times New Roman" w:hAnsi="Times New Roman" w:cs="Times New Roman"/>
          <w:sz w:val="24"/>
          <w:szCs w:val="24"/>
        </w:rPr>
        <w:t>ernational agencies can do much’</w:t>
      </w:r>
      <w:r w:rsidR="00432A10" w:rsidRPr="001F7A15">
        <w:rPr>
          <w:rFonts w:ascii="Times New Roman" w:hAnsi="Times New Roman" w:cs="Times New Roman"/>
          <w:sz w:val="24"/>
          <w:szCs w:val="24"/>
        </w:rPr>
        <w:t xml:space="preserve"> (Black 1962: 90), a position quite unlike that taken by Robert S. McNamara when he became </w:t>
      </w:r>
      <w:r w:rsidR="00693BA9" w:rsidRPr="001F7A15">
        <w:rPr>
          <w:rFonts w:ascii="Times New Roman" w:hAnsi="Times New Roman" w:cs="Times New Roman"/>
          <w:sz w:val="24"/>
          <w:szCs w:val="24"/>
        </w:rPr>
        <w:t xml:space="preserve">the </w:t>
      </w:r>
      <w:r w:rsidR="00432A10" w:rsidRPr="001F7A15">
        <w:rPr>
          <w:rFonts w:ascii="Times New Roman" w:hAnsi="Times New Roman" w:cs="Times New Roman"/>
          <w:sz w:val="24"/>
          <w:szCs w:val="24"/>
        </w:rPr>
        <w:t>Bank President</w:t>
      </w:r>
      <w:r w:rsidR="006C685C" w:rsidRPr="001F7A15">
        <w:rPr>
          <w:rFonts w:ascii="Times New Roman" w:hAnsi="Times New Roman" w:cs="Times New Roman"/>
          <w:sz w:val="24"/>
          <w:szCs w:val="24"/>
        </w:rPr>
        <w:t xml:space="preserve"> in 1968</w:t>
      </w:r>
      <w:r w:rsidR="00432A10"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F965B9" w:rsidRPr="001F7A15">
        <w:rPr>
          <w:rFonts w:ascii="Times New Roman" w:hAnsi="Times New Roman" w:cs="Times New Roman"/>
          <w:sz w:val="24"/>
          <w:szCs w:val="24"/>
        </w:rPr>
        <w:t xml:space="preserve">In addition, </w:t>
      </w:r>
      <w:r w:rsidR="00357FF5" w:rsidRPr="001F7A15">
        <w:rPr>
          <w:rFonts w:ascii="Times New Roman" w:hAnsi="Times New Roman" w:cs="Times New Roman"/>
          <w:sz w:val="24"/>
          <w:szCs w:val="24"/>
        </w:rPr>
        <w:t>it w</w:t>
      </w:r>
      <w:r w:rsidR="00B34652" w:rsidRPr="001F7A15">
        <w:rPr>
          <w:rFonts w:ascii="Times New Roman" w:hAnsi="Times New Roman" w:cs="Times New Roman"/>
          <w:sz w:val="24"/>
          <w:szCs w:val="24"/>
        </w:rPr>
        <w:t xml:space="preserve">as only in retrospect </w:t>
      </w:r>
      <w:r w:rsidR="00693BA9" w:rsidRPr="001F7A15">
        <w:rPr>
          <w:rFonts w:ascii="Times New Roman" w:hAnsi="Times New Roman" w:cs="Times New Roman"/>
          <w:sz w:val="24"/>
          <w:szCs w:val="24"/>
        </w:rPr>
        <w:t>that Black</w:t>
      </w:r>
      <w:r w:rsidR="00357FF5" w:rsidRPr="001F7A15">
        <w:rPr>
          <w:rFonts w:ascii="Times New Roman" w:hAnsi="Times New Roman" w:cs="Times New Roman"/>
          <w:sz w:val="24"/>
          <w:szCs w:val="24"/>
        </w:rPr>
        <w:t xml:space="preserve"> </w:t>
      </w:r>
      <w:r w:rsidR="006C685C" w:rsidRPr="001F7A15">
        <w:rPr>
          <w:rFonts w:ascii="Times New Roman" w:hAnsi="Times New Roman" w:cs="Times New Roman"/>
          <w:sz w:val="24"/>
          <w:szCs w:val="24"/>
        </w:rPr>
        <w:t xml:space="preserve">(1971: 11) </w:t>
      </w:r>
      <w:r w:rsidR="00357FF5" w:rsidRPr="001F7A15">
        <w:rPr>
          <w:rFonts w:ascii="Times New Roman" w:hAnsi="Times New Roman" w:cs="Times New Roman"/>
          <w:sz w:val="24"/>
          <w:szCs w:val="24"/>
        </w:rPr>
        <w:t xml:space="preserve">stressed the need for the </w:t>
      </w:r>
      <w:r w:rsidR="006C685C" w:rsidRPr="001F7A15">
        <w:rPr>
          <w:rFonts w:ascii="Times New Roman" w:hAnsi="Times New Roman" w:cs="Times New Roman"/>
          <w:sz w:val="24"/>
          <w:szCs w:val="24"/>
        </w:rPr>
        <w:t xml:space="preserve">World </w:t>
      </w:r>
      <w:r w:rsidR="00357FF5" w:rsidRPr="001F7A15">
        <w:rPr>
          <w:rFonts w:ascii="Times New Roman" w:hAnsi="Times New Roman" w:cs="Times New Roman"/>
          <w:sz w:val="24"/>
          <w:szCs w:val="24"/>
        </w:rPr>
        <w:t>Ban</w:t>
      </w:r>
      <w:r w:rsidR="00F9440D" w:rsidRPr="001F7A15">
        <w:rPr>
          <w:rFonts w:ascii="Times New Roman" w:hAnsi="Times New Roman" w:cs="Times New Roman"/>
          <w:sz w:val="24"/>
          <w:szCs w:val="24"/>
        </w:rPr>
        <w:t>k to provide services directly ‘</w:t>
      </w:r>
      <w:r w:rsidR="00357FF5" w:rsidRPr="001F7A15">
        <w:rPr>
          <w:rFonts w:ascii="Times New Roman" w:hAnsi="Times New Roman" w:cs="Times New Roman"/>
          <w:sz w:val="24"/>
          <w:szCs w:val="24"/>
        </w:rPr>
        <w:t>to the masses of peasant farmers who make up the bulk of populations of Asia, Africa, and Latin America</w:t>
      </w:r>
      <w:r w:rsidR="00F9440D" w:rsidRPr="001F7A15">
        <w:rPr>
          <w:rFonts w:ascii="Times New Roman" w:hAnsi="Times New Roman" w:cs="Times New Roman"/>
          <w:sz w:val="24"/>
          <w:szCs w:val="24"/>
        </w:rPr>
        <w:t>’</w:t>
      </w:r>
      <w:r w:rsidR="00357FF5"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p>
    <w:p w14:paraId="2500828C" w14:textId="77777777" w:rsidR="00EB52F6" w:rsidRPr="001F7A15" w:rsidRDefault="00D8455C"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Black</w:t>
      </w:r>
      <w:r w:rsidR="003D65FD" w:rsidRPr="001F7A15">
        <w:rPr>
          <w:rFonts w:ascii="Times New Roman" w:hAnsi="Times New Roman" w:cs="Times New Roman"/>
          <w:sz w:val="24"/>
          <w:szCs w:val="24"/>
        </w:rPr>
        <w:t>, in declining health,</w:t>
      </w:r>
      <w:r w:rsidRPr="001F7A15">
        <w:rPr>
          <w:rFonts w:ascii="Times New Roman" w:hAnsi="Times New Roman" w:cs="Times New Roman"/>
          <w:sz w:val="24"/>
          <w:szCs w:val="24"/>
        </w:rPr>
        <w:t xml:space="preserve"> anno</w:t>
      </w:r>
      <w:r w:rsidR="00681F50" w:rsidRPr="001F7A15">
        <w:rPr>
          <w:rFonts w:ascii="Times New Roman" w:hAnsi="Times New Roman" w:cs="Times New Roman"/>
          <w:sz w:val="24"/>
          <w:szCs w:val="24"/>
        </w:rPr>
        <w:t xml:space="preserve">unced his retirement some five </w:t>
      </w:r>
      <w:r w:rsidRPr="001F7A15">
        <w:rPr>
          <w:rFonts w:ascii="Times New Roman" w:hAnsi="Times New Roman" w:cs="Times New Roman"/>
          <w:sz w:val="24"/>
          <w:szCs w:val="24"/>
        </w:rPr>
        <w:t xml:space="preserve">months short of the Bank’s mandatory retirement age </w:t>
      </w:r>
      <w:r w:rsidR="0030485A" w:rsidRPr="001F7A15">
        <w:rPr>
          <w:rFonts w:ascii="Times New Roman" w:hAnsi="Times New Roman" w:cs="Times New Roman"/>
          <w:sz w:val="24"/>
          <w:szCs w:val="24"/>
        </w:rPr>
        <w:t xml:space="preserve">of </w:t>
      </w:r>
      <w:r w:rsidRPr="001F7A15">
        <w:rPr>
          <w:rFonts w:ascii="Times New Roman" w:hAnsi="Times New Roman" w:cs="Times New Roman"/>
          <w:sz w:val="24"/>
          <w:szCs w:val="24"/>
        </w:rPr>
        <w:t>65.</w:t>
      </w:r>
      <w:r w:rsidR="000158DB" w:rsidRPr="001F7A15">
        <w:rPr>
          <w:rFonts w:ascii="Times New Roman" w:hAnsi="Times New Roman" w:cs="Times New Roman"/>
          <w:sz w:val="24"/>
          <w:szCs w:val="24"/>
        </w:rPr>
        <w:t xml:space="preserve"> </w:t>
      </w:r>
      <w:r w:rsidR="00855589" w:rsidRPr="001F7A15">
        <w:rPr>
          <w:rFonts w:ascii="Times New Roman" w:hAnsi="Times New Roman" w:cs="Times New Roman"/>
          <w:sz w:val="24"/>
          <w:szCs w:val="24"/>
        </w:rPr>
        <w:t>While he said he thought his retirement</w:t>
      </w:r>
      <w:r w:rsidR="00F9440D" w:rsidRPr="001F7A15">
        <w:rPr>
          <w:rFonts w:ascii="Times New Roman" w:hAnsi="Times New Roman" w:cs="Times New Roman"/>
          <w:sz w:val="24"/>
          <w:szCs w:val="24"/>
        </w:rPr>
        <w:t xml:space="preserve"> would be a good thing because ‘</w:t>
      </w:r>
      <w:r w:rsidR="00855589" w:rsidRPr="001F7A15">
        <w:rPr>
          <w:rFonts w:ascii="Times New Roman" w:hAnsi="Times New Roman" w:cs="Times New Roman"/>
          <w:sz w:val="24"/>
          <w:szCs w:val="24"/>
        </w:rPr>
        <w:t>letting in the new is important if the Bank is to avoid becoming a fossil and t</w:t>
      </w:r>
      <w:r w:rsidR="00F9440D" w:rsidRPr="001F7A15">
        <w:rPr>
          <w:rFonts w:ascii="Times New Roman" w:hAnsi="Times New Roman" w:cs="Times New Roman"/>
          <w:sz w:val="24"/>
          <w:szCs w:val="24"/>
        </w:rPr>
        <w:t>o remain a living institution’</w:t>
      </w:r>
      <w:r w:rsidR="00693BA9" w:rsidRPr="001F7A15">
        <w:rPr>
          <w:rFonts w:ascii="Times New Roman" w:hAnsi="Times New Roman" w:cs="Times New Roman"/>
          <w:sz w:val="24"/>
          <w:szCs w:val="24"/>
        </w:rPr>
        <w:t xml:space="preserve"> </w:t>
      </w:r>
      <w:r w:rsidR="00F9440D" w:rsidRPr="001F7A15">
        <w:rPr>
          <w:rFonts w:ascii="Times New Roman" w:hAnsi="Times New Roman" w:cs="Times New Roman"/>
          <w:sz w:val="24"/>
          <w:szCs w:val="24"/>
        </w:rPr>
        <w:t>(Porter</w:t>
      </w:r>
      <w:r w:rsidR="00855589" w:rsidRPr="001F7A15">
        <w:rPr>
          <w:rFonts w:ascii="Times New Roman" w:hAnsi="Times New Roman" w:cs="Times New Roman"/>
          <w:sz w:val="24"/>
          <w:szCs w:val="24"/>
        </w:rPr>
        <w:t xml:space="preserve"> 1962)</w:t>
      </w:r>
      <w:r w:rsidR="00693BA9" w:rsidRPr="001F7A15">
        <w:rPr>
          <w:rFonts w:ascii="Times New Roman" w:hAnsi="Times New Roman" w:cs="Times New Roman"/>
          <w:sz w:val="24"/>
          <w:szCs w:val="24"/>
        </w:rPr>
        <w:t>,</w:t>
      </w:r>
      <w:r w:rsidRPr="001F7A15">
        <w:rPr>
          <w:rFonts w:ascii="Times New Roman" w:hAnsi="Times New Roman" w:cs="Times New Roman"/>
          <w:sz w:val="24"/>
          <w:szCs w:val="24"/>
        </w:rPr>
        <w:t xml:space="preserve"> he vowed not to leave the presidency until he was satisfied the Bank would be in good hands.</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He </w:t>
      </w:r>
      <w:r w:rsidR="0030485A" w:rsidRPr="001F7A15">
        <w:rPr>
          <w:rFonts w:ascii="Times New Roman" w:hAnsi="Times New Roman" w:cs="Times New Roman"/>
          <w:sz w:val="24"/>
          <w:szCs w:val="24"/>
        </w:rPr>
        <w:t xml:space="preserve">thought </w:t>
      </w:r>
      <w:r w:rsidR="00817DE3" w:rsidRPr="001F7A15">
        <w:rPr>
          <w:rFonts w:ascii="Times New Roman" w:hAnsi="Times New Roman" w:cs="Times New Roman"/>
          <w:sz w:val="24"/>
          <w:szCs w:val="24"/>
        </w:rPr>
        <w:t xml:space="preserve">that </w:t>
      </w:r>
      <w:r w:rsidR="0030485A" w:rsidRPr="001F7A15">
        <w:rPr>
          <w:rFonts w:ascii="Times New Roman" w:hAnsi="Times New Roman" w:cs="Times New Roman"/>
          <w:sz w:val="24"/>
          <w:szCs w:val="24"/>
        </w:rPr>
        <w:t xml:space="preserve">the Bank would be best led if either </w:t>
      </w:r>
      <w:r w:rsidRPr="001F7A15">
        <w:rPr>
          <w:rFonts w:ascii="Times New Roman" w:hAnsi="Times New Roman" w:cs="Times New Roman"/>
          <w:sz w:val="24"/>
          <w:szCs w:val="24"/>
        </w:rPr>
        <w:t>Douglas Dillon or David Ro</w:t>
      </w:r>
      <w:r w:rsidR="003D65FD" w:rsidRPr="001F7A15">
        <w:rPr>
          <w:rFonts w:ascii="Times New Roman" w:hAnsi="Times New Roman" w:cs="Times New Roman"/>
          <w:sz w:val="24"/>
          <w:szCs w:val="24"/>
        </w:rPr>
        <w:t>c</w:t>
      </w:r>
      <w:r w:rsidRPr="001F7A15">
        <w:rPr>
          <w:rFonts w:ascii="Times New Roman" w:hAnsi="Times New Roman" w:cs="Times New Roman"/>
          <w:sz w:val="24"/>
          <w:szCs w:val="24"/>
        </w:rPr>
        <w:t xml:space="preserve">kefeller </w:t>
      </w:r>
      <w:r w:rsidR="00F965B9" w:rsidRPr="001F7A15">
        <w:rPr>
          <w:rFonts w:ascii="Times New Roman" w:hAnsi="Times New Roman" w:cs="Times New Roman"/>
          <w:sz w:val="24"/>
          <w:szCs w:val="24"/>
        </w:rPr>
        <w:t>succeeded him</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He knew well George Woods, who </w:t>
      </w:r>
      <w:proofErr w:type="gramStart"/>
      <w:r w:rsidRPr="001F7A15">
        <w:rPr>
          <w:rFonts w:ascii="Times New Roman" w:hAnsi="Times New Roman" w:cs="Times New Roman"/>
          <w:sz w:val="24"/>
          <w:szCs w:val="24"/>
        </w:rPr>
        <w:t>actually</w:t>
      </w:r>
      <w:r w:rsidR="003D65FD" w:rsidRPr="001F7A15">
        <w:rPr>
          <w:rFonts w:ascii="Times New Roman" w:hAnsi="Times New Roman" w:cs="Times New Roman"/>
          <w:sz w:val="24"/>
          <w:szCs w:val="24"/>
        </w:rPr>
        <w:t xml:space="preserve"> succeeded</w:t>
      </w:r>
      <w:proofErr w:type="gramEnd"/>
      <w:r w:rsidR="003D65FD" w:rsidRPr="001F7A15">
        <w:rPr>
          <w:rFonts w:ascii="Times New Roman" w:hAnsi="Times New Roman" w:cs="Times New Roman"/>
          <w:sz w:val="24"/>
          <w:szCs w:val="24"/>
        </w:rPr>
        <w:t xml:space="preserve"> him</w:t>
      </w:r>
      <w:r w:rsidR="006C685C" w:rsidRPr="001F7A15">
        <w:rPr>
          <w:rFonts w:ascii="Times New Roman" w:hAnsi="Times New Roman" w:cs="Times New Roman"/>
          <w:sz w:val="24"/>
          <w:szCs w:val="24"/>
        </w:rPr>
        <w:t xml:space="preserve"> on 1 January 1963</w:t>
      </w:r>
      <w:r w:rsidR="003D65FD" w:rsidRPr="001F7A15">
        <w:rPr>
          <w:rFonts w:ascii="Times New Roman" w:hAnsi="Times New Roman" w:cs="Times New Roman"/>
          <w:sz w:val="24"/>
          <w:szCs w:val="24"/>
        </w:rPr>
        <w:t>,</w:t>
      </w:r>
      <w:r w:rsidRPr="001F7A15">
        <w:rPr>
          <w:rFonts w:ascii="Times New Roman" w:hAnsi="Times New Roman" w:cs="Times New Roman"/>
          <w:sz w:val="24"/>
          <w:szCs w:val="24"/>
        </w:rPr>
        <w:t xml:space="preserve"> but he was not </w:t>
      </w:r>
      <w:r w:rsidR="00F965B9" w:rsidRPr="001F7A15">
        <w:rPr>
          <w:rFonts w:ascii="Times New Roman" w:hAnsi="Times New Roman" w:cs="Times New Roman"/>
          <w:sz w:val="24"/>
          <w:szCs w:val="24"/>
        </w:rPr>
        <w:t xml:space="preserve">as prominent as those Black had </w:t>
      </w:r>
      <w:r w:rsidRPr="001F7A15">
        <w:rPr>
          <w:rFonts w:ascii="Times New Roman" w:hAnsi="Times New Roman" w:cs="Times New Roman"/>
          <w:sz w:val="24"/>
          <w:szCs w:val="24"/>
        </w:rPr>
        <w:t xml:space="preserve">on the top of his </w:t>
      </w:r>
      <w:r w:rsidR="00693BA9" w:rsidRPr="001F7A15">
        <w:rPr>
          <w:rFonts w:ascii="Times New Roman" w:hAnsi="Times New Roman" w:cs="Times New Roman"/>
          <w:sz w:val="24"/>
          <w:szCs w:val="24"/>
        </w:rPr>
        <w:t xml:space="preserve">preferred </w:t>
      </w:r>
      <w:r w:rsidR="00F9440D" w:rsidRPr="001F7A15">
        <w:rPr>
          <w:rFonts w:ascii="Times New Roman" w:hAnsi="Times New Roman" w:cs="Times New Roman"/>
          <w:sz w:val="24"/>
          <w:szCs w:val="24"/>
        </w:rPr>
        <w:t>list (Kraske</w:t>
      </w:r>
      <w:r w:rsidRPr="001F7A15">
        <w:rPr>
          <w:rFonts w:ascii="Times New Roman" w:hAnsi="Times New Roman" w:cs="Times New Roman"/>
          <w:sz w:val="24"/>
          <w:szCs w:val="24"/>
        </w:rPr>
        <w:t xml:space="preserve"> 1996: 115).</w:t>
      </w:r>
      <w:r w:rsidR="00F9440D" w:rsidRPr="001F7A15">
        <w:rPr>
          <w:rFonts w:ascii="Times New Roman" w:hAnsi="Times New Roman" w:cs="Times New Roman"/>
          <w:sz w:val="24"/>
          <w:szCs w:val="24"/>
        </w:rPr>
        <w:t xml:space="preserve"> </w:t>
      </w:r>
    </w:p>
    <w:p w14:paraId="1F9D0662" w14:textId="77777777" w:rsidR="00112833" w:rsidRPr="001F7A15" w:rsidRDefault="00406C2F"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lastRenderedPageBreak/>
        <w:t>Black’s most notable</w:t>
      </w:r>
      <w:r w:rsidR="00112833" w:rsidRPr="001F7A15">
        <w:rPr>
          <w:rFonts w:ascii="Times New Roman" w:hAnsi="Times New Roman" w:cs="Times New Roman"/>
          <w:sz w:val="24"/>
          <w:szCs w:val="24"/>
        </w:rPr>
        <w:t xml:space="preserve"> service after his tenure at the Bank related to Southeast Asia.</w:t>
      </w:r>
      <w:r w:rsidR="000158DB" w:rsidRPr="001F7A15">
        <w:rPr>
          <w:rFonts w:ascii="Times New Roman" w:hAnsi="Times New Roman" w:cs="Times New Roman"/>
          <w:sz w:val="24"/>
          <w:szCs w:val="24"/>
        </w:rPr>
        <w:t xml:space="preserve"> </w:t>
      </w:r>
      <w:r w:rsidR="00112833" w:rsidRPr="001F7A15">
        <w:rPr>
          <w:rFonts w:ascii="Times New Roman" w:hAnsi="Times New Roman" w:cs="Times New Roman"/>
          <w:sz w:val="24"/>
          <w:szCs w:val="24"/>
        </w:rPr>
        <w:t xml:space="preserve">Seeking to bolster </w:t>
      </w:r>
      <w:r w:rsidRPr="001F7A15">
        <w:rPr>
          <w:rFonts w:ascii="Times New Roman" w:hAnsi="Times New Roman" w:cs="Times New Roman"/>
          <w:sz w:val="24"/>
          <w:szCs w:val="24"/>
        </w:rPr>
        <w:t>support for his policies there, in April 1965</w:t>
      </w:r>
      <w:r w:rsidR="00F9440D" w:rsidRPr="001F7A15">
        <w:rPr>
          <w:rFonts w:ascii="Times New Roman" w:hAnsi="Times New Roman" w:cs="Times New Roman"/>
          <w:sz w:val="24"/>
          <w:szCs w:val="24"/>
        </w:rPr>
        <w:t xml:space="preserve"> US</w:t>
      </w:r>
      <w:r w:rsidR="00112833" w:rsidRPr="001F7A15">
        <w:rPr>
          <w:rFonts w:ascii="Times New Roman" w:hAnsi="Times New Roman" w:cs="Times New Roman"/>
          <w:sz w:val="24"/>
          <w:szCs w:val="24"/>
        </w:rPr>
        <w:t xml:space="preserve"> Presid</w:t>
      </w:r>
      <w:r w:rsidRPr="001F7A15">
        <w:rPr>
          <w:rFonts w:ascii="Times New Roman" w:hAnsi="Times New Roman" w:cs="Times New Roman"/>
          <w:sz w:val="24"/>
          <w:szCs w:val="24"/>
        </w:rPr>
        <w:t>ent Lyndon B. Johnson placed Black</w:t>
      </w:r>
      <w:r w:rsidR="00112833" w:rsidRPr="001F7A15">
        <w:rPr>
          <w:rFonts w:ascii="Times New Roman" w:hAnsi="Times New Roman" w:cs="Times New Roman"/>
          <w:sz w:val="24"/>
          <w:szCs w:val="24"/>
        </w:rPr>
        <w:t xml:space="preserve"> in charge of the administratio</w:t>
      </w:r>
      <w:r w:rsidRPr="001F7A15">
        <w:rPr>
          <w:rFonts w:ascii="Times New Roman" w:hAnsi="Times New Roman" w:cs="Times New Roman"/>
          <w:sz w:val="24"/>
          <w:szCs w:val="24"/>
        </w:rPr>
        <w:t>n’s economic program in the region</w:t>
      </w:r>
      <w:r w:rsidR="00112833"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F12367" w:rsidRPr="001F7A15">
        <w:rPr>
          <w:rFonts w:ascii="Times New Roman" w:hAnsi="Times New Roman" w:cs="Times New Roman"/>
          <w:sz w:val="24"/>
          <w:szCs w:val="24"/>
        </w:rPr>
        <w:t>His first assignment was to call UN Secretary-General</w:t>
      </w:r>
      <w:r w:rsidR="00F9440D" w:rsidRPr="001F7A15">
        <w:rPr>
          <w:rFonts w:ascii="Times New Roman" w:hAnsi="Times New Roman" w:cs="Times New Roman"/>
          <w:sz w:val="24"/>
          <w:szCs w:val="24"/>
        </w:rPr>
        <w:t xml:space="preserve"> U Thant and ask him what the US</w:t>
      </w:r>
      <w:r w:rsidR="00F12367" w:rsidRPr="001F7A15">
        <w:rPr>
          <w:rFonts w:ascii="Times New Roman" w:hAnsi="Times New Roman" w:cs="Times New Roman"/>
          <w:sz w:val="24"/>
          <w:szCs w:val="24"/>
        </w:rPr>
        <w:t xml:space="preserve"> could do to signal its interest in support</w:t>
      </w:r>
      <w:r w:rsidR="0054583D" w:rsidRPr="001F7A15">
        <w:rPr>
          <w:rFonts w:ascii="Times New Roman" w:hAnsi="Times New Roman" w:cs="Times New Roman"/>
          <w:sz w:val="24"/>
          <w:szCs w:val="24"/>
        </w:rPr>
        <w:t>ing regional cooperation.</w:t>
      </w:r>
      <w:r w:rsidR="000158DB" w:rsidRPr="001F7A15">
        <w:rPr>
          <w:rFonts w:ascii="Times New Roman" w:hAnsi="Times New Roman" w:cs="Times New Roman"/>
          <w:sz w:val="24"/>
          <w:szCs w:val="24"/>
        </w:rPr>
        <w:t xml:space="preserve"> </w:t>
      </w:r>
      <w:r w:rsidR="0054583D" w:rsidRPr="001F7A15">
        <w:rPr>
          <w:rFonts w:ascii="Times New Roman" w:hAnsi="Times New Roman" w:cs="Times New Roman"/>
          <w:sz w:val="24"/>
          <w:szCs w:val="24"/>
        </w:rPr>
        <w:t>Than</w:t>
      </w:r>
      <w:r w:rsidR="00F12367" w:rsidRPr="001F7A15">
        <w:rPr>
          <w:rFonts w:ascii="Times New Roman" w:hAnsi="Times New Roman" w:cs="Times New Roman"/>
          <w:sz w:val="24"/>
          <w:szCs w:val="24"/>
        </w:rPr>
        <w:t>t suggested support for the Asian Development Ba</w:t>
      </w:r>
      <w:r w:rsidRPr="001F7A15">
        <w:rPr>
          <w:rFonts w:ascii="Times New Roman" w:hAnsi="Times New Roman" w:cs="Times New Roman"/>
          <w:sz w:val="24"/>
          <w:szCs w:val="24"/>
        </w:rPr>
        <w:t>nk (ADB).</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Johnson agreed </w:t>
      </w:r>
      <w:r w:rsidR="00F12367" w:rsidRPr="001F7A15">
        <w:rPr>
          <w:rFonts w:ascii="Times New Roman" w:hAnsi="Times New Roman" w:cs="Times New Roman"/>
          <w:sz w:val="24"/>
          <w:szCs w:val="24"/>
        </w:rPr>
        <w:t xml:space="preserve">and it </w:t>
      </w:r>
      <w:r w:rsidR="00F9440D" w:rsidRPr="001F7A15">
        <w:rPr>
          <w:rFonts w:ascii="Times New Roman" w:hAnsi="Times New Roman" w:cs="Times New Roman"/>
          <w:sz w:val="24"/>
          <w:szCs w:val="24"/>
        </w:rPr>
        <w:t>became Black’s job to get the US</w:t>
      </w:r>
      <w:r w:rsidR="00F12367" w:rsidRPr="001F7A15">
        <w:rPr>
          <w:rFonts w:ascii="Times New Roman" w:hAnsi="Times New Roman" w:cs="Times New Roman"/>
          <w:sz w:val="24"/>
          <w:szCs w:val="24"/>
        </w:rPr>
        <w:t xml:space="preserve"> Congress to support the establishment of the very institution that he had once opposed (Black 1969: 97-98).</w:t>
      </w:r>
      <w:r w:rsidR="000158DB" w:rsidRPr="001F7A15">
        <w:rPr>
          <w:rFonts w:ascii="Times New Roman" w:hAnsi="Times New Roman" w:cs="Times New Roman"/>
          <w:sz w:val="24"/>
          <w:szCs w:val="24"/>
        </w:rPr>
        <w:t xml:space="preserve"> </w:t>
      </w:r>
      <w:r w:rsidR="00112833" w:rsidRPr="001F7A15">
        <w:rPr>
          <w:rFonts w:ascii="Times New Roman" w:hAnsi="Times New Roman" w:cs="Times New Roman"/>
          <w:sz w:val="24"/>
          <w:szCs w:val="24"/>
        </w:rPr>
        <w:t xml:space="preserve">Although his efforts resulted in the </w:t>
      </w:r>
      <w:r w:rsidR="00F12367" w:rsidRPr="001F7A15">
        <w:rPr>
          <w:rFonts w:ascii="Times New Roman" w:hAnsi="Times New Roman" w:cs="Times New Roman"/>
          <w:sz w:val="24"/>
          <w:szCs w:val="24"/>
        </w:rPr>
        <w:t>ADB’s creation in December 1965</w:t>
      </w:r>
      <w:r w:rsidR="00112833" w:rsidRPr="001F7A15">
        <w:rPr>
          <w:rFonts w:ascii="Times New Roman" w:hAnsi="Times New Roman" w:cs="Times New Roman"/>
          <w:sz w:val="24"/>
          <w:szCs w:val="24"/>
        </w:rPr>
        <w:t>, other region</w:t>
      </w:r>
      <w:r w:rsidR="00F12367" w:rsidRPr="001F7A15">
        <w:rPr>
          <w:rFonts w:ascii="Times New Roman" w:hAnsi="Times New Roman" w:cs="Times New Roman"/>
          <w:sz w:val="24"/>
          <w:szCs w:val="24"/>
        </w:rPr>
        <w:t>al projects, most notably the Me</w:t>
      </w:r>
      <w:r w:rsidR="00112833" w:rsidRPr="001F7A15">
        <w:rPr>
          <w:rFonts w:ascii="Times New Roman" w:hAnsi="Times New Roman" w:cs="Times New Roman"/>
          <w:sz w:val="24"/>
          <w:szCs w:val="24"/>
        </w:rPr>
        <w:t>kong River Redevelopment Commission, floundered.</w:t>
      </w:r>
      <w:r w:rsidR="000158DB" w:rsidRPr="001F7A15">
        <w:rPr>
          <w:rFonts w:ascii="Times New Roman" w:hAnsi="Times New Roman" w:cs="Times New Roman"/>
          <w:sz w:val="24"/>
          <w:szCs w:val="24"/>
        </w:rPr>
        <w:t xml:space="preserve"> </w:t>
      </w:r>
      <w:r w:rsidR="00112833" w:rsidRPr="001F7A15">
        <w:rPr>
          <w:rFonts w:ascii="Times New Roman" w:hAnsi="Times New Roman" w:cs="Times New Roman"/>
          <w:sz w:val="24"/>
          <w:szCs w:val="24"/>
        </w:rPr>
        <w:t>Black received the Medal of Freedom i</w:t>
      </w:r>
      <w:r w:rsidRPr="001F7A15">
        <w:rPr>
          <w:rFonts w:ascii="Times New Roman" w:hAnsi="Times New Roman" w:cs="Times New Roman"/>
          <w:sz w:val="24"/>
          <w:szCs w:val="24"/>
        </w:rPr>
        <w:t>n January 1969 for his work on behalf of</w:t>
      </w:r>
      <w:r w:rsidR="002B45DC" w:rsidRPr="001F7A15">
        <w:rPr>
          <w:rFonts w:ascii="Times New Roman" w:hAnsi="Times New Roman" w:cs="Times New Roman"/>
          <w:sz w:val="24"/>
          <w:szCs w:val="24"/>
        </w:rPr>
        <w:t xml:space="preserve"> the US</w:t>
      </w:r>
      <w:r w:rsidRPr="001F7A15">
        <w:rPr>
          <w:rFonts w:ascii="Times New Roman" w:hAnsi="Times New Roman" w:cs="Times New Roman"/>
          <w:sz w:val="24"/>
          <w:szCs w:val="24"/>
        </w:rPr>
        <w:t xml:space="preserve"> government</w:t>
      </w:r>
      <w:r w:rsidR="00112833"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p>
    <w:p w14:paraId="660AA90D" w14:textId="77777777" w:rsidR="00112833" w:rsidRPr="001F7A15" w:rsidRDefault="00112833" w:rsidP="000023D5">
      <w:pPr>
        <w:spacing w:after="0" w:line="240" w:lineRule="auto"/>
        <w:ind w:firstLine="720"/>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In addition to </w:t>
      </w:r>
      <w:r w:rsidR="00406C2F" w:rsidRPr="001F7A15">
        <w:rPr>
          <w:rFonts w:ascii="Times New Roman" w:hAnsi="Times New Roman" w:cs="Times New Roman"/>
          <w:sz w:val="24"/>
          <w:szCs w:val="24"/>
        </w:rPr>
        <w:t xml:space="preserve">his </w:t>
      </w:r>
      <w:r w:rsidR="002B45DC" w:rsidRPr="001F7A15">
        <w:rPr>
          <w:rFonts w:ascii="Times New Roman" w:hAnsi="Times New Roman" w:cs="Times New Roman"/>
          <w:sz w:val="24"/>
          <w:szCs w:val="24"/>
        </w:rPr>
        <w:t>work for the US</w:t>
      </w:r>
      <w:r w:rsidRPr="001F7A15">
        <w:rPr>
          <w:rFonts w:ascii="Times New Roman" w:hAnsi="Times New Roman" w:cs="Times New Roman"/>
          <w:sz w:val="24"/>
          <w:szCs w:val="24"/>
        </w:rPr>
        <w:t xml:space="preserve"> government, </w:t>
      </w:r>
      <w:r w:rsidR="00824BEA" w:rsidRPr="001F7A15">
        <w:rPr>
          <w:rFonts w:ascii="Times New Roman" w:hAnsi="Times New Roman" w:cs="Times New Roman"/>
          <w:sz w:val="24"/>
          <w:szCs w:val="24"/>
        </w:rPr>
        <w:t xml:space="preserve">which also included serving on President </w:t>
      </w:r>
      <w:r w:rsidR="00767C5B" w:rsidRPr="001F7A15">
        <w:rPr>
          <w:rFonts w:ascii="Times New Roman" w:hAnsi="Times New Roman" w:cs="Times New Roman"/>
          <w:sz w:val="24"/>
          <w:szCs w:val="24"/>
        </w:rPr>
        <w:t xml:space="preserve">John F. </w:t>
      </w:r>
      <w:r w:rsidR="00824BEA" w:rsidRPr="001F7A15">
        <w:rPr>
          <w:rFonts w:ascii="Times New Roman" w:hAnsi="Times New Roman" w:cs="Times New Roman"/>
          <w:sz w:val="24"/>
          <w:szCs w:val="24"/>
        </w:rPr>
        <w:t>Kennedy’</w:t>
      </w:r>
      <w:r w:rsidR="002B45DC" w:rsidRPr="001F7A15">
        <w:rPr>
          <w:rFonts w:ascii="Times New Roman" w:hAnsi="Times New Roman" w:cs="Times New Roman"/>
          <w:sz w:val="24"/>
          <w:szCs w:val="24"/>
        </w:rPr>
        <w:t>s standing committee to study US</w:t>
      </w:r>
      <w:r w:rsidR="00824BEA" w:rsidRPr="001F7A15">
        <w:rPr>
          <w:rFonts w:ascii="Times New Roman" w:hAnsi="Times New Roman" w:cs="Times New Roman"/>
          <w:sz w:val="24"/>
          <w:szCs w:val="24"/>
        </w:rPr>
        <w:t xml:space="preserve"> foreign aid programs and as Kennedy’s special adviser on the financial aspects of developing a </w:t>
      </w:r>
      <w:r w:rsidR="00B70E77" w:rsidRPr="001F7A15">
        <w:rPr>
          <w:rFonts w:ascii="Times New Roman" w:hAnsi="Times New Roman" w:cs="Times New Roman"/>
          <w:sz w:val="24"/>
          <w:szCs w:val="24"/>
        </w:rPr>
        <w:t>supersonic</w:t>
      </w:r>
      <w:r w:rsidR="00824BEA" w:rsidRPr="001F7A15">
        <w:rPr>
          <w:rFonts w:ascii="Times New Roman" w:hAnsi="Times New Roman" w:cs="Times New Roman"/>
          <w:sz w:val="24"/>
          <w:szCs w:val="24"/>
        </w:rPr>
        <w:t xml:space="preserve"> jet </w:t>
      </w:r>
      <w:r w:rsidR="006C685C" w:rsidRPr="001F7A15">
        <w:rPr>
          <w:rFonts w:ascii="Times New Roman" w:hAnsi="Times New Roman" w:cs="Times New Roman"/>
          <w:sz w:val="24"/>
          <w:szCs w:val="24"/>
        </w:rPr>
        <w:t>transport,</w:t>
      </w:r>
      <w:r w:rsidR="00824BEA" w:rsidRPr="001F7A15">
        <w:rPr>
          <w:rFonts w:ascii="Times New Roman" w:hAnsi="Times New Roman" w:cs="Times New Roman"/>
          <w:sz w:val="24"/>
          <w:szCs w:val="24"/>
        </w:rPr>
        <w:t xml:space="preserve"> </w:t>
      </w:r>
      <w:r w:rsidRPr="001F7A15">
        <w:rPr>
          <w:rFonts w:ascii="Times New Roman" w:hAnsi="Times New Roman" w:cs="Times New Roman"/>
          <w:sz w:val="24"/>
          <w:szCs w:val="24"/>
        </w:rPr>
        <w:t>Black served as Presiden</w:t>
      </w:r>
      <w:r w:rsidR="00270121" w:rsidRPr="001F7A15">
        <w:rPr>
          <w:rFonts w:ascii="Times New Roman" w:hAnsi="Times New Roman" w:cs="Times New Roman"/>
          <w:sz w:val="24"/>
          <w:szCs w:val="24"/>
        </w:rPr>
        <w:t xml:space="preserve">t of the Brookings Institution </w:t>
      </w:r>
      <w:r w:rsidR="002B45DC" w:rsidRPr="001F7A15">
        <w:rPr>
          <w:rFonts w:ascii="Times New Roman" w:hAnsi="Times New Roman" w:cs="Times New Roman"/>
          <w:sz w:val="24"/>
          <w:szCs w:val="24"/>
        </w:rPr>
        <w:t xml:space="preserve">in Washington DC </w:t>
      </w:r>
      <w:r w:rsidR="00270121" w:rsidRPr="001F7A15">
        <w:rPr>
          <w:rFonts w:ascii="Times New Roman" w:hAnsi="Times New Roman" w:cs="Times New Roman"/>
          <w:sz w:val="24"/>
          <w:szCs w:val="24"/>
        </w:rPr>
        <w:t>and of the American Shakespeare Festival Theater and Academy</w:t>
      </w:r>
      <w:r w:rsidR="00ED4888" w:rsidRPr="001F7A15">
        <w:rPr>
          <w:rFonts w:ascii="Times New Roman" w:hAnsi="Times New Roman" w:cs="Times New Roman"/>
          <w:sz w:val="24"/>
          <w:szCs w:val="24"/>
        </w:rPr>
        <w:t>,</w:t>
      </w:r>
      <w:r w:rsidR="00270121" w:rsidRPr="001F7A15">
        <w:rPr>
          <w:rFonts w:ascii="Times New Roman" w:hAnsi="Times New Roman" w:cs="Times New Roman"/>
          <w:sz w:val="24"/>
          <w:szCs w:val="24"/>
        </w:rPr>
        <w:t xml:space="preserve"> and </w:t>
      </w:r>
      <w:r w:rsidR="0054583D" w:rsidRPr="001F7A15">
        <w:rPr>
          <w:rFonts w:ascii="Times New Roman" w:hAnsi="Times New Roman" w:cs="Times New Roman"/>
          <w:sz w:val="24"/>
          <w:szCs w:val="24"/>
        </w:rPr>
        <w:t>Chairman of the Overseas Development Council</w:t>
      </w:r>
      <w:r w:rsidR="00681F50" w:rsidRPr="001F7A15">
        <w:rPr>
          <w:rFonts w:ascii="Times New Roman" w:hAnsi="Times New Roman" w:cs="Times New Roman"/>
          <w:sz w:val="24"/>
          <w:szCs w:val="24"/>
        </w:rPr>
        <w:t xml:space="preserve"> and of the John F. Kennedy Library</w:t>
      </w:r>
      <w:r w:rsidR="0054583D" w:rsidRPr="001F7A15">
        <w:rPr>
          <w:rFonts w:ascii="Times New Roman" w:hAnsi="Times New Roman" w:cs="Times New Roman"/>
          <w:sz w:val="24"/>
          <w:szCs w:val="24"/>
        </w:rPr>
        <w:t xml:space="preserve">, </w:t>
      </w:r>
      <w:r w:rsidRPr="001F7A15">
        <w:rPr>
          <w:rFonts w:ascii="Times New Roman" w:hAnsi="Times New Roman" w:cs="Times New Roman"/>
          <w:sz w:val="24"/>
          <w:szCs w:val="24"/>
        </w:rPr>
        <w:t>and as a trustee of Joh</w:t>
      </w:r>
      <w:r w:rsidR="00681F50" w:rsidRPr="001F7A15">
        <w:rPr>
          <w:rFonts w:ascii="Times New Roman" w:hAnsi="Times New Roman" w:cs="Times New Roman"/>
          <w:sz w:val="24"/>
          <w:szCs w:val="24"/>
        </w:rPr>
        <w:t>ns Hopkins University and of Oglethorpe College</w:t>
      </w:r>
      <w:r w:rsidRPr="001F7A15">
        <w:rPr>
          <w:rFonts w:ascii="Times New Roman" w:hAnsi="Times New Roman" w:cs="Times New Roman"/>
          <w:sz w:val="24"/>
          <w:szCs w:val="24"/>
        </w:rPr>
        <w:t xml:space="preserve">, the Institute for International Education, </w:t>
      </w:r>
      <w:r w:rsidR="00961E5B" w:rsidRPr="001F7A15">
        <w:rPr>
          <w:rFonts w:ascii="Times New Roman" w:hAnsi="Times New Roman" w:cs="Times New Roman"/>
          <w:sz w:val="24"/>
          <w:szCs w:val="24"/>
        </w:rPr>
        <w:t xml:space="preserve">the Bowery Savings Bank, </w:t>
      </w:r>
      <w:r w:rsidR="00681F50" w:rsidRPr="001F7A15">
        <w:rPr>
          <w:rFonts w:ascii="Times New Roman" w:hAnsi="Times New Roman" w:cs="Times New Roman"/>
          <w:sz w:val="24"/>
          <w:szCs w:val="24"/>
        </w:rPr>
        <w:t xml:space="preserve">the Population Council, Inc., the National Trust for Historic Preservation </w:t>
      </w:r>
      <w:r w:rsidRPr="001F7A15">
        <w:rPr>
          <w:rFonts w:ascii="Times New Roman" w:hAnsi="Times New Roman" w:cs="Times New Roman"/>
          <w:sz w:val="24"/>
          <w:szCs w:val="24"/>
        </w:rPr>
        <w:t>and the Ford Foundation</w:t>
      </w:r>
      <w:r w:rsidR="00ED4888"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D4888" w:rsidRPr="001F7A15">
        <w:rPr>
          <w:rFonts w:ascii="Times New Roman" w:hAnsi="Times New Roman" w:cs="Times New Roman"/>
          <w:sz w:val="24"/>
          <w:szCs w:val="24"/>
        </w:rPr>
        <w:t xml:space="preserve">He also served as a member of the Board of Directors </w:t>
      </w:r>
      <w:r w:rsidR="00961E5B" w:rsidRPr="001F7A15">
        <w:rPr>
          <w:rFonts w:ascii="Times New Roman" w:hAnsi="Times New Roman" w:cs="Times New Roman"/>
          <w:sz w:val="24"/>
          <w:szCs w:val="24"/>
        </w:rPr>
        <w:t xml:space="preserve">of the Royal Dutch Petroleum Company, </w:t>
      </w:r>
      <w:r w:rsidR="00681F50" w:rsidRPr="001F7A15">
        <w:rPr>
          <w:rFonts w:ascii="Times New Roman" w:hAnsi="Times New Roman" w:cs="Times New Roman"/>
          <w:sz w:val="24"/>
          <w:szCs w:val="24"/>
        </w:rPr>
        <w:t xml:space="preserve">the Olin Mathieson Chemical Corporation, Julius </w:t>
      </w:r>
      <w:proofErr w:type="spellStart"/>
      <w:r w:rsidR="00681F50" w:rsidRPr="001F7A15">
        <w:rPr>
          <w:rFonts w:ascii="Times New Roman" w:hAnsi="Times New Roman" w:cs="Times New Roman"/>
          <w:sz w:val="24"/>
          <w:szCs w:val="24"/>
        </w:rPr>
        <w:t>Garfinckel</w:t>
      </w:r>
      <w:proofErr w:type="spellEnd"/>
      <w:r w:rsidR="00681F50" w:rsidRPr="001F7A15">
        <w:rPr>
          <w:rFonts w:ascii="Times New Roman" w:hAnsi="Times New Roman" w:cs="Times New Roman"/>
          <w:sz w:val="24"/>
          <w:szCs w:val="24"/>
        </w:rPr>
        <w:t xml:space="preserve"> and Company, </w:t>
      </w:r>
      <w:r w:rsidR="00961E5B" w:rsidRPr="001F7A15">
        <w:rPr>
          <w:rFonts w:ascii="Times New Roman" w:hAnsi="Times New Roman" w:cs="Times New Roman"/>
          <w:sz w:val="24"/>
          <w:szCs w:val="24"/>
        </w:rPr>
        <w:t xml:space="preserve">International Telephone and Telegraph, </w:t>
      </w:r>
      <w:r w:rsidR="00961E5B" w:rsidRPr="001F7A15">
        <w:rPr>
          <w:rFonts w:ascii="Times New Roman" w:hAnsi="Times New Roman" w:cs="Times New Roman"/>
          <w:i/>
          <w:sz w:val="24"/>
          <w:szCs w:val="24"/>
        </w:rPr>
        <w:t>The New York Times</w:t>
      </w:r>
      <w:r w:rsidR="00961E5B" w:rsidRPr="001F7A15">
        <w:rPr>
          <w:rFonts w:ascii="Times New Roman" w:hAnsi="Times New Roman" w:cs="Times New Roman"/>
          <w:sz w:val="24"/>
          <w:szCs w:val="24"/>
        </w:rPr>
        <w:t>, Electric Bond and Share, Cummins Engine, Equitable Life Assurance Society, and the F.W. Woolworth Company</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D4888" w:rsidRPr="001F7A15">
        <w:rPr>
          <w:rFonts w:ascii="Times New Roman" w:hAnsi="Times New Roman" w:cs="Times New Roman"/>
          <w:sz w:val="24"/>
          <w:szCs w:val="24"/>
        </w:rPr>
        <w:t xml:space="preserve">Moreover, he was appointed </w:t>
      </w:r>
      <w:r w:rsidR="0054583D" w:rsidRPr="001F7A15">
        <w:rPr>
          <w:rFonts w:ascii="Times New Roman" w:hAnsi="Times New Roman" w:cs="Times New Roman"/>
          <w:sz w:val="24"/>
          <w:szCs w:val="24"/>
        </w:rPr>
        <w:t>as</w:t>
      </w:r>
      <w:r w:rsidR="00681F50" w:rsidRPr="001F7A15">
        <w:rPr>
          <w:rFonts w:ascii="Times New Roman" w:hAnsi="Times New Roman" w:cs="Times New Roman"/>
          <w:sz w:val="24"/>
          <w:szCs w:val="24"/>
        </w:rPr>
        <w:t xml:space="preserve"> a special</w:t>
      </w:r>
      <w:r w:rsidR="00ED4888" w:rsidRPr="001F7A15">
        <w:rPr>
          <w:rFonts w:ascii="Times New Roman" w:hAnsi="Times New Roman" w:cs="Times New Roman"/>
          <w:sz w:val="24"/>
          <w:szCs w:val="24"/>
        </w:rPr>
        <w:t xml:space="preserve"> adviser to the ruler of Kuwait</w:t>
      </w:r>
      <w:r w:rsidR="00681F50" w:rsidRPr="001F7A15">
        <w:rPr>
          <w:rFonts w:ascii="Times New Roman" w:hAnsi="Times New Roman" w:cs="Times New Roman"/>
          <w:sz w:val="24"/>
          <w:szCs w:val="24"/>
        </w:rPr>
        <w:t xml:space="preserve"> and</w:t>
      </w:r>
      <w:r w:rsidR="00E2010D" w:rsidRPr="001F7A15">
        <w:rPr>
          <w:rFonts w:ascii="Times New Roman" w:hAnsi="Times New Roman" w:cs="Times New Roman"/>
          <w:sz w:val="24"/>
          <w:szCs w:val="24"/>
        </w:rPr>
        <w:t>, beginning in March 1963, as</w:t>
      </w:r>
      <w:r w:rsidR="00C17056" w:rsidRPr="001F7A15">
        <w:rPr>
          <w:rFonts w:ascii="Times New Roman" w:hAnsi="Times New Roman" w:cs="Times New Roman"/>
          <w:sz w:val="24"/>
          <w:szCs w:val="24"/>
        </w:rPr>
        <w:t xml:space="preserve"> </w:t>
      </w:r>
      <w:r w:rsidR="0054583D" w:rsidRPr="001F7A15">
        <w:rPr>
          <w:rFonts w:ascii="Times New Roman" w:hAnsi="Times New Roman" w:cs="Times New Roman"/>
          <w:sz w:val="24"/>
          <w:szCs w:val="24"/>
        </w:rPr>
        <w:t>a financial consultant to UN Secretary-General U Thant</w:t>
      </w:r>
      <w:r w:rsidR="00ED4888" w:rsidRPr="001F7A15">
        <w:rPr>
          <w:rFonts w:ascii="Times New Roman" w:hAnsi="Times New Roman" w:cs="Times New Roman"/>
          <w:sz w:val="24"/>
          <w:szCs w:val="24"/>
        </w:rPr>
        <w:t>, who</w:t>
      </w:r>
      <w:r w:rsidRPr="001F7A15">
        <w:rPr>
          <w:rFonts w:ascii="Times New Roman" w:hAnsi="Times New Roman" w:cs="Times New Roman"/>
          <w:sz w:val="24"/>
          <w:szCs w:val="24"/>
        </w:rPr>
        <w:t xml:space="preserve"> he assisted in bond marketing and debt collection</w:t>
      </w:r>
      <w:r w:rsidR="00824BEA" w:rsidRPr="001F7A15">
        <w:rPr>
          <w:rFonts w:ascii="Times New Roman" w:hAnsi="Times New Roman" w:cs="Times New Roman"/>
          <w:sz w:val="24"/>
          <w:szCs w:val="24"/>
        </w:rPr>
        <w:t>, travelling to the Middle East</w:t>
      </w:r>
      <w:r w:rsidR="00ED4888" w:rsidRPr="001F7A15">
        <w:rPr>
          <w:rFonts w:ascii="Times New Roman" w:hAnsi="Times New Roman" w:cs="Times New Roman"/>
          <w:sz w:val="24"/>
          <w:szCs w:val="24"/>
        </w:rPr>
        <w:t xml:space="preserve"> and Europe </w:t>
      </w:r>
      <w:proofErr w:type="gramStart"/>
      <w:r w:rsidR="00ED4888" w:rsidRPr="001F7A15">
        <w:rPr>
          <w:rFonts w:ascii="Times New Roman" w:hAnsi="Times New Roman" w:cs="Times New Roman"/>
          <w:sz w:val="24"/>
          <w:szCs w:val="24"/>
        </w:rPr>
        <w:t>in an effort to</w:t>
      </w:r>
      <w:proofErr w:type="gramEnd"/>
      <w:r w:rsidR="00ED4888" w:rsidRPr="001F7A15">
        <w:rPr>
          <w:rFonts w:ascii="Times New Roman" w:hAnsi="Times New Roman" w:cs="Times New Roman"/>
          <w:sz w:val="24"/>
          <w:szCs w:val="24"/>
        </w:rPr>
        <w:t xml:space="preserve"> shrink the UN’s deficit.</w:t>
      </w:r>
      <w:r w:rsidR="000158DB" w:rsidRPr="001F7A15">
        <w:rPr>
          <w:rFonts w:ascii="Times New Roman" w:hAnsi="Times New Roman" w:cs="Times New Roman"/>
          <w:sz w:val="24"/>
          <w:szCs w:val="24"/>
        </w:rPr>
        <w:t xml:space="preserve"> </w:t>
      </w:r>
      <w:proofErr w:type="gramStart"/>
      <w:r w:rsidR="0005514C" w:rsidRPr="001F7A15">
        <w:rPr>
          <w:rFonts w:ascii="Times New Roman" w:hAnsi="Times New Roman" w:cs="Times New Roman"/>
          <w:sz w:val="24"/>
          <w:szCs w:val="24"/>
        </w:rPr>
        <w:t>On top of all of this</w:t>
      </w:r>
      <w:proofErr w:type="gramEnd"/>
      <w:r w:rsidR="0005514C" w:rsidRPr="001F7A15">
        <w:rPr>
          <w:rFonts w:ascii="Times New Roman" w:hAnsi="Times New Roman" w:cs="Times New Roman"/>
          <w:sz w:val="24"/>
          <w:szCs w:val="24"/>
        </w:rPr>
        <w:t>, in his ‘retirement’</w:t>
      </w:r>
      <w:r w:rsidR="00ED4888" w:rsidRPr="001F7A15">
        <w:rPr>
          <w:rFonts w:ascii="Times New Roman" w:hAnsi="Times New Roman" w:cs="Times New Roman"/>
          <w:sz w:val="24"/>
          <w:szCs w:val="24"/>
        </w:rPr>
        <w:t xml:space="preserve"> years he </w:t>
      </w:r>
      <w:r w:rsidRPr="001F7A15">
        <w:rPr>
          <w:rFonts w:ascii="Times New Roman" w:hAnsi="Times New Roman" w:cs="Times New Roman"/>
          <w:sz w:val="24"/>
          <w:szCs w:val="24"/>
        </w:rPr>
        <w:t xml:space="preserve">renewed </w:t>
      </w:r>
      <w:r w:rsidR="00961E5B" w:rsidRPr="001F7A15">
        <w:rPr>
          <w:rFonts w:ascii="Times New Roman" w:hAnsi="Times New Roman" w:cs="Times New Roman"/>
          <w:sz w:val="24"/>
          <w:szCs w:val="24"/>
        </w:rPr>
        <w:t xml:space="preserve">his </w:t>
      </w:r>
      <w:r w:rsidRPr="001F7A15">
        <w:rPr>
          <w:rFonts w:ascii="Times New Roman" w:hAnsi="Times New Roman" w:cs="Times New Roman"/>
          <w:sz w:val="24"/>
          <w:szCs w:val="24"/>
        </w:rPr>
        <w:t>ties with Chase</w:t>
      </w:r>
      <w:r w:rsidR="00961E5B" w:rsidRPr="001F7A15">
        <w:rPr>
          <w:rFonts w:ascii="Times New Roman" w:hAnsi="Times New Roman" w:cs="Times New Roman"/>
          <w:sz w:val="24"/>
          <w:szCs w:val="24"/>
        </w:rPr>
        <w:t xml:space="preserve"> (now Chase Manhattan)</w:t>
      </w:r>
      <w:r w:rsidRPr="001F7A15">
        <w:rPr>
          <w:rFonts w:ascii="Times New Roman" w:hAnsi="Times New Roman" w:cs="Times New Roman"/>
          <w:sz w:val="24"/>
          <w:szCs w:val="24"/>
        </w:rPr>
        <w:t>, serving as both consultant and director</w:t>
      </w:r>
      <w:r w:rsidR="00DE06E9" w:rsidRPr="001F7A15">
        <w:rPr>
          <w:rFonts w:ascii="Times New Roman" w:hAnsi="Times New Roman" w:cs="Times New Roman"/>
          <w:sz w:val="24"/>
          <w:szCs w:val="24"/>
        </w:rPr>
        <w:t xml:space="preserve"> and authored </w:t>
      </w:r>
      <w:r w:rsidR="00DE06E9" w:rsidRPr="001F7A15">
        <w:rPr>
          <w:rFonts w:ascii="Times New Roman" w:hAnsi="Times New Roman" w:cs="Times New Roman"/>
          <w:i/>
          <w:sz w:val="24"/>
          <w:szCs w:val="24"/>
        </w:rPr>
        <w:t>Alternative in Southeast Asia</w:t>
      </w:r>
      <w:r w:rsidR="0005514C" w:rsidRPr="001F7A15">
        <w:rPr>
          <w:rFonts w:ascii="Times New Roman" w:hAnsi="Times New Roman" w:cs="Times New Roman"/>
          <w:i/>
          <w:sz w:val="24"/>
          <w:szCs w:val="24"/>
        </w:rPr>
        <w:t xml:space="preserve"> </w:t>
      </w:r>
      <w:r w:rsidR="0005514C" w:rsidRPr="001F7A15">
        <w:rPr>
          <w:rFonts w:ascii="Times New Roman" w:hAnsi="Times New Roman" w:cs="Times New Roman"/>
          <w:sz w:val="24"/>
          <w:szCs w:val="24"/>
        </w:rPr>
        <w:t>(New York 19</w:t>
      </w:r>
      <w:r w:rsidR="00BB32D7" w:rsidRPr="001F7A15">
        <w:rPr>
          <w:rFonts w:ascii="Times New Roman" w:hAnsi="Times New Roman" w:cs="Times New Roman"/>
          <w:sz w:val="24"/>
          <w:szCs w:val="24"/>
        </w:rPr>
        <w:t>6</w:t>
      </w:r>
      <w:r w:rsidR="0005514C" w:rsidRPr="001F7A15">
        <w:rPr>
          <w:rFonts w:ascii="Times New Roman" w:hAnsi="Times New Roman" w:cs="Times New Roman"/>
          <w:sz w:val="24"/>
          <w:szCs w:val="24"/>
        </w:rPr>
        <w:t>9)</w:t>
      </w:r>
      <w:r w:rsidR="00DE06E9" w:rsidRPr="001F7A15">
        <w:rPr>
          <w:rFonts w:ascii="Times New Roman" w:hAnsi="Times New Roman" w:cs="Times New Roman"/>
          <w:i/>
          <w:sz w:val="24"/>
          <w:szCs w:val="24"/>
        </w:rPr>
        <w:t xml:space="preserve">, </w:t>
      </w:r>
      <w:r w:rsidR="00DE06E9" w:rsidRPr="001F7A15">
        <w:rPr>
          <w:rFonts w:ascii="Times New Roman" w:hAnsi="Times New Roman" w:cs="Times New Roman"/>
          <w:sz w:val="24"/>
          <w:szCs w:val="24"/>
        </w:rPr>
        <w:t xml:space="preserve">which </w:t>
      </w:r>
      <w:r w:rsidR="0005514C" w:rsidRPr="001F7A15">
        <w:rPr>
          <w:rFonts w:ascii="Times New Roman" w:hAnsi="Times New Roman" w:cs="Times New Roman"/>
          <w:sz w:val="24"/>
          <w:szCs w:val="24"/>
        </w:rPr>
        <w:t>critiqued US</w:t>
      </w:r>
      <w:r w:rsidR="00DE06E9" w:rsidRPr="001F7A15">
        <w:rPr>
          <w:rFonts w:ascii="Times New Roman" w:hAnsi="Times New Roman" w:cs="Times New Roman"/>
          <w:sz w:val="24"/>
          <w:szCs w:val="24"/>
        </w:rPr>
        <w:t xml:space="preserve"> policy in Vietnam, but </w:t>
      </w:r>
      <w:r w:rsidR="00ED4888" w:rsidRPr="001F7A15">
        <w:rPr>
          <w:rFonts w:ascii="Times New Roman" w:hAnsi="Times New Roman" w:cs="Times New Roman"/>
          <w:sz w:val="24"/>
          <w:szCs w:val="24"/>
        </w:rPr>
        <w:t xml:space="preserve">mostly </w:t>
      </w:r>
      <w:r w:rsidR="00DE06E9" w:rsidRPr="001F7A15">
        <w:rPr>
          <w:rFonts w:ascii="Times New Roman" w:hAnsi="Times New Roman" w:cs="Times New Roman"/>
          <w:sz w:val="24"/>
          <w:szCs w:val="24"/>
        </w:rPr>
        <w:t>focused on the need for multilateral development assistance to the region</w:t>
      </w:r>
      <w:r w:rsidR="00ED4888"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ED4888" w:rsidRPr="001F7A15">
        <w:rPr>
          <w:rFonts w:ascii="Times New Roman" w:hAnsi="Times New Roman" w:cs="Times New Roman"/>
          <w:sz w:val="24"/>
          <w:szCs w:val="24"/>
        </w:rPr>
        <w:t>Aside from his service</w:t>
      </w:r>
      <w:r w:rsidRPr="001F7A15">
        <w:rPr>
          <w:rFonts w:ascii="Times New Roman" w:hAnsi="Times New Roman" w:cs="Times New Roman"/>
          <w:sz w:val="24"/>
          <w:szCs w:val="24"/>
        </w:rPr>
        <w:t xml:space="preserve"> as a consultant to the America</w:t>
      </w:r>
      <w:r w:rsidR="0005514C" w:rsidRPr="001F7A15">
        <w:rPr>
          <w:rFonts w:ascii="Times New Roman" w:hAnsi="Times New Roman" w:cs="Times New Roman"/>
          <w:sz w:val="24"/>
          <w:szCs w:val="24"/>
        </w:rPr>
        <w:t xml:space="preserve">n Express Corporation from 1970 until </w:t>
      </w:r>
      <w:r w:rsidRPr="001F7A15">
        <w:rPr>
          <w:rFonts w:ascii="Times New Roman" w:hAnsi="Times New Roman" w:cs="Times New Roman"/>
          <w:sz w:val="24"/>
          <w:szCs w:val="24"/>
        </w:rPr>
        <w:t>1978, Black largely retired from active business affairs after 1970.</w:t>
      </w:r>
      <w:r w:rsidR="000158DB" w:rsidRPr="001F7A15">
        <w:rPr>
          <w:rFonts w:ascii="Times New Roman" w:hAnsi="Times New Roman" w:cs="Times New Roman"/>
          <w:sz w:val="24"/>
          <w:szCs w:val="24"/>
        </w:rPr>
        <w:t xml:space="preserve"> </w:t>
      </w:r>
      <w:r w:rsidR="0005514C" w:rsidRPr="001F7A15">
        <w:rPr>
          <w:rFonts w:ascii="Times New Roman" w:hAnsi="Times New Roman" w:cs="Times New Roman"/>
          <w:sz w:val="24"/>
          <w:szCs w:val="24"/>
        </w:rPr>
        <w:t>In 1992</w:t>
      </w:r>
      <w:r w:rsidR="00ED4888" w:rsidRPr="001F7A15">
        <w:rPr>
          <w:rFonts w:ascii="Times New Roman" w:hAnsi="Times New Roman" w:cs="Times New Roman"/>
          <w:sz w:val="24"/>
          <w:szCs w:val="24"/>
        </w:rPr>
        <w:t xml:space="preserve"> h</w:t>
      </w:r>
      <w:r w:rsidRPr="001F7A15">
        <w:rPr>
          <w:rFonts w:ascii="Times New Roman" w:hAnsi="Times New Roman" w:cs="Times New Roman"/>
          <w:sz w:val="24"/>
          <w:szCs w:val="24"/>
        </w:rPr>
        <w:t>e died in his sleep at the age of 93</w:t>
      </w:r>
      <w:r w:rsidR="00ED4888" w:rsidRPr="001F7A15">
        <w:rPr>
          <w:rFonts w:ascii="Times New Roman" w:hAnsi="Times New Roman" w:cs="Times New Roman"/>
          <w:sz w:val="24"/>
          <w:szCs w:val="24"/>
        </w:rPr>
        <w:t>, probably of heart failure</w:t>
      </w:r>
      <w:r w:rsidR="00681F50"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681F50" w:rsidRPr="001F7A15">
        <w:rPr>
          <w:rFonts w:ascii="Times New Roman" w:hAnsi="Times New Roman" w:cs="Times New Roman"/>
          <w:sz w:val="24"/>
          <w:szCs w:val="24"/>
        </w:rPr>
        <w:t>His funeral was private.</w:t>
      </w:r>
      <w:r w:rsidR="000158DB" w:rsidRPr="001F7A15">
        <w:rPr>
          <w:rFonts w:ascii="Times New Roman" w:hAnsi="Times New Roman" w:cs="Times New Roman"/>
          <w:sz w:val="24"/>
          <w:szCs w:val="24"/>
        </w:rPr>
        <w:t xml:space="preserve"> </w:t>
      </w:r>
    </w:p>
    <w:p w14:paraId="4204548E" w14:textId="77777777" w:rsidR="00B66783" w:rsidRPr="001F7A15" w:rsidRDefault="00B66783" w:rsidP="000023D5">
      <w:pPr>
        <w:spacing w:after="0" w:line="240" w:lineRule="auto"/>
        <w:contextualSpacing/>
        <w:jc w:val="both"/>
        <w:rPr>
          <w:rFonts w:ascii="Times New Roman" w:hAnsi="Times New Roman" w:cs="Times New Roman"/>
          <w:sz w:val="24"/>
          <w:szCs w:val="24"/>
        </w:rPr>
      </w:pPr>
    </w:p>
    <w:p w14:paraId="3B2C9697" w14:textId="77777777" w:rsidR="00B66783" w:rsidRPr="001F7A15" w:rsidRDefault="00B66783"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sz w:val="24"/>
          <w:szCs w:val="24"/>
        </w:rPr>
        <w:t>ARCHIVE</w:t>
      </w:r>
      <w:r w:rsidR="0005514C" w:rsidRPr="001F7A15">
        <w:rPr>
          <w:rFonts w:ascii="Times New Roman" w:hAnsi="Times New Roman" w:cs="Times New Roman"/>
          <w:b/>
          <w:sz w:val="24"/>
          <w:szCs w:val="24"/>
        </w:rPr>
        <w:t>S</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Papers relating to Black’s service as President of the World Bank </w:t>
      </w:r>
      <w:proofErr w:type="gramStart"/>
      <w:r w:rsidRPr="001F7A15">
        <w:rPr>
          <w:rFonts w:ascii="Times New Roman" w:hAnsi="Times New Roman" w:cs="Times New Roman"/>
          <w:sz w:val="24"/>
          <w:szCs w:val="24"/>
        </w:rPr>
        <w:t>are loc</w:t>
      </w:r>
      <w:r w:rsidR="00376466" w:rsidRPr="001F7A15">
        <w:rPr>
          <w:rFonts w:ascii="Times New Roman" w:hAnsi="Times New Roman" w:cs="Times New Roman"/>
          <w:sz w:val="24"/>
          <w:szCs w:val="24"/>
        </w:rPr>
        <w:t>ated in</w:t>
      </w:r>
      <w:proofErr w:type="gramEnd"/>
      <w:r w:rsidR="00376466" w:rsidRPr="001F7A15">
        <w:rPr>
          <w:rFonts w:ascii="Times New Roman" w:hAnsi="Times New Roman" w:cs="Times New Roman"/>
          <w:sz w:val="24"/>
          <w:szCs w:val="24"/>
        </w:rPr>
        <w:t xml:space="preserve"> the World Bank A</w:t>
      </w:r>
      <w:r w:rsidR="0031430D" w:rsidRPr="001F7A15">
        <w:rPr>
          <w:rFonts w:ascii="Times New Roman" w:hAnsi="Times New Roman" w:cs="Times New Roman"/>
          <w:sz w:val="24"/>
          <w:szCs w:val="24"/>
        </w:rPr>
        <w:t>rchives in</w:t>
      </w:r>
      <w:r w:rsidRPr="001F7A15">
        <w:rPr>
          <w:rFonts w:ascii="Times New Roman" w:hAnsi="Times New Roman" w:cs="Times New Roman"/>
          <w:sz w:val="24"/>
          <w:szCs w:val="24"/>
        </w:rPr>
        <w:t xml:space="preserve"> </w:t>
      </w:r>
      <w:r w:rsidR="00173001" w:rsidRPr="001F7A15">
        <w:rPr>
          <w:rFonts w:ascii="Times New Roman" w:hAnsi="Times New Roman" w:cs="Times New Roman"/>
          <w:sz w:val="24"/>
          <w:szCs w:val="24"/>
        </w:rPr>
        <w:t>Washington DC; R</w:t>
      </w:r>
      <w:r w:rsidR="00762686" w:rsidRPr="001F7A15">
        <w:rPr>
          <w:rFonts w:ascii="Times New Roman" w:hAnsi="Times New Roman" w:cs="Times New Roman"/>
          <w:sz w:val="24"/>
          <w:szCs w:val="24"/>
        </w:rPr>
        <w:t xml:space="preserve">eminiscences </w:t>
      </w:r>
      <w:r w:rsidR="00767C5B" w:rsidRPr="001F7A15">
        <w:rPr>
          <w:rFonts w:ascii="Times New Roman" w:hAnsi="Times New Roman" w:cs="Times New Roman"/>
          <w:sz w:val="24"/>
          <w:szCs w:val="24"/>
        </w:rPr>
        <w:t xml:space="preserve">(1961) </w:t>
      </w:r>
      <w:r w:rsidRPr="001F7A15">
        <w:rPr>
          <w:rFonts w:ascii="Times New Roman" w:hAnsi="Times New Roman" w:cs="Times New Roman"/>
          <w:sz w:val="24"/>
          <w:szCs w:val="24"/>
        </w:rPr>
        <w:t xml:space="preserve">in </w:t>
      </w:r>
      <w:r w:rsidR="00767C5B" w:rsidRPr="001F7A15">
        <w:rPr>
          <w:rFonts w:ascii="Times New Roman" w:hAnsi="Times New Roman" w:cs="Times New Roman"/>
          <w:sz w:val="24"/>
          <w:szCs w:val="24"/>
        </w:rPr>
        <w:t xml:space="preserve">Columbia Center for </w:t>
      </w:r>
      <w:r w:rsidRPr="001F7A15">
        <w:rPr>
          <w:rFonts w:ascii="Times New Roman" w:hAnsi="Times New Roman" w:cs="Times New Roman"/>
          <w:sz w:val="24"/>
          <w:szCs w:val="24"/>
        </w:rPr>
        <w:t>Oral History</w:t>
      </w:r>
      <w:r w:rsidR="00767C5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in Butler Library, </w:t>
      </w:r>
      <w:r w:rsidR="00767C5B" w:rsidRPr="001F7A15">
        <w:rPr>
          <w:rFonts w:ascii="Times New Roman" w:hAnsi="Times New Roman" w:cs="Times New Roman"/>
          <w:sz w:val="24"/>
          <w:szCs w:val="24"/>
        </w:rPr>
        <w:t xml:space="preserve">Columbia University, </w:t>
      </w:r>
      <w:r w:rsidR="0031430D" w:rsidRPr="001F7A15">
        <w:rPr>
          <w:rFonts w:ascii="Times New Roman" w:hAnsi="Times New Roman" w:cs="Times New Roman"/>
          <w:sz w:val="24"/>
          <w:szCs w:val="24"/>
        </w:rPr>
        <w:t>New York;</w:t>
      </w:r>
      <w:r w:rsidR="00BF3E63" w:rsidRPr="001F7A15">
        <w:rPr>
          <w:rFonts w:ascii="Times New Roman" w:hAnsi="Times New Roman" w:cs="Times New Roman"/>
          <w:sz w:val="24"/>
          <w:szCs w:val="24"/>
        </w:rPr>
        <w:t xml:space="preserve"> </w:t>
      </w:r>
      <w:r w:rsidR="00B33D93" w:rsidRPr="001F7A15">
        <w:rPr>
          <w:rFonts w:ascii="Times New Roman" w:hAnsi="Times New Roman" w:cs="Times New Roman"/>
          <w:sz w:val="24"/>
          <w:szCs w:val="24"/>
        </w:rPr>
        <w:t xml:space="preserve">Black’s </w:t>
      </w:r>
      <w:r w:rsidR="00E93624" w:rsidRPr="001F7A15">
        <w:rPr>
          <w:rFonts w:ascii="Times New Roman" w:hAnsi="Times New Roman" w:cs="Times New Roman"/>
          <w:sz w:val="24"/>
          <w:szCs w:val="24"/>
        </w:rPr>
        <w:t xml:space="preserve">papers and related artifacts in </w:t>
      </w:r>
      <w:r w:rsidRPr="001F7A15">
        <w:rPr>
          <w:rFonts w:ascii="Times New Roman" w:hAnsi="Times New Roman" w:cs="Times New Roman"/>
          <w:sz w:val="24"/>
          <w:szCs w:val="24"/>
        </w:rPr>
        <w:t>Harg</w:t>
      </w:r>
      <w:r w:rsidR="00E93624" w:rsidRPr="001F7A15">
        <w:rPr>
          <w:rFonts w:ascii="Times New Roman" w:hAnsi="Times New Roman" w:cs="Times New Roman"/>
          <w:sz w:val="24"/>
          <w:szCs w:val="24"/>
        </w:rPr>
        <w:t>rett L</w:t>
      </w:r>
      <w:r w:rsidR="00B33D93" w:rsidRPr="001F7A15">
        <w:rPr>
          <w:rFonts w:ascii="Times New Roman" w:hAnsi="Times New Roman" w:cs="Times New Roman"/>
          <w:sz w:val="24"/>
          <w:szCs w:val="24"/>
        </w:rPr>
        <w:t xml:space="preserve">ibrary, </w:t>
      </w:r>
      <w:r w:rsidRPr="001F7A15">
        <w:rPr>
          <w:rFonts w:ascii="Times New Roman" w:hAnsi="Times New Roman" w:cs="Times New Roman"/>
          <w:sz w:val="24"/>
          <w:szCs w:val="24"/>
        </w:rPr>
        <w:t>University of Georgia</w:t>
      </w:r>
      <w:r w:rsidR="00B33D93" w:rsidRPr="001F7A15">
        <w:rPr>
          <w:rFonts w:ascii="Times New Roman" w:hAnsi="Times New Roman" w:cs="Times New Roman"/>
          <w:sz w:val="24"/>
          <w:szCs w:val="24"/>
        </w:rPr>
        <w:t>,</w:t>
      </w:r>
      <w:r w:rsidRPr="001F7A15">
        <w:rPr>
          <w:rFonts w:ascii="Times New Roman" w:hAnsi="Times New Roman" w:cs="Times New Roman"/>
          <w:sz w:val="24"/>
          <w:szCs w:val="24"/>
        </w:rPr>
        <w:t xml:space="preserve"> </w:t>
      </w:r>
      <w:r w:rsidR="00B33D93" w:rsidRPr="001F7A15">
        <w:rPr>
          <w:rFonts w:ascii="Times New Roman" w:hAnsi="Times New Roman" w:cs="Times New Roman"/>
          <w:sz w:val="24"/>
          <w:szCs w:val="24"/>
        </w:rPr>
        <w:t>Athens, Geo</w:t>
      </w:r>
      <w:r w:rsidR="00E93624" w:rsidRPr="001F7A15">
        <w:rPr>
          <w:rFonts w:ascii="Times New Roman" w:hAnsi="Times New Roman" w:cs="Times New Roman"/>
          <w:sz w:val="24"/>
          <w:szCs w:val="24"/>
        </w:rPr>
        <w:t>rgia</w:t>
      </w:r>
      <w:r w:rsidRPr="001F7A15">
        <w:rPr>
          <w:rFonts w:ascii="Times New Roman" w:hAnsi="Times New Roman" w:cs="Times New Roman"/>
          <w:sz w:val="24"/>
          <w:szCs w:val="24"/>
        </w:rPr>
        <w:t xml:space="preserve">. </w:t>
      </w:r>
    </w:p>
    <w:p w14:paraId="3899F1E0" w14:textId="77777777" w:rsidR="00B66783" w:rsidRPr="001F7A15" w:rsidRDefault="00B66783"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sz w:val="24"/>
          <w:szCs w:val="24"/>
        </w:rPr>
        <w:t>PUBLICATIONS</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B33D93" w:rsidRPr="001F7A15">
        <w:rPr>
          <w:rFonts w:ascii="Times New Roman" w:hAnsi="Times New Roman" w:cs="Times New Roman"/>
          <w:sz w:val="24"/>
          <w:szCs w:val="24"/>
        </w:rPr>
        <w:t>‘</w:t>
      </w:r>
      <w:r w:rsidRPr="001F7A15">
        <w:rPr>
          <w:rFonts w:ascii="Times New Roman" w:hAnsi="Times New Roman" w:cs="Times New Roman"/>
          <w:sz w:val="24"/>
          <w:szCs w:val="24"/>
        </w:rPr>
        <w:t>The World Bank</w:t>
      </w:r>
      <w:r w:rsidR="00B33D93" w:rsidRPr="001F7A15">
        <w:rPr>
          <w:rFonts w:ascii="Times New Roman" w:hAnsi="Times New Roman" w:cs="Times New Roman"/>
          <w:sz w:val="24"/>
          <w:szCs w:val="24"/>
        </w:rPr>
        <w:t xml:space="preserve"> at Work’</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Foreign Affairs</w:t>
      </w:r>
      <w:r w:rsidRPr="001F7A15">
        <w:rPr>
          <w:rFonts w:ascii="Times New Roman" w:hAnsi="Times New Roman" w:cs="Times New Roman"/>
          <w:sz w:val="24"/>
          <w:szCs w:val="24"/>
        </w:rPr>
        <w:t>, 30/3</w:t>
      </w:r>
      <w:r w:rsidR="00B33D93" w:rsidRPr="001F7A15">
        <w:rPr>
          <w:rFonts w:ascii="Times New Roman" w:hAnsi="Times New Roman" w:cs="Times New Roman"/>
          <w:sz w:val="24"/>
          <w:szCs w:val="24"/>
        </w:rPr>
        <w:t>,</w:t>
      </w:r>
      <w:r w:rsidRPr="001F7A15">
        <w:rPr>
          <w:rFonts w:ascii="Times New Roman" w:hAnsi="Times New Roman" w:cs="Times New Roman"/>
          <w:sz w:val="24"/>
          <w:szCs w:val="24"/>
        </w:rPr>
        <w:t xml:space="preserve"> April 1952, 401-411; </w:t>
      </w:r>
      <w:r w:rsidRPr="001F7A15">
        <w:rPr>
          <w:rFonts w:ascii="Times New Roman" w:hAnsi="Times New Roman" w:cs="Times New Roman"/>
          <w:i/>
          <w:sz w:val="24"/>
          <w:szCs w:val="24"/>
        </w:rPr>
        <w:t>The Diplomacy of Economic Development</w:t>
      </w:r>
      <w:r w:rsidR="00B33D93" w:rsidRPr="001F7A15">
        <w:rPr>
          <w:rFonts w:ascii="Times New Roman" w:hAnsi="Times New Roman" w:cs="Times New Roman"/>
          <w:sz w:val="24"/>
          <w:szCs w:val="24"/>
        </w:rPr>
        <w:t>, Cambridge</w:t>
      </w:r>
      <w:r w:rsidR="00173001" w:rsidRPr="001F7A15">
        <w:rPr>
          <w:rFonts w:ascii="Times New Roman" w:hAnsi="Times New Roman" w:cs="Times New Roman"/>
          <w:sz w:val="24"/>
          <w:szCs w:val="24"/>
        </w:rPr>
        <w:t>, MA</w:t>
      </w:r>
      <w:r w:rsidR="00B33D93" w:rsidRPr="001F7A15">
        <w:rPr>
          <w:rFonts w:ascii="Times New Roman" w:hAnsi="Times New Roman" w:cs="Times New Roman"/>
          <w:sz w:val="24"/>
          <w:szCs w:val="24"/>
        </w:rPr>
        <w:t xml:space="preserve"> 1960; ‘</w:t>
      </w:r>
      <w:r w:rsidRPr="001F7A15">
        <w:rPr>
          <w:rFonts w:ascii="Times New Roman" w:hAnsi="Times New Roman" w:cs="Times New Roman"/>
          <w:sz w:val="24"/>
          <w:szCs w:val="24"/>
        </w:rPr>
        <w:t>Population In</w:t>
      </w:r>
      <w:r w:rsidR="00B33D93" w:rsidRPr="001F7A15">
        <w:rPr>
          <w:rFonts w:ascii="Times New Roman" w:hAnsi="Times New Roman" w:cs="Times New Roman"/>
          <w:sz w:val="24"/>
          <w:szCs w:val="24"/>
        </w:rPr>
        <w:t>crease and Economic Development’</w:t>
      </w:r>
      <w:r w:rsidRPr="001F7A15">
        <w:rPr>
          <w:rFonts w:ascii="Times New Roman" w:hAnsi="Times New Roman" w:cs="Times New Roman"/>
          <w:sz w:val="24"/>
          <w:szCs w:val="24"/>
        </w:rPr>
        <w:t xml:space="preserve"> in F. Osborn, </w:t>
      </w:r>
      <w:r w:rsidRPr="001F7A15">
        <w:rPr>
          <w:rFonts w:ascii="Times New Roman" w:hAnsi="Times New Roman" w:cs="Times New Roman"/>
          <w:i/>
          <w:sz w:val="24"/>
          <w:szCs w:val="24"/>
        </w:rPr>
        <w:t>Our Crowded Planet: Essays on the Pressures of Population</w:t>
      </w:r>
      <w:r w:rsidR="00457D62" w:rsidRPr="001F7A15">
        <w:rPr>
          <w:rFonts w:ascii="Times New Roman" w:hAnsi="Times New Roman" w:cs="Times New Roman"/>
          <w:sz w:val="24"/>
          <w:szCs w:val="24"/>
        </w:rPr>
        <w:t>, Garden City, New York</w:t>
      </w:r>
      <w:r w:rsidRPr="001F7A15">
        <w:rPr>
          <w:rFonts w:ascii="Times New Roman" w:hAnsi="Times New Roman" w:cs="Times New Roman"/>
          <w:sz w:val="24"/>
          <w:szCs w:val="24"/>
        </w:rPr>
        <w:t xml:space="preserve"> 1962, 83-91; </w:t>
      </w:r>
      <w:r w:rsidR="00173001" w:rsidRPr="001F7A15">
        <w:rPr>
          <w:rFonts w:ascii="Times New Roman" w:hAnsi="Times New Roman" w:cs="Times New Roman"/>
          <w:i/>
          <w:sz w:val="24"/>
          <w:szCs w:val="24"/>
        </w:rPr>
        <w:t>The Mekong River</w:t>
      </w:r>
      <w:r w:rsidR="00E90DFF" w:rsidRPr="001F7A15">
        <w:rPr>
          <w:rFonts w:ascii="Times New Roman" w:hAnsi="Times New Roman" w:cs="Times New Roman"/>
          <w:i/>
          <w:sz w:val="24"/>
          <w:szCs w:val="24"/>
        </w:rPr>
        <w:t>: A Challenge in Peaceful Development for Southeast Asia</w:t>
      </w:r>
      <w:r w:rsidR="00E90DFF" w:rsidRPr="001F7A15">
        <w:rPr>
          <w:rFonts w:ascii="Times New Roman" w:hAnsi="Times New Roman" w:cs="Times New Roman"/>
          <w:sz w:val="24"/>
          <w:szCs w:val="24"/>
        </w:rPr>
        <w:t xml:space="preserve">, New York 1969; </w:t>
      </w:r>
      <w:r w:rsidR="00457D62" w:rsidRPr="001F7A15">
        <w:rPr>
          <w:rFonts w:ascii="Times New Roman" w:hAnsi="Times New Roman" w:cs="Times New Roman"/>
          <w:sz w:val="24"/>
          <w:szCs w:val="24"/>
        </w:rPr>
        <w:t>‘Development Revisited’</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Virginia Quarterly Review</w:t>
      </w:r>
      <w:r w:rsidRPr="001F7A15">
        <w:rPr>
          <w:rFonts w:ascii="Times New Roman" w:hAnsi="Times New Roman" w:cs="Times New Roman"/>
          <w:sz w:val="24"/>
          <w:szCs w:val="24"/>
        </w:rPr>
        <w:t>, 47/1</w:t>
      </w:r>
      <w:r w:rsidR="00457D62" w:rsidRPr="001F7A15">
        <w:rPr>
          <w:rFonts w:ascii="Times New Roman" w:hAnsi="Times New Roman" w:cs="Times New Roman"/>
          <w:sz w:val="24"/>
          <w:szCs w:val="24"/>
        </w:rPr>
        <w:t>,</w:t>
      </w:r>
      <w:r w:rsidRPr="001F7A15">
        <w:rPr>
          <w:rFonts w:ascii="Times New Roman" w:hAnsi="Times New Roman" w:cs="Times New Roman"/>
          <w:sz w:val="24"/>
          <w:szCs w:val="24"/>
        </w:rPr>
        <w:t xml:space="preserve"> Winter 1971, 1-17.</w:t>
      </w:r>
    </w:p>
    <w:p w14:paraId="04E1021C" w14:textId="77777777" w:rsidR="00B279C6" w:rsidRPr="001F7A15" w:rsidRDefault="00B66783"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b/>
          <w:sz w:val="24"/>
          <w:szCs w:val="24"/>
        </w:rPr>
        <w:t>LITERATURE</w:t>
      </w:r>
      <w:r w:rsidRPr="001F7A15">
        <w:rPr>
          <w:rFonts w:ascii="Times New Roman" w:hAnsi="Times New Roman" w:cs="Times New Roman"/>
          <w:sz w:val="24"/>
          <w:szCs w:val="24"/>
        </w:rPr>
        <w:t>:</w:t>
      </w:r>
      <w:r w:rsidR="000158DB" w:rsidRPr="001F7A15">
        <w:rPr>
          <w:rFonts w:ascii="Times New Roman" w:hAnsi="Times New Roman" w:cs="Times New Roman"/>
          <w:sz w:val="24"/>
          <w:szCs w:val="24"/>
        </w:rPr>
        <w:t xml:space="preserve"> </w:t>
      </w:r>
      <w:r w:rsidR="00A73B09" w:rsidRPr="001F7A15">
        <w:rPr>
          <w:rFonts w:ascii="Times New Roman" w:hAnsi="Times New Roman" w:cs="Times New Roman"/>
          <w:sz w:val="24"/>
          <w:szCs w:val="24"/>
        </w:rPr>
        <w:t>‘Black, Eugene R(</w:t>
      </w:r>
      <w:proofErr w:type="spellStart"/>
      <w:r w:rsidR="00A73B09" w:rsidRPr="001F7A15">
        <w:rPr>
          <w:rFonts w:ascii="Times New Roman" w:hAnsi="Times New Roman" w:cs="Times New Roman"/>
          <w:sz w:val="24"/>
          <w:szCs w:val="24"/>
        </w:rPr>
        <w:t>obert</w:t>
      </w:r>
      <w:proofErr w:type="spellEnd"/>
      <w:r w:rsidR="00A73B09" w:rsidRPr="001F7A15">
        <w:rPr>
          <w:rFonts w:ascii="Times New Roman" w:hAnsi="Times New Roman" w:cs="Times New Roman"/>
          <w:sz w:val="24"/>
          <w:szCs w:val="24"/>
        </w:rPr>
        <w:t>)</w:t>
      </w:r>
      <w:r w:rsidR="00C17056" w:rsidRPr="001F7A15">
        <w:rPr>
          <w:rFonts w:ascii="Times New Roman" w:hAnsi="Times New Roman" w:cs="Times New Roman"/>
          <w:sz w:val="24"/>
          <w:szCs w:val="24"/>
        </w:rPr>
        <w:t>’ in</w:t>
      </w:r>
      <w:r w:rsidR="00A73B09" w:rsidRPr="001F7A15">
        <w:rPr>
          <w:rFonts w:ascii="Times New Roman" w:hAnsi="Times New Roman" w:cs="Times New Roman"/>
          <w:sz w:val="24"/>
          <w:szCs w:val="24"/>
        </w:rPr>
        <w:t xml:space="preserve"> </w:t>
      </w:r>
      <w:r w:rsidR="00A73B09" w:rsidRPr="001F7A15">
        <w:rPr>
          <w:rFonts w:ascii="Times New Roman" w:hAnsi="Times New Roman" w:cs="Times New Roman"/>
          <w:i/>
          <w:sz w:val="24"/>
          <w:szCs w:val="24"/>
        </w:rPr>
        <w:t>Current Biography 1950</w:t>
      </w:r>
      <w:r w:rsidR="00A73B09" w:rsidRPr="001F7A15">
        <w:rPr>
          <w:rFonts w:ascii="Times New Roman" w:hAnsi="Times New Roman" w:cs="Times New Roman"/>
          <w:sz w:val="24"/>
          <w:szCs w:val="24"/>
        </w:rPr>
        <w:t xml:space="preserve">, 54-56; </w:t>
      </w:r>
      <w:r w:rsidR="00457D62" w:rsidRPr="001F7A15">
        <w:rPr>
          <w:rFonts w:ascii="Times New Roman" w:hAnsi="Times New Roman" w:cs="Times New Roman"/>
          <w:sz w:val="24"/>
          <w:szCs w:val="24"/>
        </w:rPr>
        <w:t>‘Bearer of Light’</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Time</w:t>
      </w:r>
      <w:r w:rsidR="00457D62" w:rsidRPr="001F7A15">
        <w:rPr>
          <w:rFonts w:ascii="Times New Roman" w:hAnsi="Times New Roman" w:cs="Times New Roman"/>
          <w:sz w:val="24"/>
          <w:szCs w:val="24"/>
        </w:rPr>
        <w:t xml:space="preserve">, 25 </w:t>
      </w:r>
      <w:r w:rsidRPr="001F7A15">
        <w:rPr>
          <w:rFonts w:ascii="Times New Roman" w:hAnsi="Times New Roman" w:cs="Times New Roman"/>
          <w:sz w:val="24"/>
          <w:szCs w:val="24"/>
        </w:rPr>
        <w:t>June</w:t>
      </w:r>
      <w:r w:rsidR="00457D62" w:rsidRPr="001F7A15">
        <w:rPr>
          <w:rFonts w:ascii="Times New Roman" w:hAnsi="Times New Roman" w:cs="Times New Roman"/>
          <w:sz w:val="24"/>
          <w:szCs w:val="24"/>
        </w:rPr>
        <w:t xml:space="preserve"> 1956, 78-83; ‘</w:t>
      </w:r>
      <w:r w:rsidRPr="001F7A15">
        <w:rPr>
          <w:rFonts w:ascii="Times New Roman" w:hAnsi="Times New Roman" w:cs="Times New Roman"/>
          <w:sz w:val="24"/>
          <w:szCs w:val="24"/>
        </w:rPr>
        <w:t>World Bank Now Has a Child of Its Own:</w:t>
      </w:r>
      <w:r w:rsidR="000158DB" w:rsidRPr="001F7A15">
        <w:rPr>
          <w:rFonts w:ascii="Times New Roman" w:hAnsi="Times New Roman" w:cs="Times New Roman"/>
          <w:sz w:val="24"/>
          <w:szCs w:val="24"/>
        </w:rPr>
        <w:t xml:space="preserve"> </w:t>
      </w:r>
      <w:r w:rsidR="00457D62" w:rsidRPr="001F7A15">
        <w:rPr>
          <w:rFonts w:ascii="Times New Roman" w:hAnsi="Times New Roman" w:cs="Times New Roman"/>
          <w:sz w:val="24"/>
          <w:szCs w:val="24"/>
        </w:rPr>
        <w:t>With Editorial Comment’</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Business Week</w:t>
      </w:r>
      <w:r w:rsidR="00457D62" w:rsidRPr="001F7A15">
        <w:rPr>
          <w:rFonts w:ascii="Times New Roman" w:hAnsi="Times New Roman" w:cs="Times New Roman"/>
          <w:sz w:val="24"/>
          <w:szCs w:val="24"/>
        </w:rPr>
        <w:t xml:space="preserve">, 6 </w:t>
      </w:r>
      <w:r w:rsidRPr="001F7A15">
        <w:rPr>
          <w:rFonts w:ascii="Times New Roman" w:hAnsi="Times New Roman" w:cs="Times New Roman"/>
          <w:sz w:val="24"/>
          <w:szCs w:val="24"/>
        </w:rPr>
        <w:t xml:space="preserve">October </w:t>
      </w:r>
      <w:r w:rsidR="00457D62" w:rsidRPr="001F7A15">
        <w:rPr>
          <w:rFonts w:ascii="Times New Roman" w:hAnsi="Times New Roman" w:cs="Times New Roman"/>
          <w:sz w:val="24"/>
          <w:szCs w:val="24"/>
        </w:rPr>
        <w:t>1956, 130-132; ‘</w:t>
      </w:r>
      <w:r w:rsidRPr="001F7A15">
        <w:rPr>
          <w:rFonts w:ascii="Times New Roman" w:hAnsi="Times New Roman" w:cs="Times New Roman"/>
          <w:sz w:val="24"/>
          <w:szCs w:val="24"/>
        </w:rPr>
        <w:t>Black Sees Per</w:t>
      </w:r>
      <w:r w:rsidR="0012008E" w:rsidRPr="001F7A15">
        <w:rPr>
          <w:rFonts w:ascii="Times New Roman" w:hAnsi="Times New Roman" w:cs="Times New Roman"/>
          <w:sz w:val="24"/>
          <w:szCs w:val="24"/>
        </w:rPr>
        <w:t>il in Poor Nations’</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New York Times</w:t>
      </w:r>
      <w:r w:rsidR="0012008E" w:rsidRPr="001F7A15">
        <w:rPr>
          <w:rFonts w:ascii="Times New Roman" w:hAnsi="Times New Roman" w:cs="Times New Roman"/>
          <w:sz w:val="24"/>
          <w:szCs w:val="24"/>
        </w:rPr>
        <w:t>, 6 May 1959,</w:t>
      </w:r>
      <w:r w:rsidRPr="001F7A15">
        <w:rPr>
          <w:rFonts w:ascii="Times New Roman" w:hAnsi="Times New Roman" w:cs="Times New Roman"/>
          <w:sz w:val="24"/>
          <w:szCs w:val="24"/>
        </w:rPr>
        <w:t xml:space="preserve"> 19;</w:t>
      </w:r>
      <w:r w:rsidR="000158DB" w:rsidRPr="001F7A15">
        <w:rPr>
          <w:rFonts w:ascii="Times New Roman" w:hAnsi="Times New Roman" w:cs="Times New Roman"/>
          <w:sz w:val="24"/>
          <w:szCs w:val="24"/>
        </w:rPr>
        <w:t xml:space="preserve"> </w:t>
      </w:r>
      <w:r w:rsidR="0012008E" w:rsidRPr="001F7A15">
        <w:rPr>
          <w:rFonts w:ascii="Times New Roman" w:hAnsi="Times New Roman" w:cs="Times New Roman"/>
          <w:sz w:val="24"/>
          <w:szCs w:val="24"/>
        </w:rPr>
        <w:t xml:space="preserve">F.C. </w:t>
      </w:r>
      <w:r w:rsidRPr="001F7A15">
        <w:rPr>
          <w:rFonts w:ascii="Times New Roman" w:hAnsi="Times New Roman" w:cs="Times New Roman"/>
          <w:sz w:val="24"/>
          <w:szCs w:val="24"/>
        </w:rPr>
        <w:t xml:space="preserve">Porter, </w:t>
      </w:r>
      <w:r w:rsidR="0012008E" w:rsidRPr="001F7A15">
        <w:rPr>
          <w:rFonts w:ascii="Times New Roman" w:hAnsi="Times New Roman" w:cs="Times New Roman"/>
          <w:sz w:val="24"/>
          <w:szCs w:val="24"/>
        </w:rPr>
        <w:t>‘</w:t>
      </w:r>
      <w:r w:rsidRPr="001F7A15">
        <w:rPr>
          <w:rFonts w:ascii="Times New Roman" w:hAnsi="Times New Roman" w:cs="Times New Roman"/>
          <w:sz w:val="24"/>
          <w:szCs w:val="24"/>
        </w:rPr>
        <w:t>Black Fires Stiffest Blast at Unilateral Aid, With Its Im</w:t>
      </w:r>
      <w:r w:rsidR="0012008E" w:rsidRPr="001F7A15">
        <w:rPr>
          <w:rFonts w:ascii="Times New Roman" w:hAnsi="Times New Roman" w:cs="Times New Roman"/>
          <w:sz w:val="24"/>
          <w:szCs w:val="24"/>
        </w:rPr>
        <w:t>plied Criticism of U.S. Policy’</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Washington Post, Time Herald</w:t>
      </w:r>
      <w:r w:rsidR="0012008E" w:rsidRPr="001F7A15">
        <w:rPr>
          <w:rFonts w:ascii="Times New Roman" w:hAnsi="Times New Roman" w:cs="Times New Roman"/>
          <w:sz w:val="24"/>
          <w:szCs w:val="24"/>
        </w:rPr>
        <w:t xml:space="preserve">, 19 </w:t>
      </w:r>
      <w:r w:rsidRPr="001F7A15">
        <w:rPr>
          <w:rFonts w:ascii="Times New Roman" w:hAnsi="Times New Roman" w:cs="Times New Roman"/>
          <w:sz w:val="24"/>
          <w:szCs w:val="24"/>
        </w:rPr>
        <w:t xml:space="preserve">September </w:t>
      </w:r>
      <w:r w:rsidR="0012008E" w:rsidRPr="001F7A15">
        <w:rPr>
          <w:rFonts w:ascii="Times New Roman" w:hAnsi="Times New Roman" w:cs="Times New Roman"/>
          <w:sz w:val="24"/>
          <w:szCs w:val="24"/>
        </w:rPr>
        <w:t xml:space="preserve">1962, </w:t>
      </w:r>
      <w:r w:rsidRPr="001F7A15">
        <w:rPr>
          <w:rFonts w:ascii="Times New Roman" w:hAnsi="Times New Roman" w:cs="Times New Roman"/>
          <w:sz w:val="24"/>
          <w:szCs w:val="24"/>
        </w:rPr>
        <w:t>A2;</w:t>
      </w:r>
      <w:r w:rsidR="000158DB" w:rsidRPr="001F7A15">
        <w:rPr>
          <w:rFonts w:ascii="Times New Roman" w:hAnsi="Times New Roman" w:cs="Times New Roman"/>
          <w:sz w:val="24"/>
          <w:szCs w:val="24"/>
        </w:rPr>
        <w:t xml:space="preserve"> </w:t>
      </w:r>
      <w:r w:rsidR="0012008E" w:rsidRPr="001F7A15">
        <w:rPr>
          <w:rFonts w:ascii="Times New Roman" w:hAnsi="Times New Roman" w:cs="Times New Roman"/>
          <w:sz w:val="24"/>
          <w:szCs w:val="24"/>
        </w:rPr>
        <w:t>C. Kilpatrick, ‘</w:t>
      </w:r>
      <w:r w:rsidRPr="001F7A15">
        <w:rPr>
          <w:rFonts w:ascii="Times New Roman" w:hAnsi="Times New Roman" w:cs="Times New Roman"/>
          <w:sz w:val="24"/>
          <w:szCs w:val="24"/>
        </w:rPr>
        <w:t xml:space="preserve">World Finds </w:t>
      </w:r>
      <w:r w:rsidR="0012008E" w:rsidRPr="001F7A15">
        <w:rPr>
          <w:rFonts w:ascii="Times New Roman" w:hAnsi="Times New Roman" w:cs="Times New Roman"/>
          <w:sz w:val="24"/>
          <w:szCs w:val="24"/>
        </w:rPr>
        <w:t>It Can Bank on Black’</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Washington Post, Times Herald</w:t>
      </w:r>
      <w:r w:rsidR="0012008E" w:rsidRPr="001F7A15">
        <w:rPr>
          <w:rFonts w:ascii="Times New Roman" w:hAnsi="Times New Roman" w:cs="Times New Roman"/>
          <w:sz w:val="24"/>
          <w:szCs w:val="24"/>
        </w:rPr>
        <w:t xml:space="preserve">, 30 </w:t>
      </w:r>
      <w:r w:rsidRPr="001F7A15">
        <w:rPr>
          <w:rFonts w:ascii="Times New Roman" w:hAnsi="Times New Roman" w:cs="Times New Roman"/>
          <w:sz w:val="24"/>
          <w:szCs w:val="24"/>
        </w:rPr>
        <w:t xml:space="preserve">December </w:t>
      </w:r>
      <w:r w:rsidR="0012008E" w:rsidRPr="001F7A15">
        <w:rPr>
          <w:rFonts w:ascii="Times New Roman" w:hAnsi="Times New Roman" w:cs="Times New Roman"/>
          <w:sz w:val="24"/>
          <w:szCs w:val="24"/>
        </w:rPr>
        <w:t>1962, E3; ‘</w:t>
      </w:r>
      <w:r w:rsidRPr="001F7A15">
        <w:rPr>
          <w:rFonts w:ascii="Times New Roman" w:hAnsi="Times New Roman" w:cs="Times New Roman"/>
          <w:sz w:val="24"/>
          <w:szCs w:val="24"/>
        </w:rPr>
        <w:t>Bl</w:t>
      </w:r>
      <w:r w:rsidR="0012008E" w:rsidRPr="001F7A15">
        <w:rPr>
          <w:rFonts w:ascii="Times New Roman" w:hAnsi="Times New Roman" w:cs="Times New Roman"/>
          <w:sz w:val="24"/>
          <w:szCs w:val="24"/>
        </w:rPr>
        <w:t>ack Named to Post at Woolworth’</w:t>
      </w:r>
      <w:r w:rsidRPr="001F7A15">
        <w:rPr>
          <w:rFonts w:ascii="Times New Roman" w:hAnsi="Times New Roman" w:cs="Times New Roman"/>
          <w:sz w:val="24"/>
          <w:szCs w:val="24"/>
        </w:rPr>
        <w:t xml:space="preserve"> in </w:t>
      </w:r>
      <w:r w:rsidRPr="001F7A15">
        <w:rPr>
          <w:rFonts w:ascii="Times New Roman" w:hAnsi="Times New Roman" w:cs="Times New Roman"/>
          <w:i/>
          <w:sz w:val="24"/>
          <w:szCs w:val="24"/>
        </w:rPr>
        <w:t>The New York Times</w:t>
      </w:r>
      <w:r w:rsidR="0012008E" w:rsidRPr="001F7A15">
        <w:rPr>
          <w:rFonts w:ascii="Times New Roman" w:hAnsi="Times New Roman" w:cs="Times New Roman"/>
          <w:sz w:val="24"/>
          <w:szCs w:val="24"/>
        </w:rPr>
        <w:t xml:space="preserve">, </w:t>
      </w:r>
      <w:r w:rsidR="0012008E" w:rsidRPr="001F7A15">
        <w:rPr>
          <w:rFonts w:ascii="Times New Roman" w:hAnsi="Times New Roman" w:cs="Times New Roman"/>
          <w:sz w:val="24"/>
          <w:szCs w:val="24"/>
        </w:rPr>
        <w:lastRenderedPageBreak/>
        <w:t xml:space="preserve">14 </w:t>
      </w:r>
      <w:r w:rsidRPr="001F7A15">
        <w:rPr>
          <w:rFonts w:ascii="Times New Roman" w:hAnsi="Times New Roman" w:cs="Times New Roman"/>
          <w:sz w:val="24"/>
          <w:szCs w:val="24"/>
        </w:rPr>
        <w:t xml:space="preserve">January </w:t>
      </w:r>
      <w:r w:rsidR="0012008E" w:rsidRPr="001F7A15">
        <w:rPr>
          <w:rFonts w:ascii="Times New Roman" w:hAnsi="Times New Roman" w:cs="Times New Roman"/>
          <w:sz w:val="24"/>
          <w:szCs w:val="24"/>
        </w:rPr>
        <w:t>1965,</w:t>
      </w:r>
      <w:r w:rsidRPr="001F7A15">
        <w:rPr>
          <w:rFonts w:ascii="Times New Roman" w:hAnsi="Times New Roman" w:cs="Times New Roman"/>
          <w:sz w:val="24"/>
          <w:szCs w:val="24"/>
        </w:rPr>
        <w:t xml:space="preserve"> 54; R. Evans and R. Novak, </w:t>
      </w:r>
      <w:r w:rsidRPr="001F7A15">
        <w:rPr>
          <w:rFonts w:ascii="Times New Roman" w:hAnsi="Times New Roman" w:cs="Times New Roman"/>
          <w:i/>
          <w:sz w:val="24"/>
          <w:szCs w:val="24"/>
        </w:rPr>
        <w:t>Lyndon B. Johnson:</w:t>
      </w:r>
      <w:r w:rsidR="000158DB" w:rsidRPr="001F7A15">
        <w:rPr>
          <w:rFonts w:ascii="Times New Roman" w:hAnsi="Times New Roman" w:cs="Times New Roman"/>
          <w:i/>
          <w:sz w:val="24"/>
          <w:szCs w:val="24"/>
        </w:rPr>
        <w:t xml:space="preserve"> </w:t>
      </w:r>
      <w:r w:rsidRPr="001F7A15">
        <w:rPr>
          <w:rFonts w:ascii="Times New Roman" w:hAnsi="Times New Roman" w:cs="Times New Roman"/>
          <w:i/>
          <w:sz w:val="24"/>
          <w:szCs w:val="24"/>
        </w:rPr>
        <w:t>The Exercise of Power</w:t>
      </w:r>
      <w:r w:rsidRPr="001F7A15">
        <w:rPr>
          <w:rFonts w:ascii="Times New Roman" w:hAnsi="Times New Roman" w:cs="Times New Roman"/>
          <w:sz w:val="24"/>
          <w:szCs w:val="24"/>
        </w:rPr>
        <w:t xml:space="preserve">, New York 1966; E.S. Mason and R.E. Asher, </w:t>
      </w:r>
      <w:r w:rsidRPr="001F7A15">
        <w:rPr>
          <w:rFonts w:ascii="Times New Roman" w:hAnsi="Times New Roman" w:cs="Times New Roman"/>
          <w:i/>
          <w:sz w:val="24"/>
          <w:szCs w:val="24"/>
        </w:rPr>
        <w:t>The World Bank Since Bretton Woods</w:t>
      </w:r>
      <w:r w:rsidR="0030006E" w:rsidRPr="001F7A15">
        <w:rPr>
          <w:rFonts w:ascii="Times New Roman" w:hAnsi="Times New Roman" w:cs="Times New Roman"/>
          <w:sz w:val="24"/>
          <w:szCs w:val="24"/>
        </w:rPr>
        <w:t>, Washington</w:t>
      </w:r>
      <w:r w:rsidRPr="001F7A15">
        <w:rPr>
          <w:rFonts w:ascii="Times New Roman" w:hAnsi="Times New Roman" w:cs="Times New Roman"/>
          <w:sz w:val="24"/>
          <w:szCs w:val="24"/>
        </w:rPr>
        <w:t xml:space="preserve"> 1973;</w:t>
      </w:r>
      <w:r w:rsidR="000158DB" w:rsidRPr="001F7A15">
        <w:rPr>
          <w:rFonts w:ascii="Times New Roman" w:hAnsi="Times New Roman" w:cs="Times New Roman"/>
          <w:sz w:val="24"/>
          <w:szCs w:val="24"/>
        </w:rPr>
        <w:t xml:space="preserve"> </w:t>
      </w:r>
      <w:r w:rsidRPr="001F7A15">
        <w:rPr>
          <w:rFonts w:ascii="Times New Roman" w:hAnsi="Times New Roman" w:cs="Times New Roman"/>
          <w:sz w:val="24"/>
          <w:szCs w:val="24"/>
        </w:rPr>
        <w:t xml:space="preserve">E. Reid, </w:t>
      </w:r>
      <w:r w:rsidRPr="001F7A15">
        <w:rPr>
          <w:rFonts w:ascii="Times New Roman" w:hAnsi="Times New Roman" w:cs="Times New Roman"/>
          <w:i/>
          <w:sz w:val="24"/>
          <w:szCs w:val="24"/>
        </w:rPr>
        <w:t>Strengthening the World Bank</w:t>
      </w:r>
      <w:r w:rsidR="0030006E" w:rsidRPr="001F7A15">
        <w:rPr>
          <w:rFonts w:ascii="Times New Roman" w:hAnsi="Times New Roman" w:cs="Times New Roman"/>
          <w:sz w:val="24"/>
          <w:szCs w:val="24"/>
        </w:rPr>
        <w:t>, Chicago</w:t>
      </w:r>
      <w:r w:rsidRPr="001F7A15">
        <w:rPr>
          <w:rFonts w:ascii="Times New Roman" w:hAnsi="Times New Roman" w:cs="Times New Roman"/>
          <w:sz w:val="24"/>
          <w:szCs w:val="24"/>
        </w:rPr>
        <w:t xml:space="preserve"> 1973; A. van de Laar, </w:t>
      </w:r>
      <w:r w:rsidRPr="001F7A15">
        <w:rPr>
          <w:rFonts w:ascii="Times New Roman" w:hAnsi="Times New Roman" w:cs="Times New Roman"/>
          <w:i/>
          <w:sz w:val="24"/>
          <w:szCs w:val="24"/>
        </w:rPr>
        <w:t>The World Bank and the Poor</w:t>
      </w:r>
      <w:r w:rsidR="0030006E" w:rsidRPr="001F7A15">
        <w:rPr>
          <w:rFonts w:ascii="Times New Roman" w:hAnsi="Times New Roman" w:cs="Times New Roman"/>
          <w:sz w:val="24"/>
          <w:szCs w:val="24"/>
        </w:rPr>
        <w:t>, Boston</w:t>
      </w:r>
      <w:r w:rsidRPr="001F7A15">
        <w:rPr>
          <w:rFonts w:ascii="Times New Roman" w:hAnsi="Times New Roman" w:cs="Times New Roman"/>
          <w:sz w:val="24"/>
          <w:szCs w:val="24"/>
        </w:rPr>
        <w:t xml:space="preserve"> 1980; V.D. </w:t>
      </w:r>
      <w:proofErr w:type="spellStart"/>
      <w:r w:rsidRPr="001F7A15">
        <w:rPr>
          <w:rFonts w:ascii="Times New Roman" w:hAnsi="Times New Roman" w:cs="Times New Roman"/>
          <w:sz w:val="24"/>
          <w:szCs w:val="24"/>
        </w:rPr>
        <w:t>Bornet</w:t>
      </w:r>
      <w:proofErr w:type="spellEnd"/>
      <w:r w:rsidRPr="001F7A15">
        <w:rPr>
          <w:rFonts w:ascii="Times New Roman" w:hAnsi="Times New Roman" w:cs="Times New Roman"/>
          <w:sz w:val="24"/>
          <w:szCs w:val="24"/>
        </w:rPr>
        <w:t xml:space="preserve">, </w:t>
      </w:r>
      <w:r w:rsidRPr="001F7A15">
        <w:rPr>
          <w:rFonts w:ascii="Times New Roman" w:hAnsi="Times New Roman" w:cs="Times New Roman"/>
          <w:i/>
          <w:sz w:val="24"/>
          <w:szCs w:val="24"/>
        </w:rPr>
        <w:t>The Presidency of Lyndon B. Johnson</w:t>
      </w:r>
      <w:r w:rsidR="0030006E" w:rsidRPr="001F7A15">
        <w:rPr>
          <w:rFonts w:ascii="Times New Roman" w:hAnsi="Times New Roman" w:cs="Times New Roman"/>
          <w:sz w:val="24"/>
          <w:szCs w:val="24"/>
        </w:rPr>
        <w:t>, Lawrence, KS 1983; B.</w:t>
      </w:r>
      <w:r w:rsidRPr="001F7A15">
        <w:rPr>
          <w:rFonts w:ascii="Times New Roman" w:hAnsi="Times New Roman" w:cs="Times New Roman"/>
          <w:sz w:val="24"/>
          <w:szCs w:val="24"/>
        </w:rPr>
        <w:t xml:space="preserve">A. de Vries, </w:t>
      </w:r>
      <w:r w:rsidRPr="001F7A15">
        <w:rPr>
          <w:rFonts w:ascii="Times New Roman" w:hAnsi="Times New Roman" w:cs="Times New Roman"/>
          <w:i/>
          <w:sz w:val="24"/>
          <w:szCs w:val="24"/>
        </w:rPr>
        <w:t>Remaking the World Bank</w:t>
      </w:r>
      <w:r w:rsidR="0030006E" w:rsidRPr="001F7A15">
        <w:rPr>
          <w:rFonts w:ascii="Times New Roman" w:hAnsi="Times New Roman" w:cs="Times New Roman"/>
          <w:sz w:val="24"/>
          <w:szCs w:val="24"/>
        </w:rPr>
        <w:t>, Washington DC</w:t>
      </w:r>
      <w:r w:rsidRPr="001F7A15">
        <w:rPr>
          <w:rFonts w:ascii="Times New Roman" w:hAnsi="Times New Roman" w:cs="Times New Roman"/>
          <w:sz w:val="24"/>
          <w:szCs w:val="24"/>
        </w:rPr>
        <w:t xml:space="preserve"> 1987; D. Sommers, Interview with</w:t>
      </w:r>
      <w:r w:rsidR="0030006E" w:rsidRPr="001F7A15">
        <w:rPr>
          <w:rFonts w:ascii="Times New Roman" w:hAnsi="Times New Roman" w:cs="Times New Roman"/>
          <w:sz w:val="24"/>
          <w:szCs w:val="24"/>
        </w:rPr>
        <w:t xml:space="preserve"> Neil M. Johnson, Washington DC</w:t>
      </w:r>
      <w:r w:rsidRPr="001F7A15">
        <w:rPr>
          <w:rFonts w:ascii="Times New Roman" w:hAnsi="Times New Roman" w:cs="Times New Roman"/>
          <w:sz w:val="24"/>
          <w:szCs w:val="24"/>
        </w:rPr>
        <w:t xml:space="preserve"> </w:t>
      </w:r>
      <w:r w:rsidR="0030006E" w:rsidRPr="001F7A15">
        <w:rPr>
          <w:rFonts w:ascii="Times New Roman" w:hAnsi="Times New Roman" w:cs="Times New Roman"/>
          <w:sz w:val="24"/>
          <w:szCs w:val="24"/>
        </w:rPr>
        <w:t xml:space="preserve">22 </w:t>
      </w:r>
      <w:r w:rsidRPr="001F7A15">
        <w:rPr>
          <w:rFonts w:ascii="Times New Roman" w:hAnsi="Times New Roman" w:cs="Times New Roman"/>
          <w:sz w:val="24"/>
          <w:szCs w:val="24"/>
        </w:rPr>
        <w:t xml:space="preserve">June </w:t>
      </w:r>
      <w:r w:rsidR="0030006E" w:rsidRPr="001F7A15">
        <w:rPr>
          <w:rFonts w:ascii="Times New Roman" w:hAnsi="Times New Roman" w:cs="Times New Roman"/>
          <w:sz w:val="24"/>
          <w:szCs w:val="24"/>
        </w:rPr>
        <w:t>1989, a</w:t>
      </w:r>
      <w:r w:rsidR="00411794" w:rsidRPr="001F7A15">
        <w:rPr>
          <w:rFonts w:ascii="Times New Roman" w:hAnsi="Times New Roman" w:cs="Times New Roman"/>
          <w:sz w:val="24"/>
          <w:szCs w:val="24"/>
        </w:rPr>
        <w:t>vailable at the Harry S. Truman Libra</w:t>
      </w:r>
      <w:r w:rsidR="007B1326" w:rsidRPr="001F7A15">
        <w:rPr>
          <w:rFonts w:ascii="Times New Roman" w:hAnsi="Times New Roman" w:cs="Times New Roman"/>
          <w:sz w:val="24"/>
          <w:szCs w:val="24"/>
        </w:rPr>
        <w:t>ry and Museum, Independence, M</w:t>
      </w:r>
      <w:r w:rsidR="007E25B2" w:rsidRPr="001F7A15">
        <w:rPr>
          <w:rFonts w:ascii="Times New Roman" w:hAnsi="Times New Roman" w:cs="Times New Roman"/>
          <w:sz w:val="24"/>
          <w:szCs w:val="24"/>
        </w:rPr>
        <w:t>O</w:t>
      </w:r>
      <w:r w:rsidR="00411794" w:rsidRPr="001F7A15">
        <w:rPr>
          <w:rFonts w:ascii="Times New Roman" w:hAnsi="Times New Roman" w:cs="Times New Roman"/>
          <w:sz w:val="24"/>
          <w:szCs w:val="24"/>
        </w:rPr>
        <w:t xml:space="preserve"> and at</w:t>
      </w:r>
      <w:r w:rsidR="007B1326" w:rsidRPr="001F7A15">
        <w:rPr>
          <w:rFonts w:ascii="Times New Roman" w:hAnsi="Times New Roman" w:cs="Times New Roman"/>
          <w:sz w:val="24"/>
          <w:szCs w:val="24"/>
        </w:rPr>
        <w:t xml:space="preserve"> </w:t>
      </w:r>
      <w:hyperlink r:id="rId9" w:history="1">
        <w:r w:rsidR="007B1326" w:rsidRPr="001F7A15">
          <w:rPr>
            <w:rStyle w:val="Hyperlink"/>
            <w:rFonts w:ascii="Times New Roman" w:hAnsi="Times New Roman" w:cs="Times New Roman"/>
            <w:sz w:val="24"/>
            <w:szCs w:val="24"/>
            <w:u w:val="none"/>
          </w:rPr>
          <w:t>www.trumanlibrary.org/oralhist/sommersd.htm</w:t>
        </w:r>
      </w:hyperlink>
      <w:r w:rsidR="007B1326" w:rsidRPr="001F7A15">
        <w:rPr>
          <w:rFonts w:ascii="Times New Roman" w:hAnsi="Times New Roman" w:cs="Times New Roman"/>
          <w:sz w:val="24"/>
          <w:szCs w:val="24"/>
        </w:rPr>
        <w:t xml:space="preserve">; </w:t>
      </w:r>
      <w:r w:rsidR="00411794" w:rsidRPr="001F7A15">
        <w:rPr>
          <w:rFonts w:ascii="Times New Roman" w:hAnsi="Times New Roman" w:cs="Times New Roman"/>
          <w:sz w:val="24"/>
          <w:szCs w:val="24"/>
        </w:rPr>
        <w:t xml:space="preserve">P. Le </w:t>
      </w:r>
      <w:proofErr w:type="spellStart"/>
      <w:r w:rsidR="00411794" w:rsidRPr="001F7A15">
        <w:rPr>
          <w:rFonts w:ascii="Times New Roman" w:hAnsi="Times New Roman" w:cs="Times New Roman"/>
          <w:sz w:val="24"/>
          <w:szCs w:val="24"/>
        </w:rPr>
        <w:t>Prestre</w:t>
      </w:r>
      <w:proofErr w:type="spellEnd"/>
      <w:r w:rsidR="00411794" w:rsidRPr="001F7A15">
        <w:rPr>
          <w:rFonts w:ascii="Times New Roman" w:hAnsi="Times New Roman" w:cs="Times New Roman"/>
          <w:sz w:val="24"/>
          <w:szCs w:val="24"/>
        </w:rPr>
        <w:t xml:space="preserve">, </w:t>
      </w:r>
      <w:r w:rsidR="00411794" w:rsidRPr="001F7A15">
        <w:rPr>
          <w:rFonts w:ascii="Times New Roman" w:hAnsi="Times New Roman" w:cs="Times New Roman"/>
          <w:i/>
          <w:sz w:val="24"/>
          <w:szCs w:val="24"/>
        </w:rPr>
        <w:t>The World Bank and the Enviro</w:t>
      </w:r>
      <w:r w:rsidR="007B1326" w:rsidRPr="001F7A15">
        <w:rPr>
          <w:rFonts w:ascii="Times New Roman" w:hAnsi="Times New Roman" w:cs="Times New Roman"/>
          <w:i/>
          <w:sz w:val="24"/>
          <w:szCs w:val="24"/>
        </w:rPr>
        <w:t>nmental Challenge</w:t>
      </w:r>
      <w:r w:rsidR="007B1326" w:rsidRPr="001F7A15">
        <w:rPr>
          <w:rFonts w:ascii="Times New Roman" w:hAnsi="Times New Roman" w:cs="Times New Roman"/>
          <w:sz w:val="24"/>
          <w:szCs w:val="24"/>
        </w:rPr>
        <w:t>, Cranbury, NJ</w:t>
      </w:r>
      <w:r w:rsidR="00411794" w:rsidRPr="001F7A15">
        <w:rPr>
          <w:rFonts w:ascii="Times New Roman" w:hAnsi="Times New Roman" w:cs="Times New Roman"/>
          <w:sz w:val="24"/>
          <w:szCs w:val="24"/>
        </w:rPr>
        <w:t xml:space="preserve"> 1989; </w:t>
      </w:r>
      <w:r w:rsidR="00DF65C5" w:rsidRPr="001F7A15">
        <w:rPr>
          <w:rFonts w:ascii="Times New Roman" w:hAnsi="Times New Roman" w:cs="Times New Roman"/>
          <w:sz w:val="24"/>
          <w:szCs w:val="24"/>
        </w:rPr>
        <w:t xml:space="preserve">‘Eugene R. Black Dies at 93: Ex-President of World Bank’ in </w:t>
      </w:r>
      <w:r w:rsidR="00DF65C5" w:rsidRPr="001F7A15">
        <w:rPr>
          <w:rFonts w:ascii="Times New Roman" w:hAnsi="Times New Roman" w:cs="Times New Roman"/>
          <w:i/>
          <w:sz w:val="24"/>
          <w:szCs w:val="24"/>
        </w:rPr>
        <w:t xml:space="preserve">The New York Times, </w:t>
      </w:r>
      <w:r w:rsidR="00DF65C5" w:rsidRPr="001F7A15">
        <w:rPr>
          <w:rFonts w:ascii="Times New Roman" w:hAnsi="Times New Roman" w:cs="Times New Roman"/>
          <w:sz w:val="24"/>
          <w:szCs w:val="24"/>
        </w:rPr>
        <w:t xml:space="preserve">21 February 1992, A10; </w:t>
      </w:r>
      <w:r w:rsidR="00411794" w:rsidRPr="001F7A15">
        <w:rPr>
          <w:rFonts w:ascii="Times New Roman" w:hAnsi="Times New Roman" w:cs="Times New Roman"/>
          <w:sz w:val="24"/>
          <w:szCs w:val="24"/>
        </w:rPr>
        <w:t xml:space="preserve">B. Rich, </w:t>
      </w:r>
      <w:r w:rsidR="00411794" w:rsidRPr="001F7A15">
        <w:rPr>
          <w:rFonts w:ascii="Times New Roman" w:hAnsi="Times New Roman" w:cs="Times New Roman"/>
          <w:i/>
          <w:sz w:val="24"/>
          <w:szCs w:val="24"/>
        </w:rPr>
        <w:t>Mortgaging the Earth: The World Bank, Environmental Impoverishment, and the Crisis of Development</w:t>
      </w:r>
      <w:r w:rsidR="007B1326" w:rsidRPr="001F7A15">
        <w:rPr>
          <w:rFonts w:ascii="Times New Roman" w:hAnsi="Times New Roman" w:cs="Times New Roman"/>
          <w:sz w:val="24"/>
          <w:szCs w:val="24"/>
        </w:rPr>
        <w:t>, Boston</w:t>
      </w:r>
      <w:r w:rsidR="00411794" w:rsidRPr="001F7A15">
        <w:rPr>
          <w:rFonts w:ascii="Times New Roman" w:hAnsi="Times New Roman" w:cs="Times New Roman"/>
          <w:sz w:val="24"/>
          <w:szCs w:val="24"/>
        </w:rPr>
        <w:t xml:space="preserve"> 1994; R.W. Oliver, </w:t>
      </w:r>
      <w:r w:rsidR="00411794" w:rsidRPr="001F7A15">
        <w:rPr>
          <w:rFonts w:ascii="Times New Roman" w:hAnsi="Times New Roman" w:cs="Times New Roman"/>
          <w:i/>
          <w:sz w:val="24"/>
          <w:szCs w:val="24"/>
        </w:rPr>
        <w:t>George Woods and the World Bank</w:t>
      </w:r>
      <w:r w:rsidR="007B1326" w:rsidRPr="001F7A15">
        <w:rPr>
          <w:rFonts w:ascii="Times New Roman" w:hAnsi="Times New Roman" w:cs="Times New Roman"/>
          <w:sz w:val="24"/>
          <w:szCs w:val="24"/>
        </w:rPr>
        <w:t>, Boulder</w:t>
      </w:r>
      <w:r w:rsidR="00411794" w:rsidRPr="001F7A15">
        <w:rPr>
          <w:rFonts w:ascii="Times New Roman" w:hAnsi="Times New Roman" w:cs="Times New Roman"/>
          <w:sz w:val="24"/>
          <w:szCs w:val="24"/>
        </w:rPr>
        <w:t xml:space="preserve"> 1995; J. Kraske, </w:t>
      </w:r>
      <w:r w:rsidR="00411794" w:rsidRPr="001F7A15">
        <w:rPr>
          <w:rFonts w:ascii="Times New Roman" w:hAnsi="Times New Roman" w:cs="Times New Roman"/>
          <w:i/>
          <w:sz w:val="24"/>
          <w:szCs w:val="24"/>
        </w:rPr>
        <w:t>Bankers with a Mission: The Presidents of the World Bank, 1946-91</w:t>
      </w:r>
      <w:r w:rsidR="007B1326" w:rsidRPr="001F7A15">
        <w:rPr>
          <w:rFonts w:ascii="Times New Roman" w:hAnsi="Times New Roman" w:cs="Times New Roman"/>
          <w:sz w:val="24"/>
          <w:szCs w:val="24"/>
        </w:rPr>
        <w:t>, New York</w:t>
      </w:r>
      <w:r w:rsidR="00411794" w:rsidRPr="001F7A15">
        <w:rPr>
          <w:rFonts w:ascii="Times New Roman" w:hAnsi="Times New Roman" w:cs="Times New Roman"/>
          <w:sz w:val="24"/>
          <w:szCs w:val="24"/>
        </w:rPr>
        <w:t xml:space="preserve"> 1996; D. Kapur, J.P. Lewis and R. Webb, </w:t>
      </w:r>
      <w:r w:rsidR="00411794" w:rsidRPr="001F7A15">
        <w:rPr>
          <w:rFonts w:ascii="Times New Roman" w:hAnsi="Times New Roman" w:cs="Times New Roman"/>
          <w:i/>
          <w:sz w:val="24"/>
          <w:szCs w:val="24"/>
        </w:rPr>
        <w:t>The World Bank: Its First Half Century</w:t>
      </w:r>
      <w:r w:rsidR="007B1326" w:rsidRPr="001F7A15">
        <w:rPr>
          <w:rFonts w:ascii="Times New Roman" w:hAnsi="Times New Roman" w:cs="Times New Roman"/>
          <w:sz w:val="24"/>
          <w:szCs w:val="24"/>
        </w:rPr>
        <w:t>, 2 volumes, Washington DC</w:t>
      </w:r>
      <w:r w:rsidR="00411794" w:rsidRPr="001F7A15">
        <w:rPr>
          <w:rFonts w:ascii="Times New Roman" w:hAnsi="Times New Roman" w:cs="Times New Roman"/>
          <w:sz w:val="24"/>
          <w:szCs w:val="24"/>
        </w:rPr>
        <w:t xml:space="preserve"> 1997; B. Benjamin, </w:t>
      </w:r>
      <w:r w:rsidR="00411794" w:rsidRPr="001F7A15">
        <w:rPr>
          <w:rFonts w:ascii="Times New Roman" w:hAnsi="Times New Roman" w:cs="Times New Roman"/>
          <w:i/>
          <w:sz w:val="24"/>
          <w:szCs w:val="24"/>
        </w:rPr>
        <w:t>Invested Interests:</w:t>
      </w:r>
      <w:r w:rsidR="000158DB" w:rsidRPr="001F7A15">
        <w:rPr>
          <w:rFonts w:ascii="Times New Roman" w:hAnsi="Times New Roman" w:cs="Times New Roman"/>
          <w:i/>
          <w:sz w:val="24"/>
          <w:szCs w:val="24"/>
        </w:rPr>
        <w:t xml:space="preserve"> </w:t>
      </w:r>
      <w:r w:rsidR="00411794" w:rsidRPr="001F7A15">
        <w:rPr>
          <w:rFonts w:ascii="Times New Roman" w:hAnsi="Times New Roman" w:cs="Times New Roman"/>
          <w:i/>
          <w:sz w:val="24"/>
          <w:szCs w:val="24"/>
        </w:rPr>
        <w:t>Capital, Culture and the World Bank</w:t>
      </w:r>
      <w:r w:rsidR="007B1326" w:rsidRPr="001F7A15">
        <w:rPr>
          <w:rFonts w:ascii="Times New Roman" w:hAnsi="Times New Roman" w:cs="Times New Roman"/>
          <w:sz w:val="24"/>
          <w:szCs w:val="24"/>
        </w:rPr>
        <w:t>, Minneapolis</w:t>
      </w:r>
      <w:r w:rsidR="00411794" w:rsidRPr="001F7A15">
        <w:rPr>
          <w:rFonts w:ascii="Times New Roman" w:hAnsi="Times New Roman" w:cs="Times New Roman"/>
          <w:sz w:val="24"/>
          <w:szCs w:val="24"/>
        </w:rPr>
        <w:t xml:space="preserve"> 2007; M. </w:t>
      </w:r>
      <w:proofErr w:type="spellStart"/>
      <w:r w:rsidR="00411794" w:rsidRPr="001F7A15">
        <w:rPr>
          <w:rFonts w:ascii="Times New Roman" w:hAnsi="Times New Roman" w:cs="Times New Roman"/>
          <w:sz w:val="24"/>
          <w:szCs w:val="24"/>
        </w:rPr>
        <w:t>Alacevich</w:t>
      </w:r>
      <w:proofErr w:type="spellEnd"/>
      <w:r w:rsidR="00411794" w:rsidRPr="001F7A15">
        <w:rPr>
          <w:rFonts w:ascii="Times New Roman" w:hAnsi="Times New Roman" w:cs="Times New Roman"/>
          <w:sz w:val="24"/>
          <w:szCs w:val="24"/>
        </w:rPr>
        <w:t xml:space="preserve">, </w:t>
      </w:r>
      <w:r w:rsidR="00411794" w:rsidRPr="001F7A15">
        <w:rPr>
          <w:rFonts w:ascii="Times New Roman" w:hAnsi="Times New Roman" w:cs="Times New Roman"/>
          <w:i/>
          <w:sz w:val="24"/>
          <w:szCs w:val="24"/>
        </w:rPr>
        <w:t>The Political Economy of the World Bank: The Early Years</w:t>
      </w:r>
      <w:r w:rsidR="007E25B2" w:rsidRPr="001F7A15">
        <w:rPr>
          <w:rFonts w:ascii="Times New Roman" w:hAnsi="Times New Roman" w:cs="Times New Roman"/>
          <w:sz w:val="24"/>
          <w:szCs w:val="24"/>
        </w:rPr>
        <w:t>, Stanford, CA</w:t>
      </w:r>
      <w:r w:rsidR="00411794" w:rsidRPr="001F7A15">
        <w:rPr>
          <w:rFonts w:ascii="Times New Roman" w:hAnsi="Times New Roman" w:cs="Times New Roman"/>
          <w:sz w:val="24"/>
          <w:szCs w:val="24"/>
        </w:rPr>
        <w:t xml:space="preserve"> 2009</w:t>
      </w:r>
      <w:r w:rsidR="000C27E5" w:rsidRPr="001F7A15">
        <w:rPr>
          <w:rFonts w:ascii="Times New Roman" w:hAnsi="Times New Roman" w:cs="Times New Roman"/>
          <w:sz w:val="24"/>
          <w:szCs w:val="24"/>
        </w:rPr>
        <w:t>; G. Farese and P. Savona</w:t>
      </w:r>
      <w:r w:rsidR="000C27E5" w:rsidRPr="001F7A15">
        <w:rPr>
          <w:rFonts w:ascii="Times New Roman" w:hAnsi="Times New Roman" w:cs="Times New Roman"/>
          <w:i/>
          <w:sz w:val="24"/>
          <w:szCs w:val="24"/>
        </w:rPr>
        <w:t xml:space="preserve">, Il </w:t>
      </w:r>
      <w:proofErr w:type="spellStart"/>
      <w:r w:rsidR="000C27E5" w:rsidRPr="001F7A15">
        <w:rPr>
          <w:rFonts w:ascii="Times New Roman" w:hAnsi="Times New Roman" w:cs="Times New Roman"/>
          <w:i/>
          <w:sz w:val="24"/>
          <w:szCs w:val="24"/>
        </w:rPr>
        <w:t>banchiere</w:t>
      </w:r>
      <w:proofErr w:type="spellEnd"/>
      <w:r w:rsidR="000C27E5" w:rsidRPr="001F7A15">
        <w:rPr>
          <w:rFonts w:ascii="Times New Roman" w:hAnsi="Times New Roman" w:cs="Times New Roman"/>
          <w:i/>
          <w:sz w:val="24"/>
          <w:szCs w:val="24"/>
        </w:rPr>
        <w:t xml:space="preserve"> del mondo. Eugene Robert Black e </w:t>
      </w:r>
      <w:proofErr w:type="spellStart"/>
      <w:r w:rsidR="000C27E5" w:rsidRPr="001F7A15">
        <w:rPr>
          <w:rFonts w:ascii="Times New Roman" w:hAnsi="Times New Roman" w:cs="Times New Roman"/>
          <w:i/>
          <w:sz w:val="24"/>
          <w:szCs w:val="24"/>
        </w:rPr>
        <w:t>l’ascesa</w:t>
      </w:r>
      <w:proofErr w:type="spellEnd"/>
      <w:r w:rsidR="000C27E5" w:rsidRPr="001F7A15">
        <w:rPr>
          <w:rFonts w:ascii="Times New Roman" w:hAnsi="Times New Roman" w:cs="Times New Roman"/>
          <w:i/>
          <w:sz w:val="24"/>
          <w:szCs w:val="24"/>
        </w:rPr>
        <w:t xml:space="preserve"> </w:t>
      </w:r>
      <w:proofErr w:type="spellStart"/>
      <w:r w:rsidR="000C27E5" w:rsidRPr="001F7A15">
        <w:rPr>
          <w:rFonts w:ascii="Times New Roman" w:hAnsi="Times New Roman" w:cs="Times New Roman"/>
          <w:i/>
          <w:sz w:val="24"/>
          <w:szCs w:val="24"/>
        </w:rPr>
        <w:t>della</w:t>
      </w:r>
      <w:proofErr w:type="spellEnd"/>
      <w:r w:rsidR="000C27E5" w:rsidRPr="001F7A15">
        <w:rPr>
          <w:rFonts w:ascii="Times New Roman" w:hAnsi="Times New Roman" w:cs="Times New Roman"/>
          <w:i/>
          <w:sz w:val="24"/>
          <w:szCs w:val="24"/>
        </w:rPr>
        <w:t xml:space="preserve"> </w:t>
      </w:r>
      <w:proofErr w:type="spellStart"/>
      <w:r w:rsidR="000C27E5" w:rsidRPr="001F7A15">
        <w:rPr>
          <w:rFonts w:ascii="Times New Roman" w:hAnsi="Times New Roman" w:cs="Times New Roman"/>
          <w:i/>
          <w:sz w:val="24"/>
          <w:szCs w:val="24"/>
        </w:rPr>
        <w:t>cultua</w:t>
      </w:r>
      <w:proofErr w:type="spellEnd"/>
      <w:r w:rsidR="000C27E5" w:rsidRPr="001F7A15">
        <w:rPr>
          <w:rFonts w:ascii="Times New Roman" w:hAnsi="Times New Roman" w:cs="Times New Roman"/>
          <w:i/>
          <w:sz w:val="24"/>
          <w:szCs w:val="24"/>
        </w:rPr>
        <w:t xml:space="preserve"> </w:t>
      </w:r>
      <w:proofErr w:type="spellStart"/>
      <w:r w:rsidR="000C27E5" w:rsidRPr="001F7A15">
        <w:rPr>
          <w:rFonts w:ascii="Times New Roman" w:hAnsi="Times New Roman" w:cs="Times New Roman"/>
          <w:i/>
          <w:sz w:val="24"/>
          <w:szCs w:val="24"/>
        </w:rPr>
        <w:t>dello</w:t>
      </w:r>
      <w:proofErr w:type="spellEnd"/>
      <w:r w:rsidR="000C27E5" w:rsidRPr="001F7A15">
        <w:rPr>
          <w:rFonts w:ascii="Times New Roman" w:hAnsi="Times New Roman" w:cs="Times New Roman"/>
          <w:i/>
          <w:sz w:val="24"/>
          <w:szCs w:val="24"/>
        </w:rPr>
        <w:t xml:space="preserve"> </w:t>
      </w:r>
      <w:proofErr w:type="spellStart"/>
      <w:r w:rsidR="000C27E5" w:rsidRPr="001F7A15">
        <w:rPr>
          <w:rFonts w:ascii="Times New Roman" w:hAnsi="Times New Roman" w:cs="Times New Roman"/>
          <w:i/>
          <w:sz w:val="24"/>
          <w:szCs w:val="24"/>
        </w:rPr>
        <w:t>sviluppo</w:t>
      </w:r>
      <w:proofErr w:type="spellEnd"/>
      <w:r w:rsidR="000C27E5" w:rsidRPr="001F7A15">
        <w:rPr>
          <w:rFonts w:ascii="Times New Roman" w:hAnsi="Times New Roman" w:cs="Times New Roman"/>
          <w:i/>
          <w:sz w:val="24"/>
          <w:szCs w:val="24"/>
        </w:rPr>
        <w:t xml:space="preserve"> in Italia</w:t>
      </w:r>
      <w:r w:rsidR="000C27E5" w:rsidRPr="001F7A15">
        <w:rPr>
          <w:rFonts w:ascii="Times New Roman" w:hAnsi="Times New Roman" w:cs="Times New Roman"/>
          <w:sz w:val="24"/>
          <w:szCs w:val="24"/>
        </w:rPr>
        <w:t xml:space="preserve">, </w:t>
      </w:r>
      <w:proofErr w:type="spellStart"/>
      <w:r w:rsidR="000C27E5" w:rsidRPr="001F7A15">
        <w:rPr>
          <w:rFonts w:ascii="Times New Roman" w:hAnsi="Times New Roman" w:cs="Times New Roman"/>
          <w:sz w:val="24"/>
          <w:szCs w:val="24"/>
        </w:rPr>
        <w:t>Soveria</w:t>
      </w:r>
      <w:proofErr w:type="spellEnd"/>
      <w:r w:rsidR="000C27E5" w:rsidRPr="001F7A15">
        <w:rPr>
          <w:rFonts w:ascii="Times New Roman" w:hAnsi="Times New Roman" w:cs="Times New Roman"/>
          <w:sz w:val="24"/>
          <w:szCs w:val="24"/>
        </w:rPr>
        <w:t xml:space="preserve"> </w:t>
      </w:r>
      <w:proofErr w:type="spellStart"/>
      <w:r w:rsidR="000C27E5" w:rsidRPr="001F7A15">
        <w:rPr>
          <w:rFonts w:ascii="Times New Roman" w:hAnsi="Times New Roman" w:cs="Times New Roman"/>
          <w:sz w:val="24"/>
          <w:szCs w:val="24"/>
        </w:rPr>
        <w:t>Mannelli</w:t>
      </w:r>
      <w:proofErr w:type="spellEnd"/>
      <w:r w:rsidR="000C27E5" w:rsidRPr="001F7A15">
        <w:rPr>
          <w:rFonts w:ascii="Times New Roman" w:hAnsi="Times New Roman" w:cs="Times New Roman"/>
          <w:sz w:val="24"/>
          <w:szCs w:val="24"/>
        </w:rPr>
        <w:t xml:space="preserve"> 2014</w:t>
      </w:r>
      <w:r w:rsidR="00DA656A" w:rsidRPr="001F7A15">
        <w:rPr>
          <w:rFonts w:ascii="Times New Roman" w:hAnsi="Times New Roman" w:cs="Times New Roman"/>
          <w:sz w:val="24"/>
          <w:szCs w:val="24"/>
        </w:rPr>
        <w:t>.</w:t>
      </w:r>
    </w:p>
    <w:p w14:paraId="471A9695" w14:textId="77777777" w:rsidR="00D94E40" w:rsidRPr="001F7A15" w:rsidRDefault="00D94E40" w:rsidP="000023D5">
      <w:pPr>
        <w:spacing w:after="0" w:line="240" w:lineRule="auto"/>
        <w:contextualSpacing/>
        <w:jc w:val="both"/>
        <w:rPr>
          <w:rFonts w:ascii="Times New Roman" w:hAnsi="Times New Roman" w:cs="Times New Roman"/>
          <w:sz w:val="24"/>
          <w:szCs w:val="24"/>
        </w:rPr>
      </w:pPr>
    </w:p>
    <w:p w14:paraId="620FA4A0" w14:textId="77777777" w:rsidR="0005514C" w:rsidRPr="001F7A15" w:rsidRDefault="00D94E40" w:rsidP="000023D5">
      <w:pPr>
        <w:spacing w:after="0" w:line="240" w:lineRule="auto"/>
        <w:contextualSpacing/>
        <w:jc w:val="both"/>
        <w:rPr>
          <w:rFonts w:ascii="Times New Roman" w:hAnsi="Times New Roman" w:cs="Times New Roman"/>
          <w:b/>
          <w:bCs/>
          <w:sz w:val="24"/>
          <w:szCs w:val="24"/>
        </w:rPr>
      </w:pPr>
      <w:r w:rsidRPr="001F7A15">
        <w:rPr>
          <w:rFonts w:ascii="Times New Roman" w:hAnsi="Times New Roman" w:cs="Times New Roman"/>
          <w:b/>
          <w:bCs/>
          <w:sz w:val="24"/>
          <w:szCs w:val="24"/>
        </w:rPr>
        <w:t>Michael G. Schechter</w:t>
      </w:r>
    </w:p>
    <w:p w14:paraId="0D2B6771" w14:textId="77777777" w:rsidR="0005514C" w:rsidRPr="001F7A15" w:rsidRDefault="0005514C" w:rsidP="000023D5">
      <w:pPr>
        <w:spacing w:after="0" w:line="240" w:lineRule="auto"/>
        <w:contextualSpacing/>
        <w:jc w:val="both"/>
        <w:rPr>
          <w:rFonts w:ascii="Times New Roman" w:hAnsi="Times New Roman" w:cs="Times New Roman"/>
          <w:sz w:val="24"/>
          <w:szCs w:val="24"/>
        </w:rPr>
      </w:pPr>
    </w:p>
    <w:p w14:paraId="552C214E" w14:textId="7661A09F" w:rsidR="0062425F" w:rsidRPr="001F7A15" w:rsidRDefault="00C17056" w:rsidP="000023D5">
      <w:pPr>
        <w:spacing w:after="0" w:line="240" w:lineRule="auto"/>
        <w:contextualSpacing/>
        <w:jc w:val="both"/>
        <w:rPr>
          <w:rFonts w:ascii="Times New Roman" w:hAnsi="Times New Roman" w:cs="Times New Roman"/>
          <w:b/>
          <w:sz w:val="24"/>
          <w:szCs w:val="24"/>
        </w:rPr>
      </w:pPr>
      <w:r w:rsidRPr="001F7A15">
        <w:rPr>
          <w:rFonts w:ascii="Times New Roman" w:hAnsi="Times New Roman" w:cs="Times New Roman"/>
          <w:b/>
          <w:sz w:val="24"/>
          <w:szCs w:val="24"/>
        </w:rPr>
        <w:t xml:space="preserve">Version </w:t>
      </w:r>
      <w:r w:rsidR="004F1C88" w:rsidRPr="001F7A15">
        <w:rPr>
          <w:rFonts w:ascii="Times New Roman" w:hAnsi="Times New Roman" w:cs="Times New Roman"/>
          <w:b/>
          <w:sz w:val="24"/>
          <w:szCs w:val="24"/>
        </w:rPr>
        <w:t>1</w:t>
      </w:r>
      <w:r w:rsidR="0005514C" w:rsidRPr="001F7A15">
        <w:rPr>
          <w:rFonts w:ascii="Times New Roman" w:hAnsi="Times New Roman" w:cs="Times New Roman"/>
          <w:b/>
          <w:sz w:val="24"/>
          <w:szCs w:val="24"/>
        </w:rPr>
        <w:t xml:space="preserve"> </w:t>
      </w:r>
      <w:r w:rsidR="004F1C88" w:rsidRPr="001F7A15">
        <w:rPr>
          <w:rFonts w:ascii="Times New Roman" w:hAnsi="Times New Roman" w:cs="Times New Roman"/>
          <w:b/>
          <w:sz w:val="24"/>
          <w:szCs w:val="24"/>
        </w:rPr>
        <w:t>October</w:t>
      </w:r>
      <w:r w:rsidR="0005514C" w:rsidRPr="001F7A15">
        <w:rPr>
          <w:rFonts w:ascii="Times New Roman" w:hAnsi="Times New Roman" w:cs="Times New Roman"/>
          <w:b/>
          <w:sz w:val="24"/>
          <w:szCs w:val="24"/>
        </w:rPr>
        <w:t xml:space="preserve"> 201</w:t>
      </w:r>
      <w:r w:rsidR="004F1C88" w:rsidRPr="001F7A15">
        <w:rPr>
          <w:rFonts w:ascii="Times New Roman" w:hAnsi="Times New Roman" w:cs="Times New Roman"/>
          <w:b/>
          <w:sz w:val="24"/>
          <w:szCs w:val="24"/>
        </w:rPr>
        <w:t>4</w:t>
      </w:r>
    </w:p>
    <w:p w14:paraId="1A5BFD7C" w14:textId="5819C42F" w:rsidR="003E388B" w:rsidRPr="001F7A15" w:rsidRDefault="003E388B" w:rsidP="000023D5">
      <w:pPr>
        <w:spacing w:after="0" w:line="240" w:lineRule="auto"/>
        <w:contextualSpacing/>
        <w:jc w:val="both"/>
        <w:rPr>
          <w:rFonts w:ascii="Times New Roman" w:hAnsi="Times New Roman" w:cs="Times New Roman"/>
          <w:bCs/>
          <w:sz w:val="24"/>
          <w:szCs w:val="24"/>
        </w:rPr>
      </w:pPr>
      <w:r w:rsidRPr="001F7A15">
        <w:rPr>
          <w:rFonts w:ascii="Times New Roman" w:hAnsi="Times New Roman" w:cs="Times New Roman"/>
          <w:bCs/>
          <w:sz w:val="24"/>
          <w:szCs w:val="24"/>
        </w:rPr>
        <w:t>May 2021: IBRD/World Bank explained in heading</w:t>
      </w:r>
    </w:p>
    <w:p w14:paraId="1906A393" w14:textId="77777777" w:rsidR="0062425F" w:rsidRPr="001F7A15" w:rsidRDefault="0062425F" w:rsidP="000023D5">
      <w:pPr>
        <w:spacing w:after="0" w:line="240" w:lineRule="auto"/>
        <w:contextualSpacing/>
        <w:jc w:val="both"/>
        <w:rPr>
          <w:rFonts w:ascii="Times New Roman" w:hAnsi="Times New Roman" w:cs="Times New Roman"/>
          <w:b/>
          <w:sz w:val="24"/>
          <w:szCs w:val="24"/>
        </w:rPr>
      </w:pPr>
    </w:p>
    <w:p w14:paraId="2EBE0A02" w14:textId="77777777" w:rsidR="0062425F" w:rsidRPr="001F7A15" w:rsidRDefault="004F1C88" w:rsidP="00E04DAF">
      <w:pPr>
        <w:spacing w:after="0" w:line="240" w:lineRule="auto"/>
        <w:rPr>
          <w:rFonts w:ascii="Times New Roman" w:hAnsi="Times New Roman" w:cs="Times New Roman"/>
          <w:b/>
          <w:sz w:val="24"/>
          <w:szCs w:val="24"/>
          <w:lang w:val="en-GB"/>
        </w:rPr>
      </w:pPr>
      <w:r w:rsidRPr="001F7A15">
        <w:rPr>
          <w:rFonts w:ascii="Times New Roman" w:hAnsi="Times New Roman" w:cs="Times New Roman"/>
          <w:b/>
          <w:sz w:val="24"/>
          <w:szCs w:val="24"/>
          <w:lang w:val="en-GB"/>
        </w:rPr>
        <w:t>How To Cite T</w:t>
      </w:r>
      <w:r w:rsidR="0062425F" w:rsidRPr="001F7A15">
        <w:rPr>
          <w:rFonts w:ascii="Times New Roman" w:hAnsi="Times New Roman" w:cs="Times New Roman"/>
          <w:b/>
          <w:sz w:val="24"/>
          <w:szCs w:val="24"/>
          <w:lang w:val="en-GB"/>
        </w:rPr>
        <w:t xml:space="preserve">his IO BIO Entry? </w:t>
      </w:r>
    </w:p>
    <w:p w14:paraId="4B92ACC4" w14:textId="098B7972" w:rsidR="0062425F" w:rsidRPr="001F7A15" w:rsidRDefault="0062425F" w:rsidP="0062425F">
      <w:pPr>
        <w:spacing w:after="0" w:line="240" w:lineRule="auto"/>
        <w:contextualSpacing/>
        <w:jc w:val="both"/>
        <w:rPr>
          <w:rFonts w:ascii="Times New Roman" w:hAnsi="Times New Roman" w:cs="Times New Roman"/>
          <w:sz w:val="24"/>
          <w:szCs w:val="24"/>
          <w:lang w:val="en-GB"/>
        </w:rPr>
      </w:pPr>
      <w:r w:rsidRPr="001F7A15">
        <w:rPr>
          <w:rFonts w:ascii="Times New Roman" w:hAnsi="Times New Roman" w:cs="Times New Roman"/>
          <w:sz w:val="24"/>
          <w:szCs w:val="24"/>
          <w:lang w:val="en-GB"/>
        </w:rPr>
        <w:t xml:space="preserve">Michael G. Schechter, ‘Black, Eugene Robert’ in </w:t>
      </w:r>
      <w:r w:rsidRPr="001F7A15">
        <w:rPr>
          <w:rFonts w:ascii="Times New Roman" w:hAnsi="Times New Roman" w:cs="Times New Roman"/>
          <w:i/>
          <w:sz w:val="24"/>
          <w:szCs w:val="24"/>
          <w:lang w:val="en-GB"/>
        </w:rPr>
        <w:t>IO BIO, Biographical Dictionary of Secretaries-General of International Organizations</w:t>
      </w:r>
      <w:r w:rsidRPr="001F7A15">
        <w:rPr>
          <w:rFonts w:ascii="Times New Roman" w:hAnsi="Times New Roman" w:cs="Times New Roman"/>
          <w:sz w:val="24"/>
          <w:szCs w:val="24"/>
          <w:lang w:val="en-GB"/>
        </w:rPr>
        <w:t xml:space="preserve">, Edited by Bob Reinalda, Kent J. Kille and Jaci </w:t>
      </w:r>
      <w:r w:rsidR="001F7A15">
        <w:rPr>
          <w:rFonts w:ascii="Times New Roman" w:hAnsi="Times New Roman" w:cs="Times New Roman"/>
          <w:sz w:val="24"/>
          <w:szCs w:val="24"/>
          <w:lang w:val="en-GB"/>
        </w:rPr>
        <w:t xml:space="preserve">L. </w:t>
      </w:r>
      <w:r w:rsidRPr="001F7A15">
        <w:rPr>
          <w:rFonts w:ascii="Times New Roman" w:hAnsi="Times New Roman" w:cs="Times New Roman"/>
          <w:sz w:val="24"/>
          <w:szCs w:val="24"/>
          <w:lang w:val="en-GB"/>
        </w:rPr>
        <w:t>Eisenberg</w:t>
      </w:r>
      <w:r w:rsidR="004F1C88" w:rsidRPr="001F7A15">
        <w:rPr>
          <w:rFonts w:ascii="Times New Roman" w:hAnsi="Times New Roman" w:cs="Times New Roman"/>
          <w:sz w:val="24"/>
          <w:szCs w:val="24"/>
          <w:lang w:val="en-GB"/>
        </w:rPr>
        <w:t xml:space="preserve">, </w:t>
      </w:r>
      <w:hyperlink r:id="rId10" w:history="1">
        <w:r w:rsidR="004F1C88" w:rsidRPr="001F7A15">
          <w:rPr>
            <w:rStyle w:val="Hyperlink"/>
            <w:rFonts w:ascii="Times New Roman" w:hAnsi="Times New Roman" w:cs="Times New Roman"/>
            <w:sz w:val="24"/>
            <w:szCs w:val="24"/>
            <w:u w:val="none"/>
            <w:lang w:val="en-GB"/>
          </w:rPr>
          <w:t>www.ru.nl/fm/iobio</w:t>
        </w:r>
      </w:hyperlink>
      <w:r w:rsidRPr="001F7A15">
        <w:rPr>
          <w:rFonts w:ascii="Times New Roman" w:hAnsi="Times New Roman" w:cs="Times New Roman"/>
          <w:sz w:val="24"/>
          <w:szCs w:val="24"/>
          <w:lang w:val="en-GB"/>
        </w:rPr>
        <w:t>, Accessed DAY MONTH YEAR</w:t>
      </w:r>
      <w:r w:rsidR="004F1C88" w:rsidRPr="001F7A15">
        <w:rPr>
          <w:rFonts w:ascii="Times New Roman" w:hAnsi="Times New Roman" w:cs="Times New Roman"/>
          <w:sz w:val="24"/>
          <w:szCs w:val="24"/>
          <w:lang w:val="en-GB"/>
        </w:rPr>
        <w:t xml:space="preserve"> </w:t>
      </w:r>
    </w:p>
    <w:p w14:paraId="54FAC454" w14:textId="77777777" w:rsidR="00C17056" w:rsidRPr="001F7A15" w:rsidRDefault="00C17056" w:rsidP="000023D5">
      <w:pPr>
        <w:spacing w:after="0" w:line="240" w:lineRule="auto"/>
        <w:contextualSpacing/>
        <w:jc w:val="both"/>
        <w:rPr>
          <w:rFonts w:ascii="Times New Roman" w:hAnsi="Times New Roman" w:cs="Times New Roman"/>
          <w:b/>
          <w:sz w:val="24"/>
          <w:szCs w:val="24"/>
        </w:rPr>
      </w:pPr>
    </w:p>
    <w:p w14:paraId="334A9E49" w14:textId="77777777" w:rsidR="00D94E40" w:rsidRPr="001F7A15" w:rsidRDefault="00D94E40" w:rsidP="000023D5">
      <w:pPr>
        <w:spacing w:after="0" w:line="240" w:lineRule="auto"/>
        <w:contextualSpacing/>
        <w:jc w:val="both"/>
        <w:rPr>
          <w:rFonts w:ascii="Times New Roman" w:hAnsi="Times New Roman" w:cs="Times New Roman"/>
          <w:b/>
          <w:sz w:val="24"/>
          <w:szCs w:val="24"/>
        </w:rPr>
      </w:pPr>
    </w:p>
    <w:p w14:paraId="50A73335" w14:textId="77777777" w:rsidR="0079087A" w:rsidRPr="001F7A15" w:rsidRDefault="000158DB" w:rsidP="000023D5">
      <w:pPr>
        <w:spacing w:after="0" w:line="240" w:lineRule="auto"/>
        <w:contextualSpacing/>
        <w:jc w:val="both"/>
        <w:rPr>
          <w:rFonts w:ascii="Times New Roman" w:hAnsi="Times New Roman" w:cs="Times New Roman"/>
          <w:sz w:val="24"/>
          <w:szCs w:val="24"/>
        </w:rPr>
      </w:pPr>
      <w:r w:rsidRPr="001F7A15">
        <w:rPr>
          <w:rFonts w:ascii="Times New Roman" w:hAnsi="Times New Roman" w:cs="Times New Roman"/>
          <w:sz w:val="24"/>
          <w:szCs w:val="24"/>
        </w:rPr>
        <w:t xml:space="preserve"> </w:t>
      </w:r>
    </w:p>
    <w:sectPr w:rsidR="0079087A" w:rsidRPr="001F7A15" w:rsidSect="001F7A15">
      <w:headerReference w:type="default" r:id="rId11"/>
      <w:footerReference w:type="default" r:id="rId12"/>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A9296" w14:textId="77777777" w:rsidR="00A57CCE" w:rsidRDefault="00A57CCE" w:rsidP="007A0DC5">
      <w:pPr>
        <w:spacing w:after="0" w:line="240" w:lineRule="auto"/>
      </w:pPr>
      <w:r>
        <w:separator/>
      </w:r>
    </w:p>
  </w:endnote>
  <w:endnote w:type="continuationSeparator" w:id="0">
    <w:p w14:paraId="78CAEB62" w14:textId="77777777" w:rsidR="00A57CCE" w:rsidRDefault="00A57CCE" w:rsidP="007A0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E879" w14:textId="77777777" w:rsidR="00817DE3" w:rsidRPr="00023466" w:rsidRDefault="00817DE3" w:rsidP="00C65A2A">
    <w:pPr>
      <w:pStyle w:val="Voettekst"/>
      <w:jc w:val="center"/>
      <w:rPr>
        <w:rFonts w:ascii="Times New Roman" w:hAnsi="Times New Roman"/>
        <w:sz w:val="20"/>
      </w:rPr>
    </w:pPr>
    <w:r w:rsidRPr="00023466">
      <w:rPr>
        <w:rFonts w:ascii="Times New Roman" w:hAnsi="Times New Roman"/>
        <w:sz w:val="20"/>
      </w:rPr>
      <w:t xml:space="preserve">IO BIO, </w:t>
    </w:r>
    <w:r w:rsidRPr="00023466">
      <w:rPr>
        <w:rFonts w:ascii="Times New Roman" w:hAnsi="Times New Roman"/>
        <w:i/>
        <w:sz w:val="20"/>
      </w:rPr>
      <w:t>Biographical Dictionary of Secretaries-General of International Organizations</w:t>
    </w:r>
    <w:r w:rsidRPr="00023466">
      <w:rPr>
        <w:rFonts w:ascii="Times New Roman" w:hAnsi="Times New Roman"/>
        <w:sz w:val="20"/>
      </w:rPr>
      <w:t xml:space="preserve">, </w:t>
    </w:r>
    <w:hyperlink r:id="rId1" w:history="1">
      <w:r w:rsidR="00315D3E" w:rsidRPr="00023466">
        <w:rPr>
          <w:rStyle w:val="Hyperlink"/>
          <w:rFonts w:ascii="Times New Roman" w:hAnsi="Times New Roman"/>
          <w:sz w:val="20"/>
          <w:u w:val="none"/>
        </w:rPr>
        <w:t>www.ru.nl/fm/iobio</w:t>
      </w:r>
    </w:hyperlink>
    <w:r w:rsidR="00315D3E" w:rsidRPr="00023466">
      <w:rPr>
        <w:rFonts w:ascii="Times New Roman" w:hAnsi="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5A6CF" w14:textId="77777777" w:rsidR="00A57CCE" w:rsidRDefault="00A57CCE" w:rsidP="007A0DC5">
      <w:pPr>
        <w:spacing w:after="0" w:line="240" w:lineRule="auto"/>
      </w:pPr>
      <w:r>
        <w:separator/>
      </w:r>
    </w:p>
  </w:footnote>
  <w:footnote w:type="continuationSeparator" w:id="0">
    <w:p w14:paraId="54F5BADC" w14:textId="77777777" w:rsidR="00A57CCE" w:rsidRDefault="00A57CCE" w:rsidP="007A0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403425"/>
      <w:docPartObj>
        <w:docPartGallery w:val="Page Numbers (Top of Page)"/>
        <w:docPartUnique/>
      </w:docPartObj>
    </w:sdtPr>
    <w:sdtEndPr>
      <w:rPr>
        <w:rFonts w:ascii="Times New Roman" w:hAnsi="Times New Roman"/>
        <w:noProof/>
        <w:sz w:val="24"/>
      </w:rPr>
    </w:sdtEndPr>
    <w:sdtContent>
      <w:p w14:paraId="2E1176C8" w14:textId="77777777" w:rsidR="00817DE3" w:rsidRDefault="00124171" w:rsidP="00315D3E">
        <w:pPr>
          <w:pStyle w:val="Koptekst"/>
          <w:jc w:val="center"/>
        </w:pPr>
        <w:r>
          <w:fldChar w:fldCharType="begin"/>
        </w:r>
        <w:r>
          <w:instrText xml:space="preserve"> PAGE   \* MERGEFORMAT </w:instrText>
        </w:r>
        <w:r>
          <w:fldChar w:fldCharType="separate"/>
        </w:r>
        <w:r w:rsidR="004F1C88" w:rsidRPr="004F1C88">
          <w:rPr>
            <w:rFonts w:ascii="Times New Roman" w:hAnsi="Times New Roman"/>
            <w:noProof/>
            <w:sz w:val="20"/>
          </w:rPr>
          <w:t>6</w:t>
        </w:r>
        <w:r>
          <w:rPr>
            <w:rFonts w:ascii="Times New Roman" w:hAnsi="Times New Roman"/>
            <w:noProof/>
            <w:sz w:val="20"/>
          </w:rPr>
          <w:fldChar w:fldCharType="end"/>
        </w:r>
      </w:p>
    </w:sdtContent>
  </w:sdt>
  <w:p w14:paraId="6F069751" w14:textId="77777777" w:rsidR="00817DE3" w:rsidRDefault="00817DE3">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5F"/>
    <w:rsid w:val="000023D5"/>
    <w:rsid w:val="000158DB"/>
    <w:rsid w:val="00020797"/>
    <w:rsid w:val="00023466"/>
    <w:rsid w:val="00024DD4"/>
    <w:rsid w:val="0002790B"/>
    <w:rsid w:val="00044A10"/>
    <w:rsid w:val="00050985"/>
    <w:rsid w:val="00050C25"/>
    <w:rsid w:val="00052DE4"/>
    <w:rsid w:val="0005514C"/>
    <w:rsid w:val="00063274"/>
    <w:rsid w:val="000879FC"/>
    <w:rsid w:val="000A211C"/>
    <w:rsid w:val="000A4A3E"/>
    <w:rsid w:val="000B1967"/>
    <w:rsid w:val="000B49AD"/>
    <w:rsid w:val="000B5604"/>
    <w:rsid w:val="000C27E5"/>
    <w:rsid w:val="000D5796"/>
    <w:rsid w:val="000E3C2D"/>
    <w:rsid w:val="000F60E1"/>
    <w:rsid w:val="00111CE0"/>
    <w:rsid w:val="00112833"/>
    <w:rsid w:val="0012008E"/>
    <w:rsid w:val="00123264"/>
    <w:rsid w:val="00124171"/>
    <w:rsid w:val="001677A8"/>
    <w:rsid w:val="00173001"/>
    <w:rsid w:val="00173470"/>
    <w:rsid w:val="00191F6B"/>
    <w:rsid w:val="001C7A7F"/>
    <w:rsid w:val="001F7A15"/>
    <w:rsid w:val="002356A5"/>
    <w:rsid w:val="00270121"/>
    <w:rsid w:val="002B45DC"/>
    <w:rsid w:val="002C185A"/>
    <w:rsid w:val="002F218D"/>
    <w:rsid w:val="0030006E"/>
    <w:rsid w:val="00303CE8"/>
    <w:rsid w:val="0030485A"/>
    <w:rsid w:val="00310409"/>
    <w:rsid w:val="0031430D"/>
    <w:rsid w:val="00315D3E"/>
    <w:rsid w:val="00330AAE"/>
    <w:rsid w:val="0034257F"/>
    <w:rsid w:val="00357FF5"/>
    <w:rsid w:val="00363D53"/>
    <w:rsid w:val="00365E8E"/>
    <w:rsid w:val="00376466"/>
    <w:rsid w:val="00392514"/>
    <w:rsid w:val="003933DF"/>
    <w:rsid w:val="003A1C7A"/>
    <w:rsid w:val="003A30CD"/>
    <w:rsid w:val="003B4DCE"/>
    <w:rsid w:val="003C4D0A"/>
    <w:rsid w:val="003C6680"/>
    <w:rsid w:val="003D17DA"/>
    <w:rsid w:val="003D65FD"/>
    <w:rsid w:val="003D7D78"/>
    <w:rsid w:val="003E388B"/>
    <w:rsid w:val="003E478B"/>
    <w:rsid w:val="003F60BB"/>
    <w:rsid w:val="003F7E92"/>
    <w:rsid w:val="00406C2F"/>
    <w:rsid w:val="00411794"/>
    <w:rsid w:val="00432A10"/>
    <w:rsid w:val="00433590"/>
    <w:rsid w:val="00457D62"/>
    <w:rsid w:val="00462FF6"/>
    <w:rsid w:val="004902B6"/>
    <w:rsid w:val="004C23B4"/>
    <w:rsid w:val="004D3BF3"/>
    <w:rsid w:val="004D52A4"/>
    <w:rsid w:val="004F1C88"/>
    <w:rsid w:val="004F6B64"/>
    <w:rsid w:val="00507B5C"/>
    <w:rsid w:val="00517829"/>
    <w:rsid w:val="0054583D"/>
    <w:rsid w:val="0054667E"/>
    <w:rsid w:val="00552E69"/>
    <w:rsid w:val="00557260"/>
    <w:rsid w:val="00573074"/>
    <w:rsid w:val="00573F26"/>
    <w:rsid w:val="005A17CC"/>
    <w:rsid w:val="005B1853"/>
    <w:rsid w:val="005C48F7"/>
    <w:rsid w:val="005E6B22"/>
    <w:rsid w:val="005F12DB"/>
    <w:rsid w:val="0062425F"/>
    <w:rsid w:val="00631C72"/>
    <w:rsid w:val="0063508C"/>
    <w:rsid w:val="00635BCE"/>
    <w:rsid w:val="00681F50"/>
    <w:rsid w:val="00693BA9"/>
    <w:rsid w:val="00693EF1"/>
    <w:rsid w:val="006A0098"/>
    <w:rsid w:val="006A3379"/>
    <w:rsid w:val="006A5915"/>
    <w:rsid w:val="006B619D"/>
    <w:rsid w:val="006C685C"/>
    <w:rsid w:val="006D4131"/>
    <w:rsid w:val="006E4293"/>
    <w:rsid w:val="006F0551"/>
    <w:rsid w:val="0070464C"/>
    <w:rsid w:val="00705174"/>
    <w:rsid w:val="00731CB2"/>
    <w:rsid w:val="007375FC"/>
    <w:rsid w:val="00753D50"/>
    <w:rsid w:val="0075489D"/>
    <w:rsid w:val="00755FD8"/>
    <w:rsid w:val="00760AEA"/>
    <w:rsid w:val="00762686"/>
    <w:rsid w:val="00767C5B"/>
    <w:rsid w:val="007715E5"/>
    <w:rsid w:val="00782862"/>
    <w:rsid w:val="00782CEC"/>
    <w:rsid w:val="0078561A"/>
    <w:rsid w:val="0079087A"/>
    <w:rsid w:val="00790D47"/>
    <w:rsid w:val="007926F0"/>
    <w:rsid w:val="007A0DC5"/>
    <w:rsid w:val="007A515B"/>
    <w:rsid w:val="007A683E"/>
    <w:rsid w:val="007A6E7E"/>
    <w:rsid w:val="007B1326"/>
    <w:rsid w:val="007D492B"/>
    <w:rsid w:val="007E25B2"/>
    <w:rsid w:val="00801936"/>
    <w:rsid w:val="00817DE3"/>
    <w:rsid w:val="008221E3"/>
    <w:rsid w:val="00824BEA"/>
    <w:rsid w:val="00827369"/>
    <w:rsid w:val="00827E63"/>
    <w:rsid w:val="00855589"/>
    <w:rsid w:val="00871792"/>
    <w:rsid w:val="008877BC"/>
    <w:rsid w:val="008C04C4"/>
    <w:rsid w:val="008C2F9C"/>
    <w:rsid w:val="008C4E92"/>
    <w:rsid w:val="008C6B92"/>
    <w:rsid w:val="008E7D27"/>
    <w:rsid w:val="008F07ED"/>
    <w:rsid w:val="008F2BBD"/>
    <w:rsid w:val="00900484"/>
    <w:rsid w:val="0094129B"/>
    <w:rsid w:val="00961E5B"/>
    <w:rsid w:val="009660B0"/>
    <w:rsid w:val="009B6169"/>
    <w:rsid w:val="009B6644"/>
    <w:rsid w:val="009C6584"/>
    <w:rsid w:val="009D22A9"/>
    <w:rsid w:val="009D6D9A"/>
    <w:rsid w:val="009E4DE1"/>
    <w:rsid w:val="00A16590"/>
    <w:rsid w:val="00A20499"/>
    <w:rsid w:val="00A22741"/>
    <w:rsid w:val="00A324F6"/>
    <w:rsid w:val="00A32A74"/>
    <w:rsid w:val="00A44271"/>
    <w:rsid w:val="00A57CCE"/>
    <w:rsid w:val="00A6301E"/>
    <w:rsid w:val="00A73B09"/>
    <w:rsid w:val="00A96B20"/>
    <w:rsid w:val="00AA66A5"/>
    <w:rsid w:val="00AF0B16"/>
    <w:rsid w:val="00B16A5F"/>
    <w:rsid w:val="00B20D8B"/>
    <w:rsid w:val="00B279C6"/>
    <w:rsid w:val="00B33D93"/>
    <w:rsid w:val="00B3403B"/>
    <w:rsid w:val="00B34652"/>
    <w:rsid w:val="00B406DA"/>
    <w:rsid w:val="00B63408"/>
    <w:rsid w:val="00B636EA"/>
    <w:rsid w:val="00B66783"/>
    <w:rsid w:val="00B6787B"/>
    <w:rsid w:val="00B70E77"/>
    <w:rsid w:val="00B84EEA"/>
    <w:rsid w:val="00B86F9F"/>
    <w:rsid w:val="00B90459"/>
    <w:rsid w:val="00BB32D7"/>
    <w:rsid w:val="00BD2DBC"/>
    <w:rsid w:val="00BE285D"/>
    <w:rsid w:val="00BE6E33"/>
    <w:rsid w:val="00BF3E63"/>
    <w:rsid w:val="00C1204A"/>
    <w:rsid w:val="00C17056"/>
    <w:rsid w:val="00C20DE2"/>
    <w:rsid w:val="00C230CD"/>
    <w:rsid w:val="00C27B06"/>
    <w:rsid w:val="00C439B6"/>
    <w:rsid w:val="00C60089"/>
    <w:rsid w:val="00C65A2A"/>
    <w:rsid w:val="00CC24CF"/>
    <w:rsid w:val="00CC5C0C"/>
    <w:rsid w:val="00D21BA4"/>
    <w:rsid w:val="00D23BDC"/>
    <w:rsid w:val="00D27BB7"/>
    <w:rsid w:val="00D3515B"/>
    <w:rsid w:val="00D41F03"/>
    <w:rsid w:val="00D440BF"/>
    <w:rsid w:val="00D46502"/>
    <w:rsid w:val="00D47B11"/>
    <w:rsid w:val="00D76CF9"/>
    <w:rsid w:val="00D8132C"/>
    <w:rsid w:val="00D8455C"/>
    <w:rsid w:val="00D927FC"/>
    <w:rsid w:val="00D94E40"/>
    <w:rsid w:val="00D95E4C"/>
    <w:rsid w:val="00DA656A"/>
    <w:rsid w:val="00DB0627"/>
    <w:rsid w:val="00DC4877"/>
    <w:rsid w:val="00DC745B"/>
    <w:rsid w:val="00DE06E9"/>
    <w:rsid w:val="00DF65C5"/>
    <w:rsid w:val="00E007D5"/>
    <w:rsid w:val="00E04DAF"/>
    <w:rsid w:val="00E2010D"/>
    <w:rsid w:val="00E21E06"/>
    <w:rsid w:val="00E24B64"/>
    <w:rsid w:val="00E27096"/>
    <w:rsid w:val="00E34B7E"/>
    <w:rsid w:val="00E4106F"/>
    <w:rsid w:val="00E50EBE"/>
    <w:rsid w:val="00E63748"/>
    <w:rsid w:val="00E819F0"/>
    <w:rsid w:val="00E83FF4"/>
    <w:rsid w:val="00E84E4D"/>
    <w:rsid w:val="00E90DFF"/>
    <w:rsid w:val="00E93624"/>
    <w:rsid w:val="00EA6284"/>
    <w:rsid w:val="00EB52F6"/>
    <w:rsid w:val="00EC4660"/>
    <w:rsid w:val="00ED4888"/>
    <w:rsid w:val="00EF01B0"/>
    <w:rsid w:val="00EF3B5B"/>
    <w:rsid w:val="00F12367"/>
    <w:rsid w:val="00F2333B"/>
    <w:rsid w:val="00F4257C"/>
    <w:rsid w:val="00F6260E"/>
    <w:rsid w:val="00F62C69"/>
    <w:rsid w:val="00F9440D"/>
    <w:rsid w:val="00F965B9"/>
    <w:rsid w:val="00FC3786"/>
    <w:rsid w:val="00FE1DF6"/>
    <w:rsid w:val="00FE434C"/>
    <w:rsid w:val="00FF0440"/>
    <w:rsid w:val="00FF23A2"/>
    <w:rsid w:val="00FF44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E3FB1"/>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C60089"/>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8914C8"/>
    <w:rPr>
      <w:rFonts w:ascii="Lucida Grande" w:hAnsi="Lucida Grande" w:cs="Lucida Grande"/>
      <w:sz w:val="18"/>
      <w:szCs w:val="18"/>
    </w:rPr>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7A0DC5"/>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7A0DC5"/>
  </w:style>
  <w:style w:type="paragraph" w:styleId="Voettekst">
    <w:name w:val="footer"/>
    <w:basedOn w:val="Standaard"/>
    <w:link w:val="VoettekstChar"/>
    <w:uiPriority w:val="99"/>
    <w:unhideWhenUsed/>
    <w:rsid w:val="007A0DC5"/>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7A0DC5"/>
  </w:style>
  <w:style w:type="character" w:styleId="Hyperlink">
    <w:name w:val="Hyperlink"/>
    <w:basedOn w:val="Standaardalinea-lettertype"/>
    <w:uiPriority w:val="99"/>
    <w:unhideWhenUsed/>
    <w:rsid w:val="00507B5C"/>
    <w:rPr>
      <w:color w:val="0000FF" w:themeColor="hyperlink"/>
      <w:u w:val="single"/>
    </w:rPr>
  </w:style>
  <w:style w:type="character" w:customStyle="1" w:styleId="BallontekstChar">
    <w:name w:val="Ballontekst Char"/>
    <w:basedOn w:val="Standaardalinea-lettertype"/>
    <w:link w:val="Ballontekst"/>
    <w:uiPriority w:val="99"/>
    <w:semiHidden/>
    <w:rsid w:val="00C60089"/>
    <w:rPr>
      <w:rFonts w:ascii="Tahoma" w:hAnsi="Tahoma" w:cs="Tahoma"/>
      <w:sz w:val="16"/>
      <w:szCs w:val="16"/>
    </w:rPr>
  </w:style>
  <w:style w:type="character" w:styleId="Verwijzingopmerking">
    <w:name w:val="annotation reference"/>
    <w:basedOn w:val="Standaardalinea-lettertype"/>
    <w:uiPriority w:val="99"/>
    <w:semiHidden/>
    <w:unhideWhenUsed/>
    <w:rsid w:val="00BB32D7"/>
    <w:rPr>
      <w:sz w:val="16"/>
      <w:szCs w:val="16"/>
    </w:rPr>
  </w:style>
  <w:style w:type="paragraph" w:styleId="Tekstopmerking">
    <w:name w:val="annotation text"/>
    <w:basedOn w:val="Standaard"/>
    <w:link w:val="TekstopmerkingChar"/>
    <w:uiPriority w:val="99"/>
    <w:semiHidden/>
    <w:unhideWhenUsed/>
    <w:rsid w:val="00BB32D7"/>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BB32D7"/>
    <w:rPr>
      <w:sz w:val="20"/>
      <w:szCs w:val="20"/>
    </w:rPr>
  </w:style>
  <w:style w:type="paragraph" w:styleId="Onderwerpvanopmerking">
    <w:name w:val="annotation subject"/>
    <w:basedOn w:val="Tekstopmerking"/>
    <w:next w:val="Tekstopmerking"/>
    <w:link w:val="OnderwerpvanopmerkingChar"/>
    <w:uiPriority w:val="99"/>
    <w:semiHidden/>
    <w:unhideWhenUsed/>
    <w:rsid w:val="00BB32D7"/>
    <w:rPr>
      <w:b/>
      <w:bCs/>
    </w:rPr>
  </w:style>
  <w:style w:type="character" w:customStyle="1" w:styleId="OnderwerpvanopmerkingChar">
    <w:name w:val="Onderwerp van opmerking Char"/>
    <w:basedOn w:val="TekstopmerkingChar"/>
    <w:link w:val="Onderwerpvanopmerking"/>
    <w:uiPriority w:val="99"/>
    <w:semiHidden/>
    <w:rsid w:val="00BB32D7"/>
    <w:rPr>
      <w:b/>
      <w:bCs/>
      <w:sz w:val="20"/>
      <w:szCs w:val="20"/>
    </w:rPr>
  </w:style>
  <w:style w:type="character" w:styleId="GevolgdeHyperlink">
    <w:name w:val="FollowedHyperlink"/>
    <w:basedOn w:val="Standaardalinea-lettertype"/>
    <w:uiPriority w:val="99"/>
    <w:semiHidden/>
    <w:unhideWhenUsed/>
    <w:rsid w:val="005178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chive.org/details/gov.archives.arc.9575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eb.worldbank.org/WBSITE/EXTERNAL/EXTABOUTUS/EXTARCHIVES/%200,,contentMDK:20487078~pagePK:36726~piPK:437378~theSitePK:29506,00.html"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trumanlibrary.org/oralhist/sommersd.ht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3514</Words>
  <Characters>19327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2</cp:revision>
  <cp:lastPrinted>2013-06-04T06:06:00Z</cp:lastPrinted>
  <dcterms:created xsi:type="dcterms:W3CDTF">2025-03-17T14:29:00Z</dcterms:created>
  <dcterms:modified xsi:type="dcterms:W3CDTF">2025-03-17T14:29:00Z</dcterms:modified>
</cp:coreProperties>
</file>