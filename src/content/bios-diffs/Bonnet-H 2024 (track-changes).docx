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1CF8" w14:textId="1AF864CD" w:rsidR="002178BC" w:rsidRPr="00EF3863" w:rsidRDefault="00913F68" w:rsidP="008A2636">
      <w:pPr>
        <w:jc w:val="both"/>
        <w:rPr>
          <w:b/>
          <w:bCs/>
          <w:color w:val="000000" w:themeColor="text1"/>
        </w:rPr>
      </w:pPr>
      <w:del w:id="1000" w:author="IO BIO parser" w:date="2026-05-18T08:29:42Z">
        <w:r w:rsidRPr="00EF3863">
          <w:rPr>
            <w:b/>
            <w:bCs/>
          </w:rPr>
          <w:delText xml:space="preserve">BONNET, Basile Louis Jos</w:delText>
        </w:r>
      </w:del>
      <w:del w:id="1000" w:author="IO BIO parser" w:date="2026-05-18T08:29:42Z">
        <w:r w:rsidR="00CD418D" w:rsidRPr="00EF3863">
          <w:rPr>
            <w:b/>
            <w:bCs/>
          </w:rPr>
          <w:delText xml:space="preserve">ep</w:delText>
        </w:r>
      </w:del>
      <w:del w:id="1000" w:author="IO BIO parser" w:date="2026-05-18T08:29:42Z">
        <w:r w:rsidRPr="00EF3863">
          <w:rPr>
            <w:b/>
            <w:bCs/>
          </w:rPr>
          <w:delText xml:space="preserve">h Henri (known as Henri Bonnet), French diplomat and </w:delText>
        </w:r>
      </w:del>
      <w:del w:id="1000" w:author="IO BIO parser" w:date="2026-05-18T08:29:42Z">
        <w:r w:rsidR="00A95B39" w:rsidRPr="00EF3863">
          <w:rPr>
            <w:b/>
            <w:bCs/>
          </w:rPr>
          <w:delText xml:space="preserve">second </w:delText>
        </w:r>
      </w:del>
      <w:del w:id="1000" w:author="IO BIO parser" w:date="2026-05-18T08:29:42Z">
        <w:r w:rsidRPr="00EF3863">
          <w:rPr>
            <w:b/>
            <w:bCs/>
            <w:color w:val="000000" w:themeColor="text1"/>
          </w:rPr>
          <w:delText xml:space="preserve">Director of the International Institute of Intellectual Cooperation </w:delText>
        </w:r>
      </w:del>
      <w:del w:id="1000" w:author="IO BIO parser" w:date="2026-05-18T08:29:42Z">
        <w:r w:rsidR="006E654C" w:rsidRPr="00EF3863">
          <w:rPr>
            <w:b/>
            <w:bCs/>
            <w:color w:val="000000" w:themeColor="text1"/>
          </w:rPr>
          <w:delText xml:space="preserve">(IIIC) </w:delText>
        </w:r>
      </w:del>
      <w:del w:id="1000" w:author="IO BIO parser" w:date="2026-05-18T08:29:42Z">
        <w:r w:rsidRPr="00EF3863">
          <w:rPr>
            <w:b/>
            <w:bCs/>
            <w:color w:val="000000" w:themeColor="text1"/>
          </w:rPr>
          <w:delText xml:space="preserve">1931-1940</w:delText>
        </w:r>
      </w:del>
      <w:del w:id="1000" w:author="IO BIO parser" w:date="2026-05-18T08:29:42Z">
        <w:r w:rsidR="006E654C" w:rsidRPr="00EF3863">
          <w:rPr>
            <w:b/>
            <w:bCs/>
            <w:color w:val="000000" w:themeColor="text1"/>
          </w:rPr>
          <w:delText xml:space="preserve">,</w:delText>
        </w:r>
      </w:del>
      <w:del w:id="1000" w:author="IO BIO parser" w:date="2026-05-18T08:29:42Z">
        <w:r w:rsidRPr="00EF3863">
          <w:rPr>
            <w:b/>
            <w:bCs/>
            <w:color w:val="000000" w:themeColor="text1"/>
          </w:rPr>
          <w:delText xml:space="preserve"> was the son of J</w:delText>
        </w:r>
      </w:del>
      <w:del w:id="1000" w:author="IO BIO parser" w:date="2026-05-18T08:29:42Z">
        <w:r w:rsidR="006E654C" w:rsidRPr="00EF3863">
          <w:rPr>
            <w:b/>
            <w:bCs/>
            <w:color w:val="000000" w:themeColor="text1"/>
          </w:rPr>
          <w:delText xml:space="preserve">ules Theobald</w:delText>
        </w:r>
      </w:del>
      <w:del w:id="1000" w:author="IO BIO parser" w:date="2026-05-18T08:29:42Z">
        <w:r w:rsidRPr="00EF3863">
          <w:rPr>
            <w:b/>
            <w:bCs/>
            <w:color w:val="000000" w:themeColor="text1"/>
          </w:rPr>
          <w:delText xml:space="preserve"> Bonnet</w:delText>
        </w:r>
      </w:del>
      <w:del w:id="1000" w:author="IO BIO parser" w:date="2026-05-18T08:29:42Z">
        <w:r w:rsidR="00CD418D" w:rsidRPr="00EF3863">
          <w:rPr>
            <w:b/>
            <w:bCs/>
            <w:color w:val="000000" w:themeColor="text1"/>
          </w:rPr>
          <w:delText xml:space="preserve">, </w:delText>
        </w:r>
      </w:del>
      <w:del w:id="1000" w:author="IO BIO parser" w:date="2026-05-18T08:29:42Z">
        <w:r w:rsidR="00D14929" w:rsidRPr="00EF3863">
          <w:rPr>
            <w:b/>
            <w:bCs/>
            <w:color w:val="000000" w:themeColor="text1"/>
          </w:rPr>
          <w:delText xml:space="preserve">collector</w:delText>
        </w:r>
      </w:del>
      <w:del w:id="1000" w:author="IO BIO parser" w:date="2026-05-18T08:29:42Z">
        <w:r w:rsidR="00E955B4" w:rsidRPr="00EF3863">
          <w:rPr>
            <w:b/>
            <w:bCs/>
            <w:color w:val="000000" w:themeColor="text1"/>
          </w:rPr>
          <w:delText xml:space="preserve"> of indirect taxes</w:delText>
        </w:r>
      </w:del>
      <w:del w:id="1000" w:author="IO BIO parser" w:date="2026-05-18T08:29:42Z">
        <w:r w:rsidR="00CD418D" w:rsidRPr="00EF3863">
          <w:rPr>
            <w:b/>
            <w:bCs/>
            <w:color w:val="000000" w:themeColor="text1"/>
          </w:rPr>
          <w:delText xml:space="preserve">,</w:delText>
        </w:r>
      </w:del>
      <w:del w:id="1000" w:author="IO BIO parser" w:date="2026-05-18T08:29:42Z">
        <w:r w:rsidRPr="00EF3863">
          <w:rPr>
            <w:b/>
            <w:bCs/>
            <w:color w:val="000000" w:themeColor="text1"/>
          </w:rPr>
          <w:delText xml:space="preserve"> and Marie Thérèse Lascoux. He was born 26 May 1888 in Ch</w:delText>
        </w:r>
      </w:del>
      <w:del w:id="1000" w:author="IO BIO parser" w:date="2026-05-18T08:29:42Z">
        <w:r w:rsidR="00CD418D" w:rsidRPr="00EF3863">
          <w:rPr>
            <w:rFonts w:cs="Times New Roman"/>
            <w:b/>
            <w:bCs/>
            <w:color w:val="000000" w:themeColor="text1"/>
          </w:rPr>
          <w:delText xml:space="preserve">â</w:delText>
        </w:r>
      </w:del>
      <w:del w:id="1000" w:author="IO BIO parser" w:date="2026-05-18T08:29:42Z">
        <w:r w:rsidRPr="00EF3863">
          <w:rPr>
            <w:b/>
            <w:bCs/>
            <w:color w:val="000000" w:themeColor="text1"/>
          </w:rPr>
          <w:delText xml:space="preserve">teauponsac</w:delText>
        </w:r>
      </w:del>
      <w:del w:id="1000" w:author="IO BIO parser" w:date="2026-05-18T08:29:42Z">
        <w:r w:rsidR="00A160DC" w:rsidRPr="00EF3863">
          <w:rPr>
            <w:b/>
            <w:bCs/>
            <w:color w:val="000000" w:themeColor="text1"/>
          </w:rPr>
          <w:delText xml:space="preserve"> </w:delText>
        </w:r>
      </w:del>
      <w:del w:id="1000" w:author="IO BIO parser" w:date="2026-05-18T08:29:42Z">
        <w:r w:rsidRPr="00EF3863">
          <w:rPr>
            <w:b/>
            <w:bCs/>
            <w:color w:val="000000" w:themeColor="text1"/>
          </w:rPr>
          <w:delText xml:space="preserve">and passed away 25 October 1978 in Paris, France.</w:delText>
        </w:r>
      </w:del>
      <w:del w:id="1000" w:author="IO BIO parser" w:date="2026-05-18T08:29:42Z">
        <w:r w:rsidR="00CD418D" w:rsidRPr="00EF3863">
          <w:rPr>
            <w:b/>
            <w:bCs/>
            <w:color w:val="000000" w:themeColor="text1"/>
          </w:rPr>
          <w:delText xml:space="preserve"> On </w:delText>
        </w:r>
      </w:del>
      <w:del w:id="1000" w:author="IO BIO parser" w:date="2026-05-18T08:29:42Z">
        <w:r w:rsidR="00D14929" w:rsidRPr="00EF3863">
          <w:rPr>
            <w:b/>
            <w:bCs/>
            <w:color w:val="000000" w:themeColor="text1"/>
          </w:rPr>
          <w:delText xml:space="preserve">27 August 1932</w:delText>
        </w:r>
      </w:del>
      <w:del w:id="1000" w:author="IO BIO parser" w:date="2026-05-18T08:29:42Z">
        <w:r w:rsidR="00CD418D" w:rsidRPr="00EF3863">
          <w:rPr>
            <w:b/>
            <w:bCs/>
            <w:color w:val="000000" w:themeColor="text1"/>
          </w:rPr>
          <w:delText xml:space="preserve"> he married Hellé Zervoudaki.</w:delText>
        </w:r>
      </w:del>
      <w:ins w:id="1001" w:author="IO BIO parser" w:date="2026-05-18T08:29:42Z">
        <w:r>
          <w:t xml:space="preserve">BONNET, Basile Louis Joseph Henri (known as Henri Bonnet), French diplomat and second Director of the International Institute of Intellectual Cooperation (IIIC) 1931-1940, was born 26 May 1888 in Châteauponsac and passed away 25 October 1978 in Paris, France. He was the son of Jules Theobald Bonnet, collector of indirect taxes, and Marie Thérèse Lascoux. On 27 August 1932 he married Hellé Zervoudaki.</w:t>
        </w:r>
      </w:ins>
    </w:p>
    <w:p w14:paraId="0622B55E" w14:textId="77777777" w:rsidR="00CD418D" w:rsidRPr="00EF3863" w:rsidRDefault="00CD418D" w:rsidP="008A2636">
      <w:pPr>
        <w:jc w:val="both"/>
        <w:rPr>
          <w:b/>
          <w:bCs/>
        </w:rPr>
      </w:pPr>
    </w:p>
    <w:p w14:paraId="69325252" w14:textId="066BF578" w:rsidR="00CD418D" w:rsidRPr="00EF3863" w:rsidRDefault="00E82B56" w:rsidP="008A2636">
      <w:pPr>
        <w:jc w:val="both"/>
      </w:pPr>
      <w:r w:rsidRPr="00EF3863">
        <w:fldChar w:fldCharType="begin"/>
      </w:r>
      <w:r w:rsidRPr="00EF3863">
        <w:instrText xml:space="preserve"> INCLUDEPICTURE "https://upload.wikimedia.org/wikipedia/commons/thumb/a/a0/Ondertekening_van_het_Handvest_der_Verenigde_Volkeren_Henri_Bonnet%2C_Bestanddeelnr_900-9056_%28cropped%29.jpg/220px-Ondertekening_van_het_Handvest_der_Verenigde_Volkeren_Henri_Bonnet%2C_Bestanddeelnr_900-9056_%28cropped%29.jpg" \* MERGEFORMATINET </w:instrText>
      </w:r>
      <w:r w:rsidRPr="00EF3863">
        <w:fldChar w:fldCharType="separate"/>
      </w:r>
      <w:r w:rsidRPr="00EF3863">
        <w:rPr>
          <w:noProof/>
        </w:rPr>
        <w:drawing>
          <wp:inline distT="0" distB="0" distL="0" distR="0" wp14:anchorId="76B4A3C7" wp14:editId="2C541EEF">
            <wp:extent cx="2029460" cy="2454658"/>
            <wp:effectExtent l="0" t="0" r="2540" b="0"/>
            <wp:docPr id="9955981" name="Afbeelding 1" descr="Afbeelding met Menselijk gezicht, persoon, portret, kled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81" name="Afbeelding 1" descr="Afbeelding met Menselijk gezicht, persoon, portret, kleding&#10;&#10;Automatisch gegenereerde beschrijving"/>
                    <pic:cNvPicPr>
                      <a:picLocks noChangeAspect="1" noChangeArrowheads="1"/>
                    </pic:cNvPicPr>
                  </pic:nvPicPr>
                  <pic:blipFill rotWithShape="1">
                    <a:blip r:embed="rId6">
                      <a:extLst>
                        <a:ext uri="{28A0092B-C50C-407E-A947-70E740481C1C}">
                          <a14:useLocalDpi xmlns:a14="http://schemas.microsoft.com/office/drawing/2010/main" val="0"/>
                        </a:ext>
                      </a:extLst>
                    </a:blip>
                    <a:srcRect l="4689" t="7208" r="-27" b="10958"/>
                    <a:stretch/>
                  </pic:blipFill>
                  <pic:spPr bwMode="auto">
                    <a:xfrm>
                      <a:off x="0" y="0"/>
                      <a:ext cx="2133175" cy="2580103"/>
                    </a:xfrm>
                    <a:prstGeom prst="rect">
                      <a:avLst/>
                    </a:prstGeom>
                    <a:noFill/>
                    <a:ln>
                      <a:noFill/>
                    </a:ln>
                    <a:extLst>
                      <a:ext uri="{53640926-AAD7-44D8-BBD7-CCE9431645EC}">
                        <a14:shadowObscured xmlns:a14="http://schemas.microsoft.com/office/drawing/2010/main"/>
                      </a:ext>
                    </a:extLst>
                  </pic:spPr>
                </pic:pic>
              </a:graphicData>
            </a:graphic>
          </wp:inline>
        </w:drawing>
      </w:r>
      <w:r w:rsidRPr="00EF3863">
        <w:fldChar w:fldCharType="end"/>
      </w:r>
    </w:p>
    <w:p w14:paraId="7CA98086" w14:textId="5F2C15C6" w:rsidR="00E82B56" w:rsidRPr="00EF3863" w:rsidRDefault="00E82B56" w:rsidP="008A2636">
      <w:pPr>
        <w:jc w:val="both"/>
        <w:rPr>
          <w:b/>
          <w:bCs/>
        </w:rPr>
      </w:pPr>
      <w:r w:rsidRPr="00EF3863">
        <w:t xml:space="preserve">Source: </w:t>
      </w:r>
      <w:hyperlink r:id="rId7" w:history="1">
        <w:r w:rsidRPr="00EF3863">
          <w:rPr>
            <w:rStyle w:val="Hyperlink"/>
            <w:u w:val="none"/>
          </w:rPr>
          <w:t>www.wikidata.org/wiki/Q3130710</w:t>
        </w:r>
      </w:hyperlink>
      <w:r w:rsidRPr="00EF3863">
        <w:t xml:space="preserve"> </w:t>
      </w:r>
    </w:p>
    <w:p w14:paraId="75C529DA" w14:textId="77777777" w:rsidR="00CD418D" w:rsidRPr="00EF3863" w:rsidRDefault="00CD418D" w:rsidP="008A2636">
      <w:pPr>
        <w:jc w:val="both"/>
      </w:pPr>
    </w:p>
    <w:p w14:paraId="3AA441B5" w14:textId="1BFDDC90" w:rsidR="000E7B3B" w:rsidRPr="00EF3863" w:rsidRDefault="00CD418D" w:rsidP="008A2636">
      <w:pPr>
        <w:jc w:val="both"/>
      </w:pPr>
      <w:r w:rsidRPr="00EF3863">
        <w:t>Bonnet</w:t>
      </w:r>
      <w:r w:rsidR="00CF4902" w:rsidRPr="00EF3863">
        <w:t xml:space="preserve"> </w:t>
      </w:r>
      <w:r w:rsidR="006B71E2" w:rsidRPr="00EF3863">
        <w:t xml:space="preserve">grew up in </w:t>
      </w:r>
      <w:r w:rsidR="002C587B" w:rsidRPr="00EF3863">
        <w:t>a</w:t>
      </w:r>
      <w:r w:rsidR="00D917AA" w:rsidRPr="00EF3863">
        <w:t xml:space="preserve">n intellectual </w:t>
      </w:r>
      <w:r w:rsidR="00811F76" w:rsidRPr="00EF3863">
        <w:t>bourgeois</w:t>
      </w:r>
      <w:r w:rsidR="002C587B" w:rsidRPr="00EF3863">
        <w:t xml:space="preserve"> family in </w:t>
      </w:r>
      <w:r w:rsidR="006B71E2" w:rsidRPr="00EF3863">
        <w:t>a small town in central France</w:t>
      </w:r>
      <w:r w:rsidR="004E37FE" w:rsidRPr="00EF3863">
        <w:t xml:space="preserve"> and</w:t>
      </w:r>
      <w:r w:rsidR="006B71E2" w:rsidRPr="00EF3863">
        <w:t xml:space="preserve"> was educated at the Lycées of Tours and Paris</w:t>
      </w:r>
      <w:r w:rsidR="004E37FE" w:rsidRPr="00EF3863">
        <w:t xml:space="preserve">. He </w:t>
      </w:r>
      <w:r w:rsidR="005D2B0F" w:rsidRPr="00EF3863">
        <w:t xml:space="preserve">finished his </w:t>
      </w:r>
      <w:r w:rsidR="002C587B" w:rsidRPr="00EF3863">
        <w:t>stud</w:t>
      </w:r>
      <w:r w:rsidR="005D2B0F" w:rsidRPr="00EF3863">
        <w:t>y of</w:t>
      </w:r>
      <w:r w:rsidR="002C587B" w:rsidRPr="00EF3863">
        <w:t xml:space="preserve"> histor</w:t>
      </w:r>
      <w:r w:rsidR="00374582" w:rsidRPr="00EF3863">
        <w:t>ies</w:t>
      </w:r>
      <w:r w:rsidR="002C587B" w:rsidRPr="00EF3863">
        <w:t xml:space="preserve"> at the </w:t>
      </w:r>
      <w:r w:rsidR="00811F76" w:rsidRPr="00EF3863">
        <w:t xml:space="preserve">École normale supérieure, part of the </w:t>
      </w:r>
      <w:r w:rsidR="002C587B" w:rsidRPr="00EF3863">
        <w:t>University of Paris</w:t>
      </w:r>
      <w:r w:rsidR="00811F76" w:rsidRPr="00EF3863">
        <w:t>,</w:t>
      </w:r>
      <w:r w:rsidR="002C587B" w:rsidRPr="00EF3863">
        <w:t xml:space="preserve"> </w:t>
      </w:r>
      <w:r w:rsidR="005D2B0F" w:rsidRPr="00EF3863">
        <w:t>in 191</w:t>
      </w:r>
      <w:r w:rsidR="00D917AA" w:rsidRPr="00EF3863">
        <w:t>3</w:t>
      </w:r>
      <w:r w:rsidR="004E37FE" w:rsidRPr="00EF3863">
        <w:t xml:space="preserve">. </w:t>
      </w:r>
      <w:r w:rsidR="00811F76" w:rsidRPr="00EF3863">
        <w:t xml:space="preserve">He </w:t>
      </w:r>
      <w:r w:rsidR="005D2B0F" w:rsidRPr="00EF3863">
        <w:t xml:space="preserve">briefly worked as a history teacher but </w:t>
      </w:r>
      <w:r w:rsidR="003B063B" w:rsidRPr="00EF3863">
        <w:t xml:space="preserve">with the outbreak of the </w:t>
      </w:r>
      <w:r w:rsidR="003D62A0" w:rsidRPr="00EF3863">
        <w:t>w</w:t>
      </w:r>
      <w:r w:rsidR="003B063B" w:rsidRPr="00EF3863">
        <w:t xml:space="preserve">ar </w:t>
      </w:r>
      <w:r w:rsidR="005D2B0F" w:rsidRPr="00EF3863">
        <w:t xml:space="preserve">in 1914 </w:t>
      </w:r>
      <w:r w:rsidR="000B6C3E" w:rsidRPr="00EF3863">
        <w:t xml:space="preserve">he was </w:t>
      </w:r>
      <w:r w:rsidR="000F6EE2" w:rsidRPr="00EF3863">
        <w:t>conscrip</w:t>
      </w:r>
      <w:r w:rsidR="000B6C3E" w:rsidRPr="00EF3863">
        <w:t xml:space="preserve">ted and remained in the army during the entire </w:t>
      </w:r>
      <w:r w:rsidR="008A2636" w:rsidRPr="00EF3863">
        <w:t>First World W</w:t>
      </w:r>
      <w:r w:rsidR="000B6C3E" w:rsidRPr="00EF3863">
        <w:t>ar period</w:t>
      </w:r>
      <w:r w:rsidR="0032044F" w:rsidRPr="00EF3863">
        <w:t>, rising to the rank of captain</w:t>
      </w:r>
      <w:r w:rsidR="000B6C3E" w:rsidRPr="00EF3863">
        <w:t xml:space="preserve">. </w:t>
      </w:r>
      <w:r w:rsidR="00D917AA" w:rsidRPr="00EF3863">
        <w:t xml:space="preserve">In </w:t>
      </w:r>
      <w:r w:rsidR="000B6C3E" w:rsidRPr="00EF3863">
        <w:t xml:space="preserve">1919 </w:t>
      </w:r>
      <w:r w:rsidR="00811F76" w:rsidRPr="00EF3863">
        <w:t xml:space="preserve">Bonnet </w:t>
      </w:r>
      <w:r w:rsidR="008D6CF8" w:rsidRPr="00EF3863">
        <w:t>became</w:t>
      </w:r>
      <w:r w:rsidR="000B6C3E" w:rsidRPr="00EF3863">
        <w:t xml:space="preserve"> </w:t>
      </w:r>
      <w:r w:rsidR="008D6CF8" w:rsidRPr="00EF3863">
        <w:t xml:space="preserve">the foreign policy editor of the new </w:t>
      </w:r>
      <w:r w:rsidR="007A2DBC" w:rsidRPr="00EF3863">
        <w:t>radical daily</w:t>
      </w:r>
      <w:r w:rsidR="008D6CF8" w:rsidRPr="00EF3863">
        <w:t xml:space="preserve"> </w:t>
      </w:r>
      <w:r w:rsidR="00D917AA" w:rsidRPr="00EF3863">
        <w:t xml:space="preserve">in Paris, </w:t>
      </w:r>
      <w:r w:rsidR="008D6CF8" w:rsidRPr="00EF3863">
        <w:rPr>
          <w:i/>
          <w:iCs/>
        </w:rPr>
        <w:t>L’</w:t>
      </w:r>
      <w:r w:rsidR="008D6CF8" w:rsidRPr="00EF3863">
        <w:rPr>
          <w:rFonts w:cs="Times New Roman"/>
          <w:i/>
          <w:iCs/>
        </w:rPr>
        <w:t>È</w:t>
      </w:r>
      <w:r w:rsidR="008D6CF8" w:rsidRPr="00EF3863">
        <w:rPr>
          <w:i/>
          <w:iCs/>
        </w:rPr>
        <w:t>re nouvelle: Politique, économique, intellectuelle et sociale</w:t>
      </w:r>
      <w:r w:rsidR="00D917AA" w:rsidRPr="00EF3863">
        <w:t xml:space="preserve">, </w:t>
      </w:r>
      <w:r w:rsidR="004E37FE" w:rsidRPr="00EF3863">
        <w:t>and discussed French foreign policy with Maurice Baumont, who worked at the League of Nations Secretariat.</w:t>
      </w:r>
      <w:r w:rsidR="0032044F" w:rsidRPr="00EF3863">
        <w:t xml:space="preserve"> </w:t>
      </w:r>
      <w:r w:rsidR="00811F76" w:rsidRPr="00EF3863">
        <w:t xml:space="preserve">Pierre Comert, the Director of the Secretariat’s Information Section, </w:t>
      </w:r>
      <w:r w:rsidR="00FA5F78" w:rsidRPr="00EF3863">
        <w:t xml:space="preserve">attracted international civil servants such as </w:t>
      </w:r>
      <w:r w:rsidR="009E472E" w:rsidRPr="00EF3863">
        <w:t xml:space="preserve">Salvador de Madariaga </w:t>
      </w:r>
      <w:r w:rsidR="00FA5F78" w:rsidRPr="00EF3863">
        <w:t xml:space="preserve">and </w:t>
      </w:r>
      <w:r w:rsidR="009E472E" w:rsidRPr="00EF3863">
        <w:t xml:space="preserve">Arthur Sweetser </w:t>
      </w:r>
      <w:r w:rsidR="007A2DBC" w:rsidRPr="00EF3863">
        <w:t>and</w:t>
      </w:r>
      <w:r w:rsidR="00A160DC" w:rsidRPr="00EF3863">
        <w:t>, in 1920,</w:t>
      </w:r>
      <w:r w:rsidR="00FA5F78" w:rsidRPr="00EF3863">
        <w:t xml:space="preserve"> </w:t>
      </w:r>
      <w:r w:rsidR="00A160DC" w:rsidRPr="00EF3863">
        <w:t xml:space="preserve">also </w:t>
      </w:r>
      <w:r w:rsidR="00811F76" w:rsidRPr="00EF3863">
        <w:t>Bonnet</w:t>
      </w:r>
      <w:r w:rsidR="007A2DBC" w:rsidRPr="00EF3863">
        <w:t>. Comert had explicit ideas about how the news of events and decisions should be described and communicated</w:t>
      </w:r>
      <w:r w:rsidR="00361E65" w:rsidRPr="00EF3863">
        <w:t xml:space="preserve">, a topic that </w:t>
      </w:r>
      <w:r w:rsidR="00BE7A70" w:rsidRPr="00EF3863">
        <w:t>appealed</w:t>
      </w:r>
      <w:r w:rsidR="00361E65" w:rsidRPr="00EF3863">
        <w:t xml:space="preserve"> to Bonnet</w:t>
      </w:r>
      <w:r w:rsidR="007A2DBC" w:rsidRPr="00EF3863">
        <w:t>.</w:t>
      </w:r>
      <w:r w:rsidR="00A95B39" w:rsidRPr="00EF3863">
        <w:t xml:space="preserve"> </w:t>
      </w:r>
      <w:r w:rsidR="00522B91" w:rsidRPr="00EF3863">
        <w:t xml:space="preserve">During the 1920s </w:t>
      </w:r>
      <w:r w:rsidR="00A95B39" w:rsidRPr="00EF3863">
        <w:t xml:space="preserve">Bonnet worked for </w:t>
      </w:r>
      <w:r w:rsidR="00522B91" w:rsidRPr="00EF3863">
        <w:t>Comert’s Information Section</w:t>
      </w:r>
      <w:r w:rsidR="000F6EE2" w:rsidRPr="00EF3863">
        <w:t xml:space="preserve"> in Geneva, </w:t>
      </w:r>
      <w:r w:rsidR="00C97BF8" w:rsidRPr="00EF3863">
        <w:t>Switzerland</w:t>
      </w:r>
      <w:r w:rsidR="00522B91" w:rsidRPr="00EF3863">
        <w:t>, while also be</w:t>
      </w:r>
      <w:r w:rsidR="00037BAF" w:rsidRPr="00EF3863">
        <w:t>com</w:t>
      </w:r>
      <w:r w:rsidR="00522B91" w:rsidRPr="00EF3863">
        <w:t>ing</w:t>
      </w:r>
      <w:r w:rsidR="00A95B39" w:rsidRPr="00EF3863">
        <w:t xml:space="preserve"> chief of staff at the office of Deputy Secretary</w:t>
      </w:r>
      <w:r w:rsidR="00A160DC" w:rsidRPr="00EF3863">
        <w:t>-</w:t>
      </w:r>
      <w:r w:rsidR="00A95B39" w:rsidRPr="00EF3863">
        <w:t>General Joseph Avenol in 1921</w:t>
      </w:r>
      <w:r w:rsidR="00522B91" w:rsidRPr="00EF3863">
        <w:t>.</w:t>
      </w:r>
      <w:r w:rsidR="00A160DC" w:rsidRPr="00EF3863">
        <w:t xml:space="preserve"> </w:t>
      </w:r>
      <w:r w:rsidR="00522B91" w:rsidRPr="00EF3863">
        <w:t>H</w:t>
      </w:r>
      <w:r w:rsidR="00A160DC" w:rsidRPr="00EF3863">
        <w:t xml:space="preserve">e </w:t>
      </w:r>
      <w:r w:rsidR="002A4E77" w:rsidRPr="00EF3863">
        <w:t>learned</w:t>
      </w:r>
      <w:r w:rsidR="00773678" w:rsidRPr="00EF3863">
        <w:t xml:space="preserve"> to consider problems from a </w:t>
      </w:r>
      <w:r w:rsidR="00073E00" w:rsidRPr="00EF3863">
        <w:t>wide-reaching</w:t>
      </w:r>
      <w:r w:rsidR="00773678" w:rsidRPr="00EF3863">
        <w:t xml:space="preserve"> perspective</w:t>
      </w:r>
      <w:r w:rsidR="002A4E77" w:rsidRPr="00EF3863">
        <w:t>,</w:t>
      </w:r>
      <w:r w:rsidR="00773678" w:rsidRPr="00EF3863">
        <w:t xml:space="preserve"> rather than being confined by national circumstances. He </w:t>
      </w:r>
      <w:r w:rsidR="0081253C" w:rsidRPr="00EF3863">
        <w:t>was known for his ‘conscientious hard work while retaining a natural sense of humor and friendly personality’ (Jessner 1983: 91)</w:t>
      </w:r>
      <w:r w:rsidR="00B402BA" w:rsidRPr="00EF3863">
        <w:t xml:space="preserve">. </w:t>
      </w:r>
      <w:r w:rsidR="00C97BF8" w:rsidRPr="00EF3863">
        <w:t>As part of</w:t>
      </w:r>
      <w:r w:rsidR="00B402BA" w:rsidRPr="00EF3863">
        <w:t xml:space="preserve"> the </w:t>
      </w:r>
      <w:r w:rsidR="00D45A8D" w:rsidRPr="00EF3863">
        <w:t>Secretariat,</w:t>
      </w:r>
      <w:r w:rsidR="00B402BA" w:rsidRPr="00EF3863">
        <w:t xml:space="preserve"> he </w:t>
      </w:r>
      <w:r w:rsidR="00A160DC" w:rsidRPr="00EF3863">
        <w:t xml:space="preserve">became involved in </w:t>
      </w:r>
      <w:r w:rsidR="00234FC5" w:rsidRPr="00EF3863">
        <w:t xml:space="preserve">the League’s </w:t>
      </w:r>
      <w:r w:rsidR="00A160DC" w:rsidRPr="00EF3863">
        <w:t>cultural affairs</w:t>
      </w:r>
      <w:r w:rsidR="00361E65" w:rsidRPr="00EF3863">
        <w:t xml:space="preserve"> activities</w:t>
      </w:r>
      <w:r w:rsidR="00A160DC" w:rsidRPr="00EF3863">
        <w:t>.</w:t>
      </w:r>
    </w:p>
    <w:p w14:paraId="0A3EA53A" w14:textId="2A3EB856" w:rsidR="005D2B0F" w:rsidRPr="00EF3863" w:rsidRDefault="00037BAF" w:rsidP="008A2636">
      <w:pPr>
        <w:ind w:firstLine="708"/>
        <w:jc w:val="both"/>
      </w:pPr>
      <w:r w:rsidRPr="00EF3863">
        <w:t xml:space="preserve">In 1922 the League </w:t>
      </w:r>
      <w:r w:rsidR="000E7B3B" w:rsidRPr="00EF3863">
        <w:t xml:space="preserve">of Nations </w:t>
      </w:r>
      <w:r w:rsidRPr="00EF3863">
        <w:t xml:space="preserve">created </w:t>
      </w:r>
      <w:r w:rsidR="00417629" w:rsidRPr="00EF3863">
        <w:t>its</w:t>
      </w:r>
      <w:r w:rsidRPr="00EF3863">
        <w:t xml:space="preserve"> International Committee on Intellectual Cooperation, designed to improve the material condition of intellectual workers</w:t>
      </w:r>
      <w:r w:rsidR="004E1CC7" w:rsidRPr="00EF3863">
        <w:t>,</w:t>
      </w:r>
      <w:r w:rsidRPr="00EF3863">
        <w:t xml:space="preserve"> to facilitate contacts between scholars and artists and </w:t>
      </w:r>
      <w:r w:rsidR="006D5130" w:rsidRPr="00EF3863">
        <w:t xml:space="preserve">to </w:t>
      </w:r>
      <w:r w:rsidRPr="00EF3863">
        <w:t>promote the League as an instrument of peace among teachers</w:t>
      </w:r>
      <w:r w:rsidR="004E1CC7" w:rsidRPr="00EF3863">
        <w:t xml:space="preserve">. The Committee had eminent members, </w:t>
      </w:r>
      <w:r w:rsidR="000E7B3B" w:rsidRPr="00EF3863">
        <w:t>among them</w:t>
      </w:r>
      <w:r w:rsidR="004E1CC7" w:rsidRPr="00EF3863">
        <w:t xml:space="preserve"> Henri Bergson, Marie Curie</w:t>
      </w:r>
      <w:r w:rsidR="00D917AA" w:rsidRPr="00EF3863">
        <w:t>,</w:t>
      </w:r>
      <w:r w:rsidR="004E1CC7" w:rsidRPr="00EF3863">
        <w:t xml:space="preserve"> Albert Einstein</w:t>
      </w:r>
      <w:r w:rsidR="00D917AA" w:rsidRPr="00EF3863">
        <w:t xml:space="preserve"> and James Shotwell</w:t>
      </w:r>
      <w:r w:rsidR="004E1CC7" w:rsidRPr="00EF3863">
        <w:t xml:space="preserve">, but its programme was </w:t>
      </w:r>
      <w:r w:rsidR="00417629" w:rsidRPr="00EF3863">
        <w:t>modest</w:t>
      </w:r>
      <w:r w:rsidR="004E1CC7" w:rsidRPr="00EF3863">
        <w:t xml:space="preserve"> and </w:t>
      </w:r>
      <w:r w:rsidR="000F6EE2" w:rsidRPr="00EF3863">
        <w:t xml:space="preserve">it </w:t>
      </w:r>
      <w:r w:rsidR="004E1CC7" w:rsidRPr="00EF3863">
        <w:t xml:space="preserve">did not </w:t>
      </w:r>
      <w:r w:rsidR="00374582" w:rsidRPr="00EF3863">
        <w:t>receive</w:t>
      </w:r>
      <w:r w:rsidR="004E1CC7" w:rsidRPr="00EF3863">
        <w:t xml:space="preserve"> much support from the League</w:t>
      </w:r>
      <w:r w:rsidR="00FF0A71" w:rsidRPr="00EF3863">
        <w:t xml:space="preserve"> </w:t>
      </w:r>
      <w:r w:rsidR="004C145C" w:rsidRPr="00EF3863">
        <w:t>Assembly</w:t>
      </w:r>
      <w:r w:rsidR="002A4E77" w:rsidRPr="00EF3863">
        <w:t xml:space="preserve"> </w:t>
      </w:r>
      <w:r w:rsidR="00073E00" w:rsidRPr="00EF3863">
        <w:t>or</w:t>
      </w:r>
      <w:r w:rsidR="002A4E77" w:rsidRPr="00EF3863">
        <w:t xml:space="preserve"> Council</w:t>
      </w:r>
      <w:r w:rsidR="00FF0A71" w:rsidRPr="00EF3863">
        <w:t xml:space="preserve">. Lack of resources for the establishment of the International Institute of Intellectual Cooperation </w:t>
      </w:r>
      <w:r w:rsidR="002A4E77" w:rsidRPr="00EF3863">
        <w:t xml:space="preserve">as the International Committee’s executive arm </w:t>
      </w:r>
      <w:r w:rsidR="00FF0A71" w:rsidRPr="00EF3863">
        <w:t xml:space="preserve">led Committee Chair Bergson to appeal to the </w:t>
      </w:r>
      <w:r w:rsidR="00374582" w:rsidRPr="00EF3863">
        <w:t xml:space="preserve">member </w:t>
      </w:r>
      <w:r w:rsidR="00FF0A71" w:rsidRPr="00EF3863">
        <w:t>governments</w:t>
      </w:r>
      <w:r w:rsidR="00374582" w:rsidRPr="00EF3863">
        <w:t xml:space="preserve"> of the League</w:t>
      </w:r>
      <w:r w:rsidR="00FF0A71" w:rsidRPr="00EF3863">
        <w:t xml:space="preserve">, </w:t>
      </w:r>
      <w:r w:rsidR="006D5130" w:rsidRPr="00EF3863">
        <w:t>with</w:t>
      </w:r>
      <w:r w:rsidR="00FF0A71" w:rsidRPr="00EF3863">
        <w:t xml:space="preserve"> a positive response by the French government</w:t>
      </w:r>
      <w:r w:rsidR="006D5130" w:rsidRPr="00EF3863">
        <w:t>. T</w:t>
      </w:r>
      <w:r w:rsidR="00380C84" w:rsidRPr="00EF3863">
        <w:t xml:space="preserve">he Institute was established in Paris (not Geneva) </w:t>
      </w:r>
      <w:r w:rsidR="006D5130" w:rsidRPr="00EF3863">
        <w:t xml:space="preserve">with an autonomous status, separate from both </w:t>
      </w:r>
      <w:r w:rsidR="000F6EE2" w:rsidRPr="00EF3863">
        <w:t xml:space="preserve">the League of Nations and </w:t>
      </w:r>
      <w:r w:rsidR="006D5130" w:rsidRPr="00EF3863">
        <w:t>the French government</w:t>
      </w:r>
      <w:r w:rsidR="00887605" w:rsidRPr="00EF3863">
        <w:t xml:space="preserve"> but de facto tied to both</w:t>
      </w:r>
      <w:r w:rsidR="006D5130" w:rsidRPr="00EF3863">
        <w:t xml:space="preserve">. States </w:t>
      </w:r>
      <w:r w:rsidR="00A43B19" w:rsidRPr="00EF3863">
        <w:t xml:space="preserve">appointed delegates to represent their </w:t>
      </w:r>
      <w:r w:rsidR="00A43B19" w:rsidRPr="00EF3863">
        <w:lastRenderedPageBreak/>
        <w:t xml:space="preserve">interests at the Institute and </w:t>
      </w:r>
      <w:r w:rsidR="00393629" w:rsidRPr="00EF3863">
        <w:t>were invited</w:t>
      </w:r>
      <w:r w:rsidR="00374582" w:rsidRPr="00EF3863">
        <w:t xml:space="preserve"> to</w:t>
      </w:r>
      <w:r w:rsidR="00A43B19" w:rsidRPr="00EF3863">
        <w:t xml:space="preserve"> </w:t>
      </w:r>
      <w:r w:rsidR="00FF276A" w:rsidRPr="00EF3863">
        <w:t>establish</w:t>
      </w:r>
      <w:r w:rsidR="006D5130" w:rsidRPr="00EF3863">
        <w:t xml:space="preserve"> </w:t>
      </w:r>
      <w:r w:rsidR="00FF276A" w:rsidRPr="00EF3863">
        <w:t xml:space="preserve">a </w:t>
      </w:r>
      <w:r w:rsidR="00A43B19" w:rsidRPr="00EF3863">
        <w:t>N</w:t>
      </w:r>
      <w:r w:rsidR="006D5130" w:rsidRPr="00EF3863">
        <w:t xml:space="preserve">ational </w:t>
      </w:r>
      <w:r w:rsidR="00A43B19" w:rsidRPr="00EF3863">
        <w:t>C</w:t>
      </w:r>
      <w:r w:rsidR="006D5130" w:rsidRPr="00EF3863">
        <w:t>ommi</w:t>
      </w:r>
      <w:r w:rsidR="002A4E77" w:rsidRPr="00EF3863">
        <w:t>ttee</w:t>
      </w:r>
      <w:r w:rsidR="006D5130" w:rsidRPr="00EF3863">
        <w:t xml:space="preserve"> </w:t>
      </w:r>
      <w:r w:rsidR="00A43B19" w:rsidRPr="00EF3863">
        <w:t>of</w:t>
      </w:r>
      <w:r w:rsidR="006D5130" w:rsidRPr="00EF3863">
        <w:t xml:space="preserve"> </w:t>
      </w:r>
      <w:r w:rsidR="00A43B19" w:rsidRPr="00EF3863">
        <w:t>I</w:t>
      </w:r>
      <w:r w:rsidR="006D5130" w:rsidRPr="00EF3863">
        <w:t xml:space="preserve">ntellectual </w:t>
      </w:r>
      <w:r w:rsidR="00A43B19" w:rsidRPr="00EF3863">
        <w:t>C</w:t>
      </w:r>
      <w:r w:rsidR="006D5130" w:rsidRPr="00EF3863">
        <w:t xml:space="preserve">ooperation. The Institute was inaugurated on 16 January 1926, </w:t>
      </w:r>
      <w:r w:rsidR="00380C84" w:rsidRPr="00EF3863">
        <w:t xml:space="preserve">with Frenchman Julien Luchaire </w:t>
      </w:r>
      <w:r w:rsidR="00FE27B3" w:rsidRPr="00EF3863">
        <w:t xml:space="preserve">nominated </w:t>
      </w:r>
      <w:r w:rsidR="000F6EE2" w:rsidRPr="00EF3863">
        <w:t xml:space="preserve">as its first Director </w:t>
      </w:r>
      <w:r w:rsidR="00FE27B3" w:rsidRPr="00EF3863">
        <w:t>in July 1925</w:t>
      </w:r>
      <w:r w:rsidR="00380C84" w:rsidRPr="00EF3863">
        <w:t>.</w:t>
      </w:r>
      <w:r w:rsidR="006D5130" w:rsidRPr="00EF3863">
        <w:t xml:space="preserve"> </w:t>
      </w:r>
      <w:r w:rsidR="000F6EE2" w:rsidRPr="00EF3863">
        <w:t>Luchaire</w:t>
      </w:r>
      <w:r w:rsidR="002A4E77" w:rsidRPr="00EF3863">
        <w:t xml:space="preserve">, </w:t>
      </w:r>
      <w:r w:rsidR="006D5130" w:rsidRPr="00EF3863">
        <w:t>a friend of Bergson</w:t>
      </w:r>
      <w:r w:rsidR="002A4E77" w:rsidRPr="00EF3863">
        <w:t>,</w:t>
      </w:r>
      <w:r w:rsidR="004C145C" w:rsidRPr="00EF3863">
        <w:t xml:space="preserve"> </w:t>
      </w:r>
      <w:r w:rsidR="002A4E77" w:rsidRPr="00EF3863">
        <w:t>was the</w:t>
      </w:r>
      <w:r w:rsidR="006D5130" w:rsidRPr="00EF3863">
        <w:t xml:space="preserve"> </w:t>
      </w:r>
      <w:r w:rsidR="004C145C" w:rsidRPr="00EF3863">
        <w:t>driving force behind the French offer to h</w:t>
      </w:r>
      <w:r w:rsidR="00374582" w:rsidRPr="00EF3863">
        <w:t>ost</w:t>
      </w:r>
      <w:r w:rsidR="004C145C" w:rsidRPr="00EF3863">
        <w:t xml:space="preserve"> the Institute in Paris. Among the projects he launched </w:t>
      </w:r>
      <w:r w:rsidR="006B05E3" w:rsidRPr="00EF3863">
        <w:t>was</w:t>
      </w:r>
      <w:r w:rsidR="004C145C" w:rsidRPr="00EF3863">
        <w:t xml:space="preserve"> the International Studies Conference</w:t>
      </w:r>
      <w:r w:rsidR="006B05E3" w:rsidRPr="00EF3863">
        <w:t>. He also drew attention to the role of the cinema in art</w:t>
      </w:r>
      <w:r w:rsidR="000E7B3B" w:rsidRPr="00EF3863">
        <w:t xml:space="preserve"> and education. However,</w:t>
      </w:r>
      <w:r w:rsidR="004C145C" w:rsidRPr="00EF3863">
        <w:t xml:space="preserve"> </w:t>
      </w:r>
      <w:r w:rsidR="00027B67" w:rsidRPr="00EF3863">
        <w:t xml:space="preserve">from 1928 </w:t>
      </w:r>
      <w:r w:rsidR="000E7B3B" w:rsidRPr="00EF3863">
        <w:t xml:space="preserve">his colleagues </w:t>
      </w:r>
      <w:r w:rsidR="003D62A0" w:rsidRPr="00EF3863">
        <w:t xml:space="preserve">increasingly </w:t>
      </w:r>
      <w:r w:rsidR="000E7B3B" w:rsidRPr="00EF3863">
        <w:t xml:space="preserve">criticized </w:t>
      </w:r>
      <w:r w:rsidR="004C145C" w:rsidRPr="00EF3863">
        <w:t>h</w:t>
      </w:r>
      <w:r w:rsidR="00027B67" w:rsidRPr="00EF3863">
        <w:t>is leadership</w:t>
      </w:r>
      <w:r w:rsidR="004C145C" w:rsidRPr="00EF3863">
        <w:t xml:space="preserve"> </w:t>
      </w:r>
      <w:r w:rsidR="006B05E3" w:rsidRPr="00EF3863">
        <w:t xml:space="preserve">for its </w:t>
      </w:r>
      <w:r w:rsidR="000E7B3B" w:rsidRPr="00EF3863">
        <w:t xml:space="preserve">limited </w:t>
      </w:r>
      <w:r w:rsidR="006B05E3" w:rsidRPr="00EF3863">
        <w:t xml:space="preserve">international orientation and </w:t>
      </w:r>
      <w:r w:rsidR="0056413C" w:rsidRPr="00EF3863">
        <w:t xml:space="preserve">lack of </w:t>
      </w:r>
      <w:r w:rsidR="000E7B3B" w:rsidRPr="00EF3863">
        <w:t>awareness against rising nationalism</w:t>
      </w:r>
      <w:r w:rsidR="00027B67" w:rsidRPr="00EF3863">
        <w:t>.</w:t>
      </w:r>
      <w:r w:rsidR="0081253C" w:rsidRPr="00EF3863">
        <w:t xml:space="preserve"> Bonnet sided with George Murray, who had become </w:t>
      </w:r>
      <w:r w:rsidR="00F06EC0" w:rsidRPr="00EF3863">
        <w:t xml:space="preserve">the International </w:t>
      </w:r>
      <w:r w:rsidR="0081253C" w:rsidRPr="00EF3863">
        <w:t xml:space="preserve">Committee </w:t>
      </w:r>
      <w:r w:rsidR="00417629" w:rsidRPr="00EF3863">
        <w:t>C</w:t>
      </w:r>
      <w:r w:rsidR="001B346B" w:rsidRPr="00EF3863">
        <w:t xml:space="preserve">hair </w:t>
      </w:r>
      <w:r w:rsidR="0081253C" w:rsidRPr="00EF3863">
        <w:t>in 1925</w:t>
      </w:r>
      <w:r w:rsidR="001B346B" w:rsidRPr="00EF3863">
        <w:t xml:space="preserve"> and</w:t>
      </w:r>
      <w:r w:rsidR="00F06EC0" w:rsidRPr="00EF3863">
        <w:t>, according to Bergson,</w:t>
      </w:r>
      <w:r w:rsidR="001B346B" w:rsidRPr="00EF3863">
        <w:t xml:space="preserve"> represented </w:t>
      </w:r>
      <w:r w:rsidR="0056413C" w:rsidRPr="00EF3863">
        <w:t>‘</w:t>
      </w:r>
      <w:r w:rsidR="001B346B" w:rsidRPr="00EF3863">
        <w:t>the deeper spirit of the League’</w:t>
      </w:r>
      <w:r w:rsidR="0056413C" w:rsidRPr="00EF3863">
        <w:t xml:space="preserve"> (Thompson 1983: 530)</w:t>
      </w:r>
      <w:r w:rsidR="0081253C" w:rsidRPr="00EF3863">
        <w:t>.</w:t>
      </w:r>
    </w:p>
    <w:p w14:paraId="360A13D6" w14:textId="62BC4115" w:rsidR="009D2DB3" w:rsidRPr="00EF3863" w:rsidRDefault="000D1498" w:rsidP="008A2636">
      <w:pPr>
        <w:jc w:val="both"/>
      </w:pPr>
      <w:r w:rsidRPr="00EF3863">
        <w:tab/>
        <w:t xml:space="preserve">After Luchaire’s </w:t>
      </w:r>
      <w:r w:rsidR="00FF276A" w:rsidRPr="00EF3863">
        <w:t xml:space="preserve">formal </w:t>
      </w:r>
      <w:r w:rsidRPr="00EF3863">
        <w:t xml:space="preserve">resignation in April 1930, </w:t>
      </w:r>
      <w:r w:rsidR="002A4E77" w:rsidRPr="00EF3863">
        <w:t xml:space="preserve">several organizational changes were set in motion. Luchaire was given an advisory position at the International Committee’s Permanent Committee of Arts and Letters and continued to receive his director salary during 1931. </w:t>
      </w:r>
      <w:r w:rsidRPr="00EF3863">
        <w:t xml:space="preserve">Bonnet became Director of the International Institute for a seven-year period </w:t>
      </w:r>
      <w:r w:rsidR="004A43C9" w:rsidRPr="00EF3863">
        <w:t xml:space="preserve">starting </w:t>
      </w:r>
      <w:r w:rsidRPr="00EF3863">
        <w:t>on 1 January 1931</w:t>
      </w:r>
      <w:r w:rsidR="0067479C" w:rsidRPr="00EF3863">
        <w:t xml:space="preserve"> (renewed in 1937</w:t>
      </w:r>
      <w:r w:rsidR="00A21074" w:rsidRPr="00EF3863">
        <w:t xml:space="preserve"> for another seven years</w:t>
      </w:r>
      <w:r w:rsidR="0067479C" w:rsidRPr="00EF3863">
        <w:t>)</w:t>
      </w:r>
      <w:r w:rsidRPr="00EF3863">
        <w:t xml:space="preserve">. </w:t>
      </w:r>
      <w:r w:rsidR="00073E00" w:rsidRPr="00EF3863">
        <w:t xml:space="preserve">Under Bonnet’s direction, </w:t>
      </w:r>
      <w:r w:rsidR="0067479C" w:rsidRPr="00EF3863">
        <w:t xml:space="preserve">the </w:t>
      </w:r>
      <w:r w:rsidR="0063777C" w:rsidRPr="00EF3863">
        <w:t>I</w:t>
      </w:r>
      <w:r w:rsidR="0067479C" w:rsidRPr="00EF3863">
        <w:t xml:space="preserve">nstitute </w:t>
      </w:r>
      <w:r w:rsidR="00073E00" w:rsidRPr="00EF3863">
        <w:t xml:space="preserve">took </w:t>
      </w:r>
      <w:r w:rsidR="0067479C" w:rsidRPr="00EF3863">
        <w:t xml:space="preserve">some years to become efficient </w:t>
      </w:r>
      <w:r w:rsidR="00130CD6" w:rsidRPr="00EF3863">
        <w:t>but</w:t>
      </w:r>
      <w:r w:rsidR="0063777C" w:rsidRPr="00EF3863">
        <w:t xml:space="preserve"> </w:t>
      </w:r>
      <w:r w:rsidR="0067479C" w:rsidRPr="00EF3863">
        <w:t>it ‘worked admirably, so far as its</w:t>
      </w:r>
      <w:r w:rsidR="0063777C" w:rsidRPr="00EF3863">
        <w:t xml:space="preserve"> limited budget would allow’ (Walters 1952: 192).</w:t>
      </w:r>
      <w:r w:rsidR="0067479C" w:rsidRPr="00EF3863">
        <w:t xml:space="preserve"> </w:t>
      </w:r>
      <w:r w:rsidR="0063777C" w:rsidRPr="00EF3863">
        <w:t>Bonnet</w:t>
      </w:r>
      <w:r w:rsidR="002A4E77" w:rsidRPr="00EF3863">
        <w:t xml:space="preserve">, who </w:t>
      </w:r>
      <w:r w:rsidR="00FA37A3" w:rsidRPr="00EF3863">
        <w:t xml:space="preserve">from his League Secretariat position </w:t>
      </w:r>
      <w:r w:rsidR="002A4E77" w:rsidRPr="00EF3863">
        <w:t xml:space="preserve">had a </w:t>
      </w:r>
      <w:r w:rsidR="00073E00" w:rsidRPr="00EF3863">
        <w:t>clear</w:t>
      </w:r>
      <w:r w:rsidR="002A4E77" w:rsidRPr="00EF3863">
        <w:t xml:space="preserve"> idea of how the process of international </w:t>
      </w:r>
      <w:r w:rsidR="003D62A0" w:rsidRPr="00EF3863">
        <w:t>collaboration</w:t>
      </w:r>
      <w:r w:rsidR="002A4E77" w:rsidRPr="00EF3863">
        <w:t xml:space="preserve"> </w:t>
      </w:r>
      <w:r w:rsidR="009D2DB3" w:rsidRPr="00EF3863">
        <w:t>worked, travelled</w:t>
      </w:r>
      <w:r w:rsidR="00F505B2" w:rsidRPr="00EF3863">
        <w:t xml:space="preserve"> all over the world </w:t>
      </w:r>
      <w:r w:rsidR="00130CD6" w:rsidRPr="00EF3863">
        <w:t xml:space="preserve">to </w:t>
      </w:r>
      <w:r w:rsidR="00F505B2" w:rsidRPr="00EF3863">
        <w:t xml:space="preserve">establish </w:t>
      </w:r>
      <w:r w:rsidR="00FA37A3" w:rsidRPr="00EF3863">
        <w:t>N</w:t>
      </w:r>
      <w:r w:rsidR="00F505B2" w:rsidRPr="00EF3863">
        <w:t xml:space="preserve">ational </w:t>
      </w:r>
      <w:r w:rsidR="00FA37A3" w:rsidRPr="00EF3863">
        <w:t>C</w:t>
      </w:r>
      <w:r w:rsidR="00657CC3" w:rsidRPr="00EF3863">
        <w:t>ommi</w:t>
      </w:r>
      <w:r w:rsidR="00FA37A3" w:rsidRPr="00EF3863">
        <w:t>ttee</w:t>
      </w:r>
      <w:r w:rsidR="00657CC3" w:rsidRPr="00EF3863">
        <w:t>s</w:t>
      </w:r>
      <w:r w:rsidR="00F505B2" w:rsidRPr="00EF3863">
        <w:t xml:space="preserve"> </w:t>
      </w:r>
      <w:r w:rsidR="00B17F7F" w:rsidRPr="00EF3863">
        <w:t>(around 40 by 1939)</w:t>
      </w:r>
      <w:r w:rsidR="00FA37A3" w:rsidRPr="00EF3863">
        <w:t>.</w:t>
      </w:r>
      <w:r w:rsidR="00B17F7F" w:rsidRPr="00EF3863">
        <w:t xml:space="preserve"> </w:t>
      </w:r>
      <w:r w:rsidR="00D917AA" w:rsidRPr="00EF3863">
        <w:t xml:space="preserve">In 1931 he headed the educational mission to advise in the planning of the reorganization of Chinese schools. </w:t>
      </w:r>
      <w:r w:rsidR="00FA37A3" w:rsidRPr="00EF3863">
        <w:t>He</w:t>
      </w:r>
      <w:r w:rsidR="00F505B2" w:rsidRPr="00EF3863">
        <w:t xml:space="preserve"> met with famous politicians, writers and thinkers. </w:t>
      </w:r>
      <w:r w:rsidR="00130CD6" w:rsidRPr="00EF3863">
        <w:t>Although</w:t>
      </w:r>
      <w:r w:rsidR="00F505B2" w:rsidRPr="00EF3863">
        <w:t xml:space="preserve"> his </w:t>
      </w:r>
      <w:r w:rsidR="00B17F7F" w:rsidRPr="00EF3863">
        <w:t>focus</w:t>
      </w:r>
      <w:r w:rsidR="00F505B2" w:rsidRPr="00EF3863">
        <w:t xml:space="preserve"> was </w:t>
      </w:r>
      <w:r w:rsidR="00657CC3" w:rsidRPr="00EF3863">
        <w:t>on</w:t>
      </w:r>
      <w:r w:rsidR="00F505B2" w:rsidRPr="00EF3863">
        <w:t xml:space="preserve"> the intellectual field, he </w:t>
      </w:r>
      <w:r w:rsidR="00130CD6" w:rsidRPr="00EF3863">
        <w:t xml:space="preserve">also touched </w:t>
      </w:r>
      <w:r w:rsidR="003D62A0" w:rsidRPr="00EF3863">
        <w:t xml:space="preserve">on </w:t>
      </w:r>
      <w:r w:rsidR="00130CD6" w:rsidRPr="00EF3863">
        <w:t xml:space="preserve">League issues such as disarmament and women’s rights. Bonnet </w:t>
      </w:r>
      <w:r w:rsidR="0063777C" w:rsidRPr="00EF3863">
        <w:t xml:space="preserve">launched the </w:t>
      </w:r>
      <w:r w:rsidR="00130CD6" w:rsidRPr="00EF3863">
        <w:t xml:space="preserve">Institute’s </w:t>
      </w:r>
      <w:r w:rsidR="0063777C" w:rsidRPr="00EF3863">
        <w:t xml:space="preserve">so-called Entretiens Series, which gathered public intellectuals for </w:t>
      </w:r>
      <w:r w:rsidR="00840740" w:rsidRPr="00EF3863">
        <w:t>interviews</w:t>
      </w:r>
      <w:r w:rsidR="0063777C" w:rsidRPr="00EF3863">
        <w:t xml:space="preserve"> </w:t>
      </w:r>
      <w:r w:rsidR="009E472E" w:rsidRPr="00EF3863">
        <w:t xml:space="preserve">and </w:t>
      </w:r>
      <w:r w:rsidR="00D917AA" w:rsidRPr="00EF3863">
        <w:t>conversations</w:t>
      </w:r>
      <w:r w:rsidR="009E472E" w:rsidRPr="00EF3863">
        <w:t xml:space="preserve"> </w:t>
      </w:r>
      <w:r w:rsidR="0063777C" w:rsidRPr="00EF3863">
        <w:t>on a variety of topics</w:t>
      </w:r>
      <w:r w:rsidR="00C31F60" w:rsidRPr="00EF3863">
        <w:t xml:space="preserve"> and published the proceedings. </w:t>
      </w:r>
      <w:r w:rsidR="004615A4" w:rsidRPr="00EF3863">
        <w:t>This</w:t>
      </w:r>
      <w:r w:rsidR="00C31F60" w:rsidRPr="00EF3863">
        <w:t xml:space="preserve"> became one of the Institute’s most visible projects. </w:t>
      </w:r>
      <w:r w:rsidR="00151068" w:rsidRPr="00EF3863">
        <w:t>Other projects focused on collaboration on popular arts</w:t>
      </w:r>
      <w:r w:rsidR="00887605" w:rsidRPr="00EF3863">
        <w:t>, libraries</w:t>
      </w:r>
      <w:r w:rsidR="00151068" w:rsidRPr="00EF3863">
        <w:t>, radio broadcasting</w:t>
      </w:r>
      <w:r w:rsidR="001412D4" w:rsidRPr="00EF3863">
        <w:t xml:space="preserve"> and the teaching of history</w:t>
      </w:r>
      <w:r w:rsidR="00151068" w:rsidRPr="00EF3863">
        <w:t xml:space="preserve">. </w:t>
      </w:r>
      <w:r w:rsidR="00C31F60" w:rsidRPr="00EF3863">
        <w:t xml:space="preserve">The Institute facilitated intellectual exchanges between </w:t>
      </w:r>
      <w:r w:rsidR="00FA37A3" w:rsidRPr="00EF3863">
        <w:t>states</w:t>
      </w:r>
      <w:r w:rsidR="00C31F60" w:rsidRPr="00EF3863">
        <w:t xml:space="preserve"> to encourage collaboration in the arts, letters, sciences and education, with special emphasis placed on ‘the need to prepare the young to think in world terms’ (Jessner 1983: 91). This was accomplished in </w:t>
      </w:r>
      <w:r w:rsidR="00151068" w:rsidRPr="00EF3863">
        <w:t>p</w:t>
      </w:r>
      <w:r w:rsidR="00C31F60" w:rsidRPr="00EF3863">
        <w:t>art by projects to eliminate national biases in social science textbooks.</w:t>
      </w:r>
      <w:r w:rsidR="00151068" w:rsidRPr="00EF3863">
        <w:t xml:space="preserve"> </w:t>
      </w:r>
      <w:r w:rsidR="0083083F" w:rsidRPr="00EF3863">
        <w:t>By the late 1930s Bonnet had managed to receive financial contributions from most member states (but not the United Kingdom</w:t>
      </w:r>
      <w:r w:rsidR="00393629" w:rsidRPr="00EF3863">
        <w:t xml:space="preserve"> which had opposed the </w:t>
      </w:r>
      <w:r w:rsidR="00B16C3A" w:rsidRPr="00EF3863">
        <w:t>French</w:t>
      </w:r>
      <w:r w:rsidR="00393629" w:rsidRPr="00EF3863">
        <w:t xml:space="preserve"> </w:t>
      </w:r>
      <w:r w:rsidR="00A21074" w:rsidRPr="00EF3863">
        <w:t>project</w:t>
      </w:r>
      <w:r w:rsidR="00393629" w:rsidRPr="00EF3863">
        <w:t xml:space="preserve"> since the Versailles peace negotiations</w:t>
      </w:r>
      <w:r w:rsidR="0083083F" w:rsidRPr="00EF3863">
        <w:t>) and American foundations</w:t>
      </w:r>
      <w:r w:rsidR="00E02815" w:rsidRPr="00EF3863">
        <w:t xml:space="preserve">, such as the </w:t>
      </w:r>
      <w:r w:rsidR="001412D4" w:rsidRPr="00EF3863">
        <w:t xml:space="preserve">Carnegie </w:t>
      </w:r>
      <w:r w:rsidR="00E02815" w:rsidRPr="00EF3863">
        <w:t xml:space="preserve">Endowment for International Peace and the </w:t>
      </w:r>
      <w:r w:rsidR="001412D4" w:rsidRPr="00EF3863">
        <w:t>Rockefeller</w:t>
      </w:r>
      <w:r w:rsidR="00E02815" w:rsidRPr="00EF3863">
        <w:t xml:space="preserve"> Foundation</w:t>
      </w:r>
      <w:r w:rsidR="001412D4" w:rsidRPr="00EF3863">
        <w:t xml:space="preserve">. </w:t>
      </w:r>
      <w:r w:rsidR="00E02815" w:rsidRPr="00EF3863">
        <w:t>C</w:t>
      </w:r>
      <w:r w:rsidR="0083083F" w:rsidRPr="00EF3863">
        <w:t xml:space="preserve">ontrary to what had been feared, the Institute </w:t>
      </w:r>
      <w:r w:rsidR="004615A4" w:rsidRPr="00EF3863">
        <w:t>operated</w:t>
      </w:r>
      <w:r w:rsidR="0083083F" w:rsidRPr="00EF3863">
        <w:t xml:space="preserve"> ‘free from any nationalist pressure on the part of France’ (Walters 1952: 192). </w:t>
      </w:r>
      <w:r w:rsidR="001627BA" w:rsidRPr="00EF3863">
        <w:t xml:space="preserve">In </w:t>
      </w:r>
      <w:r w:rsidR="006B3615" w:rsidRPr="00EF3863">
        <w:t>December</w:t>
      </w:r>
      <w:r w:rsidR="001627BA" w:rsidRPr="00EF3863">
        <w:t xml:space="preserve"> 1938</w:t>
      </w:r>
      <w:r w:rsidR="006B3615" w:rsidRPr="00EF3863">
        <w:t xml:space="preserve"> a conference in Paris adopted the International Agreement</w:t>
      </w:r>
      <w:r w:rsidR="00EA76DB" w:rsidRPr="00EF3863">
        <w:t xml:space="preserve"> Concerning Intellectual Cooperation </w:t>
      </w:r>
      <w:r w:rsidR="00A046F4" w:rsidRPr="00EF3863">
        <w:t>meant to</w:t>
      </w:r>
      <w:r w:rsidR="00EA76DB" w:rsidRPr="00EF3863">
        <w:t xml:space="preserve"> confirm the organization’s structure as a</w:t>
      </w:r>
      <w:r w:rsidR="00393629" w:rsidRPr="00EF3863">
        <w:t xml:space="preserve"> real</w:t>
      </w:r>
      <w:r w:rsidR="00A43B19" w:rsidRPr="00EF3863">
        <w:t xml:space="preserve"> </w:t>
      </w:r>
      <w:r w:rsidR="00EA76DB" w:rsidRPr="00EF3863">
        <w:t>international organization</w:t>
      </w:r>
      <w:r w:rsidR="00A43B19" w:rsidRPr="00EF3863">
        <w:t xml:space="preserve">, </w:t>
      </w:r>
      <w:r w:rsidR="003D62A0" w:rsidRPr="00EF3863">
        <w:t>although</w:t>
      </w:r>
      <w:r w:rsidR="0083083F" w:rsidRPr="00EF3863">
        <w:t xml:space="preserve"> the </w:t>
      </w:r>
      <w:r w:rsidR="00922094" w:rsidRPr="00EF3863">
        <w:t>Second World W</w:t>
      </w:r>
      <w:r w:rsidR="0083083F" w:rsidRPr="00EF3863">
        <w:t xml:space="preserve">ar blocked </w:t>
      </w:r>
      <w:r w:rsidR="00EA76DB" w:rsidRPr="00EF3863">
        <w:t xml:space="preserve">the </w:t>
      </w:r>
      <w:r w:rsidR="00B402BA" w:rsidRPr="00EF3863">
        <w:t xml:space="preserve">ensuing </w:t>
      </w:r>
      <w:r w:rsidR="00EA76DB" w:rsidRPr="00EF3863">
        <w:t xml:space="preserve">ratification process. </w:t>
      </w:r>
      <w:r w:rsidR="00A43B19" w:rsidRPr="00EF3863">
        <w:t xml:space="preserve">Neither the </w:t>
      </w:r>
      <w:r w:rsidR="00A046F4" w:rsidRPr="00EF3863">
        <w:t>Institute, nor the International Committee, which met for its last pre-war session in July 1939, took precautions in case war broke out.</w:t>
      </w:r>
      <w:r w:rsidR="00780648" w:rsidRPr="00EF3863">
        <w:t xml:space="preserve"> Since </w:t>
      </w:r>
      <w:r w:rsidR="004615A4" w:rsidRPr="00EF3863">
        <w:t xml:space="preserve">that </w:t>
      </w:r>
      <w:r w:rsidR="00780648" w:rsidRPr="00EF3863">
        <w:t xml:space="preserve">December the Institute published </w:t>
      </w:r>
      <w:r w:rsidR="004615A4" w:rsidRPr="00EF3863">
        <w:t>the</w:t>
      </w:r>
      <w:r w:rsidR="00ED2BF8" w:rsidRPr="00EF3863">
        <w:t xml:space="preserve"> bi-monthly </w:t>
      </w:r>
      <w:r w:rsidR="00ED2BF8" w:rsidRPr="00EF3863">
        <w:rPr>
          <w:i/>
          <w:iCs/>
        </w:rPr>
        <w:t>Informations</w:t>
      </w:r>
      <w:r w:rsidR="004615A4" w:rsidRPr="00EF3863">
        <w:t xml:space="preserve">, which included </w:t>
      </w:r>
      <w:r w:rsidR="00780648" w:rsidRPr="00EF3863">
        <w:t>a series of letters on the role of intellectual cooperation during war time as well as solidarity appeals of student organizations.</w:t>
      </w:r>
    </w:p>
    <w:p w14:paraId="3E9ED29E" w14:textId="7C7CFB02" w:rsidR="00E02815" w:rsidRPr="00EF3863" w:rsidRDefault="006E3B21" w:rsidP="008A2636">
      <w:pPr>
        <w:jc w:val="both"/>
      </w:pPr>
      <w:r w:rsidRPr="00EF3863">
        <w:tab/>
        <w:t xml:space="preserve">Following the German invasion of France in May 1940, Bonnet </w:t>
      </w:r>
      <w:r w:rsidR="00780648" w:rsidRPr="00EF3863">
        <w:t xml:space="preserve">left the Institute on 10 June. He </w:t>
      </w:r>
      <w:r w:rsidRPr="00EF3863">
        <w:t xml:space="preserve">transferred the Institute staff </w:t>
      </w:r>
      <w:r w:rsidR="00780648" w:rsidRPr="00EF3863">
        <w:t xml:space="preserve">in possession of the archives </w:t>
      </w:r>
      <w:r w:rsidRPr="00EF3863">
        <w:t xml:space="preserve">first to Guérande </w:t>
      </w:r>
      <w:r w:rsidR="001412D4" w:rsidRPr="00EF3863">
        <w:t xml:space="preserve">in Brittany </w:t>
      </w:r>
      <w:r w:rsidRPr="00EF3863">
        <w:t xml:space="preserve">and then to Bordeaux, with </w:t>
      </w:r>
      <w:r w:rsidR="00C969DD" w:rsidRPr="00EF3863">
        <w:t>Paul</w:t>
      </w:r>
      <w:r w:rsidRPr="00EF3863">
        <w:t xml:space="preserve"> Ristorcelli in charge of the administration and finances. </w:t>
      </w:r>
      <w:r w:rsidR="00E37F8F" w:rsidRPr="00EF3863">
        <w:t>Bonnet</w:t>
      </w:r>
      <w:r w:rsidR="00D7092A" w:rsidRPr="00EF3863">
        <w:t xml:space="preserve"> did </w:t>
      </w:r>
      <w:r w:rsidR="001B1731" w:rsidRPr="00EF3863">
        <w:t>so</w:t>
      </w:r>
      <w:r w:rsidR="00D7092A" w:rsidRPr="00EF3863">
        <w:t xml:space="preserve"> on the instruction of the French Foreign Ministry. </w:t>
      </w:r>
      <w:r w:rsidR="00E37F8F" w:rsidRPr="00EF3863">
        <w:t>He</w:t>
      </w:r>
      <w:r w:rsidRPr="00EF3863">
        <w:t xml:space="preserve"> also appointed an Interim Committee for </w:t>
      </w:r>
      <w:r w:rsidR="003708E9" w:rsidRPr="00EF3863">
        <w:t>I</w:t>
      </w:r>
      <w:r w:rsidRPr="00EF3863">
        <w:t>ntellectual Affairs</w:t>
      </w:r>
      <w:r w:rsidR="00CB6322" w:rsidRPr="00EF3863">
        <w:t xml:space="preserve">. </w:t>
      </w:r>
      <w:r w:rsidR="00922094" w:rsidRPr="00EF3863">
        <w:t>However, w</w:t>
      </w:r>
      <w:r w:rsidR="009D2DB3" w:rsidRPr="00EF3863">
        <w:t xml:space="preserve">hen </w:t>
      </w:r>
      <w:r w:rsidR="00B559DB" w:rsidRPr="00EF3863">
        <w:t xml:space="preserve">the staff returned </w:t>
      </w:r>
      <w:r w:rsidR="009D2DB3" w:rsidRPr="00EF3863">
        <w:t xml:space="preserve">in July, they </w:t>
      </w:r>
      <w:r w:rsidR="00B559DB" w:rsidRPr="00EF3863">
        <w:t>found</w:t>
      </w:r>
      <w:r w:rsidRPr="00EF3863">
        <w:t xml:space="preserve"> the Institute </w:t>
      </w:r>
      <w:r w:rsidR="009D2DB3" w:rsidRPr="00EF3863">
        <w:t>occupied by the German police</w:t>
      </w:r>
      <w:r w:rsidR="00E37F8F" w:rsidRPr="00EF3863">
        <w:t>, which meant that the Institute remained closed during the occupation.</w:t>
      </w:r>
      <w:r w:rsidR="009E6156" w:rsidRPr="00EF3863">
        <w:t xml:space="preserve"> </w:t>
      </w:r>
      <w:r w:rsidR="00E37F8F" w:rsidRPr="00EF3863">
        <w:t xml:space="preserve">In June </w:t>
      </w:r>
      <w:r w:rsidR="00B559DB" w:rsidRPr="00EF3863">
        <w:t>Bonnet</w:t>
      </w:r>
      <w:r w:rsidR="009E6156" w:rsidRPr="00EF3863">
        <w:t xml:space="preserve"> and his wife Hellé Zervoudaki </w:t>
      </w:r>
      <w:r w:rsidR="003443B5" w:rsidRPr="00EF3863">
        <w:t>(</w:t>
      </w:r>
      <w:r w:rsidR="009E6156" w:rsidRPr="00EF3863">
        <w:t xml:space="preserve">the </w:t>
      </w:r>
      <w:r w:rsidR="00393629" w:rsidRPr="00EF3863">
        <w:t xml:space="preserve">Greek </w:t>
      </w:r>
      <w:r w:rsidR="009E6156" w:rsidRPr="00EF3863">
        <w:t xml:space="preserve">former wife of Thanassis Aghnides, the Director of </w:t>
      </w:r>
      <w:r w:rsidR="003443B5" w:rsidRPr="00EF3863">
        <w:t>t</w:t>
      </w:r>
      <w:r w:rsidR="009E6156" w:rsidRPr="00EF3863">
        <w:t>he Disarmament Section of the League of Nations Secretariat</w:t>
      </w:r>
      <w:r w:rsidR="001B1731" w:rsidRPr="00EF3863">
        <w:t xml:space="preserve">, whom </w:t>
      </w:r>
      <w:r w:rsidR="004615A4" w:rsidRPr="00EF3863">
        <w:t>Bonnet</w:t>
      </w:r>
      <w:r w:rsidR="001B1731" w:rsidRPr="00EF3863">
        <w:t xml:space="preserve"> had married in 1932</w:t>
      </w:r>
      <w:r w:rsidR="003443B5" w:rsidRPr="00EF3863">
        <w:t>) decided to leave for London</w:t>
      </w:r>
      <w:r w:rsidR="00B559DB" w:rsidRPr="00EF3863">
        <w:t>,</w:t>
      </w:r>
      <w:r w:rsidR="003443B5" w:rsidRPr="00EF3863">
        <w:t xml:space="preserve"> together with Jean </w:t>
      </w:r>
      <w:r w:rsidR="003443B5" w:rsidRPr="00EF3863">
        <w:lastRenderedPageBreak/>
        <w:t xml:space="preserve">Monnet, who had been the League’s Deputy Secretary-General between 1919 and 1923. </w:t>
      </w:r>
      <w:r w:rsidR="00135DB6" w:rsidRPr="00EF3863">
        <w:t xml:space="preserve">In London Bonnet met French military leader Charles de Gaulle, who set up the Free French </w:t>
      </w:r>
      <w:r w:rsidR="00F666B7" w:rsidRPr="00EF3863">
        <w:t>movement</w:t>
      </w:r>
      <w:r w:rsidR="00135DB6" w:rsidRPr="00EF3863">
        <w:t xml:space="preserve">. </w:t>
      </w:r>
      <w:r w:rsidR="003443B5" w:rsidRPr="00EF3863">
        <w:t xml:space="preserve">Whereas Monnet stayed in England, </w:t>
      </w:r>
      <w:r w:rsidR="00135DB6" w:rsidRPr="00EF3863">
        <w:t>Bonnet and his wife</w:t>
      </w:r>
      <w:r w:rsidR="003443B5" w:rsidRPr="00EF3863">
        <w:t xml:space="preserve"> </w:t>
      </w:r>
      <w:r w:rsidR="003D62A0" w:rsidRPr="00EF3863">
        <w:t>continued</w:t>
      </w:r>
      <w:r w:rsidR="00393629" w:rsidRPr="00EF3863">
        <w:t xml:space="preserve"> </w:t>
      </w:r>
      <w:r w:rsidR="003443B5" w:rsidRPr="00EF3863">
        <w:t xml:space="preserve">to </w:t>
      </w:r>
      <w:r w:rsidR="00E37F8F" w:rsidRPr="00EF3863">
        <w:t>the United States (US)</w:t>
      </w:r>
      <w:r w:rsidR="001B2EE9" w:rsidRPr="00EF3863">
        <w:t>,</w:t>
      </w:r>
      <w:r w:rsidR="00367903" w:rsidRPr="00EF3863">
        <w:t xml:space="preserve"> </w:t>
      </w:r>
      <w:r w:rsidR="00135DB6" w:rsidRPr="00EF3863">
        <w:t>invited by</w:t>
      </w:r>
      <w:r w:rsidR="00367903" w:rsidRPr="00EF3863">
        <w:t xml:space="preserve"> the Rockefeller </w:t>
      </w:r>
      <w:r w:rsidR="00D176E2" w:rsidRPr="00EF3863">
        <w:t>Foundation</w:t>
      </w:r>
      <w:r w:rsidR="00E37F8F" w:rsidRPr="00EF3863">
        <w:t xml:space="preserve">. In </w:t>
      </w:r>
      <w:r w:rsidR="003443B5" w:rsidRPr="00EF3863">
        <w:t>New York</w:t>
      </w:r>
      <w:r w:rsidR="003708E9" w:rsidRPr="00EF3863">
        <w:t xml:space="preserve"> </w:t>
      </w:r>
      <w:r w:rsidR="00135DB6" w:rsidRPr="00EF3863">
        <w:t xml:space="preserve">City </w:t>
      </w:r>
      <w:r w:rsidR="00B66B41" w:rsidRPr="00EF3863">
        <w:t>Bonnet became a teacher at the École libre des haut</w:t>
      </w:r>
      <w:r w:rsidR="003D62A0" w:rsidRPr="00EF3863">
        <w:t>es</w:t>
      </w:r>
      <w:r w:rsidR="00B66B41" w:rsidRPr="00EF3863">
        <w:t xml:space="preserve"> études, the Francophone branch of the New School for Social Research</w:t>
      </w:r>
      <w:r w:rsidR="000942F5" w:rsidRPr="00EF3863">
        <w:t>,</w:t>
      </w:r>
      <w:r w:rsidR="00B66B41" w:rsidRPr="00EF3863">
        <w:t xml:space="preserve"> which was set up for intellectuals who had to flee Europe</w:t>
      </w:r>
      <w:r w:rsidR="00135DB6" w:rsidRPr="00EF3863">
        <w:t>, while his wife started an elegant hat shop</w:t>
      </w:r>
      <w:r w:rsidR="00B66B41" w:rsidRPr="00EF3863">
        <w:t>.</w:t>
      </w:r>
      <w:r w:rsidR="00D7092A" w:rsidRPr="00EF3863">
        <w:t xml:space="preserve"> In 1941 </w:t>
      </w:r>
      <w:r w:rsidR="00135DB6" w:rsidRPr="00EF3863">
        <w:t>Bonnet</w:t>
      </w:r>
      <w:r w:rsidR="00D7092A" w:rsidRPr="00EF3863">
        <w:t xml:space="preserve"> helped establish France Forever</w:t>
      </w:r>
      <w:r w:rsidR="00C32EF6" w:rsidRPr="00EF3863">
        <w:t xml:space="preserve">, which united French residents in the US behind </w:t>
      </w:r>
      <w:r w:rsidR="00135DB6" w:rsidRPr="00EF3863">
        <w:t>D</w:t>
      </w:r>
      <w:r w:rsidR="00C32EF6" w:rsidRPr="00EF3863">
        <w:t>e Gaulle’</w:t>
      </w:r>
      <w:r w:rsidR="001B1731" w:rsidRPr="00EF3863">
        <w:t>s</w:t>
      </w:r>
      <w:r w:rsidR="00C32EF6" w:rsidRPr="00EF3863">
        <w:t xml:space="preserve"> effort to liberate </w:t>
      </w:r>
      <w:r w:rsidR="001B1731" w:rsidRPr="00EF3863">
        <w:t xml:space="preserve">occupied </w:t>
      </w:r>
      <w:r w:rsidR="00C32EF6" w:rsidRPr="00EF3863">
        <w:t>France</w:t>
      </w:r>
      <w:r w:rsidR="001B1731" w:rsidRPr="00EF3863">
        <w:t>. He</w:t>
      </w:r>
      <w:r w:rsidR="00D7092A" w:rsidRPr="00EF3863">
        <w:t xml:space="preserve"> became its </w:t>
      </w:r>
      <w:r w:rsidR="00C32EF6" w:rsidRPr="00EF3863">
        <w:t>V</w:t>
      </w:r>
      <w:r w:rsidR="00D7092A" w:rsidRPr="00EF3863">
        <w:t>ice-</w:t>
      </w:r>
      <w:r w:rsidR="00C32EF6" w:rsidRPr="00EF3863">
        <w:t>P</w:t>
      </w:r>
      <w:r w:rsidR="00D7092A" w:rsidRPr="00EF3863">
        <w:t>resident</w:t>
      </w:r>
      <w:r w:rsidR="001B1731" w:rsidRPr="00EF3863">
        <w:t xml:space="preserve"> and was an editor of the French exile publication </w:t>
      </w:r>
      <w:r w:rsidR="001B1731" w:rsidRPr="00EF3863">
        <w:rPr>
          <w:i/>
          <w:iCs/>
        </w:rPr>
        <w:t>Monde libre</w:t>
      </w:r>
      <w:r w:rsidR="001B1731" w:rsidRPr="00EF3863">
        <w:t>.</w:t>
      </w:r>
      <w:r w:rsidR="000527A6" w:rsidRPr="00EF3863">
        <w:t xml:space="preserve"> </w:t>
      </w:r>
      <w:r w:rsidR="00C510A0" w:rsidRPr="00EF3863">
        <w:t>He also</w:t>
      </w:r>
      <w:r w:rsidR="003B7D67" w:rsidRPr="00EF3863">
        <w:t xml:space="preserve"> became involved in the World Citizens</w:t>
      </w:r>
      <w:r w:rsidR="00B559DB" w:rsidRPr="00EF3863">
        <w:t xml:space="preserve"> Association</w:t>
      </w:r>
      <w:r w:rsidR="00BB352E" w:rsidRPr="00EF3863">
        <w:t xml:space="preserve">, established </w:t>
      </w:r>
      <w:r w:rsidR="00276465" w:rsidRPr="00EF3863">
        <w:t xml:space="preserve">in Chicago </w:t>
      </w:r>
      <w:r w:rsidR="00B559DB" w:rsidRPr="00EF3863">
        <w:t xml:space="preserve">in 1939 </w:t>
      </w:r>
      <w:r w:rsidR="00BB352E" w:rsidRPr="00EF3863">
        <w:t>by Anita Blaine, who</w:t>
      </w:r>
      <w:r w:rsidR="00393629" w:rsidRPr="00EF3863">
        <w:t>,</w:t>
      </w:r>
      <w:r w:rsidR="00BB352E" w:rsidRPr="00EF3863">
        <w:t xml:space="preserve"> after the Pearl Harbor attack of December 1941</w:t>
      </w:r>
      <w:r w:rsidR="00393629" w:rsidRPr="00EF3863">
        <w:t>,</w:t>
      </w:r>
      <w:r w:rsidR="00BB352E" w:rsidRPr="00EF3863">
        <w:t xml:space="preserve"> adopted the cause of the United Nations with the same enthusiasm </w:t>
      </w:r>
      <w:r w:rsidR="004615A4" w:rsidRPr="00EF3863">
        <w:t>that</w:t>
      </w:r>
      <w:r w:rsidR="00BB352E" w:rsidRPr="00EF3863">
        <w:t xml:space="preserve"> she had </w:t>
      </w:r>
      <w:r w:rsidR="002C3AB9" w:rsidRPr="00EF3863">
        <w:t xml:space="preserve">earlier </w:t>
      </w:r>
      <w:r w:rsidR="00BB352E" w:rsidRPr="00EF3863">
        <w:t>put into the League</w:t>
      </w:r>
      <w:r w:rsidR="00E6237D" w:rsidRPr="00EF3863">
        <w:t xml:space="preserve"> of Nations</w:t>
      </w:r>
      <w:r w:rsidR="00BB352E" w:rsidRPr="00EF3863">
        <w:t xml:space="preserve">. </w:t>
      </w:r>
      <w:r w:rsidR="002C3AB9" w:rsidRPr="00EF3863">
        <w:t xml:space="preserve">Between 1941 and 1943 </w:t>
      </w:r>
      <w:r w:rsidR="00BB352E" w:rsidRPr="00EF3863">
        <w:t xml:space="preserve">Bonnet </w:t>
      </w:r>
      <w:r w:rsidR="00C33CD9" w:rsidRPr="00EF3863">
        <w:t xml:space="preserve">was an Executive Director of the Association and </w:t>
      </w:r>
      <w:r w:rsidR="00BB352E" w:rsidRPr="00EF3863">
        <w:t>participated in various conferences and publications</w:t>
      </w:r>
      <w:r w:rsidR="00C510A0" w:rsidRPr="00EF3863">
        <w:t xml:space="preserve"> of experts in international cooperation </w:t>
      </w:r>
      <w:r w:rsidR="00922094" w:rsidRPr="00EF3863">
        <w:t>to</w:t>
      </w:r>
      <w:r w:rsidR="00C510A0" w:rsidRPr="00EF3863">
        <w:t xml:space="preserve"> discuss what the </w:t>
      </w:r>
      <w:r w:rsidR="000942F5" w:rsidRPr="00EF3863">
        <w:t xml:space="preserve">future </w:t>
      </w:r>
      <w:r w:rsidR="00C510A0" w:rsidRPr="00EF3863">
        <w:t xml:space="preserve">United Nations could be and </w:t>
      </w:r>
      <w:r w:rsidR="002C3AB9" w:rsidRPr="00EF3863">
        <w:t xml:space="preserve">could </w:t>
      </w:r>
      <w:r w:rsidR="00C510A0" w:rsidRPr="00EF3863">
        <w:t xml:space="preserve">become. </w:t>
      </w:r>
      <w:r w:rsidR="00B559DB" w:rsidRPr="00EF3863">
        <w:t xml:space="preserve">He </w:t>
      </w:r>
      <w:r w:rsidR="00DF7973" w:rsidRPr="00EF3863">
        <w:t>contributed</w:t>
      </w:r>
      <w:r w:rsidR="00C510A0" w:rsidRPr="00EF3863">
        <w:t xml:space="preserve"> on both the general institution and intellectual cooperation</w:t>
      </w:r>
      <w:r w:rsidR="004D1736" w:rsidRPr="00EF3863">
        <w:t xml:space="preserve"> but regarded t</w:t>
      </w:r>
      <w:r w:rsidR="00B559DB" w:rsidRPr="00EF3863">
        <w:t>he war effort</w:t>
      </w:r>
      <w:r w:rsidR="004D1736" w:rsidRPr="00EF3863">
        <w:t xml:space="preserve"> </w:t>
      </w:r>
      <w:r w:rsidR="00B559DB" w:rsidRPr="00EF3863">
        <w:t xml:space="preserve">as his main priority. </w:t>
      </w:r>
    </w:p>
    <w:p w14:paraId="7A814117" w14:textId="32B906C7" w:rsidR="00E02815" w:rsidRPr="00EF3863" w:rsidRDefault="0099516E" w:rsidP="008A2636">
      <w:pPr>
        <w:jc w:val="both"/>
      </w:pPr>
      <w:r w:rsidRPr="00EF3863">
        <w:tab/>
        <w:t xml:space="preserve">Following two previous conferences on intellectual cooperation in Latin America (a roundtable in Buenos Aires, Argentine in 1936 and a regional conference of all American National Committees </w:t>
      </w:r>
      <w:r w:rsidR="009E67EB" w:rsidRPr="00EF3863">
        <w:t>o</w:t>
      </w:r>
      <w:r w:rsidR="00354A3A" w:rsidRPr="00EF3863">
        <w:t>f</w:t>
      </w:r>
      <w:r w:rsidR="009E67EB" w:rsidRPr="00EF3863">
        <w:t xml:space="preserve"> Intellectual Cooperation </w:t>
      </w:r>
      <w:r w:rsidRPr="00EF3863">
        <w:t>in Santiago, Chile in 1939), the Second Pan-American Conference on Intellectual and Cultural Cooperation took place in Havana, Cuba in November 1941, with Bonnet credited as observer. The conference raise</w:t>
      </w:r>
      <w:r w:rsidR="009E67EB" w:rsidRPr="00EF3863">
        <w:t>d</w:t>
      </w:r>
      <w:r w:rsidRPr="00EF3863">
        <w:t xml:space="preserve"> </w:t>
      </w:r>
      <w:r w:rsidR="00B05D6B" w:rsidRPr="00EF3863">
        <w:t xml:space="preserve">Latin American </w:t>
      </w:r>
      <w:r w:rsidRPr="00EF3863">
        <w:t>expectations of an International Institute in exile</w:t>
      </w:r>
      <w:r w:rsidR="00610B8F" w:rsidRPr="00EF3863">
        <w:t xml:space="preserve"> </w:t>
      </w:r>
      <w:r w:rsidR="00BC3243" w:rsidRPr="00EF3863">
        <w:t>in Havana and under</w:t>
      </w:r>
      <w:r w:rsidR="00610B8F" w:rsidRPr="00EF3863">
        <w:t xml:space="preserve"> Bonnet’s leadership. However, disagreement between the Latin Americans and</w:t>
      </w:r>
      <w:r w:rsidR="009E67EB" w:rsidRPr="00EF3863">
        <w:t xml:space="preserve"> </w:t>
      </w:r>
      <w:r w:rsidR="00610B8F" w:rsidRPr="00EF3863">
        <w:t xml:space="preserve">the US delegation crushed </w:t>
      </w:r>
      <w:r w:rsidR="00CB6322" w:rsidRPr="00EF3863">
        <w:t>the</w:t>
      </w:r>
      <w:r w:rsidR="00610B8F" w:rsidRPr="00EF3863">
        <w:t xml:space="preserve"> expectations. The US</w:t>
      </w:r>
      <w:r w:rsidR="00B05D6B" w:rsidRPr="00EF3863">
        <w:t>, not impressed by the League construction,</w:t>
      </w:r>
      <w:r w:rsidR="00610B8F" w:rsidRPr="00EF3863">
        <w:t xml:space="preserve"> </w:t>
      </w:r>
      <w:r w:rsidR="009E67EB" w:rsidRPr="00EF3863">
        <w:t>preferred</w:t>
      </w:r>
      <w:r w:rsidR="00610B8F" w:rsidRPr="00EF3863">
        <w:t xml:space="preserve"> an Inter-American arrangement and </w:t>
      </w:r>
      <w:r w:rsidR="009E67EB" w:rsidRPr="00EF3863">
        <w:t>developed</w:t>
      </w:r>
      <w:r w:rsidR="00610B8F" w:rsidRPr="00EF3863">
        <w:t xml:space="preserve"> a special relationship with the British</w:t>
      </w:r>
      <w:r w:rsidR="009E67EB" w:rsidRPr="00EF3863">
        <w:t>, who had not been supporters of the International Institute.</w:t>
      </w:r>
      <w:r w:rsidR="00F67E37" w:rsidRPr="00EF3863">
        <w:t xml:space="preserve"> Bonnet himself was ‘conflicted on what to do’ with the pre-war organization. </w:t>
      </w:r>
      <w:r w:rsidR="00BC3243" w:rsidRPr="00EF3863">
        <w:t>He</w:t>
      </w:r>
      <w:r w:rsidR="00F67E37" w:rsidRPr="00EF3863">
        <w:t xml:space="preserve"> saw </w:t>
      </w:r>
      <w:r w:rsidR="00B05D6B" w:rsidRPr="00EF3863">
        <w:t>the Institute</w:t>
      </w:r>
      <w:r w:rsidR="00F67E37" w:rsidRPr="00EF3863">
        <w:t xml:space="preserve"> as a positive force in the right direction but </w:t>
      </w:r>
      <w:r w:rsidR="00CB6322" w:rsidRPr="00EF3863">
        <w:t>desired</w:t>
      </w:r>
      <w:r w:rsidR="00F67E37" w:rsidRPr="00EF3863">
        <w:t xml:space="preserve"> a new body that would be ‘stronger, larger, and well-financed’ (Pernet 2014: 349).</w:t>
      </w:r>
      <w:r w:rsidR="007D3561" w:rsidRPr="00EF3863">
        <w:t xml:space="preserve"> </w:t>
      </w:r>
      <w:r w:rsidR="00474856" w:rsidRPr="00EF3863">
        <w:t>Although</w:t>
      </w:r>
      <w:r w:rsidR="007D3561" w:rsidRPr="00EF3863">
        <w:t xml:space="preserve"> the Carnegie Endowment financed a meeting of seven persons to take steps for an exile organization </w:t>
      </w:r>
      <w:r w:rsidR="00DD3C5F" w:rsidRPr="00EF3863">
        <w:t xml:space="preserve">in Havana </w:t>
      </w:r>
      <w:r w:rsidR="007D3561" w:rsidRPr="00EF3863">
        <w:t xml:space="preserve">in October 1943, </w:t>
      </w:r>
      <w:r w:rsidR="00474856" w:rsidRPr="00EF3863">
        <w:t>t</w:t>
      </w:r>
      <w:r w:rsidR="007D3561" w:rsidRPr="00EF3863">
        <w:t xml:space="preserve">he </w:t>
      </w:r>
      <w:r w:rsidR="00B05D6B" w:rsidRPr="00EF3863">
        <w:t>seven</w:t>
      </w:r>
      <w:r w:rsidR="007D3561" w:rsidRPr="00EF3863">
        <w:t xml:space="preserve"> </w:t>
      </w:r>
      <w:r w:rsidR="00354A3A" w:rsidRPr="00EF3863">
        <w:t>proved</w:t>
      </w:r>
      <w:r w:rsidR="00474856" w:rsidRPr="00EF3863">
        <w:t xml:space="preserve"> unable to</w:t>
      </w:r>
      <w:r w:rsidR="007D3561" w:rsidRPr="00EF3863">
        <w:t xml:space="preserve"> </w:t>
      </w:r>
      <w:r w:rsidR="00B37557" w:rsidRPr="00EF3863">
        <w:t xml:space="preserve">obtain </w:t>
      </w:r>
      <w:r w:rsidR="007D3561" w:rsidRPr="00EF3863">
        <w:t>the necessary resources</w:t>
      </w:r>
      <w:r w:rsidR="00474856" w:rsidRPr="00EF3863">
        <w:t xml:space="preserve"> and Bonnet had already left the US.</w:t>
      </w:r>
    </w:p>
    <w:p w14:paraId="017174EF" w14:textId="2A3C7C3B" w:rsidR="002024E9" w:rsidRPr="00EF3863" w:rsidRDefault="000527A6" w:rsidP="008A2636">
      <w:pPr>
        <w:ind w:firstLine="708"/>
        <w:jc w:val="both"/>
      </w:pPr>
      <w:r w:rsidRPr="00EF3863">
        <w:t xml:space="preserve">In June 1943 De Gaulle called </w:t>
      </w:r>
      <w:r w:rsidR="00E02815" w:rsidRPr="00EF3863">
        <w:t>Bonnet</w:t>
      </w:r>
      <w:r w:rsidRPr="00EF3863">
        <w:t xml:space="preserve"> to Algiers</w:t>
      </w:r>
      <w:r w:rsidR="003B7D67" w:rsidRPr="00EF3863">
        <w:t xml:space="preserve">, the Allied headquarters in North Africa, </w:t>
      </w:r>
      <w:r w:rsidRPr="00EF3863">
        <w:t xml:space="preserve">to </w:t>
      </w:r>
      <w:r w:rsidR="000942F5" w:rsidRPr="00EF3863">
        <w:t>oversee</w:t>
      </w:r>
      <w:r w:rsidRPr="00EF3863">
        <w:t xml:space="preserve"> information in his French Committee for National Liberation, while Monnet</w:t>
      </w:r>
      <w:r w:rsidR="00E87AE0" w:rsidRPr="00EF3863">
        <w:t>, also called to Algiers,</w:t>
      </w:r>
      <w:r w:rsidRPr="00EF3863">
        <w:t xml:space="preserve"> was given</w:t>
      </w:r>
      <w:r w:rsidR="003B7D67" w:rsidRPr="00EF3863">
        <w:t xml:space="preserve"> the task </w:t>
      </w:r>
      <w:r w:rsidR="003D62A0" w:rsidRPr="00EF3863">
        <w:t>of</w:t>
      </w:r>
      <w:r w:rsidR="003B7D67" w:rsidRPr="00EF3863">
        <w:t xml:space="preserve"> prepar</w:t>
      </w:r>
      <w:r w:rsidR="003D62A0" w:rsidRPr="00EF3863">
        <w:t>ing</w:t>
      </w:r>
      <w:r w:rsidR="003B7D67" w:rsidRPr="00EF3863">
        <w:t xml:space="preserve"> France’s postwar modernization plan</w:t>
      </w:r>
      <w:r w:rsidRPr="00EF3863">
        <w:t xml:space="preserve">. </w:t>
      </w:r>
      <w:r w:rsidR="007F33F3" w:rsidRPr="00EF3863">
        <w:t xml:space="preserve">Inspired by American press associations, </w:t>
      </w:r>
      <w:r w:rsidR="00135DB6" w:rsidRPr="00EF3863">
        <w:t>Bonnet overcame the internal French opposition and</w:t>
      </w:r>
      <w:r w:rsidR="001B2EE9" w:rsidRPr="00EF3863">
        <w:t>, in February 1944,</w:t>
      </w:r>
      <w:r w:rsidR="00135DB6" w:rsidRPr="00EF3863">
        <w:t xml:space="preserve"> presented a </w:t>
      </w:r>
      <w:r w:rsidR="00F666B7" w:rsidRPr="00EF3863">
        <w:t xml:space="preserve">complete reform </w:t>
      </w:r>
      <w:r w:rsidR="00135DB6" w:rsidRPr="00EF3863">
        <w:t xml:space="preserve">of </w:t>
      </w:r>
      <w:r w:rsidR="00F666B7" w:rsidRPr="00EF3863">
        <w:t xml:space="preserve">the </w:t>
      </w:r>
      <w:r w:rsidR="00135DB6" w:rsidRPr="00EF3863">
        <w:t xml:space="preserve">French press to the Provisional </w:t>
      </w:r>
      <w:r w:rsidR="007F33F3" w:rsidRPr="00EF3863">
        <w:t>Consultative</w:t>
      </w:r>
      <w:r w:rsidR="00135DB6" w:rsidRPr="00EF3863">
        <w:t xml:space="preserve"> </w:t>
      </w:r>
      <w:r w:rsidR="007F33F3" w:rsidRPr="00EF3863">
        <w:t>Assembly in Algiers</w:t>
      </w:r>
      <w:r w:rsidR="00F666B7" w:rsidRPr="00EF3863">
        <w:t xml:space="preserve"> in the form of a law</w:t>
      </w:r>
      <w:r w:rsidR="007F33F3" w:rsidRPr="00EF3863">
        <w:t xml:space="preserve">, with restrictions during the war and a period of transition between the liberation </w:t>
      </w:r>
      <w:r w:rsidR="000725C4" w:rsidRPr="00EF3863">
        <w:t>of France</w:t>
      </w:r>
      <w:r w:rsidR="007F33F3" w:rsidRPr="00EF3863">
        <w:t xml:space="preserve"> and the establishment of a regular government. </w:t>
      </w:r>
      <w:r w:rsidR="00F666B7" w:rsidRPr="00EF3863">
        <w:t>His proposal included</w:t>
      </w:r>
      <w:r w:rsidR="000725C4" w:rsidRPr="00EF3863">
        <w:t xml:space="preserve"> ideas about keeping the press from being influenced by commercial, financial or foreign interests</w:t>
      </w:r>
      <w:r w:rsidR="001B2EE9" w:rsidRPr="00EF3863">
        <w:t xml:space="preserve"> and a reform of newspapers published in the French colonies. His </w:t>
      </w:r>
      <w:r w:rsidR="002024E9" w:rsidRPr="00EF3863">
        <w:t>later</w:t>
      </w:r>
      <w:r w:rsidR="001B2EE9" w:rsidRPr="00EF3863">
        <w:t xml:space="preserve"> French news distribution decree was criticized by American and British press representatives for giving a monopoly to French agencies, but he explained in a press conference</w:t>
      </w:r>
      <w:r w:rsidR="002024E9" w:rsidRPr="00EF3863">
        <w:t xml:space="preserve"> that the decree was only temporary, because governmental control would be ended after France was fully liberated. </w:t>
      </w:r>
      <w:r w:rsidR="000942F5" w:rsidRPr="00EF3863">
        <w:t>When th</w:t>
      </w:r>
      <w:r w:rsidR="00315CD5" w:rsidRPr="00EF3863">
        <w:t>e</w:t>
      </w:r>
      <w:r w:rsidR="000942F5" w:rsidRPr="00EF3863">
        <w:t xml:space="preserve"> </w:t>
      </w:r>
      <w:r w:rsidR="006936BC" w:rsidRPr="00EF3863">
        <w:t xml:space="preserve">French </w:t>
      </w:r>
      <w:r w:rsidR="000942F5" w:rsidRPr="00EF3863">
        <w:t xml:space="preserve">Committee </w:t>
      </w:r>
      <w:r w:rsidR="00315CD5" w:rsidRPr="00EF3863">
        <w:t xml:space="preserve">for National Liberation </w:t>
      </w:r>
      <w:r w:rsidR="000942F5" w:rsidRPr="00EF3863">
        <w:t xml:space="preserve">transferred to </w:t>
      </w:r>
      <w:r w:rsidR="00E6237D" w:rsidRPr="00EF3863">
        <w:t xml:space="preserve">Paris, which was </w:t>
      </w:r>
      <w:r w:rsidR="000942F5" w:rsidRPr="00EF3863">
        <w:t xml:space="preserve">liberated in </w:t>
      </w:r>
      <w:r w:rsidR="00E6237D" w:rsidRPr="00EF3863">
        <w:t xml:space="preserve">August </w:t>
      </w:r>
      <w:r w:rsidR="000942F5" w:rsidRPr="00EF3863">
        <w:t xml:space="preserve">1944, it became France’s </w:t>
      </w:r>
      <w:r w:rsidR="00514962" w:rsidRPr="00EF3863">
        <w:t>provisional government. Bonnet kept the information portfolio with the new rank of Cabinet Minister but</w:t>
      </w:r>
      <w:r w:rsidR="00842D8B" w:rsidRPr="00EF3863">
        <w:t>,</w:t>
      </w:r>
      <w:r w:rsidR="00514962" w:rsidRPr="00EF3863">
        <w:t xml:space="preserve"> </w:t>
      </w:r>
      <w:r w:rsidR="00B559DB" w:rsidRPr="00EF3863">
        <w:t>in December</w:t>
      </w:r>
      <w:r w:rsidR="000477A4" w:rsidRPr="00EF3863">
        <w:t xml:space="preserve"> 1944</w:t>
      </w:r>
      <w:r w:rsidR="00842D8B" w:rsidRPr="00EF3863">
        <w:t>,</w:t>
      </w:r>
      <w:r w:rsidR="00E6237D" w:rsidRPr="00EF3863">
        <w:t xml:space="preserve"> was </w:t>
      </w:r>
      <w:r w:rsidR="00514962" w:rsidRPr="00EF3863">
        <w:t>appointed French Ambassador to the US (until 195</w:t>
      </w:r>
      <w:r w:rsidR="00DD3C5F" w:rsidRPr="00EF3863">
        <w:t>5</w:t>
      </w:r>
      <w:r w:rsidR="00514962" w:rsidRPr="00EF3863">
        <w:t xml:space="preserve">). De Gaulle selected him for the post in Washington DC because of his </w:t>
      </w:r>
      <w:r w:rsidR="00677E91" w:rsidRPr="00EF3863">
        <w:t xml:space="preserve">experience in the US and </w:t>
      </w:r>
      <w:r w:rsidR="00514962" w:rsidRPr="00EF3863">
        <w:t xml:space="preserve">diplomatic </w:t>
      </w:r>
      <w:r w:rsidR="00276465" w:rsidRPr="00EF3863">
        <w:t>talents</w:t>
      </w:r>
      <w:r w:rsidR="00514962" w:rsidRPr="00EF3863">
        <w:t>.</w:t>
      </w:r>
      <w:r w:rsidR="00B34594" w:rsidRPr="00EF3863">
        <w:t xml:space="preserve"> </w:t>
      </w:r>
      <w:r w:rsidR="002024E9" w:rsidRPr="00EF3863">
        <w:t xml:space="preserve">On </w:t>
      </w:r>
      <w:r w:rsidR="00315CD5" w:rsidRPr="00EF3863">
        <w:t>New Year’s Day</w:t>
      </w:r>
      <w:r w:rsidR="002024E9" w:rsidRPr="00EF3863">
        <w:t xml:space="preserve"> 1945 Bonnet presented his credentials to US President Franklin Roosevelt. </w:t>
      </w:r>
      <w:r w:rsidR="00E87AE0" w:rsidRPr="00EF3863">
        <w:t xml:space="preserve">When the United Nations </w:t>
      </w:r>
      <w:r w:rsidR="000477A4" w:rsidRPr="00EF3863">
        <w:t xml:space="preserve">(UN) </w:t>
      </w:r>
      <w:r w:rsidR="002024E9" w:rsidRPr="00EF3863">
        <w:t xml:space="preserve">Organization </w:t>
      </w:r>
      <w:r w:rsidR="00E87AE0" w:rsidRPr="00EF3863">
        <w:t>w</w:t>
      </w:r>
      <w:r w:rsidR="00686CDC" w:rsidRPr="00EF3863">
        <w:t>as</w:t>
      </w:r>
      <w:r w:rsidR="00E87AE0" w:rsidRPr="00EF3863">
        <w:t xml:space="preserve"> established </w:t>
      </w:r>
      <w:r w:rsidR="002A31B6" w:rsidRPr="00EF3863">
        <w:t xml:space="preserve">in San Francisco on </w:t>
      </w:r>
      <w:r w:rsidR="002A31B6" w:rsidRPr="00EF3863">
        <w:lastRenderedPageBreak/>
        <w:t xml:space="preserve">26 June 1945 </w:t>
      </w:r>
      <w:r w:rsidR="00E87AE0" w:rsidRPr="00EF3863">
        <w:t>Bonnet</w:t>
      </w:r>
      <w:r w:rsidR="002A31B6" w:rsidRPr="00EF3863">
        <w:t>, whose official term in office at the International Institute had ended on 31 December 1944,</w:t>
      </w:r>
      <w:r w:rsidR="00842D8B" w:rsidRPr="00EF3863">
        <w:t xml:space="preserve"> signed </w:t>
      </w:r>
      <w:r w:rsidR="0002406E" w:rsidRPr="00EF3863">
        <w:t xml:space="preserve">the </w:t>
      </w:r>
      <w:r w:rsidR="00686CDC" w:rsidRPr="00EF3863">
        <w:t>UN</w:t>
      </w:r>
      <w:r w:rsidR="0002406E" w:rsidRPr="00EF3863">
        <w:t xml:space="preserve"> Charter </w:t>
      </w:r>
      <w:r w:rsidR="00374582" w:rsidRPr="00EF3863">
        <w:t>on behalf of</w:t>
      </w:r>
      <w:r w:rsidR="0002406E" w:rsidRPr="00EF3863">
        <w:t xml:space="preserve"> France. </w:t>
      </w:r>
    </w:p>
    <w:p w14:paraId="24E11456" w14:textId="6631A2CE" w:rsidR="001627BA" w:rsidRPr="00EF3863" w:rsidRDefault="00686CDC" w:rsidP="008A2636">
      <w:pPr>
        <w:ind w:firstLine="708"/>
        <w:jc w:val="both"/>
      </w:pPr>
      <w:r w:rsidRPr="00EF3863">
        <w:t xml:space="preserve">In February 1945 </w:t>
      </w:r>
      <w:r w:rsidR="006936BC" w:rsidRPr="00EF3863">
        <w:t xml:space="preserve">Frenchman </w:t>
      </w:r>
      <w:r w:rsidRPr="00EF3863">
        <w:t>Jean-Jacques Mayoux</w:t>
      </w:r>
      <w:r w:rsidR="006936BC" w:rsidRPr="00EF3863">
        <w:t xml:space="preserve"> </w:t>
      </w:r>
      <w:r w:rsidRPr="00EF3863">
        <w:t xml:space="preserve">replaced Bonnet as Interim Director of the International Institute of Intellectual Cooperation. </w:t>
      </w:r>
      <w:r w:rsidR="00DD3C5F" w:rsidRPr="00EF3863">
        <w:t>Mayoux</w:t>
      </w:r>
      <w:r w:rsidRPr="00EF3863">
        <w:t xml:space="preserve"> </w:t>
      </w:r>
      <w:r w:rsidR="00C83E40" w:rsidRPr="00EF3863">
        <w:t>tried</w:t>
      </w:r>
      <w:r w:rsidRPr="00EF3863">
        <w:t xml:space="preserve"> to reposition the Institute by reopening it in Paris and rally</w:t>
      </w:r>
      <w:r w:rsidR="00C86294" w:rsidRPr="00EF3863">
        <w:t>ing</w:t>
      </w:r>
      <w:r w:rsidRPr="00EF3863">
        <w:t xml:space="preserve"> support</w:t>
      </w:r>
      <w:r w:rsidR="00B05D6B" w:rsidRPr="00EF3863">
        <w:t xml:space="preserve"> for its continuation</w:t>
      </w:r>
      <w:r w:rsidRPr="00EF3863">
        <w:t>.</w:t>
      </w:r>
      <w:r w:rsidR="00B05D6B" w:rsidRPr="00EF3863">
        <w:t xml:space="preserve"> </w:t>
      </w:r>
      <w:r w:rsidR="00E87AE0" w:rsidRPr="00EF3863">
        <w:t xml:space="preserve">As part of the French </w:t>
      </w:r>
      <w:r w:rsidRPr="00EF3863">
        <w:t>delegation</w:t>
      </w:r>
      <w:r w:rsidR="00B05D6B" w:rsidRPr="00EF3863">
        <w:t xml:space="preserve"> in San Francisco</w:t>
      </w:r>
      <w:r w:rsidRPr="00EF3863">
        <w:t>,</w:t>
      </w:r>
      <w:r w:rsidR="00E87AE0" w:rsidRPr="00EF3863">
        <w:t xml:space="preserve"> </w:t>
      </w:r>
      <w:r w:rsidRPr="00EF3863">
        <w:t>Bonnet</w:t>
      </w:r>
      <w:r w:rsidR="00E87AE0" w:rsidRPr="00EF3863">
        <w:t xml:space="preserve"> introduced a motion t</w:t>
      </w:r>
      <w:r w:rsidR="000477A4" w:rsidRPr="00EF3863">
        <w:t>hat an intergovernmental conference should be called to set up a new organization of intellectual cooperation</w:t>
      </w:r>
      <w:r w:rsidRPr="00EF3863">
        <w:t>.</w:t>
      </w:r>
      <w:r w:rsidR="006936BC" w:rsidRPr="00EF3863">
        <w:t xml:space="preserve"> </w:t>
      </w:r>
      <w:r w:rsidR="00747E63" w:rsidRPr="00EF3863">
        <w:t xml:space="preserve">He </w:t>
      </w:r>
      <w:r w:rsidR="003D62A0" w:rsidRPr="00EF3863">
        <w:t>failed</w:t>
      </w:r>
      <w:r w:rsidR="008D59CF" w:rsidRPr="00EF3863">
        <w:t xml:space="preserve"> </w:t>
      </w:r>
      <w:r w:rsidR="003D62A0" w:rsidRPr="00EF3863">
        <w:t>to</w:t>
      </w:r>
      <w:r w:rsidR="00747E63" w:rsidRPr="00EF3863">
        <w:t xml:space="preserve"> hav</w:t>
      </w:r>
      <w:r w:rsidR="003D62A0" w:rsidRPr="00EF3863">
        <w:t>e</w:t>
      </w:r>
      <w:r w:rsidR="00747E63" w:rsidRPr="00EF3863">
        <w:t xml:space="preserve"> the word </w:t>
      </w:r>
      <w:r w:rsidR="00374582" w:rsidRPr="00EF3863">
        <w:t>‘</w:t>
      </w:r>
      <w:r w:rsidR="00747E63" w:rsidRPr="00EF3863">
        <w:t>intellectual</w:t>
      </w:r>
      <w:r w:rsidR="00374582" w:rsidRPr="00EF3863">
        <w:t>’</w:t>
      </w:r>
      <w:r w:rsidR="00747E63" w:rsidRPr="00EF3863">
        <w:t xml:space="preserve"> included in the </w:t>
      </w:r>
      <w:r w:rsidR="00374582" w:rsidRPr="00EF3863">
        <w:t xml:space="preserve">UN </w:t>
      </w:r>
      <w:r w:rsidR="00747E63" w:rsidRPr="00EF3863">
        <w:t>Charter, but the recommendation for a conference about international cultural cooperation was accepted. Bonnet</w:t>
      </w:r>
      <w:r w:rsidR="00B05D6B" w:rsidRPr="00EF3863">
        <w:t xml:space="preserve"> </w:t>
      </w:r>
      <w:r w:rsidR="00E55EA2" w:rsidRPr="00EF3863">
        <w:t>attended</w:t>
      </w:r>
      <w:r w:rsidR="00B34594" w:rsidRPr="00EF3863">
        <w:t xml:space="preserve"> the conference in London in November 1945 </w:t>
      </w:r>
      <w:r w:rsidR="0002406E" w:rsidRPr="00EF3863">
        <w:t>that</w:t>
      </w:r>
      <w:r w:rsidR="00B34594" w:rsidRPr="00EF3863">
        <w:t xml:space="preserve"> </w:t>
      </w:r>
      <w:r w:rsidR="00C86294" w:rsidRPr="00EF3863">
        <w:t>put an end to</w:t>
      </w:r>
      <w:r w:rsidR="00B34594" w:rsidRPr="00EF3863">
        <w:t xml:space="preserve"> the </w:t>
      </w:r>
      <w:r w:rsidR="0097139E" w:rsidRPr="00EF3863">
        <w:t xml:space="preserve">International </w:t>
      </w:r>
      <w:r w:rsidR="00B34594" w:rsidRPr="00EF3863">
        <w:t xml:space="preserve">Institute </w:t>
      </w:r>
      <w:r w:rsidR="00315CD5" w:rsidRPr="00EF3863">
        <w:t xml:space="preserve">of Intellectual Cooperation </w:t>
      </w:r>
      <w:r w:rsidR="00DD3C5F" w:rsidRPr="00EF3863">
        <w:t>(</w:t>
      </w:r>
      <w:r w:rsidR="00E55EA2" w:rsidRPr="00EF3863">
        <w:t>per 31 December 1945</w:t>
      </w:r>
      <w:r w:rsidR="00DD3C5F" w:rsidRPr="00EF3863">
        <w:t>)</w:t>
      </w:r>
      <w:r w:rsidR="00E55EA2" w:rsidRPr="00EF3863">
        <w:t xml:space="preserve"> </w:t>
      </w:r>
      <w:r w:rsidR="00B34594" w:rsidRPr="00EF3863">
        <w:t xml:space="preserve">and </w:t>
      </w:r>
      <w:r w:rsidR="007F4909" w:rsidRPr="00EF3863">
        <w:t xml:space="preserve">established </w:t>
      </w:r>
      <w:r w:rsidR="00C9231D" w:rsidRPr="00EF3863">
        <w:t>the United Nations Educational, Scientific and Cultural Organization (</w:t>
      </w:r>
      <w:r w:rsidR="00B34594" w:rsidRPr="00EF3863">
        <w:t>UNESCO</w:t>
      </w:r>
      <w:r w:rsidR="00C9231D" w:rsidRPr="00EF3863">
        <w:t>)</w:t>
      </w:r>
      <w:r w:rsidR="00677E91" w:rsidRPr="00EF3863">
        <w:t>, not</w:t>
      </w:r>
      <w:r w:rsidR="0097139E" w:rsidRPr="00EF3863">
        <w:t xml:space="preserve"> according to the </w:t>
      </w:r>
      <w:r w:rsidR="00677E91" w:rsidRPr="00EF3863">
        <w:t xml:space="preserve">French </w:t>
      </w:r>
      <w:r w:rsidR="00374582" w:rsidRPr="00EF3863">
        <w:t>proposal</w:t>
      </w:r>
      <w:r w:rsidR="00677E91" w:rsidRPr="00EF3863">
        <w:t xml:space="preserve"> but based on the </w:t>
      </w:r>
      <w:r w:rsidR="0097139E" w:rsidRPr="00EF3863">
        <w:t>Anglo-Saxon vision</w:t>
      </w:r>
      <w:r w:rsidR="00690C82" w:rsidRPr="00EF3863">
        <w:t xml:space="preserve"> which was</w:t>
      </w:r>
      <w:r w:rsidR="00E55EA2" w:rsidRPr="00EF3863">
        <w:t xml:space="preserve"> </w:t>
      </w:r>
      <w:r w:rsidR="00677E91" w:rsidRPr="00EF3863">
        <w:t>developed since</w:t>
      </w:r>
      <w:r w:rsidR="00E55EA2" w:rsidRPr="00EF3863">
        <w:t xml:space="preserve"> the 1942 Conference of Allied Ministers of Education</w:t>
      </w:r>
      <w:r w:rsidR="00677E91" w:rsidRPr="00EF3863">
        <w:t xml:space="preserve">. </w:t>
      </w:r>
      <w:r w:rsidR="00475154" w:rsidRPr="00EF3863">
        <w:t xml:space="preserve">The decision to make Paris the headquarters of the new organization </w:t>
      </w:r>
      <w:r w:rsidR="006D5CFE" w:rsidRPr="00EF3863">
        <w:t>‘</w:t>
      </w:r>
      <w:r w:rsidR="00F75544" w:rsidRPr="00EF3863">
        <w:t xml:space="preserve">amounted to </w:t>
      </w:r>
      <w:r w:rsidR="006D5CFE" w:rsidRPr="00EF3863">
        <w:t xml:space="preserve">a compromise, </w:t>
      </w:r>
      <w:r w:rsidR="00F75544" w:rsidRPr="00EF3863">
        <w:t xml:space="preserve">an attempt to keep </w:t>
      </w:r>
      <w:r w:rsidR="006D5CFE" w:rsidRPr="00EF3863">
        <w:t>“</w:t>
      </w:r>
      <w:r w:rsidR="00F75544" w:rsidRPr="00EF3863">
        <w:t>the Latins</w:t>
      </w:r>
      <w:r w:rsidR="006D5CFE" w:rsidRPr="00EF3863">
        <w:t>”</w:t>
      </w:r>
      <w:r w:rsidR="00F75544" w:rsidRPr="00EF3863">
        <w:t xml:space="preserve"> on board</w:t>
      </w:r>
      <w:r w:rsidR="006D5CFE" w:rsidRPr="00EF3863">
        <w:t xml:space="preserve"> with UNESCO’</w:t>
      </w:r>
      <w:r w:rsidR="00F75544" w:rsidRPr="00EF3863">
        <w:t xml:space="preserve"> (Pernet 2014: 356-357). The archives </w:t>
      </w:r>
      <w:r w:rsidR="00EF0A94" w:rsidRPr="00EF3863">
        <w:t xml:space="preserve">and library </w:t>
      </w:r>
      <w:r w:rsidR="00F75544" w:rsidRPr="00EF3863">
        <w:t xml:space="preserve">of the International Institute and some personnel were carried over </w:t>
      </w:r>
      <w:r w:rsidR="00747E63" w:rsidRPr="00EF3863">
        <w:t xml:space="preserve">to </w:t>
      </w:r>
      <w:r w:rsidR="00F75544" w:rsidRPr="00EF3863">
        <w:t>UNESCO</w:t>
      </w:r>
      <w:r w:rsidR="00EF0A94" w:rsidRPr="00EF3863">
        <w:t xml:space="preserve"> in 1946</w:t>
      </w:r>
      <w:r w:rsidR="00F75544" w:rsidRPr="00EF3863">
        <w:t>.</w:t>
      </w:r>
    </w:p>
    <w:p w14:paraId="0BBF7E7B" w14:textId="28A23FC3" w:rsidR="00A43B19" w:rsidRPr="00EF3863" w:rsidRDefault="00221AC8" w:rsidP="008A2636">
      <w:pPr>
        <w:ind w:firstLine="708"/>
        <w:jc w:val="both"/>
      </w:pPr>
      <w:r w:rsidRPr="00EF3863">
        <w:t xml:space="preserve">As </w:t>
      </w:r>
      <w:r w:rsidR="006D5CFE" w:rsidRPr="00EF3863">
        <w:t xml:space="preserve">France’s </w:t>
      </w:r>
      <w:r w:rsidRPr="00EF3863">
        <w:t xml:space="preserve">Ambassador to the US </w:t>
      </w:r>
      <w:r w:rsidR="00367903" w:rsidRPr="00EF3863">
        <w:t>between 194</w:t>
      </w:r>
      <w:r w:rsidR="00315CD5" w:rsidRPr="00EF3863">
        <w:t>5</w:t>
      </w:r>
      <w:r w:rsidR="00367903" w:rsidRPr="00EF3863">
        <w:t xml:space="preserve"> and 1955 </w:t>
      </w:r>
      <w:r w:rsidRPr="00EF3863">
        <w:t>Bonnet</w:t>
      </w:r>
      <w:r w:rsidR="00CD33A6" w:rsidRPr="00EF3863">
        <w:t xml:space="preserve"> participated in the negotiations establishing the Marshall Plan (1948), the signing of the North Atlantic Treaty (1949) and the (unratified) European Defence Community (1952).</w:t>
      </w:r>
      <w:r w:rsidR="00367903" w:rsidRPr="00EF3863">
        <w:t xml:space="preserve"> </w:t>
      </w:r>
      <w:r w:rsidR="00E43E59" w:rsidRPr="00EF3863">
        <w:t xml:space="preserve">When George Marshall became </w:t>
      </w:r>
      <w:r w:rsidR="00315CD5" w:rsidRPr="00EF3863">
        <w:t xml:space="preserve">US </w:t>
      </w:r>
      <w:r w:rsidR="00E43E59" w:rsidRPr="00EF3863">
        <w:t>Secretary of State</w:t>
      </w:r>
      <w:r w:rsidR="00DC56E5" w:rsidRPr="00EF3863">
        <w:t xml:space="preserve"> in early 1947</w:t>
      </w:r>
      <w:r w:rsidR="00E43E59" w:rsidRPr="00EF3863">
        <w:t>, Bonnet was given a comprehensive statement of American thinking on the issue</w:t>
      </w:r>
      <w:r w:rsidR="00374582" w:rsidRPr="00EF3863">
        <w:t xml:space="preserve"> of economic support</w:t>
      </w:r>
      <w:r w:rsidR="00B9354D" w:rsidRPr="00EF3863">
        <w:t xml:space="preserve"> to Europe</w:t>
      </w:r>
      <w:r w:rsidR="00DC56E5" w:rsidRPr="00EF3863">
        <w:t>, while he used the opportunity to explain that coal was the most important matter for France</w:t>
      </w:r>
      <w:r w:rsidR="00C86294" w:rsidRPr="00EF3863">
        <w:t xml:space="preserve"> since</w:t>
      </w:r>
      <w:r w:rsidR="00DC56E5" w:rsidRPr="00EF3863">
        <w:t xml:space="preserve"> half a million tonnes from the German Ruhr area</w:t>
      </w:r>
      <w:r w:rsidR="00FB288C" w:rsidRPr="00EF3863">
        <w:t xml:space="preserve"> in 1947 and one million tonnes in 1948</w:t>
      </w:r>
      <w:r w:rsidR="00C86294" w:rsidRPr="00EF3863">
        <w:t xml:space="preserve"> w</w:t>
      </w:r>
      <w:r w:rsidR="005D0B38" w:rsidRPr="00EF3863">
        <w:t>ere</w:t>
      </w:r>
      <w:r w:rsidR="00C86294" w:rsidRPr="00EF3863">
        <w:t xml:space="preserve"> needed monthly</w:t>
      </w:r>
      <w:r w:rsidR="00FB288C" w:rsidRPr="00EF3863">
        <w:t xml:space="preserve">. He also stressed that the French wanted ‘their own technicians and managers in the Ruhr to make sure that these quantities were forthcoming’ (Milward 1984: 140). </w:t>
      </w:r>
      <w:r w:rsidR="00D176E2" w:rsidRPr="00EF3863">
        <w:t xml:space="preserve">When the use of US funds to influence economic policy </w:t>
      </w:r>
      <w:r w:rsidR="00FB288C" w:rsidRPr="00EF3863">
        <w:t xml:space="preserve">in the context of the Marshall Aid </w:t>
      </w:r>
      <w:r w:rsidR="00D176E2" w:rsidRPr="00EF3863">
        <w:t xml:space="preserve">aroused resentment in some French political circles, Bonnet replied that </w:t>
      </w:r>
      <w:r w:rsidR="00E43E59" w:rsidRPr="00EF3863">
        <w:t>‘</w:t>
      </w:r>
      <w:r w:rsidR="00D176E2" w:rsidRPr="00EF3863">
        <w:t xml:space="preserve">his countrymen must be </w:t>
      </w:r>
      <w:r w:rsidR="00E43E59" w:rsidRPr="00EF3863">
        <w:t>educated</w:t>
      </w:r>
      <w:r w:rsidR="00D176E2" w:rsidRPr="00EF3863">
        <w:t xml:space="preserve"> to understand that the counterpart funds were necessary to enable the objectives’ of the </w:t>
      </w:r>
      <w:r w:rsidR="00E43E59" w:rsidRPr="00EF3863">
        <w:t>economic plans Monnet had developed</w:t>
      </w:r>
      <w:r w:rsidR="006D5CFE" w:rsidRPr="00EF3863">
        <w:t xml:space="preserve"> for France</w:t>
      </w:r>
      <w:r w:rsidR="00E43E59" w:rsidRPr="00EF3863">
        <w:t>, ‘which in turn would lead to the reestablishment of French independence’ (Wells 2011: 112).</w:t>
      </w:r>
      <w:r w:rsidR="00BC2EAE" w:rsidRPr="00EF3863">
        <w:t xml:space="preserve"> Bonnet’s wife was known in France as ‘the ambassadress of French taste in the United States’</w:t>
      </w:r>
      <w:r w:rsidR="009B6602" w:rsidRPr="00EF3863">
        <w:t xml:space="preserve">, according to the French magazine </w:t>
      </w:r>
      <w:r w:rsidR="009B6602" w:rsidRPr="00EF3863">
        <w:rPr>
          <w:i/>
          <w:iCs/>
        </w:rPr>
        <w:t>Elle</w:t>
      </w:r>
      <w:r w:rsidR="009B6602" w:rsidRPr="00EF3863">
        <w:t xml:space="preserve"> of July 194</w:t>
      </w:r>
      <w:r w:rsidR="00B9354D" w:rsidRPr="00EF3863">
        <w:t>6</w:t>
      </w:r>
      <w:r w:rsidR="00944100" w:rsidRPr="00EF3863">
        <w:t>. She was seen ‘to have embodied French taste and excelled at representing her new country</w:t>
      </w:r>
      <w:r w:rsidR="007D4843" w:rsidRPr="00EF3863">
        <w:t xml:space="preserve">’. Her </w:t>
      </w:r>
      <w:r w:rsidR="00CB217F" w:rsidRPr="00EF3863">
        <w:t xml:space="preserve">‘permanent </w:t>
      </w:r>
      <w:r w:rsidR="007D4843" w:rsidRPr="00EF3863">
        <w:t xml:space="preserve">switch of loyalty to France seems to have </w:t>
      </w:r>
      <w:r w:rsidR="00CB217F" w:rsidRPr="00EF3863">
        <w:t xml:space="preserve">been </w:t>
      </w:r>
      <w:r w:rsidR="007D4843" w:rsidRPr="00EF3863">
        <w:t>taken for granted after her marriage to a French diplomat’</w:t>
      </w:r>
      <w:r w:rsidR="00944100" w:rsidRPr="00EF3863">
        <w:t xml:space="preserve"> </w:t>
      </w:r>
      <w:r w:rsidR="007D4843" w:rsidRPr="00EF3863">
        <w:t>(Erlandsson 2022: 46).</w:t>
      </w:r>
      <w:r w:rsidR="00233EF7" w:rsidRPr="00EF3863">
        <w:t xml:space="preserve"> </w:t>
      </w:r>
      <w:r w:rsidR="00367903" w:rsidRPr="00EF3863">
        <w:t xml:space="preserve">Back in France </w:t>
      </w:r>
      <w:r w:rsidR="007D4843" w:rsidRPr="00EF3863">
        <w:t>Bonnet</w:t>
      </w:r>
      <w:r w:rsidR="00367903" w:rsidRPr="00EF3863">
        <w:t xml:space="preserve"> became Vice-President of France-Amérique, which promoted friendship between the two </w:t>
      </w:r>
      <w:r w:rsidR="00C86294" w:rsidRPr="00EF3863">
        <w:t>countries</w:t>
      </w:r>
      <w:r w:rsidR="00C9231D" w:rsidRPr="00EF3863">
        <w:t>,</w:t>
      </w:r>
      <w:r w:rsidR="00367903" w:rsidRPr="00EF3863">
        <w:t xml:space="preserve"> and he was engaged in the French branch of the UN Children’s Fund. </w:t>
      </w:r>
      <w:r w:rsidR="00C9231D" w:rsidRPr="00EF3863">
        <w:t xml:space="preserve">He retained an indestructible optimism and faith in international cooperation. </w:t>
      </w:r>
      <w:r w:rsidR="007D4843" w:rsidRPr="00EF3863">
        <w:t xml:space="preserve">His wife </w:t>
      </w:r>
      <w:r w:rsidR="00CB217F" w:rsidRPr="00EF3863">
        <w:t>passed away</w:t>
      </w:r>
      <w:r w:rsidR="007D4843" w:rsidRPr="00EF3863">
        <w:t xml:space="preserve"> in 1962, he in 1978</w:t>
      </w:r>
      <w:r w:rsidR="00C9231D" w:rsidRPr="00EF3863">
        <w:t xml:space="preserve">. </w:t>
      </w:r>
    </w:p>
    <w:p w14:paraId="7F28AD2E" w14:textId="6A42EBA4" w:rsidR="00A43B19" w:rsidRPr="00EF3863" w:rsidRDefault="00A43B19" w:rsidP="008A2636">
      <w:pPr>
        <w:ind w:firstLine="708"/>
        <w:jc w:val="both"/>
      </w:pPr>
      <w:r w:rsidRPr="00EF3863">
        <w:t xml:space="preserve">Bonnet </w:t>
      </w:r>
      <w:r w:rsidR="00C9231D" w:rsidRPr="00EF3863">
        <w:t xml:space="preserve">can be seen as </w:t>
      </w:r>
      <w:r w:rsidR="00690C82" w:rsidRPr="00EF3863">
        <w:t>someone</w:t>
      </w:r>
      <w:r w:rsidR="00C9231D" w:rsidRPr="00EF3863">
        <w:t xml:space="preserve"> whose activities as Director of the</w:t>
      </w:r>
      <w:r w:rsidR="00CB217F" w:rsidRPr="00EF3863">
        <w:t xml:space="preserve"> League of Nations-related</w:t>
      </w:r>
      <w:r w:rsidR="00C9231D" w:rsidRPr="00EF3863">
        <w:t xml:space="preserve"> International Institute of Intellectual Cooperation (1931-1940) </w:t>
      </w:r>
      <w:r w:rsidR="009B6602" w:rsidRPr="00EF3863">
        <w:t>h</w:t>
      </w:r>
      <w:r w:rsidR="00B9354D" w:rsidRPr="00EF3863">
        <w:t>ad</w:t>
      </w:r>
      <w:r w:rsidR="009B6602" w:rsidRPr="00EF3863">
        <w:t xml:space="preserve"> </w:t>
      </w:r>
      <w:r w:rsidRPr="00EF3863">
        <w:t>strengthen</w:t>
      </w:r>
      <w:r w:rsidR="00C9231D" w:rsidRPr="00EF3863">
        <w:t>ed</w:t>
      </w:r>
      <w:r w:rsidRPr="00EF3863">
        <w:t xml:space="preserve"> and widen</w:t>
      </w:r>
      <w:r w:rsidR="00C9231D" w:rsidRPr="00EF3863">
        <w:t>ed</w:t>
      </w:r>
      <w:r w:rsidRPr="00EF3863">
        <w:t xml:space="preserve"> the scope of the Institute’s work, ‘turning it into the forerunner of UNESCO’ (Jessner 1983: 91). </w:t>
      </w:r>
      <w:r w:rsidR="00233EF7" w:rsidRPr="00EF3863">
        <w:t xml:space="preserve">He also understood the </w:t>
      </w:r>
      <w:r w:rsidR="0071730C" w:rsidRPr="00EF3863">
        <w:t>Institute</w:t>
      </w:r>
      <w:r w:rsidR="00233EF7" w:rsidRPr="00EF3863">
        <w:t>’s weakness</w:t>
      </w:r>
      <w:r w:rsidR="0071730C" w:rsidRPr="00EF3863">
        <w:t xml:space="preserve"> and his</w:t>
      </w:r>
      <w:r w:rsidR="00233EF7" w:rsidRPr="00EF3863">
        <w:t xml:space="preserve"> efforts to keep the old institute recognisable in a period when the US steered international cooperation</w:t>
      </w:r>
      <w:r w:rsidR="0041347E" w:rsidRPr="00EF3863">
        <w:t xml:space="preserve"> were feeble</w:t>
      </w:r>
      <w:r w:rsidR="00233EF7" w:rsidRPr="00EF3863">
        <w:t xml:space="preserve">. </w:t>
      </w:r>
      <w:r w:rsidR="0071730C" w:rsidRPr="00EF3863">
        <w:t xml:space="preserve">In the </w:t>
      </w:r>
      <w:r w:rsidR="005D0B38" w:rsidRPr="00EF3863">
        <w:t>meantime,</w:t>
      </w:r>
      <w:r w:rsidR="0071730C" w:rsidRPr="00EF3863">
        <w:t xml:space="preserve"> he developed into a high-class ambassador</w:t>
      </w:r>
      <w:r w:rsidR="00C86294" w:rsidRPr="00EF3863">
        <w:t xml:space="preserve"> from</w:t>
      </w:r>
      <w:r w:rsidR="0071730C" w:rsidRPr="00EF3863">
        <w:t xml:space="preserve"> h</w:t>
      </w:r>
      <w:r w:rsidR="00233EF7" w:rsidRPr="00EF3863">
        <w:t xml:space="preserve">aving started </w:t>
      </w:r>
      <w:r w:rsidR="0071730C" w:rsidRPr="00EF3863">
        <w:t xml:space="preserve">his career </w:t>
      </w:r>
      <w:r w:rsidR="00233EF7" w:rsidRPr="00EF3863">
        <w:t>as an international civil servant at the League of Nations Secretariat.</w:t>
      </w:r>
    </w:p>
    <w:p w14:paraId="64D726CE" w14:textId="77777777" w:rsidR="00CA261F" w:rsidRPr="00EF3863" w:rsidRDefault="00CA261F" w:rsidP="008A2636">
      <w:pPr>
        <w:jc w:val="both"/>
      </w:pPr>
    </w:p>
    <w:p w14:paraId="57AAB95A" w14:textId="67682D12" w:rsidR="0012282B" w:rsidRPr="00EF3863" w:rsidRDefault="00E82B56" w:rsidP="008A2636">
      <w:pPr>
        <w:jc w:val="both"/>
      </w:pPr>
      <w:r w:rsidRPr="00EF3863">
        <w:rPr>
          <w:b/>
          <w:bCs/>
        </w:rPr>
        <w:t>ARCHIVES</w:t>
      </w:r>
      <w:r w:rsidRPr="00EF3863">
        <w:t>:</w:t>
      </w:r>
      <w:r w:rsidR="00EF3863">
        <w:t xml:space="preserve"> Archives</w:t>
      </w:r>
      <w:r w:rsidR="00027B67" w:rsidRPr="00EF3863">
        <w:t xml:space="preserve"> ‘Bonnet, Henri’ in: UNESCO Archives AtoM Catalogue, </w:t>
      </w:r>
      <w:hyperlink r:id="rId8" w:history="1">
        <w:r w:rsidR="00027B67" w:rsidRPr="00EF3863">
          <w:rPr>
            <w:rStyle w:val="Hyperlink"/>
            <w:u w:val="none"/>
          </w:rPr>
          <w:t>https://atom.archives.unesco.org/bonnet-henri</w:t>
        </w:r>
      </w:hyperlink>
      <w:r w:rsidR="00C44D76" w:rsidRPr="00EF3863">
        <w:rPr>
          <w:rStyle w:val="Hyperlink"/>
          <w:color w:val="000000" w:themeColor="text1"/>
          <w:u w:val="none"/>
        </w:rPr>
        <w:t>;</w:t>
      </w:r>
      <w:r w:rsidR="00C44D76" w:rsidRPr="00EF3863">
        <w:rPr>
          <w:rStyle w:val="Hyperlink"/>
          <w:u w:val="none"/>
        </w:rPr>
        <w:t xml:space="preserve"> </w:t>
      </w:r>
      <w:r w:rsidR="006A4D1D" w:rsidRPr="00EF3863">
        <w:rPr>
          <w:lang w:val="en-US"/>
        </w:rPr>
        <w:t>Henri Bonnet in LONTAD</w:t>
      </w:r>
      <w:r w:rsidR="0012282B" w:rsidRPr="00EF3863">
        <w:rPr>
          <w:lang w:val="en-US"/>
        </w:rPr>
        <w:t>, Total Digital Access to the League of Nations Archives</w:t>
      </w:r>
      <w:r w:rsidR="0041347E" w:rsidRPr="00EF3863">
        <w:rPr>
          <w:lang w:val="en-US"/>
        </w:rPr>
        <w:t>,</w:t>
      </w:r>
    </w:p>
    <w:p w14:paraId="78E23555" w14:textId="4AA510A3" w:rsidR="00E82B56" w:rsidRPr="00EF3863" w:rsidRDefault="0012282B" w:rsidP="008A2636">
      <w:pPr>
        <w:jc w:val="both"/>
      </w:pPr>
      <w:hyperlink r:id="rId9" w:history="1">
        <w:r w:rsidRPr="00EF3863">
          <w:rPr>
            <w:rStyle w:val="Hyperlink"/>
            <w:u w:val="none"/>
            <w:lang w:val="en-US"/>
          </w:rPr>
          <w:t>https://archives.ungeneva.org/informationobject/browse?collection=46331&amp;topLod=0&amp;query=Henri+Bonnet&amp;SearchSubmit=Go&amp;sq0=Henri+Bonnet&amp;sort=relevance&amp;sortDir=desc</w:t>
        </w:r>
      </w:hyperlink>
      <w:r w:rsidRPr="00EF3863">
        <w:t>.</w:t>
      </w:r>
    </w:p>
    <w:p w14:paraId="04D5CF16" w14:textId="68300133" w:rsidR="00E82B56" w:rsidRPr="00EF3863" w:rsidRDefault="00E82B56" w:rsidP="008A2636">
      <w:pPr>
        <w:jc w:val="both"/>
      </w:pPr>
      <w:r w:rsidRPr="00EF3863">
        <w:rPr>
          <w:b/>
          <w:bCs/>
        </w:rPr>
        <w:t>PUBLICATIONS</w:t>
      </w:r>
      <w:r w:rsidRPr="00EF3863">
        <w:t>:</w:t>
      </w:r>
      <w:r w:rsidR="00027B67" w:rsidRPr="00EF3863">
        <w:t xml:space="preserve"> </w:t>
      </w:r>
      <w:r w:rsidR="00B63785" w:rsidRPr="00EF3863">
        <w:t xml:space="preserve">‘International Exchange of Programmes’ in: </w:t>
      </w:r>
      <w:r w:rsidR="00B63785" w:rsidRPr="00EF3863">
        <w:rPr>
          <w:i/>
          <w:iCs/>
        </w:rPr>
        <w:t>The Educational Role of Broadcasting</w:t>
      </w:r>
      <w:r w:rsidR="00B63785" w:rsidRPr="00EF3863">
        <w:t>, Paris 1935 (with A.R. Burrows);</w:t>
      </w:r>
      <w:r w:rsidR="00027B67" w:rsidRPr="00EF3863">
        <w:t xml:space="preserve"> </w:t>
      </w:r>
      <w:r w:rsidR="00FB293C" w:rsidRPr="00EF3863">
        <w:rPr>
          <w:i/>
          <w:iCs/>
        </w:rPr>
        <w:t>The World’s Destiny and the United States: A Conference of Experts in International Relations</w:t>
      </w:r>
      <w:r w:rsidR="00FB293C" w:rsidRPr="00EF3863">
        <w:t>, Chicago 194</w:t>
      </w:r>
      <w:r w:rsidR="00FA4F90" w:rsidRPr="00EF3863">
        <w:t>1</w:t>
      </w:r>
      <w:r w:rsidR="009A5205" w:rsidRPr="00EF3863">
        <w:t xml:space="preserve"> (with others)</w:t>
      </w:r>
      <w:r w:rsidR="00FB293C" w:rsidRPr="00EF3863">
        <w:t>;</w:t>
      </w:r>
      <w:r w:rsidR="00027B67" w:rsidRPr="00EF3863">
        <w:t xml:space="preserve"> </w:t>
      </w:r>
      <w:r w:rsidR="00B63785" w:rsidRPr="00EF3863">
        <w:t xml:space="preserve">‘Intellectual Cooperation’ in: </w:t>
      </w:r>
      <w:r w:rsidR="00B63785" w:rsidRPr="00EF3863">
        <w:rPr>
          <w:i/>
          <w:iCs/>
        </w:rPr>
        <w:t>World Organization: A Balance Sheet of the First Great Experiment</w:t>
      </w:r>
      <w:r w:rsidR="00B63785" w:rsidRPr="00EF3863">
        <w:t>, Washington DC 1942;</w:t>
      </w:r>
      <w:r w:rsidR="00027B67" w:rsidRPr="00EF3863">
        <w:t xml:space="preserve"> </w:t>
      </w:r>
      <w:r w:rsidR="001D3FA5" w:rsidRPr="00EF3863">
        <w:rPr>
          <w:i/>
          <w:iCs/>
        </w:rPr>
        <w:t>The United Nations: What They Are: What They May Become</w:t>
      </w:r>
      <w:r w:rsidR="001D3FA5" w:rsidRPr="00EF3863">
        <w:t>, Chicago 1942;</w:t>
      </w:r>
      <w:r w:rsidR="00027B67" w:rsidRPr="00EF3863">
        <w:t xml:space="preserve"> </w:t>
      </w:r>
      <w:r w:rsidR="00B63785" w:rsidRPr="00EF3863">
        <w:rPr>
          <w:i/>
          <w:iCs/>
        </w:rPr>
        <w:t>The United Nations on the Way: Principles and Policies</w:t>
      </w:r>
      <w:r w:rsidR="00953E07" w:rsidRPr="00EF3863">
        <w:t>, Chicago 1942;</w:t>
      </w:r>
      <w:r w:rsidR="00027B67" w:rsidRPr="00EF3863">
        <w:t xml:space="preserve"> </w:t>
      </w:r>
      <w:r w:rsidR="009F718D" w:rsidRPr="00EF3863">
        <w:rPr>
          <w:i/>
          <w:iCs/>
        </w:rPr>
        <w:t>Intellectual Co-operation in World Organization</w:t>
      </w:r>
      <w:r w:rsidR="009F718D" w:rsidRPr="00EF3863">
        <w:t xml:space="preserve">, Washington DC 1943; </w:t>
      </w:r>
      <w:r w:rsidR="00953E07" w:rsidRPr="00EF3863">
        <w:rPr>
          <w:i/>
          <w:iCs/>
        </w:rPr>
        <w:t>Outlines of the Future: World Organization Emerging from the War</w:t>
      </w:r>
      <w:r w:rsidR="00953E07" w:rsidRPr="00EF3863">
        <w:t>, Chicago 1943;</w:t>
      </w:r>
      <w:r w:rsidR="00027B67" w:rsidRPr="00EF3863">
        <w:t xml:space="preserve"> </w:t>
      </w:r>
      <w:r w:rsidR="009A5205" w:rsidRPr="00EF3863">
        <w:t xml:space="preserve">Preface in: F. Frank, </w:t>
      </w:r>
      <w:r w:rsidR="009A5205" w:rsidRPr="00EF3863">
        <w:rPr>
          <w:i/>
          <w:iCs/>
        </w:rPr>
        <w:t>Les États-Unis d’Amérique au XXe siècle</w:t>
      </w:r>
      <w:r w:rsidR="009A5205" w:rsidRPr="00EF3863">
        <w:t>, Paris 1966;</w:t>
      </w:r>
      <w:r w:rsidR="00027B67" w:rsidRPr="00EF3863">
        <w:t xml:space="preserve"> </w:t>
      </w:r>
      <w:r w:rsidR="009A5205" w:rsidRPr="00EF3863">
        <w:t>Preface in</w:t>
      </w:r>
      <w:r w:rsidR="0012282B" w:rsidRPr="00EF3863">
        <w:t>:</w:t>
      </w:r>
      <w:r w:rsidR="009A5205" w:rsidRPr="00EF3863">
        <w:t xml:space="preserve"> D. Mylonas, </w:t>
      </w:r>
      <w:r w:rsidR="009A5205" w:rsidRPr="00EF3863">
        <w:rPr>
          <w:i/>
          <w:iCs/>
        </w:rPr>
        <w:t xml:space="preserve">La Conférence des minstres allies de </w:t>
      </w:r>
      <w:r w:rsidR="00FA4F90" w:rsidRPr="00EF3863">
        <w:rPr>
          <w:i/>
          <w:iCs/>
        </w:rPr>
        <w:t>‘éducation</w:t>
      </w:r>
      <w:r w:rsidR="009A5205" w:rsidRPr="00EF3863">
        <w:rPr>
          <w:i/>
          <w:iCs/>
        </w:rPr>
        <w:t>: Londres, 1942-1945: De la coop</w:t>
      </w:r>
      <w:r w:rsidR="00FA4F90" w:rsidRPr="00EF3863">
        <w:rPr>
          <w:i/>
          <w:iCs/>
        </w:rPr>
        <w:t>é</w:t>
      </w:r>
      <w:r w:rsidR="009A5205" w:rsidRPr="00EF3863">
        <w:rPr>
          <w:i/>
          <w:iCs/>
        </w:rPr>
        <w:t xml:space="preserve">ration </w:t>
      </w:r>
      <w:r w:rsidR="00FA4F90" w:rsidRPr="00EF3863">
        <w:rPr>
          <w:i/>
          <w:iCs/>
        </w:rPr>
        <w:t>é</w:t>
      </w:r>
      <w:r w:rsidR="009A5205" w:rsidRPr="00EF3863">
        <w:rPr>
          <w:i/>
          <w:iCs/>
        </w:rPr>
        <w:t>ducative dans l’Europe en guerre à la creation d’une organisation internationale</w:t>
      </w:r>
      <w:r w:rsidR="00FA4F90" w:rsidRPr="00EF3863">
        <w:t>, Brussels 1976.</w:t>
      </w:r>
    </w:p>
    <w:p w14:paraId="2B2D09E8" w14:textId="2F267B20" w:rsidR="00A27D7A" w:rsidRPr="00EF3863" w:rsidRDefault="00E82B56" w:rsidP="008A2636">
      <w:pPr>
        <w:jc w:val="both"/>
      </w:pPr>
      <w:r w:rsidRPr="00EF3863">
        <w:rPr>
          <w:b/>
          <w:bCs/>
        </w:rPr>
        <w:t>LITERATURE</w:t>
      </w:r>
      <w:r w:rsidRPr="00EF3863">
        <w:t>:</w:t>
      </w:r>
      <w:r w:rsidR="00027B67" w:rsidRPr="00EF3863">
        <w:t xml:space="preserve"> </w:t>
      </w:r>
      <w:r w:rsidR="00411211" w:rsidRPr="00EF3863">
        <w:rPr>
          <w:lang w:val="en-US"/>
        </w:rPr>
        <w:t xml:space="preserve">‘Bonnet, Henri’ in </w:t>
      </w:r>
      <w:r w:rsidR="00181A31" w:rsidRPr="00EF3863">
        <w:rPr>
          <w:lang w:val="en-US"/>
        </w:rPr>
        <w:t xml:space="preserve">A. Rothe (Ed.), </w:t>
      </w:r>
      <w:r w:rsidR="00411211" w:rsidRPr="00EF3863">
        <w:rPr>
          <w:i/>
          <w:iCs/>
          <w:lang w:val="en-US"/>
        </w:rPr>
        <w:t>Current Biography</w:t>
      </w:r>
      <w:r w:rsidR="00181A31" w:rsidRPr="00EF3863">
        <w:rPr>
          <w:i/>
          <w:iCs/>
          <w:lang w:val="en-US"/>
        </w:rPr>
        <w:t>: Who’s News and Why:</w:t>
      </w:r>
      <w:r w:rsidR="00411211" w:rsidRPr="00EF3863">
        <w:rPr>
          <w:i/>
          <w:iCs/>
          <w:lang w:val="en-US"/>
        </w:rPr>
        <w:t xml:space="preserve"> 1945</w:t>
      </w:r>
      <w:r w:rsidR="00411211" w:rsidRPr="00EF3863">
        <w:rPr>
          <w:lang w:val="en-US"/>
        </w:rPr>
        <w:t xml:space="preserve">, </w:t>
      </w:r>
      <w:r w:rsidR="008D59CF" w:rsidRPr="00EF3863">
        <w:rPr>
          <w:lang w:val="en-US"/>
        </w:rPr>
        <w:t xml:space="preserve">New York 1946, </w:t>
      </w:r>
      <w:r w:rsidR="00411211" w:rsidRPr="00EF3863">
        <w:rPr>
          <w:lang w:val="en-US"/>
        </w:rPr>
        <w:t>61-63;</w:t>
      </w:r>
      <w:r w:rsidR="00027B67" w:rsidRPr="00EF3863">
        <w:t xml:space="preserve"> </w:t>
      </w:r>
      <w:r w:rsidR="00ED01FA" w:rsidRPr="00EF3863">
        <w:rPr>
          <w:lang w:val="en-US"/>
        </w:rPr>
        <w:t xml:space="preserve">F.P. Walters, </w:t>
      </w:r>
      <w:r w:rsidR="00ED01FA" w:rsidRPr="00EF3863">
        <w:rPr>
          <w:i/>
          <w:iCs/>
          <w:lang w:val="en-US"/>
        </w:rPr>
        <w:t>A History of the League of Nations</w:t>
      </w:r>
      <w:r w:rsidR="00ED01FA" w:rsidRPr="00EF3863">
        <w:rPr>
          <w:lang w:val="en-US"/>
        </w:rPr>
        <w:t>, Westport</w:t>
      </w:r>
      <w:r w:rsidR="00411211" w:rsidRPr="00EF3863">
        <w:rPr>
          <w:lang w:val="en-US"/>
        </w:rPr>
        <w:t xml:space="preserve"> </w:t>
      </w:r>
      <w:r w:rsidR="00ED01FA" w:rsidRPr="00EF3863">
        <w:rPr>
          <w:lang w:val="en-US"/>
        </w:rPr>
        <w:t>1952, 192;</w:t>
      </w:r>
      <w:r w:rsidR="00027B67" w:rsidRPr="00EF3863">
        <w:t xml:space="preserve"> </w:t>
      </w:r>
      <w:r w:rsidR="00411211" w:rsidRPr="00EF3863">
        <w:rPr>
          <w:i/>
          <w:iCs/>
          <w:lang w:val="en-US"/>
        </w:rPr>
        <w:t>Le Monde</w:t>
      </w:r>
      <w:r w:rsidR="00411211" w:rsidRPr="00EF3863">
        <w:rPr>
          <w:lang w:val="en-US"/>
        </w:rPr>
        <w:t xml:space="preserve">, 27 </w:t>
      </w:r>
      <w:r w:rsidR="006708F5" w:rsidRPr="00EF3863">
        <w:rPr>
          <w:lang w:val="en-US"/>
        </w:rPr>
        <w:t>October 1978</w:t>
      </w:r>
      <w:r w:rsidR="009C5FD5" w:rsidRPr="00EF3863">
        <w:rPr>
          <w:lang w:val="en-US"/>
        </w:rPr>
        <w:t>,</w:t>
      </w:r>
      <w:r w:rsidR="006708F5" w:rsidRPr="00EF3863">
        <w:rPr>
          <w:lang w:val="en-US"/>
        </w:rPr>
        <w:t xml:space="preserve"> 7 (obituary);</w:t>
      </w:r>
      <w:r w:rsidR="00027B67" w:rsidRPr="00EF3863">
        <w:t xml:space="preserve"> </w:t>
      </w:r>
      <w:r w:rsidR="00B6020A" w:rsidRPr="00EF3863">
        <w:rPr>
          <w:lang w:val="en-US"/>
        </w:rPr>
        <w:t xml:space="preserve">‘Ex-diplomat Henri Bonnet dead at 90’ in: </w:t>
      </w:r>
      <w:r w:rsidR="00B6020A" w:rsidRPr="00EF3863">
        <w:rPr>
          <w:i/>
          <w:iCs/>
          <w:lang w:val="en-US"/>
        </w:rPr>
        <w:t>Bangor Daily News</w:t>
      </w:r>
      <w:r w:rsidR="00B6020A" w:rsidRPr="00EF3863">
        <w:rPr>
          <w:lang w:val="en-US"/>
        </w:rPr>
        <w:t xml:space="preserve">, 27 October 1978; </w:t>
      </w:r>
      <w:r w:rsidR="005F2E23" w:rsidRPr="00EF3863">
        <w:rPr>
          <w:lang w:val="en-US"/>
        </w:rPr>
        <w:t xml:space="preserve">J.J. Renoliet, </w:t>
      </w:r>
      <w:r w:rsidR="005F2E23" w:rsidRPr="00EF3863">
        <w:rPr>
          <w:i/>
          <w:iCs/>
          <w:lang w:val="en-US"/>
        </w:rPr>
        <w:t>La Société des Nations et la cooperation intellectuelle (1919-1946)</w:t>
      </w:r>
      <w:r w:rsidR="005F2E23" w:rsidRPr="00EF3863">
        <w:rPr>
          <w:lang w:val="en-US"/>
        </w:rPr>
        <w:t xml:space="preserve">, Paris 1981; </w:t>
      </w:r>
      <w:r w:rsidR="00ED01FA" w:rsidRPr="00EF3863">
        <w:rPr>
          <w:lang w:val="en-US"/>
        </w:rPr>
        <w:t xml:space="preserve">S. Jessner, ‘Bonnet, Henri’ in W.F. Kuehl (Ed.), </w:t>
      </w:r>
      <w:r w:rsidR="00ED01FA" w:rsidRPr="00EF3863">
        <w:rPr>
          <w:i/>
          <w:iCs/>
          <w:lang w:val="en-US"/>
        </w:rPr>
        <w:t>Biographical Dictionary of Internationalists</w:t>
      </w:r>
      <w:r w:rsidR="00ED01FA" w:rsidRPr="00EF3863">
        <w:rPr>
          <w:lang w:val="en-US"/>
        </w:rPr>
        <w:t xml:space="preserve">, Westport 1983, 90-92; </w:t>
      </w:r>
      <w:r w:rsidR="0056413C" w:rsidRPr="00EF3863">
        <w:rPr>
          <w:lang w:val="en-US"/>
        </w:rPr>
        <w:t xml:space="preserve">J.A. Thompson, ‘Murray, George Gilbert Aimé’ in: W.F. Kuehl (Ed.), </w:t>
      </w:r>
      <w:r w:rsidR="0056413C" w:rsidRPr="00EF3863">
        <w:rPr>
          <w:i/>
          <w:iCs/>
          <w:lang w:val="en-US"/>
        </w:rPr>
        <w:t>Biographical Dictionary of Internationalists</w:t>
      </w:r>
      <w:r w:rsidR="0056413C" w:rsidRPr="00EF3863">
        <w:rPr>
          <w:lang w:val="en-US"/>
        </w:rPr>
        <w:t xml:space="preserve">, Westport 1983, 530-532; </w:t>
      </w:r>
      <w:r w:rsidR="00411211" w:rsidRPr="00EF3863">
        <w:rPr>
          <w:lang w:val="en-US"/>
        </w:rPr>
        <w:t xml:space="preserve">A.S. Milward, </w:t>
      </w:r>
      <w:r w:rsidR="00411211" w:rsidRPr="00EF3863">
        <w:rPr>
          <w:i/>
          <w:iCs/>
          <w:lang w:val="en-US"/>
        </w:rPr>
        <w:t>The Reconstruction of Western Europe 1945-51</w:t>
      </w:r>
      <w:r w:rsidR="00411211" w:rsidRPr="00EF3863">
        <w:rPr>
          <w:lang w:val="en-US"/>
        </w:rPr>
        <w:t>, London 1984;</w:t>
      </w:r>
      <w:r w:rsidR="00027B67" w:rsidRPr="00EF3863">
        <w:t xml:space="preserve"> </w:t>
      </w:r>
      <w:r w:rsidR="00BE7A70" w:rsidRPr="00EF3863">
        <w:t>F. Duch</w:t>
      </w:r>
      <w:r w:rsidR="00BE7A70" w:rsidRPr="00EF3863">
        <w:rPr>
          <w:rFonts w:cs="Times New Roman"/>
        </w:rPr>
        <w:t>ê</w:t>
      </w:r>
      <w:r w:rsidR="00BE7A70" w:rsidRPr="00EF3863">
        <w:t xml:space="preserve">ne, </w:t>
      </w:r>
      <w:r w:rsidR="00BE7A70" w:rsidRPr="00EF3863">
        <w:rPr>
          <w:i/>
          <w:iCs/>
        </w:rPr>
        <w:t>Jean Monnet: The First Statesman of Interdependence</w:t>
      </w:r>
      <w:r w:rsidR="00BE7A70" w:rsidRPr="00EF3863">
        <w:t xml:space="preserve">, New York 1994; </w:t>
      </w:r>
      <w:r w:rsidR="00ED01FA" w:rsidRPr="00EF3863">
        <w:t xml:space="preserve">M. Riemens, </w:t>
      </w:r>
      <w:r w:rsidR="00ED01FA" w:rsidRPr="00EF3863">
        <w:rPr>
          <w:i/>
          <w:iCs/>
        </w:rPr>
        <w:t xml:space="preserve">De passie voor </w:t>
      </w:r>
      <w:r w:rsidR="00A27D7A" w:rsidRPr="00EF3863">
        <w:rPr>
          <w:i/>
          <w:iCs/>
        </w:rPr>
        <w:t>v</w:t>
      </w:r>
      <w:r w:rsidR="00ED01FA" w:rsidRPr="00EF3863">
        <w:rPr>
          <w:i/>
          <w:iCs/>
        </w:rPr>
        <w:t xml:space="preserve">rede: De evolutie van de </w:t>
      </w:r>
      <w:r w:rsidR="00A27D7A" w:rsidRPr="00EF3863">
        <w:rPr>
          <w:i/>
          <w:iCs/>
        </w:rPr>
        <w:t>i</w:t>
      </w:r>
      <w:r w:rsidR="00ED01FA" w:rsidRPr="00EF3863">
        <w:rPr>
          <w:i/>
          <w:iCs/>
        </w:rPr>
        <w:t>nternationale politieke cultuur in de jaren 1880-1940 en het recipiëren door Nederland</w:t>
      </w:r>
      <w:r w:rsidR="00ED01FA" w:rsidRPr="00EF3863">
        <w:t>, Amsterdam 2005</w:t>
      </w:r>
      <w:r w:rsidR="00A27D7A" w:rsidRPr="00EF3863">
        <w:t>;</w:t>
      </w:r>
      <w:r w:rsidR="00027B67" w:rsidRPr="00EF3863">
        <w:t xml:space="preserve"> </w:t>
      </w:r>
      <w:r w:rsidR="00BE7A70" w:rsidRPr="00EF3863">
        <w:t xml:space="preserve">S.B. Wells, </w:t>
      </w:r>
      <w:r w:rsidR="00BE7A70" w:rsidRPr="00EF3863">
        <w:rPr>
          <w:i/>
          <w:iCs/>
        </w:rPr>
        <w:t>Jean Monnet: Unconventional Statesman</w:t>
      </w:r>
      <w:r w:rsidR="00BE7A70" w:rsidRPr="00EF3863">
        <w:t xml:space="preserve">, Boulder 2011; </w:t>
      </w:r>
      <w:r w:rsidR="005311C9" w:rsidRPr="00EF3863">
        <w:rPr>
          <w:lang w:val="en-US"/>
        </w:rPr>
        <w:t>C.A. Pernet, ‘Twists, Turns and Dead Alleys</w:t>
      </w:r>
      <w:r w:rsidR="00950F1D" w:rsidRPr="00EF3863">
        <w:rPr>
          <w:lang w:val="en-US"/>
        </w:rPr>
        <w:t>: The League of Nations and Intellectual Cooperation in Times of War</w:t>
      </w:r>
      <w:r w:rsidR="005311C9" w:rsidRPr="00EF3863">
        <w:rPr>
          <w:lang w:val="en-US"/>
        </w:rPr>
        <w:t xml:space="preserve">’ in: </w:t>
      </w:r>
      <w:r w:rsidR="005311C9" w:rsidRPr="00EF3863">
        <w:rPr>
          <w:i/>
          <w:iCs/>
          <w:lang w:val="en-US"/>
        </w:rPr>
        <w:t>Journal of Modern European History</w:t>
      </w:r>
      <w:r w:rsidR="005311C9" w:rsidRPr="00EF3863">
        <w:rPr>
          <w:lang w:val="en-US"/>
        </w:rPr>
        <w:t xml:space="preserve">, 12/3, 2014, 342-358; </w:t>
      </w:r>
      <w:r w:rsidR="00E561CF" w:rsidRPr="00EF3863">
        <w:rPr>
          <w:lang w:val="en-US"/>
        </w:rPr>
        <w:t xml:space="preserve">A. McPherson and Y. Wehrli (Eds), </w:t>
      </w:r>
      <w:r w:rsidR="00E561CF" w:rsidRPr="00EF3863">
        <w:rPr>
          <w:i/>
          <w:iCs/>
          <w:lang w:val="en-US"/>
        </w:rPr>
        <w:t>Beyond Geopolitics: New Histories of Latin America at the League of Nations</w:t>
      </w:r>
      <w:r w:rsidR="00E561CF" w:rsidRPr="00EF3863">
        <w:rPr>
          <w:lang w:val="en-US"/>
        </w:rPr>
        <w:t xml:space="preserve">, Albuquerque 2015; </w:t>
      </w:r>
      <w:r w:rsidR="00A27D7A" w:rsidRPr="00EF3863">
        <w:rPr>
          <w:lang w:val="en-US"/>
        </w:rPr>
        <w:t xml:space="preserve">S. Erlandsson, </w:t>
      </w:r>
      <w:r w:rsidR="00A27D7A" w:rsidRPr="00EF3863">
        <w:rPr>
          <w:i/>
          <w:iCs/>
          <w:lang w:val="en-US"/>
        </w:rPr>
        <w:t>Personal Politics in the Postwar World: Western Diplomacy Behind the Scenes</w:t>
      </w:r>
      <w:r w:rsidR="00A27D7A" w:rsidRPr="00EF3863">
        <w:rPr>
          <w:lang w:val="en-US"/>
        </w:rPr>
        <w:t>, London 2022</w:t>
      </w:r>
      <w:r w:rsidR="00027B67" w:rsidRPr="00EF3863">
        <w:rPr>
          <w:lang w:val="en-US"/>
        </w:rPr>
        <w:t>.</w:t>
      </w:r>
    </w:p>
    <w:p w14:paraId="04EDB50C" w14:textId="77777777" w:rsidR="009C5FD5" w:rsidRPr="00EF3863" w:rsidRDefault="009C5FD5" w:rsidP="008A2636">
      <w:pPr>
        <w:jc w:val="both"/>
        <w:rPr>
          <w:lang w:val="en-US"/>
        </w:rPr>
      </w:pPr>
    </w:p>
    <w:p w14:paraId="013584E6" w14:textId="4360683F" w:rsidR="009C5FD5" w:rsidRPr="00EF3863" w:rsidRDefault="009C5FD5" w:rsidP="008A2636">
      <w:pPr>
        <w:jc w:val="both"/>
        <w:rPr>
          <w:b/>
          <w:bCs/>
          <w:lang w:val="en-US"/>
        </w:rPr>
      </w:pPr>
      <w:r w:rsidRPr="00EF3863">
        <w:rPr>
          <w:b/>
          <w:bCs/>
          <w:lang w:val="en-US"/>
        </w:rPr>
        <w:t>Bob Reinalda</w:t>
      </w:r>
    </w:p>
    <w:p w14:paraId="7C1FBA40" w14:textId="77777777" w:rsidR="00F15936" w:rsidRPr="00EF3863" w:rsidRDefault="00F15936" w:rsidP="008A2636">
      <w:pPr>
        <w:jc w:val="both"/>
        <w:rPr>
          <w:lang w:val="en-US"/>
        </w:rPr>
      </w:pPr>
    </w:p>
    <w:p w14:paraId="740C380E" w14:textId="4BDED090" w:rsidR="00F15936" w:rsidRPr="00EF3863" w:rsidRDefault="00F15936" w:rsidP="008A2636">
      <w:pPr>
        <w:jc w:val="both"/>
        <w:rPr>
          <w:b/>
          <w:bCs/>
          <w:lang w:val="en-US"/>
        </w:rPr>
      </w:pPr>
      <w:r w:rsidRPr="00EF3863">
        <w:rPr>
          <w:b/>
          <w:bCs/>
          <w:lang w:val="en-US"/>
        </w:rPr>
        <w:t xml:space="preserve">Version </w:t>
      </w:r>
      <w:r w:rsidR="00B71C08" w:rsidRPr="00EF3863">
        <w:rPr>
          <w:b/>
          <w:bCs/>
          <w:lang w:val="en-US"/>
        </w:rPr>
        <w:t>7</w:t>
      </w:r>
      <w:r w:rsidR="009F5D8F" w:rsidRPr="00EF3863">
        <w:rPr>
          <w:b/>
          <w:bCs/>
          <w:lang w:val="en-US"/>
        </w:rPr>
        <w:t xml:space="preserve"> </w:t>
      </w:r>
      <w:r w:rsidR="00B71C08" w:rsidRPr="00EF3863">
        <w:rPr>
          <w:b/>
          <w:bCs/>
          <w:lang w:val="en-US"/>
        </w:rPr>
        <w:t>Octo</w:t>
      </w:r>
      <w:r w:rsidR="009F5D8F" w:rsidRPr="00EF3863">
        <w:rPr>
          <w:b/>
          <w:bCs/>
          <w:lang w:val="en-US"/>
        </w:rPr>
        <w:t>ber 2024</w:t>
      </w:r>
    </w:p>
    <w:p w14:paraId="68649E35" w14:textId="77777777" w:rsidR="00F6030E" w:rsidRPr="00EF3863" w:rsidRDefault="00F6030E" w:rsidP="008A2636">
      <w:pPr>
        <w:jc w:val="both"/>
        <w:rPr>
          <w:lang w:val="en-US"/>
        </w:rPr>
      </w:pPr>
    </w:p>
    <w:p w14:paraId="31C2B675" w14:textId="77777777" w:rsidR="00F6030E" w:rsidRPr="00EF3863" w:rsidRDefault="00F6030E" w:rsidP="008A2636">
      <w:pPr>
        <w:jc w:val="both"/>
        <w:rPr>
          <w:b/>
        </w:rPr>
      </w:pPr>
      <w:r w:rsidRPr="00EF3863">
        <w:rPr>
          <w:b/>
        </w:rPr>
        <w:t xml:space="preserve">How To Cite This IO BIO Entry? </w:t>
      </w:r>
    </w:p>
    <w:p w14:paraId="15DE7915" w14:textId="0D6AC2B4" w:rsidR="00F6030E" w:rsidRPr="00EF3863" w:rsidRDefault="00F6030E" w:rsidP="008A2636">
      <w:pPr>
        <w:jc w:val="both"/>
      </w:pPr>
      <w:r w:rsidRPr="00EF3863">
        <w:t>Bob Reinalda, ‘B</w:t>
      </w:r>
      <w:r w:rsidR="000C4A49" w:rsidRPr="00EF3863">
        <w:t>onnet</w:t>
      </w:r>
      <w:r w:rsidRPr="00EF3863">
        <w:t xml:space="preserve">, Basile Louis Joseph Henri (known as Henri Bonnet)’ in </w:t>
      </w:r>
      <w:r w:rsidRPr="00EF3863">
        <w:rPr>
          <w:i/>
        </w:rPr>
        <w:t>IO BIO, Biographical Dictionary of Secretaries-General of International Organizations</w:t>
      </w:r>
      <w:r w:rsidRPr="00EF3863">
        <w:t xml:space="preserve">, Edited by Bob Reinalda, Kent J. Kille and Jaci </w:t>
      </w:r>
      <w:r w:rsidR="00EF3863">
        <w:t xml:space="preserve">L.  </w:t>
      </w:r>
      <w:r w:rsidRPr="00EF3863">
        <w:t xml:space="preserve">Eisenberg, </w:t>
      </w:r>
      <w:hyperlink r:id="rId10" w:history="1">
        <w:r w:rsidRPr="00EF3863">
          <w:rPr>
            <w:rStyle w:val="Hyperlink"/>
            <w:u w:val="none"/>
          </w:rPr>
          <w:t>www.ru.nl/fm/iobio</w:t>
        </w:r>
      </w:hyperlink>
      <w:r w:rsidRPr="00EF3863">
        <w:t>, Accessed DAY MONTH YEAR</w:t>
      </w:r>
    </w:p>
    <w:p w14:paraId="0255D46B" w14:textId="77777777" w:rsidR="00F6030E" w:rsidRPr="00EF3863" w:rsidRDefault="00F6030E" w:rsidP="008A2636">
      <w:pPr>
        <w:jc w:val="both"/>
      </w:pPr>
    </w:p>
    <w:sectPr w:rsidR="00F6030E" w:rsidRPr="00EF3863" w:rsidSect="00EF3863">
      <w:headerReference w:type="even" r:id="rId11"/>
      <w:headerReference w:type="default" r:id="rId12"/>
      <w:footerReference w:type="default" r:id="rId13"/>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9F088" w14:textId="77777777" w:rsidR="004C2AAD" w:rsidRDefault="004C2AAD" w:rsidP="00ED01FA">
      <w:r>
        <w:separator/>
      </w:r>
    </w:p>
  </w:endnote>
  <w:endnote w:type="continuationSeparator" w:id="0">
    <w:p w14:paraId="0D2981E5" w14:textId="77777777" w:rsidR="004C2AAD" w:rsidRDefault="004C2AAD" w:rsidP="00ED0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7409" w14:textId="583FEF55" w:rsidR="00F6030E" w:rsidRDefault="00F6030E" w:rsidP="00F6030E">
    <w:pPr>
      <w:pStyle w:val="Voettekst"/>
      <w:jc w:val="center"/>
    </w:pPr>
    <w:r w:rsidRPr="00F6030E">
      <w:rPr>
        <w:sz w:val="20"/>
        <w:szCs w:val="18"/>
      </w:rPr>
      <w:t xml:space="preserve">IO BIO, </w:t>
    </w:r>
    <w:r w:rsidRPr="00F6030E">
      <w:rPr>
        <w:i/>
        <w:iCs/>
        <w:sz w:val="20"/>
        <w:szCs w:val="18"/>
      </w:rPr>
      <w:t>Biographical Dictionary of Secretaries-General of International Organizations</w:t>
    </w:r>
    <w:r w:rsidRPr="00F6030E">
      <w:rPr>
        <w:sz w:val="20"/>
        <w:szCs w:val="18"/>
      </w:rPr>
      <w:t xml:space="preserve">, </w:t>
    </w:r>
    <w:hyperlink r:id="rId1" w:history="1">
      <w:r w:rsidRPr="00F6030E">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2E57F" w14:textId="77777777" w:rsidR="004C2AAD" w:rsidRDefault="004C2AAD" w:rsidP="00ED01FA">
      <w:r>
        <w:separator/>
      </w:r>
    </w:p>
  </w:footnote>
  <w:footnote w:type="continuationSeparator" w:id="0">
    <w:p w14:paraId="15497B88" w14:textId="77777777" w:rsidR="004C2AAD" w:rsidRDefault="004C2AAD" w:rsidP="00ED0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03956819"/>
      <w:docPartObj>
        <w:docPartGallery w:val="Page Numbers (Top of Page)"/>
        <w:docPartUnique/>
      </w:docPartObj>
    </w:sdtPr>
    <w:sdtContent>
      <w:p w14:paraId="54130D37" w14:textId="5A6912FA" w:rsidR="00ED01FA" w:rsidRDefault="00ED01FA" w:rsidP="00D12A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85D730A" w14:textId="77777777" w:rsidR="00ED01FA" w:rsidRDefault="00ED01F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28511374"/>
      <w:docPartObj>
        <w:docPartGallery w:val="Page Numbers (Top of Page)"/>
        <w:docPartUnique/>
      </w:docPartObj>
    </w:sdtPr>
    <w:sdtContent>
      <w:p w14:paraId="694D74F6" w14:textId="48E572AA" w:rsidR="00ED01FA" w:rsidRDefault="00ED01FA" w:rsidP="00D12A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271B9C71" w14:textId="77777777" w:rsidR="00ED01FA" w:rsidRDefault="00ED01FA">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68"/>
    <w:rsid w:val="0000079C"/>
    <w:rsid w:val="00001FF5"/>
    <w:rsid w:val="0000614A"/>
    <w:rsid w:val="000168CC"/>
    <w:rsid w:val="00021055"/>
    <w:rsid w:val="0002406E"/>
    <w:rsid w:val="00027B67"/>
    <w:rsid w:val="00033DF2"/>
    <w:rsid w:val="00035BD0"/>
    <w:rsid w:val="00037BAF"/>
    <w:rsid w:val="00040182"/>
    <w:rsid w:val="000477A4"/>
    <w:rsid w:val="000527A6"/>
    <w:rsid w:val="000545FE"/>
    <w:rsid w:val="00055C29"/>
    <w:rsid w:val="00055CF5"/>
    <w:rsid w:val="00056E1B"/>
    <w:rsid w:val="00057BF9"/>
    <w:rsid w:val="00062C67"/>
    <w:rsid w:val="000725C4"/>
    <w:rsid w:val="00073E00"/>
    <w:rsid w:val="00082482"/>
    <w:rsid w:val="000942F5"/>
    <w:rsid w:val="00095489"/>
    <w:rsid w:val="000A74CD"/>
    <w:rsid w:val="000A76E9"/>
    <w:rsid w:val="000B42E4"/>
    <w:rsid w:val="000B5E81"/>
    <w:rsid w:val="000B6C3E"/>
    <w:rsid w:val="000C4A49"/>
    <w:rsid w:val="000C4BED"/>
    <w:rsid w:val="000D0F2A"/>
    <w:rsid w:val="000D1498"/>
    <w:rsid w:val="000D71F1"/>
    <w:rsid w:val="000D7B55"/>
    <w:rsid w:val="000E2A78"/>
    <w:rsid w:val="000E5A80"/>
    <w:rsid w:val="000E7B3B"/>
    <w:rsid w:val="000F04BD"/>
    <w:rsid w:val="000F2748"/>
    <w:rsid w:val="000F302F"/>
    <w:rsid w:val="000F3673"/>
    <w:rsid w:val="000F6EE2"/>
    <w:rsid w:val="001024B9"/>
    <w:rsid w:val="0011357F"/>
    <w:rsid w:val="00114401"/>
    <w:rsid w:val="00114BC3"/>
    <w:rsid w:val="00117EA0"/>
    <w:rsid w:val="0012282B"/>
    <w:rsid w:val="0012493C"/>
    <w:rsid w:val="00130CD6"/>
    <w:rsid w:val="00135DB6"/>
    <w:rsid w:val="001412D4"/>
    <w:rsid w:val="00151068"/>
    <w:rsid w:val="001522DD"/>
    <w:rsid w:val="001557CA"/>
    <w:rsid w:val="0015766C"/>
    <w:rsid w:val="001627BA"/>
    <w:rsid w:val="00164D98"/>
    <w:rsid w:val="00166C65"/>
    <w:rsid w:val="00173239"/>
    <w:rsid w:val="00173811"/>
    <w:rsid w:val="00173FED"/>
    <w:rsid w:val="00175F41"/>
    <w:rsid w:val="00176791"/>
    <w:rsid w:val="00181A31"/>
    <w:rsid w:val="00191D47"/>
    <w:rsid w:val="00195740"/>
    <w:rsid w:val="00197C0A"/>
    <w:rsid w:val="001B1731"/>
    <w:rsid w:val="001B2EE9"/>
    <w:rsid w:val="001B346B"/>
    <w:rsid w:val="001C487D"/>
    <w:rsid w:val="001C7F2B"/>
    <w:rsid w:val="001D1E0B"/>
    <w:rsid w:val="001D3FA5"/>
    <w:rsid w:val="001D48AF"/>
    <w:rsid w:val="001D6299"/>
    <w:rsid w:val="001D7DF6"/>
    <w:rsid w:val="001F023F"/>
    <w:rsid w:val="001F2D0B"/>
    <w:rsid w:val="001F471B"/>
    <w:rsid w:val="00202237"/>
    <w:rsid w:val="002024E9"/>
    <w:rsid w:val="002025A2"/>
    <w:rsid w:val="00203A59"/>
    <w:rsid w:val="00203CC6"/>
    <w:rsid w:val="00205B4D"/>
    <w:rsid w:val="002136EA"/>
    <w:rsid w:val="002178BC"/>
    <w:rsid w:val="00221AC8"/>
    <w:rsid w:val="00223F61"/>
    <w:rsid w:val="00230FE9"/>
    <w:rsid w:val="00233EF7"/>
    <w:rsid w:val="00234B59"/>
    <w:rsid w:val="00234EBF"/>
    <w:rsid w:val="00234FC5"/>
    <w:rsid w:val="0024386E"/>
    <w:rsid w:val="002620EE"/>
    <w:rsid w:val="00263E64"/>
    <w:rsid w:val="0026629F"/>
    <w:rsid w:val="00267745"/>
    <w:rsid w:val="00276465"/>
    <w:rsid w:val="0027727B"/>
    <w:rsid w:val="00286906"/>
    <w:rsid w:val="002872C3"/>
    <w:rsid w:val="00295EC2"/>
    <w:rsid w:val="00297485"/>
    <w:rsid w:val="002A31B6"/>
    <w:rsid w:val="002A4E77"/>
    <w:rsid w:val="002A513D"/>
    <w:rsid w:val="002A5930"/>
    <w:rsid w:val="002B23FA"/>
    <w:rsid w:val="002B4E28"/>
    <w:rsid w:val="002C17E1"/>
    <w:rsid w:val="002C185A"/>
    <w:rsid w:val="002C20F3"/>
    <w:rsid w:val="002C2508"/>
    <w:rsid w:val="002C3AB9"/>
    <w:rsid w:val="002C40C1"/>
    <w:rsid w:val="002C587B"/>
    <w:rsid w:val="002D25B9"/>
    <w:rsid w:val="002D3704"/>
    <w:rsid w:val="002E1937"/>
    <w:rsid w:val="002E3B9F"/>
    <w:rsid w:val="002E3BC3"/>
    <w:rsid w:val="002E7792"/>
    <w:rsid w:val="002F3585"/>
    <w:rsid w:val="00301056"/>
    <w:rsid w:val="00310FDA"/>
    <w:rsid w:val="00315CD5"/>
    <w:rsid w:val="0032044F"/>
    <w:rsid w:val="00321429"/>
    <w:rsid w:val="003248F8"/>
    <w:rsid w:val="00325515"/>
    <w:rsid w:val="0033210A"/>
    <w:rsid w:val="0033516C"/>
    <w:rsid w:val="003443B5"/>
    <w:rsid w:val="003448C7"/>
    <w:rsid w:val="0034548E"/>
    <w:rsid w:val="00354A3A"/>
    <w:rsid w:val="003553B4"/>
    <w:rsid w:val="00361117"/>
    <w:rsid w:val="00361E65"/>
    <w:rsid w:val="00367903"/>
    <w:rsid w:val="003708E9"/>
    <w:rsid w:val="00374087"/>
    <w:rsid w:val="00374582"/>
    <w:rsid w:val="00380C84"/>
    <w:rsid w:val="003826A3"/>
    <w:rsid w:val="003845C9"/>
    <w:rsid w:val="00393629"/>
    <w:rsid w:val="00394B02"/>
    <w:rsid w:val="003A00CD"/>
    <w:rsid w:val="003B063B"/>
    <w:rsid w:val="003B3316"/>
    <w:rsid w:val="003B5DC8"/>
    <w:rsid w:val="003B7D67"/>
    <w:rsid w:val="003C6CBD"/>
    <w:rsid w:val="003C7D8A"/>
    <w:rsid w:val="003C7F17"/>
    <w:rsid w:val="003D62A0"/>
    <w:rsid w:val="003E2767"/>
    <w:rsid w:val="003E6E05"/>
    <w:rsid w:val="003F0327"/>
    <w:rsid w:val="003F049F"/>
    <w:rsid w:val="003F3CB8"/>
    <w:rsid w:val="003F5724"/>
    <w:rsid w:val="003F5F60"/>
    <w:rsid w:val="00402730"/>
    <w:rsid w:val="00407CF1"/>
    <w:rsid w:val="00407FB0"/>
    <w:rsid w:val="00410D01"/>
    <w:rsid w:val="00411211"/>
    <w:rsid w:val="0041347E"/>
    <w:rsid w:val="00417629"/>
    <w:rsid w:val="004206EE"/>
    <w:rsid w:val="0042170C"/>
    <w:rsid w:val="00426B13"/>
    <w:rsid w:val="00430C00"/>
    <w:rsid w:val="004332B9"/>
    <w:rsid w:val="004333FA"/>
    <w:rsid w:val="0044283D"/>
    <w:rsid w:val="004439CF"/>
    <w:rsid w:val="00444FDE"/>
    <w:rsid w:val="004615A4"/>
    <w:rsid w:val="00474856"/>
    <w:rsid w:val="00475154"/>
    <w:rsid w:val="004860CF"/>
    <w:rsid w:val="00490EFD"/>
    <w:rsid w:val="00491704"/>
    <w:rsid w:val="004A438A"/>
    <w:rsid w:val="004A43C9"/>
    <w:rsid w:val="004C145C"/>
    <w:rsid w:val="004C2AAD"/>
    <w:rsid w:val="004C3658"/>
    <w:rsid w:val="004C6C31"/>
    <w:rsid w:val="004D1736"/>
    <w:rsid w:val="004D6511"/>
    <w:rsid w:val="004E1762"/>
    <w:rsid w:val="004E1CC7"/>
    <w:rsid w:val="004E37FE"/>
    <w:rsid w:val="004E66C3"/>
    <w:rsid w:val="004E7BBA"/>
    <w:rsid w:val="004F0BFA"/>
    <w:rsid w:val="004F7145"/>
    <w:rsid w:val="005006E2"/>
    <w:rsid w:val="00501E16"/>
    <w:rsid w:val="00514962"/>
    <w:rsid w:val="0052156D"/>
    <w:rsid w:val="005228F5"/>
    <w:rsid w:val="00522B91"/>
    <w:rsid w:val="005230FD"/>
    <w:rsid w:val="005301FA"/>
    <w:rsid w:val="005311C9"/>
    <w:rsid w:val="0053750C"/>
    <w:rsid w:val="005416CD"/>
    <w:rsid w:val="005466A5"/>
    <w:rsid w:val="005503A3"/>
    <w:rsid w:val="005553A8"/>
    <w:rsid w:val="00560489"/>
    <w:rsid w:val="005606FF"/>
    <w:rsid w:val="0056413C"/>
    <w:rsid w:val="00564C7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77E7"/>
    <w:rsid w:val="005C3807"/>
    <w:rsid w:val="005C4491"/>
    <w:rsid w:val="005C73D1"/>
    <w:rsid w:val="005D0B38"/>
    <w:rsid w:val="005D2B0F"/>
    <w:rsid w:val="005D4241"/>
    <w:rsid w:val="005E2FC9"/>
    <w:rsid w:val="005E3136"/>
    <w:rsid w:val="005E57D9"/>
    <w:rsid w:val="005E5CB0"/>
    <w:rsid w:val="005E7688"/>
    <w:rsid w:val="005F2E23"/>
    <w:rsid w:val="005F70DB"/>
    <w:rsid w:val="0060240C"/>
    <w:rsid w:val="00602416"/>
    <w:rsid w:val="00605891"/>
    <w:rsid w:val="006069EF"/>
    <w:rsid w:val="00610B8F"/>
    <w:rsid w:val="0061370A"/>
    <w:rsid w:val="00614B57"/>
    <w:rsid w:val="006179F7"/>
    <w:rsid w:val="00621ABC"/>
    <w:rsid w:val="00622BBB"/>
    <w:rsid w:val="00624FAA"/>
    <w:rsid w:val="006278A5"/>
    <w:rsid w:val="00631495"/>
    <w:rsid w:val="0063306D"/>
    <w:rsid w:val="0063777C"/>
    <w:rsid w:val="00651829"/>
    <w:rsid w:val="00653915"/>
    <w:rsid w:val="00654255"/>
    <w:rsid w:val="006558EB"/>
    <w:rsid w:val="00655E00"/>
    <w:rsid w:val="00657CC3"/>
    <w:rsid w:val="00660595"/>
    <w:rsid w:val="006708F5"/>
    <w:rsid w:val="00672DF6"/>
    <w:rsid w:val="00673DE0"/>
    <w:rsid w:val="0067479C"/>
    <w:rsid w:val="00674DC8"/>
    <w:rsid w:val="00677E91"/>
    <w:rsid w:val="00683084"/>
    <w:rsid w:val="00686CDC"/>
    <w:rsid w:val="00690C82"/>
    <w:rsid w:val="00691580"/>
    <w:rsid w:val="006936BC"/>
    <w:rsid w:val="00695A59"/>
    <w:rsid w:val="006A2BCF"/>
    <w:rsid w:val="006A4D1D"/>
    <w:rsid w:val="006B05E3"/>
    <w:rsid w:val="006B0ED5"/>
    <w:rsid w:val="006B3615"/>
    <w:rsid w:val="006B71E2"/>
    <w:rsid w:val="006B7F97"/>
    <w:rsid w:val="006C3603"/>
    <w:rsid w:val="006C4C4A"/>
    <w:rsid w:val="006C5488"/>
    <w:rsid w:val="006D5130"/>
    <w:rsid w:val="006D5CFE"/>
    <w:rsid w:val="006E3B21"/>
    <w:rsid w:val="006E654C"/>
    <w:rsid w:val="00701137"/>
    <w:rsid w:val="00704983"/>
    <w:rsid w:val="00712108"/>
    <w:rsid w:val="007161D7"/>
    <w:rsid w:val="0071730C"/>
    <w:rsid w:val="00720349"/>
    <w:rsid w:val="00733465"/>
    <w:rsid w:val="0073631D"/>
    <w:rsid w:val="00743A58"/>
    <w:rsid w:val="007468AA"/>
    <w:rsid w:val="00747E63"/>
    <w:rsid w:val="007531C4"/>
    <w:rsid w:val="00755A64"/>
    <w:rsid w:val="007563E0"/>
    <w:rsid w:val="00773678"/>
    <w:rsid w:val="007762CF"/>
    <w:rsid w:val="00780648"/>
    <w:rsid w:val="00780CCA"/>
    <w:rsid w:val="0078322A"/>
    <w:rsid w:val="00790157"/>
    <w:rsid w:val="007A2DBC"/>
    <w:rsid w:val="007A3D84"/>
    <w:rsid w:val="007B72C1"/>
    <w:rsid w:val="007C5276"/>
    <w:rsid w:val="007C7239"/>
    <w:rsid w:val="007D3561"/>
    <w:rsid w:val="007D4843"/>
    <w:rsid w:val="007D6FBC"/>
    <w:rsid w:val="007E61AE"/>
    <w:rsid w:val="007E7E94"/>
    <w:rsid w:val="007F072C"/>
    <w:rsid w:val="007F33F3"/>
    <w:rsid w:val="007F38A5"/>
    <w:rsid w:val="007F4909"/>
    <w:rsid w:val="007F7959"/>
    <w:rsid w:val="008041BF"/>
    <w:rsid w:val="00811F76"/>
    <w:rsid w:val="0081253C"/>
    <w:rsid w:val="0081696C"/>
    <w:rsid w:val="0082202D"/>
    <w:rsid w:val="0083083F"/>
    <w:rsid w:val="00840740"/>
    <w:rsid w:val="00842D8B"/>
    <w:rsid w:val="00843345"/>
    <w:rsid w:val="00844FD2"/>
    <w:rsid w:val="00851000"/>
    <w:rsid w:val="008525D9"/>
    <w:rsid w:val="00861274"/>
    <w:rsid w:val="00862821"/>
    <w:rsid w:val="0086600D"/>
    <w:rsid w:val="00866416"/>
    <w:rsid w:val="00866AC2"/>
    <w:rsid w:val="00872AEC"/>
    <w:rsid w:val="00876E2A"/>
    <w:rsid w:val="00877C0E"/>
    <w:rsid w:val="008852D3"/>
    <w:rsid w:val="00887605"/>
    <w:rsid w:val="00887807"/>
    <w:rsid w:val="0089166C"/>
    <w:rsid w:val="008936A6"/>
    <w:rsid w:val="008950A9"/>
    <w:rsid w:val="008A20B9"/>
    <w:rsid w:val="008A2636"/>
    <w:rsid w:val="008A3178"/>
    <w:rsid w:val="008A6932"/>
    <w:rsid w:val="008B1E60"/>
    <w:rsid w:val="008B6A84"/>
    <w:rsid w:val="008C402E"/>
    <w:rsid w:val="008D4F2D"/>
    <w:rsid w:val="008D59CF"/>
    <w:rsid w:val="008D6CF8"/>
    <w:rsid w:val="008D6DB8"/>
    <w:rsid w:val="008E1D96"/>
    <w:rsid w:val="008E31B8"/>
    <w:rsid w:val="008E40CF"/>
    <w:rsid w:val="008E6530"/>
    <w:rsid w:val="008F0D8E"/>
    <w:rsid w:val="0090680C"/>
    <w:rsid w:val="00913F68"/>
    <w:rsid w:val="0091645E"/>
    <w:rsid w:val="00916CB2"/>
    <w:rsid w:val="00922094"/>
    <w:rsid w:val="0092574B"/>
    <w:rsid w:val="00925C86"/>
    <w:rsid w:val="0093257A"/>
    <w:rsid w:val="00932736"/>
    <w:rsid w:val="00935E5F"/>
    <w:rsid w:val="0094203A"/>
    <w:rsid w:val="00942278"/>
    <w:rsid w:val="00942C20"/>
    <w:rsid w:val="00943634"/>
    <w:rsid w:val="00944100"/>
    <w:rsid w:val="00950F1D"/>
    <w:rsid w:val="00952F8B"/>
    <w:rsid w:val="00953E07"/>
    <w:rsid w:val="00954794"/>
    <w:rsid w:val="00960E4E"/>
    <w:rsid w:val="009628DC"/>
    <w:rsid w:val="009663D9"/>
    <w:rsid w:val="00966FE1"/>
    <w:rsid w:val="0097139E"/>
    <w:rsid w:val="00977297"/>
    <w:rsid w:val="009855F0"/>
    <w:rsid w:val="0099516E"/>
    <w:rsid w:val="00995EEA"/>
    <w:rsid w:val="00996A74"/>
    <w:rsid w:val="009A5205"/>
    <w:rsid w:val="009B3D5A"/>
    <w:rsid w:val="009B6602"/>
    <w:rsid w:val="009B76BC"/>
    <w:rsid w:val="009B7CE8"/>
    <w:rsid w:val="009B7D93"/>
    <w:rsid w:val="009C3C57"/>
    <w:rsid w:val="009C3E77"/>
    <w:rsid w:val="009C4247"/>
    <w:rsid w:val="009C5FD5"/>
    <w:rsid w:val="009D2DB3"/>
    <w:rsid w:val="009D52BA"/>
    <w:rsid w:val="009E472E"/>
    <w:rsid w:val="009E6156"/>
    <w:rsid w:val="009E67EB"/>
    <w:rsid w:val="009F35FC"/>
    <w:rsid w:val="009F38BD"/>
    <w:rsid w:val="009F5D8F"/>
    <w:rsid w:val="009F692B"/>
    <w:rsid w:val="009F70BF"/>
    <w:rsid w:val="009F718D"/>
    <w:rsid w:val="00A046F4"/>
    <w:rsid w:val="00A07D4F"/>
    <w:rsid w:val="00A14920"/>
    <w:rsid w:val="00A160DC"/>
    <w:rsid w:val="00A164E5"/>
    <w:rsid w:val="00A21074"/>
    <w:rsid w:val="00A23BAC"/>
    <w:rsid w:val="00A27D7A"/>
    <w:rsid w:val="00A407D0"/>
    <w:rsid w:val="00A43B19"/>
    <w:rsid w:val="00A6105F"/>
    <w:rsid w:val="00A7772F"/>
    <w:rsid w:val="00A85EF6"/>
    <w:rsid w:val="00A918E4"/>
    <w:rsid w:val="00A95B39"/>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5D6B"/>
    <w:rsid w:val="00B13B1C"/>
    <w:rsid w:val="00B13BA1"/>
    <w:rsid w:val="00B15FD1"/>
    <w:rsid w:val="00B16C3A"/>
    <w:rsid w:val="00B17F7F"/>
    <w:rsid w:val="00B20E7B"/>
    <w:rsid w:val="00B212CD"/>
    <w:rsid w:val="00B26146"/>
    <w:rsid w:val="00B308E8"/>
    <w:rsid w:val="00B34594"/>
    <w:rsid w:val="00B34DED"/>
    <w:rsid w:val="00B35547"/>
    <w:rsid w:val="00B37557"/>
    <w:rsid w:val="00B402BA"/>
    <w:rsid w:val="00B40756"/>
    <w:rsid w:val="00B40881"/>
    <w:rsid w:val="00B42757"/>
    <w:rsid w:val="00B53721"/>
    <w:rsid w:val="00B559DB"/>
    <w:rsid w:val="00B579BB"/>
    <w:rsid w:val="00B57EE4"/>
    <w:rsid w:val="00B6020A"/>
    <w:rsid w:val="00B62386"/>
    <w:rsid w:val="00B63785"/>
    <w:rsid w:val="00B66B41"/>
    <w:rsid w:val="00B674B3"/>
    <w:rsid w:val="00B71483"/>
    <w:rsid w:val="00B71C08"/>
    <w:rsid w:val="00B7723B"/>
    <w:rsid w:val="00B82437"/>
    <w:rsid w:val="00B838C0"/>
    <w:rsid w:val="00B934EF"/>
    <w:rsid w:val="00B9354D"/>
    <w:rsid w:val="00BA036D"/>
    <w:rsid w:val="00BA06BF"/>
    <w:rsid w:val="00BA44EA"/>
    <w:rsid w:val="00BA4F46"/>
    <w:rsid w:val="00BB064A"/>
    <w:rsid w:val="00BB325D"/>
    <w:rsid w:val="00BB352E"/>
    <w:rsid w:val="00BB758D"/>
    <w:rsid w:val="00BC0F74"/>
    <w:rsid w:val="00BC118D"/>
    <w:rsid w:val="00BC2EAE"/>
    <w:rsid w:val="00BC3243"/>
    <w:rsid w:val="00BE7A70"/>
    <w:rsid w:val="00BE7B2C"/>
    <w:rsid w:val="00BF0A4B"/>
    <w:rsid w:val="00BF0FFB"/>
    <w:rsid w:val="00BF2794"/>
    <w:rsid w:val="00BF65EB"/>
    <w:rsid w:val="00BF6FBE"/>
    <w:rsid w:val="00C01E30"/>
    <w:rsid w:val="00C10B43"/>
    <w:rsid w:val="00C1351B"/>
    <w:rsid w:val="00C15FFC"/>
    <w:rsid w:val="00C17B73"/>
    <w:rsid w:val="00C31F60"/>
    <w:rsid w:val="00C32EF6"/>
    <w:rsid w:val="00C330ED"/>
    <w:rsid w:val="00C33CD9"/>
    <w:rsid w:val="00C35434"/>
    <w:rsid w:val="00C44D76"/>
    <w:rsid w:val="00C458E5"/>
    <w:rsid w:val="00C468E1"/>
    <w:rsid w:val="00C46BB5"/>
    <w:rsid w:val="00C4791C"/>
    <w:rsid w:val="00C510A0"/>
    <w:rsid w:val="00C6263A"/>
    <w:rsid w:val="00C64EEC"/>
    <w:rsid w:val="00C7691A"/>
    <w:rsid w:val="00C77B26"/>
    <w:rsid w:val="00C80540"/>
    <w:rsid w:val="00C82431"/>
    <w:rsid w:val="00C83E40"/>
    <w:rsid w:val="00C86294"/>
    <w:rsid w:val="00C8640F"/>
    <w:rsid w:val="00C9125A"/>
    <w:rsid w:val="00C9231D"/>
    <w:rsid w:val="00C93133"/>
    <w:rsid w:val="00C956B5"/>
    <w:rsid w:val="00C95D11"/>
    <w:rsid w:val="00C95E6F"/>
    <w:rsid w:val="00C969DD"/>
    <w:rsid w:val="00C97B65"/>
    <w:rsid w:val="00C97BF8"/>
    <w:rsid w:val="00C97C5A"/>
    <w:rsid w:val="00CA04AD"/>
    <w:rsid w:val="00CA1DA2"/>
    <w:rsid w:val="00CA261F"/>
    <w:rsid w:val="00CA3AA5"/>
    <w:rsid w:val="00CA53C4"/>
    <w:rsid w:val="00CA7620"/>
    <w:rsid w:val="00CB2018"/>
    <w:rsid w:val="00CB217F"/>
    <w:rsid w:val="00CB2A45"/>
    <w:rsid w:val="00CB3B5D"/>
    <w:rsid w:val="00CB47EF"/>
    <w:rsid w:val="00CB6322"/>
    <w:rsid w:val="00CB7598"/>
    <w:rsid w:val="00CC1E29"/>
    <w:rsid w:val="00CD077C"/>
    <w:rsid w:val="00CD33A6"/>
    <w:rsid w:val="00CD418D"/>
    <w:rsid w:val="00CE5229"/>
    <w:rsid w:val="00CF4902"/>
    <w:rsid w:val="00CF4EA2"/>
    <w:rsid w:val="00CF52F1"/>
    <w:rsid w:val="00CF741A"/>
    <w:rsid w:val="00D0495E"/>
    <w:rsid w:val="00D05E98"/>
    <w:rsid w:val="00D063FF"/>
    <w:rsid w:val="00D06407"/>
    <w:rsid w:val="00D143ED"/>
    <w:rsid w:val="00D14929"/>
    <w:rsid w:val="00D15446"/>
    <w:rsid w:val="00D176E2"/>
    <w:rsid w:val="00D232EB"/>
    <w:rsid w:val="00D24C13"/>
    <w:rsid w:val="00D317B7"/>
    <w:rsid w:val="00D34780"/>
    <w:rsid w:val="00D3490F"/>
    <w:rsid w:val="00D36660"/>
    <w:rsid w:val="00D37A74"/>
    <w:rsid w:val="00D45A8D"/>
    <w:rsid w:val="00D47C12"/>
    <w:rsid w:val="00D50949"/>
    <w:rsid w:val="00D57BA1"/>
    <w:rsid w:val="00D57C7D"/>
    <w:rsid w:val="00D707DF"/>
    <w:rsid w:val="00D7092A"/>
    <w:rsid w:val="00D7405C"/>
    <w:rsid w:val="00D917AA"/>
    <w:rsid w:val="00D9205B"/>
    <w:rsid w:val="00DA1C0B"/>
    <w:rsid w:val="00DA2056"/>
    <w:rsid w:val="00DA2470"/>
    <w:rsid w:val="00DB4B68"/>
    <w:rsid w:val="00DC1DB9"/>
    <w:rsid w:val="00DC43B2"/>
    <w:rsid w:val="00DC50E9"/>
    <w:rsid w:val="00DC56E5"/>
    <w:rsid w:val="00DC75A5"/>
    <w:rsid w:val="00DD2D9D"/>
    <w:rsid w:val="00DD3C5F"/>
    <w:rsid w:val="00DD4517"/>
    <w:rsid w:val="00DE7428"/>
    <w:rsid w:val="00DF4C60"/>
    <w:rsid w:val="00DF7973"/>
    <w:rsid w:val="00E02815"/>
    <w:rsid w:val="00E02E6E"/>
    <w:rsid w:val="00E0478C"/>
    <w:rsid w:val="00E106E1"/>
    <w:rsid w:val="00E11801"/>
    <w:rsid w:val="00E23BA1"/>
    <w:rsid w:val="00E24BE7"/>
    <w:rsid w:val="00E25629"/>
    <w:rsid w:val="00E26C7F"/>
    <w:rsid w:val="00E26F9E"/>
    <w:rsid w:val="00E3001E"/>
    <w:rsid w:val="00E304EE"/>
    <w:rsid w:val="00E37F8F"/>
    <w:rsid w:val="00E4198E"/>
    <w:rsid w:val="00E43E59"/>
    <w:rsid w:val="00E461F7"/>
    <w:rsid w:val="00E55EA2"/>
    <w:rsid w:val="00E561CF"/>
    <w:rsid w:val="00E5630A"/>
    <w:rsid w:val="00E60CE8"/>
    <w:rsid w:val="00E6237D"/>
    <w:rsid w:val="00E72530"/>
    <w:rsid w:val="00E811E1"/>
    <w:rsid w:val="00E82B56"/>
    <w:rsid w:val="00E86C68"/>
    <w:rsid w:val="00E87AE0"/>
    <w:rsid w:val="00E955B4"/>
    <w:rsid w:val="00EA18E1"/>
    <w:rsid w:val="00EA485B"/>
    <w:rsid w:val="00EA76DB"/>
    <w:rsid w:val="00EB3A5B"/>
    <w:rsid w:val="00EB6BA4"/>
    <w:rsid w:val="00EC2293"/>
    <w:rsid w:val="00EC25C0"/>
    <w:rsid w:val="00EC6382"/>
    <w:rsid w:val="00ED01FA"/>
    <w:rsid w:val="00ED044B"/>
    <w:rsid w:val="00ED2BF8"/>
    <w:rsid w:val="00EF0A94"/>
    <w:rsid w:val="00EF3863"/>
    <w:rsid w:val="00EF52E6"/>
    <w:rsid w:val="00F00AF3"/>
    <w:rsid w:val="00F06EC0"/>
    <w:rsid w:val="00F15936"/>
    <w:rsid w:val="00F20B32"/>
    <w:rsid w:val="00F21213"/>
    <w:rsid w:val="00F25244"/>
    <w:rsid w:val="00F35EEC"/>
    <w:rsid w:val="00F411D4"/>
    <w:rsid w:val="00F42BB5"/>
    <w:rsid w:val="00F505B2"/>
    <w:rsid w:val="00F518CA"/>
    <w:rsid w:val="00F5419C"/>
    <w:rsid w:val="00F55F54"/>
    <w:rsid w:val="00F6030E"/>
    <w:rsid w:val="00F610D4"/>
    <w:rsid w:val="00F6177A"/>
    <w:rsid w:val="00F63278"/>
    <w:rsid w:val="00F63DCA"/>
    <w:rsid w:val="00F666B7"/>
    <w:rsid w:val="00F67E37"/>
    <w:rsid w:val="00F75544"/>
    <w:rsid w:val="00F8671D"/>
    <w:rsid w:val="00F8773B"/>
    <w:rsid w:val="00F90C6B"/>
    <w:rsid w:val="00F96408"/>
    <w:rsid w:val="00FA0875"/>
    <w:rsid w:val="00FA29CF"/>
    <w:rsid w:val="00FA2C11"/>
    <w:rsid w:val="00FA30C2"/>
    <w:rsid w:val="00FA37A3"/>
    <w:rsid w:val="00FA4F90"/>
    <w:rsid w:val="00FA5F78"/>
    <w:rsid w:val="00FB288C"/>
    <w:rsid w:val="00FB293C"/>
    <w:rsid w:val="00FB3C6E"/>
    <w:rsid w:val="00FC2851"/>
    <w:rsid w:val="00FD2FAD"/>
    <w:rsid w:val="00FD4E67"/>
    <w:rsid w:val="00FE27B3"/>
    <w:rsid w:val="00FE30EA"/>
    <w:rsid w:val="00FE648B"/>
    <w:rsid w:val="00FF0A71"/>
    <w:rsid w:val="00FF276A"/>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1E96CFE"/>
  <w14:defaultImageDpi w14:val="32767"/>
  <w15:chartTrackingRefBased/>
  <w15:docId w15:val="{09A0F558-1CCB-5B49-8462-59B88792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913F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13F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13F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13F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913F68"/>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913F68"/>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913F68"/>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913F68"/>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913F68"/>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13F68"/>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913F68"/>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913F68"/>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913F68"/>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913F68"/>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913F68"/>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913F68"/>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913F68"/>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913F68"/>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913F6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13F68"/>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913F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13F68"/>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913F68"/>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13F68"/>
    <w:rPr>
      <w:rFonts w:ascii="Times New Roman" w:hAnsi="Times New Roman"/>
      <w:i/>
      <w:iCs/>
      <w:color w:val="404040" w:themeColor="text1" w:themeTint="BF"/>
      <w:lang w:val="en-GB"/>
    </w:rPr>
  </w:style>
  <w:style w:type="paragraph" w:styleId="Lijstalinea">
    <w:name w:val="List Paragraph"/>
    <w:basedOn w:val="Standaard"/>
    <w:uiPriority w:val="34"/>
    <w:qFormat/>
    <w:rsid w:val="00913F68"/>
    <w:pPr>
      <w:ind w:left="720"/>
      <w:contextualSpacing/>
    </w:pPr>
  </w:style>
  <w:style w:type="character" w:styleId="Intensievebenadrukking">
    <w:name w:val="Intense Emphasis"/>
    <w:basedOn w:val="Standaardalinea-lettertype"/>
    <w:uiPriority w:val="21"/>
    <w:qFormat/>
    <w:rsid w:val="00913F68"/>
    <w:rPr>
      <w:i/>
      <w:iCs/>
      <w:color w:val="2F5496" w:themeColor="accent1" w:themeShade="BF"/>
    </w:rPr>
  </w:style>
  <w:style w:type="paragraph" w:styleId="Duidelijkcitaat">
    <w:name w:val="Intense Quote"/>
    <w:basedOn w:val="Standaard"/>
    <w:next w:val="Standaard"/>
    <w:link w:val="DuidelijkcitaatChar"/>
    <w:uiPriority w:val="30"/>
    <w:qFormat/>
    <w:rsid w:val="00913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13F68"/>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913F68"/>
    <w:rPr>
      <w:b/>
      <w:bCs/>
      <w:smallCaps/>
      <w:color w:val="2F5496" w:themeColor="accent1" w:themeShade="BF"/>
      <w:spacing w:val="5"/>
    </w:rPr>
  </w:style>
  <w:style w:type="character" w:styleId="Hyperlink">
    <w:name w:val="Hyperlink"/>
    <w:basedOn w:val="Standaardalinea-lettertype"/>
    <w:uiPriority w:val="99"/>
    <w:unhideWhenUsed/>
    <w:rsid w:val="00E82B56"/>
    <w:rPr>
      <w:color w:val="0563C1" w:themeColor="hyperlink"/>
      <w:u w:val="single"/>
    </w:rPr>
  </w:style>
  <w:style w:type="character" w:styleId="Onopgelostemelding">
    <w:name w:val="Unresolved Mention"/>
    <w:basedOn w:val="Standaardalinea-lettertype"/>
    <w:uiPriority w:val="99"/>
    <w:rsid w:val="00E82B56"/>
    <w:rPr>
      <w:color w:val="605E5C"/>
      <w:shd w:val="clear" w:color="auto" w:fill="E1DFDD"/>
    </w:rPr>
  </w:style>
  <w:style w:type="paragraph" w:styleId="Koptekst">
    <w:name w:val="header"/>
    <w:basedOn w:val="Standaard"/>
    <w:link w:val="KoptekstChar"/>
    <w:uiPriority w:val="99"/>
    <w:unhideWhenUsed/>
    <w:rsid w:val="00ED01FA"/>
    <w:pPr>
      <w:tabs>
        <w:tab w:val="center" w:pos="4536"/>
        <w:tab w:val="right" w:pos="9072"/>
      </w:tabs>
    </w:pPr>
  </w:style>
  <w:style w:type="character" w:customStyle="1" w:styleId="KoptekstChar">
    <w:name w:val="Koptekst Char"/>
    <w:basedOn w:val="Standaardalinea-lettertype"/>
    <w:link w:val="Koptekst"/>
    <w:uiPriority w:val="99"/>
    <w:rsid w:val="00ED01FA"/>
    <w:rPr>
      <w:rFonts w:ascii="Times New Roman" w:hAnsi="Times New Roman"/>
      <w:lang w:val="en-GB"/>
    </w:rPr>
  </w:style>
  <w:style w:type="character" w:styleId="Paginanummer">
    <w:name w:val="page number"/>
    <w:basedOn w:val="Standaardalinea-lettertype"/>
    <w:uiPriority w:val="99"/>
    <w:semiHidden/>
    <w:unhideWhenUsed/>
    <w:rsid w:val="00ED01FA"/>
  </w:style>
  <w:style w:type="paragraph" w:styleId="Voettekst">
    <w:name w:val="footer"/>
    <w:basedOn w:val="Standaard"/>
    <w:link w:val="VoettekstChar"/>
    <w:uiPriority w:val="99"/>
    <w:unhideWhenUsed/>
    <w:rsid w:val="00F6030E"/>
    <w:pPr>
      <w:tabs>
        <w:tab w:val="center" w:pos="4536"/>
        <w:tab w:val="right" w:pos="9072"/>
      </w:tabs>
    </w:pPr>
  </w:style>
  <w:style w:type="character" w:customStyle="1" w:styleId="VoettekstChar">
    <w:name w:val="Voettekst Char"/>
    <w:basedOn w:val="Standaardalinea-lettertype"/>
    <w:link w:val="Voettekst"/>
    <w:uiPriority w:val="99"/>
    <w:rsid w:val="00F6030E"/>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om.archives.unesco.org/bonnet-henri"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wikidata.org/wiki/Q3130710"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s://archives.ungeneva.org/informationobject/browse?collection=46331&amp;topLod=0&amp;query=Henri+Bonnet&amp;SearchSubmit=Go&amp;sq0=Henri+Bonnet&amp;sort=relevance&amp;sortDir=desc"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3026</Words>
  <Characters>16649</Characters>
  <Application>Microsoft Office Word</Application>
  <DocSecurity>0</DocSecurity>
  <Lines>138</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4</cp:revision>
  <cp:lastPrinted>2024-09-06T05:58:00Z</cp:lastPrinted>
  <dcterms:created xsi:type="dcterms:W3CDTF">2025-03-17T15:35:00Z</dcterms:created>
  <dcterms:modified xsi:type="dcterms:W3CDTF">2025-03-26T09:58:00Z</dcterms:modified>
</cp:coreProperties>
</file>