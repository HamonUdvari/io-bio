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9E87" w14:textId="5C8D925C" w:rsidR="0067625B" w:rsidRPr="00F4259E" w:rsidRDefault="0067625B" w:rsidP="009825C6">
      <w:pPr>
        <w:jc w:val="both"/>
        <w:rPr>
          <w:b/>
          <w:bCs/>
          <w:color w:val="000000"/>
          <w:shd w:val="clear" w:color="auto" w:fill="F8F9FA"/>
          <w:lang w:val="en-GB"/>
        </w:rPr>
      </w:pPr>
      <w:del w:id="1000" w:author="IO BIO parser" w:date="2026-05-18T09:16:08Z">
        <w:r w:rsidRPr="00F4259E">
          <w:rPr>
            <w:b/>
            <w:bCs/>
            <w:lang w:val="en-GB"/>
          </w:rPr>
          <w:delText xml:space="preserve">CHAN, Margaret (née </w:delText>
        </w:r>
      </w:del>
      <w:del w:id="1000" w:author="IO BIO parser" w:date="2026-05-18T09:16:08Z">
        <w:r w:rsidR="00290263" w:rsidRPr="00F4259E">
          <w:rPr>
            <w:b/>
            <w:bCs/>
            <w:lang w:val="en-GB"/>
          </w:rPr>
          <w:delText xml:space="preserve">Fung Fu-</w:delText>
        </w:r>
      </w:del>
      <w:proofErr w:type="spellStart"/>
      <w:del w:id="1000" w:author="IO BIO parser" w:date="2026-05-18T09:16:08Z">
        <w:r w:rsidR="00290263" w:rsidRPr="00F4259E">
          <w:rPr>
            <w:b/>
            <w:bCs/>
            <w:lang w:val="en-GB"/>
          </w:rPr>
          <w:delText xml:space="preserve">chun</w:delText>
        </w:r>
      </w:del>
      <w:proofErr w:type="spellEnd"/>
      <w:del w:id="1000" w:author="IO BIO parser" w:date="2026-05-18T09:16:08Z">
        <w:r w:rsidRPr="00F4259E">
          <w:rPr>
            <w:b/>
            <w:bCs/>
            <w:color w:val="000000"/>
            <w:shd w:val="clear" w:color="auto" w:fill="F8F9FA"/>
            <w:lang w:val="en-GB"/>
          </w:rPr>
          <w:delText xml:space="preserve">)</w:delText>
        </w:r>
      </w:del>
      <w:del w:id="1000" w:author="IO BIO parser" w:date="2026-05-18T09:16:08Z">
        <w:r w:rsidR="00290263" w:rsidRPr="00F4259E">
          <w:rPr>
            <w:b/>
            <w:bCs/>
            <w:color w:val="000000"/>
            <w:shd w:val="clear" w:color="auto" w:fill="F8F9FA"/>
            <w:lang w:val="en-GB"/>
          </w:rPr>
          <w:delText xml:space="preserve">, </w:delText>
        </w:r>
      </w:del>
      <w:del w:id="1000" w:author="IO BIO parser" w:date="2026-05-18T09:16:08Z">
        <w:r w:rsidR="00164838" w:rsidRPr="00F4259E">
          <w:rPr>
            <w:b/>
            <w:bCs/>
            <w:color w:val="000000"/>
            <w:shd w:val="clear" w:color="auto" w:fill="F8F9FA"/>
            <w:lang w:val="en-GB"/>
          </w:rPr>
          <w:delText xml:space="preserve">Hong Kong medical officer and </w:delText>
        </w:r>
      </w:del>
      <w:del w:id="1000" w:author="IO BIO parser" w:date="2026-05-18T09:16:08Z">
        <w:r w:rsidR="004C6B36" w:rsidRPr="00F4259E">
          <w:rPr>
            <w:b/>
            <w:bCs/>
            <w:color w:val="000000"/>
            <w:shd w:val="clear" w:color="auto" w:fill="F8F9FA"/>
            <w:lang w:val="en-GB"/>
          </w:rPr>
          <w:delText xml:space="preserve">seventh </w:delText>
        </w:r>
      </w:del>
      <w:del w:id="1000" w:author="IO BIO parser" w:date="2026-05-18T09:16:08Z">
        <w:r w:rsidR="00290263" w:rsidRPr="00F4259E">
          <w:rPr>
            <w:b/>
            <w:bCs/>
            <w:color w:val="000000"/>
            <w:shd w:val="clear" w:color="auto" w:fill="F8F9FA"/>
            <w:lang w:val="en-GB"/>
          </w:rPr>
          <w:delText xml:space="preserve">Director-General of the World Health </w:delText>
        </w:r>
      </w:del>
      <w:del w:id="1000" w:author="IO BIO parser" w:date="2026-05-18T09:16:08Z">
        <w:r w:rsidR="004E1245" w:rsidRPr="00F4259E">
          <w:rPr>
            <w:b/>
            <w:bCs/>
            <w:color w:val="000000"/>
            <w:shd w:val="clear" w:color="auto" w:fill="F8F9FA"/>
            <w:lang w:val="en-GB"/>
          </w:rPr>
          <w:delText xml:space="preserve">Organization</w:delText>
        </w:r>
      </w:del>
      <w:del w:id="1000" w:author="IO BIO parser" w:date="2026-05-18T09:16:08Z">
        <w:r w:rsidR="00290263" w:rsidRPr="00F4259E">
          <w:rPr>
            <w:b/>
            <w:bCs/>
            <w:color w:val="000000"/>
            <w:shd w:val="clear" w:color="auto" w:fill="F8F9FA"/>
            <w:lang w:val="en-GB"/>
          </w:rPr>
          <w:delText xml:space="preserve"> (WHO) 200</w:delText>
        </w:r>
      </w:del>
      <w:del w:id="1000" w:author="IO BIO parser" w:date="2026-05-18T09:16:08Z">
        <w:r w:rsidR="009825C6" w:rsidRPr="00F4259E">
          <w:rPr>
            <w:b/>
            <w:bCs/>
            <w:color w:val="000000"/>
            <w:shd w:val="clear" w:color="auto" w:fill="F8F9FA"/>
            <w:lang w:val="en-GB"/>
          </w:rPr>
          <w:delText xml:space="preserve">7</w:delText>
        </w:r>
      </w:del>
      <w:del w:id="1000" w:author="IO BIO parser" w:date="2026-05-18T09:16:08Z">
        <w:r w:rsidR="00290263" w:rsidRPr="00F4259E">
          <w:rPr>
            <w:b/>
            <w:bCs/>
            <w:color w:val="000000"/>
            <w:shd w:val="clear" w:color="auto" w:fill="F8F9FA"/>
            <w:lang w:val="en-GB"/>
          </w:rPr>
          <w:delText xml:space="preserve">-2017, was born 21 August 1947 in Hong Kong. </w:delText>
        </w:r>
      </w:del>
      <w:del w:id="1000" w:author="IO BIO parser" w:date="2026-05-18T09:16:08Z">
        <w:r w:rsidR="00C93020" w:rsidRPr="00F4259E">
          <w:rPr>
            <w:b/>
            <w:bCs/>
            <w:color w:val="000000"/>
            <w:shd w:val="clear" w:color="auto" w:fill="F8F9FA"/>
            <w:lang w:val="en-GB"/>
          </w:rPr>
          <w:delText xml:space="preserve">Her </w:delText>
        </w:r>
      </w:del>
      <w:del w:id="1000" w:author="IO BIO parser" w:date="2026-05-18T09:16:08Z">
        <w:r w:rsidR="00D03023" w:rsidRPr="00F4259E">
          <w:rPr>
            <w:b/>
            <w:bCs/>
            <w:color w:val="000000"/>
            <w:shd w:val="clear" w:color="auto" w:fill="F8F9FA"/>
            <w:lang w:val="en-GB"/>
          </w:rPr>
          <w:delText xml:space="preserve">p</w:delText>
        </w:r>
      </w:del>
      <w:del w:id="1000" w:author="IO BIO parser" w:date="2026-05-18T09:16:08Z">
        <w:r w:rsidR="00360E64" w:rsidRPr="00F4259E">
          <w:rPr>
            <w:b/>
            <w:bCs/>
            <w:color w:val="000000"/>
            <w:shd w:val="clear" w:color="auto" w:fill="F8F9FA"/>
            <w:lang w:val="en-GB"/>
          </w:rPr>
          <w:delText xml:space="preserve">arents’ names and professions </w:delText>
        </w:r>
      </w:del>
      <w:del w:id="1000" w:author="IO BIO parser" w:date="2026-05-18T09:16:08Z">
        <w:r w:rsidR="00A90D4C" w:rsidRPr="00F4259E">
          <w:rPr>
            <w:b/>
            <w:bCs/>
            <w:color w:val="000000"/>
            <w:shd w:val="clear" w:color="auto" w:fill="F8F9FA"/>
            <w:lang w:val="en-GB"/>
          </w:rPr>
          <w:delText xml:space="preserve">are not currently publicly available</w:delText>
        </w:r>
      </w:del>
      <w:del w:id="1000" w:author="IO BIO parser" w:date="2026-05-18T09:16:08Z">
        <w:r w:rsidR="00360E64" w:rsidRPr="00F4259E">
          <w:rPr>
            <w:b/>
            <w:bCs/>
            <w:color w:val="000000"/>
            <w:shd w:val="clear" w:color="auto" w:fill="F8F9FA"/>
            <w:lang w:val="en-GB"/>
          </w:rPr>
          <w:delText xml:space="preserve">.</w:delText>
        </w:r>
      </w:del>
      <w:del w:id="1000" w:author="IO BIO parser" w:date="2026-05-18T09:16:08Z">
        <w:r w:rsidR="004E1245" w:rsidRPr="00F4259E">
          <w:rPr>
            <w:b/>
            <w:bCs/>
            <w:color w:val="000000"/>
            <w:shd w:val="clear" w:color="auto" w:fill="F8F9FA"/>
            <w:lang w:val="en-GB"/>
          </w:rPr>
          <w:delText xml:space="preserve"> </w:delText>
        </w:r>
      </w:del>
      <w:del w:id="1000" w:author="IO BIO parser" w:date="2026-05-18T09:16:08Z">
        <w:r w:rsidR="00360E64" w:rsidRPr="00F4259E">
          <w:rPr>
            <w:b/>
            <w:bCs/>
            <w:color w:val="000000"/>
            <w:shd w:val="clear" w:color="auto" w:fill="F8F9FA"/>
            <w:lang w:val="en-GB"/>
          </w:rPr>
          <w:delText xml:space="preserve">S</w:delText>
        </w:r>
      </w:del>
      <w:del w:id="1000" w:author="IO BIO parser" w:date="2026-05-18T09:16:08Z">
        <w:r w:rsidR="00290263" w:rsidRPr="00F4259E">
          <w:rPr>
            <w:b/>
            <w:bCs/>
            <w:color w:val="000000"/>
            <w:shd w:val="clear" w:color="auto" w:fill="F8F9FA"/>
            <w:lang w:val="en-GB"/>
          </w:rPr>
          <w:delText xml:space="preserve">he married David Chan, ophthalmologist</w:delText>
        </w:r>
      </w:del>
      <w:del w:id="1000" w:author="IO BIO parser" w:date="2026-05-18T09:16:08Z">
        <w:r w:rsidR="004E1245" w:rsidRPr="00F4259E">
          <w:rPr>
            <w:b/>
            <w:bCs/>
            <w:color w:val="000000"/>
            <w:shd w:val="clear" w:color="auto" w:fill="F8F9FA"/>
            <w:lang w:val="en-GB"/>
          </w:rPr>
          <w:delText xml:space="preserve">, with whom she has</w:delText>
        </w:r>
      </w:del>
      <w:del w:id="1000" w:author="IO BIO parser" w:date="2026-05-18T09:16:08Z">
        <w:r w:rsidR="001904C6" w:rsidRPr="00F4259E">
          <w:rPr>
            <w:b/>
            <w:bCs/>
            <w:color w:val="000000"/>
            <w:shd w:val="clear" w:color="auto" w:fill="F8F9FA"/>
            <w:lang w:val="en-GB"/>
          </w:rPr>
          <w:delText xml:space="preserve"> one son.</w:delText>
        </w:r>
      </w:del>
      <w:del w:id="1000" w:author="IO BIO parser" w:date="2026-05-18T09:16:08Z">
        <w:r w:rsidR="004E1245" w:rsidRPr="00F4259E">
          <w:rPr>
            <w:b/>
            <w:bCs/>
            <w:color w:val="000000"/>
            <w:shd w:val="clear" w:color="auto" w:fill="F8F9FA"/>
            <w:lang w:val="en-GB"/>
          </w:rPr>
          <w:delText xml:space="preserve"> </w:delText>
        </w:r>
      </w:del>
      <w:ins w:id="1001" w:author="IO BIO parser" w:date="2026-05-18T09:16:08Z">
        <w:r>
          <w:t xml:space="preserve">CHAN, Margaret (née Fung Fu-chun), Hong Kong Chinese medical officer and seventh Director-General of the World Health Organization (WHO) 2007-2017, was born 21 August 1947 in Hong Kong. Her parents’ names and professions are not currently publicly available. She married David Chan, ophthalmologist, with whom she has one son. </w:t>
        </w:r>
      </w:ins>
    </w:p>
    <w:p w14:paraId="68CE6A7B" w14:textId="51D7D709" w:rsidR="004E1245" w:rsidRPr="00F4259E" w:rsidRDefault="004E1245" w:rsidP="009825C6">
      <w:pPr>
        <w:jc w:val="both"/>
        <w:rPr>
          <w:color w:val="000000"/>
          <w:shd w:val="clear" w:color="auto" w:fill="F8F9FA"/>
          <w:lang w:val="en-GB"/>
        </w:rPr>
      </w:pPr>
    </w:p>
    <w:p w14:paraId="6F1DEFD8" w14:textId="4835546B" w:rsidR="004E1245" w:rsidRPr="00F4259E" w:rsidRDefault="004E1245" w:rsidP="009825C6">
      <w:pPr>
        <w:jc w:val="both"/>
        <w:rPr>
          <w:lang w:val="en-GB"/>
        </w:rPr>
      </w:pPr>
      <w:r w:rsidRPr="00F4259E">
        <w:rPr>
          <w:lang w:val="en-GB"/>
        </w:rPr>
        <w:fldChar w:fldCharType="begin"/>
      </w:r>
      <w:r w:rsidRPr="00F4259E">
        <w:rPr>
          <w:lang w:val="en-GB"/>
        </w:rPr>
        <w:instrText xml:space="preserve"> INCLUDEPICTURE "/var/folders/9v/225tk7zx5sb9c4sf0kklp89h0000gn/T/com.microsoft.Word/WebArchiveCopyPasteTempFiles/dg_small.jpg" \* MERGEFORMATINET </w:instrText>
      </w:r>
      <w:r w:rsidRPr="00F4259E">
        <w:rPr>
          <w:lang w:val="en-GB"/>
        </w:rPr>
        <w:fldChar w:fldCharType="separate"/>
      </w:r>
      <w:r w:rsidRPr="00F4259E">
        <w:rPr>
          <w:noProof/>
          <w:lang w:val="en-GB"/>
        </w:rPr>
        <w:drawing>
          <wp:inline distT="0" distB="0" distL="0" distR="0" wp14:anchorId="40F469AC" wp14:editId="033A8DB1">
            <wp:extent cx="1987550" cy="2311608"/>
            <wp:effectExtent l="0" t="0" r="0" b="0"/>
            <wp:docPr id="1" name="Afbeelding 1" descr="WHO | WHO Director-General Dr Margaret Chan's message on the International  Day of Persons with Disabilities 2014 (IDPD,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 WHO Director-General Dr Margaret Chan's message on the International  Day of Persons with Disabilities 2014 (IDPD, 2014)"/>
                    <pic:cNvPicPr>
                      <a:picLocks noChangeAspect="1" noChangeArrowheads="1"/>
                    </pic:cNvPicPr>
                  </pic:nvPicPr>
                  <pic:blipFill rotWithShape="1">
                    <a:blip r:embed="rId6">
                      <a:extLst>
                        <a:ext uri="{28A0092B-C50C-407E-A947-70E740481C1C}">
                          <a14:useLocalDpi xmlns:a14="http://schemas.microsoft.com/office/drawing/2010/main" val="0"/>
                        </a:ext>
                      </a:extLst>
                    </a:blip>
                    <a:srcRect r="889" b="20735"/>
                    <a:stretch/>
                  </pic:blipFill>
                  <pic:spPr bwMode="auto">
                    <a:xfrm>
                      <a:off x="0" y="0"/>
                      <a:ext cx="2097945" cy="2440003"/>
                    </a:xfrm>
                    <a:prstGeom prst="rect">
                      <a:avLst/>
                    </a:prstGeom>
                    <a:noFill/>
                    <a:ln>
                      <a:noFill/>
                    </a:ln>
                    <a:extLst>
                      <a:ext uri="{53640926-AAD7-44D8-BBD7-CCE9431645EC}">
                        <a14:shadowObscured xmlns:a14="http://schemas.microsoft.com/office/drawing/2010/main"/>
                      </a:ext>
                    </a:extLst>
                  </pic:spPr>
                </pic:pic>
              </a:graphicData>
            </a:graphic>
          </wp:inline>
        </w:drawing>
      </w:r>
      <w:r w:rsidRPr="00F4259E">
        <w:rPr>
          <w:lang w:val="en-GB"/>
        </w:rPr>
        <w:fldChar w:fldCharType="end"/>
      </w:r>
    </w:p>
    <w:p w14:paraId="606152C1" w14:textId="2A1B3F89" w:rsidR="004E1245" w:rsidRPr="00F4259E" w:rsidRDefault="004E1245" w:rsidP="009825C6">
      <w:pPr>
        <w:jc w:val="both"/>
        <w:rPr>
          <w:color w:val="000000"/>
          <w:shd w:val="clear" w:color="auto" w:fill="F8F9FA"/>
          <w:lang w:val="en-GB"/>
        </w:rPr>
      </w:pPr>
      <w:r w:rsidRPr="00F4259E">
        <w:rPr>
          <w:color w:val="000000"/>
          <w:shd w:val="clear" w:color="auto" w:fill="F8F9FA"/>
          <w:lang w:val="en-GB"/>
        </w:rPr>
        <w:t xml:space="preserve">Source: </w:t>
      </w:r>
      <w:hyperlink r:id="rId7" w:history="1">
        <w:r w:rsidRPr="00F4259E">
          <w:rPr>
            <w:rStyle w:val="Hyperlink"/>
            <w:u w:val="none"/>
            <w:shd w:val="clear" w:color="auto" w:fill="F8F9FA"/>
            <w:lang w:val="en-GB"/>
          </w:rPr>
          <w:t>www.who.int/disabilities/media/news/2014/idpd_dg/en/</w:t>
        </w:r>
      </w:hyperlink>
      <w:r w:rsidRPr="00F4259E">
        <w:rPr>
          <w:color w:val="000000"/>
          <w:shd w:val="clear" w:color="auto" w:fill="F8F9FA"/>
          <w:lang w:val="en-GB"/>
        </w:rPr>
        <w:t xml:space="preserve"> </w:t>
      </w:r>
    </w:p>
    <w:p w14:paraId="72612CA1" w14:textId="14FA0FBB" w:rsidR="004E1245" w:rsidRPr="00F4259E" w:rsidRDefault="004E1245" w:rsidP="009825C6">
      <w:pPr>
        <w:jc w:val="both"/>
        <w:rPr>
          <w:color w:val="000000"/>
          <w:shd w:val="clear" w:color="auto" w:fill="F8F9FA"/>
          <w:lang w:val="en-GB"/>
        </w:rPr>
      </w:pPr>
    </w:p>
    <w:p w14:paraId="1DCB4B3D" w14:textId="64B1EC43" w:rsidR="0098673D" w:rsidRPr="00F4259E" w:rsidRDefault="001904C6" w:rsidP="009825C6">
      <w:pPr>
        <w:jc w:val="both"/>
        <w:rPr>
          <w:color w:val="000000"/>
          <w:shd w:val="clear" w:color="auto" w:fill="F8F9FA"/>
          <w:lang w:val="en-GB"/>
        </w:rPr>
      </w:pPr>
      <w:r w:rsidRPr="00F4259E">
        <w:rPr>
          <w:color w:val="000000"/>
          <w:shd w:val="clear" w:color="auto" w:fill="F8F9FA"/>
          <w:lang w:val="en-GB"/>
        </w:rPr>
        <w:t xml:space="preserve">Chan’s ancestors came from </w:t>
      </w:r>
      <w:r w:rsidR="009C0F3F" w:rsidRPr="00F4259E">
        <w:rPr>
          <w:color w:val="000000"/>
          <w:shd w:val="clear" w:color="auto" w:fill="F8F9FA"/>
          <w:lang w:val="en-GB"/>
        </w:rPr>
        <w:t xml:space="preserve">the city of Foshan </w:t>
      </w:r>
      <w:r w:rsidR="0060331C" w:rsidRPr="00F4259E">
        <w:rPr>
          <w:color w:val="000000"/>
          <w:shd w:val="clear" w:color="auto" w:fill="F8F9FA"/>
          <w:lang w:val="en-GB"/>
        </w:rPr>
        <w:t xml:space="preserve">in </w:t>
      </w:r>
      <w:r w:rsidR="009C0F3F" w:rsidRPr="00F4259E">
        <w:rPr>
          <w:color w:val="000000"/>
          <w:shd w:val="clear" w:color="auto" w:fill="F8F9FA"/>
          <w:lang w:val="en-GB"/>
        </w:rPr>
        <w:t xml:space="preserve">the </w:t>
      </w:r>
      <w:proofErr w:type="spellStart"/>
      <w:r w:rsidR="009C0F3F" w:rsidRPr="00F4259E">
        <w:rPr>
          <w:color w:val="000000"/>
          <w:shd w:val="clear" w:color="auto" w:fill="F8F9FA"/>
          <w:lang w:val="en-GB"/>
        </w:rPr>
        <w:t>Guandong</w:t>
      </w:r>
      <w:proofErr w:type="spellEnd"/>
      <w:r w:rsidR="009C0F3F" w:rsidRPr="00F4259E">
        <w:rPr>
          <w:color w:val="000000"/>
          <w:shd w:val="clear" w:color="auto" w:fill="F8F9FA"/>
          <w:lang w:val="en-GB"/>
        </w:rPr>
        <w:t xml:space="preserve"> province in the southern part of mainland China</w:t>
      </w:r>
      <w:r w:rsidR="0060331C" w:rsidRPr="00F4259E">
        <w:rPr>
          <w:color w:val="000000"/>
          <w:shd w:val="clear" w:color="auto" w:fill="F8F9FA"/>
          <w:lang w:val="en-GB"/>
        </w:rPr>
        <w:t>, not far from British</w:t>
      </w:r>
      <w:r w:rsidR="0037771E" w:rsidRPr="00F4259E">
        <w:rPr>
          <w:color w:val="000000"/>
          <w:shd w:val="clear" w:color="auto" w:fill="F8F9FA"/>
          <w:lang w:val="en-GB"/>
        </w:rPr>
        <w:t>-ruled</w:t>
      </w:r>
      <w:r w:rsidR="0060331C" w:rsidRPr="00F4259E">
        <w:rPr>
          <w:color w:val="000000"/>
          <w:shd w:val="clear" w:color="auto" w:fill="F8F9FA"/>
          <w:lang w:val="en-GB"/>
        </w:rPr>
        <w:t xml:space="preserve"> Hong Kong</w:t>
      </w:r>
      <w:r w:rsidR="009018E6" w:rsidRPr="00F4259E">
        <w:rPr>
          <w:color w:val="000000"/>
          <w:shd w:val="clear" w:color="auto" w:fill="F8F9FA"/>
          <w:lang w:val="en-GB"/>
        </w:rPr>
        <w:t>,</w:t>
      </w:r>
      <w:r w:rsidR="0060331C" w:rsidRPr="00F4259E">
        <w:rPr>
          <w:color w:val="000000"/>
          <w:shd w:val="clear" w:color="auto" w:fill="F8F9FA"/>
          <w:lang w:val="en-GB"/>
        </w:rPr>
        <w:t xml:space="preserve"> where</w:t>
      </w:r>
      <w:r w:rsidR="009C0F3F" w:rsidRPr="00F4259E">
        <w:rPr>
          <w:color w:val="000000"/>
          <w:shd w:val="clear" w:color="auto" w:fill="F8F9FA"/>
          <w:lang w:val="en-GB"/>
        </w:rPr>
        <w:t xml:space="preserve"> Chan was born and raised</w:t>
      </w:r>
      <w:r w:rsidR="0060331C" w:rsidRPr="00F4259E">
        <w:rPr>
          <w:color w:val="000000"/>
          <w:shd w:val="clear" w:color="auto" w:fill="F8F9FA"/>
          <w:lang w:val="en-GB"/>
        </w:rPr>
        <w:t>.</w:t>
      </w:r>
      <w:r w:rsidR="00F150D9" w:rsidRPr="00F4259E">
        <w:rPr>
          <w:color w:val="000000"/>
          <w:shd w:val="clear" w:color="auto" w:fill="F8F9FA"/>
          <w:lang w:val="en-GB"/>
        </w:rPr>
        <w:t xml:space="preserve"> </w:t>
      </w:r>
      <w:r w:rsidR="002F6BA4" w:rsidRPr="00F4259E">
        <w:rPr>
          <w:color w:val="000000"/>
          <w:shd w:val="clear" w:color="auto" w:fill="F8F9FA"/>
          <w:lang w:val="en-GB"/>
        </w:rPr>
        <w:t xml:space="preserve">Chan’s </w:t>
      </w:r>
      <w:r w:rsidR="0037771E" w:rsidRPr="00F4259E">
        <w:rPr>
          <w:color w:val="000000"/>
          <w:shd w:val="clear" w:color="auto" w:fill="F8F9FA"/>
          <w:lang w:val="en-GB"/>
        </w:rPr>
        <w:t xml:space="preserve">mother was </w:t>
      </w:r>
      <w:r w:rsidR="00002FA8" w:rsidRPr="00F4259E">
        <w:rPr>
          <w:color w:val="000000"/>
          <w:shd w:val="clear" w:color="auto" w:fill="F8F9FA"/>
          <w:lang w:val="en-GB"/>
        </w:rPr>
        <w:t>a broad</w:t>
      </w:r>
      <w:r w:rsidR="0037771E" w:rsidRPr="00F4259E">
        <w:rPr>
          <w:color w:val="000000"/>
          <w:shd w:val="clear" w:color="auto" w:fill="F8F9FA"/>
          <w:lang w:val="en-GB"/>
        </w:rPr>
        <w:t xml:space="preserve">-minded </w:t>
      </w:r>
      <w:r w:rsidR="00853038" w:rsidRPr="00F4259E">
        <w:rPr>
          <w:color w:val="000000"/>
          <w:shd w:val="clear" w:color="auto" w:fill="F8F9FA"/>
          <w:lang w:val="en-GB"/>
        </w:rPr>
        <w:t xml:space="preserve">individual </w:t>
      </w:r>
      <w:r w:rsidR="003C6F4C" w:rsidRPr="00F4259E">
        <w:rPr>
          <w:color w:val="000000"/>
          <w:shd w:val="clear" w:color="auto" w:fill="F8F9FA"/>
          <w:lang w:val="en-GB"/>
        </w:rPr>
        <w:t>who</w:t>
      </w:r>
      <w:r w:rsidR="0037771E" w:rsidRPr="00F4259E">
        <w:rPr>
          <w:color w:val="000000"/>
          <w:shd w:val="clear" w:color="auto" w:fill="F8F9FA"/>
          <w:lang w:val="en-GB"/>
        </w:rPr>
        <w:t xml:space="preserve"> told her to follow her heart. </w:t>
      </w:r>
      <w:r w:rsidR="006F2A29" w:rsidRPr="00F4259E">
        <w:rPr>
          <w:color w:val="000000"/>
          <w:shd w:val="clear" w:color="auto" w:fill="F8F9FA"/>
          <w:lang w:val="en-GB"/>
        </w:rPr>
        <w:t>Chan</w:t>
      </w:r>
      <w:r w:rsidR="00F150D9" w:rsidRPr="00F4259E">
        <w:rPr>
          <w:color w:val="000000"/>
          <w:shd w:val="clear" w:color="auto" w:fill="F8F9FA"/>
          <w:lang w:val="en-GB"/>
        </w:rPr>
        <w:t xml:space="preserve"> </w:t>
      </w:r>
      <w:r w:rsidR="007F3E27" w:rsidRPr="00F4259E">
        <w:rPr>
          <w:color w:val="000000"/>
          <w:shd w:val="clear" w:color="auto" w:fill="F8F9FA"/>
          <w:lang w:val="en-GB"/>
        </w:rPr>
        <w:t>received her</w:t>
      </w:r>
      <w:r w:rsidR="00F150D9" w:rsidRPr="00F4259E">
        <w:rPr>
          <w:color w:val="000000"/>
          <w:shd w:val="clear" w:color="auto" w:fill="F8F9FA"/>
          <w:lang w:val="en-GB"/>
        </w:rPr>
        <w:t xml:space="preserve"> home economics </w:t>
      </w:r>
      <w:r w:rsidR="007F3E27" w:rsidRPr="00F4259E">
        <w:rPr>
          <w:color w:val="000000"/>
          <w:shd w:val="clear" w:color="auto" w:fill="F8F9FA"/>
          <w:lang w:val="en-GB"/>
        </w:rPr>
        <w:t>teacher training from</w:t>
      </w:r>
      <w:r w:rsidR="00F150D9" w:rsidRPr="00F4259E">
        <w:rPr>
          <w:color w:val="000000"/>
          <w:shd w:val="clear" w:color="auto" w:fill="F8F9FA"/>
          <w:lang w:val="en-GB"/>
        </w:rPr>
        <w:t xml:space="preserve"> Northcote College of Education</w:t>
      </w:r>
      <w:r w:rsidR="00CA26FD" w:rsidRPr="00F4259E">
        <w:rPr>
          <w:color w:val="000000"/>
          <w:shd w:val="clear" w:color="auto" w:fill="F8F9FA"/>
          <w:lang w:val="en-GB"/>
        </w:rPr>
        <w:t xml:space="preserve"> in Hong Kong and</w:t>
      </w:r>
      <w:r w:rsidR="00562269" w:rsidRPr="00F4259E">
        <w:rPr>
          <w:color w:val="000000"/>
          <w:shd w:val="clear" w:color="auto" w:fill="F8F9FA"/>
          <w:lang w:val="en-GB"/>
        </w:rPr>
        <w:t xml:space="preserve"> worked as a teacher</w:t>
      </w:r>
      <w:r w:rsidR="00E95DFC" w:rsidRPr="00F4259E">
        <w:rPr>
          <w:color w:val="000000"/>
          <w:shd w:val="clear" w:color="auto" w:fill="F8F9FA"/>
          <w:lang w:val="en-GB"/>
        </w:rPr>
        <w:t>.</w:t>
      </w:r>
      <w:r w:rsidR="00743BF9" w:rsidRPr="00F4259E">
        <w:rPr>
          <w:color w:val="000000"/>
          <w:shd w:val="clear" w:color="auto" w:fill="F8F9FA"/>
          <w:lang w:val="en-GB"/>
        </w:rPr>
        <w:t xml:space="preserve"> </w:t>
      </w:r>
      <w:r w:rsidR="008F4CE2" w:rsidRPr="00F4259E">
        <w:rPr>
          <w:color w:val="000000"/>
          <w:shd w:val="clear" w:color="auto" w:fill="F8F9FA"/>
          <w:lang w:val="en-GB"/>
        </w:rPr>
        <w:t>She</w:t>
      </w:r>
      <w:r w:rsidR="00002FA8" w:rsidRPr="00F4259E">
        <w:rPr>
          <w:color w:val="000000"/>
          <w:shd w:val="clear" w:color="auto" w:fill="F8F9FA"/>
          <w:lang w:val="en-GB"/>
        </w:rPr>
        <w:t xml:space="preserve"> </w:t>
      </w:r>
      <w:r w:rsidR="008F4CE2" w:rsidRPr="00F4259E">
        <w:rPr>
          <w:color w:val="000000"/>
          <w:shd w:val="clear" w:color="auto" w:fill="F8F9FA"/>
          <w:lang w:val="en-GB"/>
        </w:rPr>
        <w:t xml:space="preserve">followed her future husband to Canada, where he arranged his medical studies, and </w:t>
      </w:r>
      <w:r w:rsidR="00CA26FD" w:rsidRPr="00F4259E">
        <w:rPr>
          <w:color w:val="000000"/>
          <w:shd w:val="clear" w:color="auto" w:fill="F8F9FA"/>
          <w:lang w:val="en-GB"/>
        </w:rPr>
        <w:t>earned her bachelor</w:t>
      </w:r>
      <w:r w:rsidR="009825C6" w:rsidRPr="00F4259E">
        <w:rPr>
          <w:color w:val="000000"/>
          <w:shd w:val="clear" w:color="auto" w:fill="F8F9FA"/>
          <w:lang w:val="en-GB"/>
        </w:rPr>
        <w:t>’s</w:t>
      </w:r>
      <w:r w:rsidR="00CA26FD" w:rsidRPr="00F4259E">
        <w:rPr>
          <w:color w:val="000000"/>
          <w:shd w:val="clear" w:color="auto" w:fill="F8F9FA"/>
          <w:lang w:val="en-GB"/>
        </w:rPr>
        <w:t xml:space="preserve"> degree </w:t>
      </w:r>
      <w:r w:rsidR="00584D37" w:rsidRPr="00F4259E">
        <w:rPr>
          <w:color w:val="000000"/>
          <w:shd w:val="clear" w:color="auto" w:fill="F8F9FA"/>
          <w:lang w:val="en-GB"/>
        </w:rPr>
        <w:t xml:space="preserve">in home economics </w:t>
      </w:r>
      <w:r w:rsidR="00CA26FD" w:rsidRPr="00F4259E">
        <w:rPr>
          <w:color w:val="000000"/>
          <w:shd w:val="clear" w:color="auto" w:fill="F8F9FA"/>
          <w:lang w:val="en-GB"/>
        </w:rPr>
        <w:t xml:space="preserve">at Brescia University College, </w:t>
      </w:r>
      <w:r w:rsidR="009825C6" w:rsidRPr="00F4259E">
        <w:rPr>
          <w:color w:val="000000"/>
          <w:shd w:val="clear" w:color="auto" w:fill="F8F9FA"/>
          <w:lang w:val="en-GB"/>
        </w:rPr>
        <w:t xml:space="preserve">a </w:t>
      </w:r>
      <w:r w:rsidR="00CA26FD" w:rsidRPr="00F4259E">
        <w:rPr>
          <w:color w:val="000000"/>
          <w:shd w:val="clear" w:color="auto" w:fill="F8F9FA"/>
          <w:lang w:val="en-GB"/>
        </w:rPr>
        <w:t>Canad</w:t>
      </w:r>
      <w:r w:rsidR="009825C6" w:rsidRPr="00F4259E">
        <w:rPr>
          <w:color w:val="000000"/>
          <w:shd w:val="clear" w:color="auto" w:fill="F8F9FA"/>
          <w:lang w:val="en-GB"/>
        </w:rPr>
        <w:t>ian</w:t>
      </w:r>
      <w:r w:rsidR="00CA26FD" w:rsidRPr="00F4259E">
        <w:rPr>
          <w:color w:val="000000"/>
          <w:shd w:val="clear" w:color="auto" w:fill="F8F9FA"/>
          <w:lang w:val="en-GB"/>
        </w:rPr>
        <w:t xml:space="preserve"> women’s college</w:t>
      </w:r>
      <w:r w:rsidR="008F4CE2" w:rsidRPr="00F4259E">
        <w:rPr>
          <w:color w:val="000000"/>
          <w:shd w:val="clear" w:color="auto" w:fill="F8F9FA"/>
          <w:lang w:val="en-GB"/>
        </w:rPr>
        <w:t>, in 1973.</w:t>
      </w:r>
      <w:r w:rsidR="009018E6" w:rsidRPr="00F4259E">
        <w:rPr>
          <w:color w:val="000000"/>
          <w:shd w:val="clear" w:color="auto" w:fill="F8F9FA"/>
          <w:lang w:val="en-GB"/>
        </w:rPr>
        <w:t xml:space="preserve"> </w:t>
      </w:r>
      <w:r w:rsidR="008C1CB1" w:rsidRPr="00F4259E">
        <w:rPr>
          <w:color w:val="000000"/>
          <w:shd w:val="clear" w:color="auto" w:fill="F8F9FA"/>
          <w:lang w:val="en-GB"/>
        </w:rPr>
        <w:t>S</w:t>
      </w:r>
      <w:r w:rsidR="009018E6" w:rsidRPr="00F4259E">
        <w:rPr>
          <w:color w:val="000000"/>
          <w:shd w:val="clear" w:color="auto" w:fill="F8F9FA"/>
          <w:lang w:val="en-GB"/>
        </w:rPr>
        <w:t xml:space="preserve">he </w:t>
      </w:r>
      <w:r w:rsidR="008C1CB1" w:rsidRPr="00F4259E">
        <w:rPr>
          <w:color w:val="000000"/>
          <w:shd w:val="clear" w:color="auto" w:fill="F8F9FA"/>
          <w:lang w:val="en-GB"/>
        </w:rPr>
        <w:t xml:space="preserve">then </w:t>
      </w:r>
      <w:r w:rsidR="00743BF9" w:rsidRPr="00F4259E">
        <w:rPr>
          <w:color w:val="000000"/>
          <w:shd w:val="clear" w:color="auto" w:fill="F8F9FA"/>
          <w:lang w:val="en-GB"/>
        </w:rPr>
        <w:t xml:space="preserve">decided to also study medicine, </w:t>
      </w:r>
      <w:r w:rsidR="004C6B36" w:rsidRPr="00F4259E">
        <w:rPr>
          <w:color w:val="000000"/>
          <w:shd w:val="clear" w:color="auto" w:fill="F8F9FA"/>
          <w:lang w:val="en-GB"/>
        </w:rPr>
        <w:t>although</w:t>
      </w:r>
      <w:r w:rsidR="00743BF9" w:rsidRPr="00F4259E">
        <w:rPr>
          <w:color w:val="000000"/>
          <w:shd w:val="clear" w:color="auto" w:fill="F8F9FA"/>
          <w:lang w:val="en-GB"/>
        </w:rPr>
        <w:t xml:space="preserve"> </w:t>
      </w:r>
      <w:r w:rsidR="00A36DF1" w:rsidRPr="00F4259E">
        <w:rPr>
          <w:color w:val="000000"/>
          <w:shd w:val="clear" w:color="auto" w:fill="F8F9FA"/>
          <w:lang w:val="en-GB"/>
        </w:rPr>
        <w:t xml:space="preserve">the </w:t>
      </w:r>
      <w:r w:rsidR="00002FA8" w:rsidRPr="00F4259E">
        <w:rPr>
          <w:color w:val="000000"/>
          <w:shd w:val="clear" w:color="auto" w:fill="F8F9FA"/>
          <w:lang w:val="en-GB"/>
        </w:rPr>
        <w:t>D</w:t>
      </w:r>
      <w:r w:rsidR="00A36DF1" w:rsidRPr="00F4259E">
        <w:rPr>
          <w:color w:val="000000"/>
          <w:shd w:val="clear" w:color="auto" w:fill="F8F9FA"/>
          <w:lang w:val="en-GB"/>
        </w:rPr>
        <w:t xml:space="preserve">ean </w:t>
      </w:r>
      <w:r w:rsidR="00743BF9" w:rsidRPr="00F4259E">
        <w:rPr>
          <w:color w:val="000000"/>
          <w:shd w:val="clear" w:color="auto" w:fill="F8F9FA"/>
          <w:lang w:val="en-GB"/>
        </w:rPr>
        <w:t xml:space="preserve">told </w:t>
      </w:r>
      <w:r w:rsidR="00A36DF1" w:rsidRPr="00F4259E">
        <w:rPr>
          <w:color w:val="000000"/>
          <w:shd w:val="clear" w:color="auto" w:fill="F8F9FA"/>
          <w:lang w:val="en-GB"/>
        </w:rPr>
        <w:t>her</w:t>
      </w:r>
      <w:r w:rsidR="00743BF9" w:rsidRPr="00F4259E">
        <w:rPr>
          <w:color w:val="000000"/>
          <w:shd w:val="clear" w:color="auto" w:fill="F8F9FA"/>
          <w:lang w:val="en-GB"/>
        </w:rPr>
        <w:t xml:space="preserve"> to become a homemaker rather than a doctor</w:t>
      </w:r>
      <w:r w:rsidR="009018E6" w:rsidRPr="00F4259E">
        <w:rPr>
          <w:color w:val="000000"/>
          <w:shd w:val="clear" w:color="auto" w:fill="F8F9FA"/>
          <w:lang w:val="en-GB"/>
        </w:rPr>
        <w:t xml:space="preserve">. </w:t>
      </w:r>
      <w:r w:rsidR="00584D37" w:rsidRPr="00F4259E">
        <w:rPr>
          <w:color w:val="000000"/>
          <w:shd w:val="clear" w:color="auto" w:fill="F8F9FA"/>
          <w:lang w:val="en-GB"/>
        </w:rPr>
        <w:t>Chan</w:t>
      </w:r>
      <w:r w:rsidR="008C1CB1" w:rsidRPr="00F4259E">
        <w:rPr>
          <w:color w:val="000000"/>
          <w:shd w:val="clear" w:color="auto" w:fill="F8F9FA"/>
          <w:lang w:val="en-GB"/>
        </w:rPr>
        <w:t>, however,</w:t>
      </w:r>
      <w:r w:rsidR="00A36DF1" w:rsidRPr="00F4259E">
        <w:rPr>
          <w:color w:val="000000"/>
          <w:shd w:val="clear" w:color="auto" w:fill="F8F9FA"/>
          <w:lang w:val="en-GB"/>
        </w:rPr>
        <w:t xml:space="preserve"> </w:t>
      </w:r>
      <w:r w:rsidR="008C1CB1" w:rsidRPr="00F4259E">
        <w:rPr>
          <w:color w:val="000000"/>
          <w:shd w:val="clear" w:color="auto" w:fill="F8F9FA"/>
          <w:lang w:val="en-GB"/>
        </w:rPr>
        <w:t>persisted and</w:t>
      </w:r>
      <w:r w:rsidR="009018E6" w:rsidRPr="00F4259E">
        <w:rPr>
          <w:color w:val="000000"/>
          <w:shd w:val="clear" w:color="auto" w:fill="F8F9FA"/>
          <w:lang w:val="en-GB"/>
        </w:rPr>
        <w:t xml:space="preserve"> obtained her medical degree from the University of Western Ontario in 1977. After </w:t>
      </w:r>
      <w:r w:rsidR="0037771E" w:rsidRPr="00F4259E">
        <w:rPr>
          <w:color w:val="000000"/>
          <w:shd w:val="clear" w:color="auto" w:fill="F8F9FA"/>
          <w:lang w:val="en-GB"/>
        </w:rPr>
        <w:t xml:space="preserve">winning an internship </w:t>
      </w:r>
      <w:r w:rsidR="00426CE9" w:rsidRPr="00F4259E">
        <w:rPr>
          <w:color w:val="000000"/>
          <w:shd w:val="clear" w:color="auto" w:fill="F8F9FA"/>
          <w:lang w:val="en-GB"/>
        </w:rPr>
        <w:t xml:space="preserve">at </w:t>
      </w:r>
      <w:r w:rsidR="007621D0" w:rsidRPr="00F4259E">
        <w:rPr>
          <w:color w:val="000000"/>
          <w:shd w:val="clear" w:color="auto" w:fill="F8F9FA"/>
          <w:lang w:val="en-GB"/>
        </w:rPr>
        <w:t xml:space="preserve">a </w:t>
      </w:r>
      <w:r w:rsidR="001B3395" w:rsidRPr="00F4259E">
        <w:rPr>
          <w:color w:val="000000"/>
          <w:shd w:val="clear" w:color="auto" w:fill="F8F9FA"/>
          <w:lang w:val="en-GB"/>
        </w:rPr>
        <w:t>Canad</w:t>
      </w:r>
      <w:r w:rsidR="007621D0" w:rsidRPr="00F4259E">
        <w:rPr>
          <w:color w:val="000000"/>
          <w:shd w:val="clear" w:color="auto" w:fill="F8F9FA"/>
          <w:lang w:val="en-GB"/>
        </w:rPr>
        <w:t>i</w:t>
      </w:r>
      <w:r w:rsidR="001B3395" w:rsidRPr="00F4259E">
        <w:rPr>
          <w:color w:val="000000"/>
          <w:shd w:val="clear" w:color="auto" w:fill="F8F9FA"/>
          <w:lang w:val="en-GB"/>
        </w:rPr>
        <w:t>a</w:t>
      </w:r>
      <w:r w:rsidR="007621D0" w:rsidRPr="00F4259E">
        <w:rPr>
          <w:color w:val="000000"/>
          <w:shd w:val="clear" w:color="auto" w:fill="F8F9FA"/>
          <w:lang w:val="en-GB"/>
        </w:rPr>
        <w:t xml:space="preserve">n health institution, </w:t>
      </w:r>
      <w:r w:rsidR="009018E6" w:rsidRPr="00F4259E">
        <w:rPr>
          <w:color w:val="000000"/>
          <w:shd w:val="clear" w:color="auto" w:fill="F8F9FA"/>
          <w:lang w:val="en-GB"/>
        </w:rPr>
        <w:t xml:space="preserve">she returned to Hong Kong, where she was unable to obtain a specialization in </w:t>
      </w:r>
      <w:r w:rsidR="00F540A5" w:rsidRPr="00F4259E">
        <w:rPr>
          <w:color w:val="000000"/>
          <w:shd w:val="clear" w:color="auto" w:fill="F8F9FA"/>
          <w:lang w:val="en-GB"/>
        </w:rPr>
        <w:t>paediatrics</w:t>
      </w:r>
      <w:r w:rsidR="009018E6" w:rsidRPr="00F4259E">
        <w:rPr>
          <w:color w:val="000000"/>
          <w:shd w:val="clear" w:color="auto" w:fill="F8F9FA"/>
          <w:lang w:val="en-GB"/>
        </w:rPr>
        <w:t xml:space="preserve"> </w:t>
      </w:r>
      <w:r w:rsidR="00426CE9" w:rsidRPr="00F4259E">
        <w:rPr>
          <w:color w:val="000000"/>
          <w:shd w:val="clear" w:color="auto" w:fill="F8F9FA"/>
          <w:lang w:val="en-GB"/>
        </w:rPr>
        <w:t xml:space="preserve">since </w:t>
      </w:r>
      <w:r w:rsidR="009018E6" w:rsidRPr="00F4259E">
        <w:rPr>
          <w:color w:val="000000"/>
          <w:shd w:val="clear" w:color="auto" w:fill="F8F9FA"/>
          <w:lang w:val="en-GB"/>
        </w:rPr>
        <w:t xml:space="preserve">she was not a graduate </w:t>
      </w:r>
      <w:r w:rsidR="008C1CB1" w:rsidRPr="00F4259E">
        <w:rPr>
          <w:color w:val="000000"/>
          <w:shd w:val="clear" w:color="auto" w:fill="F8F9FA"/>
          <w:lang w:val="en-GB"/>
        </w:rPr>
        <w:t>of a local medical school. In 1978 she joined Hong Kong’s Department of Health as a medical officer</w:t>
      </w:r>
      <w:r w:rsidR="0037771E" w:rsidRPr="00F4259E">
        <w:rPr>
          <w:color w:val="000000"/>
          <w:shd w:val="clear" w:color="auto" w:fill="F8F9FA"/>
          <w:lang w:val="en-GB"/>
        </w:rPr>
        <w:t xml:space="preserve"> for maternal and child health</w:t>
      </w:r>
      <w:r w:rsidR="007621D0" w:rsidRPr="00F4259E">
        <w:rPr>
          <w:color w:val="000000"/>
          <w:shd w:val="clear" w:color="auto" w:fill="F8F9FA"/>
          <w:lang w:val="en-GB"/>
        </w:rPr>
        <w:t>.</w:t>
      </w:r>
      <w:r w:rsidR="00A36DF1" w:rsidRPr="00F4259E">
        <w:rPr>
          <w:color w:val="000000"/>
          <w:shd w:val="clear" w:color="auto" w:fill="F8F9FA"/>
          <w:lang w:val="en-GB"/>
        </w:rPr>
        <w:t xml:space="preserve"> </w:t>
      </w:r>
      <w:r w:rsidR="00EE3D41" w:rsidRPr="00F4259E">
        <w:rPr>
          <w:color w:val="000000"/>
          <w:shd w:val="clear" w:color="auto" w:fill="F8F9FA"/>
          <w:lang w:val="en-GB"/>
        </w:rPr>
        <w:t>With her boss’ encouragement,</w:t>
      </w:r>
      <w:r w:rsidR="00590312" w:rsidRPr="00F4259E">
        <w:rPr>
          <w:color w:val="000000"/>
          <w:shd w:val="clear" w:color="auto" w:fill="F8F9FA"/>
          <w:lang w:val="en-GB"/>
        </w:rPr>
        <w:t xml:space="preserve"> she</w:t>
      </w:r>
      <w:r w:rsidR="007621D0" w:rsidRPr="00F4259E">
        <w:rPr>
          <w:color w:val="000000"/>
          <w:shd w:val="clear" w:color="auto" w:fill="F8F9FA"/>
          <w:lang w:val="en-GB"/>
        </w:rPr>
        <w:t xml:space="preserve"> </w:t>
      </w:r>
      <w:r w:rsidR="00590312" w:rsidRPr="00F4259E">
        <w:rPr>
          <w:color w:val="000000"/>
          <w:shd w:val="clear" w:color="auto" w:fill="F8F9FA"/>
          <w:lang w:val="en-GB"/>
        </w:rPr>
        <w:t>continued</w:t>
      </w:r>
      <w:r w:rsidR="007621D0" w:rsidRPr="00F4259E">
        <w:rPr>
          <w:color w:val="000000"/>
          <w:shd w:val="clear" w:color="auto" w:fill="F8F9FA"/>
          <w:lang w:val="en-GB"/>
        </w:rPr>
        <w:t xml:space="preserve"> her studies</w:t>
      </w:r>
      <w:r w:rsidR="00590312" w:rsidRPr="00F4259E">
        <w:rPr>
          <w:color w:val="000000"/>
          <w:shd w:val="clear" w:color="auto" w:fill="F8F9FA"/>
          <w:lang w:val="en-GB"/>
        </w:rPr>
        <w:t xml:space="preserve"> and</w:t>
      </w:r>
      <w:r w:rsidR="007621D0" w:rsidRPr="00F4259E">
        <w:rPr>
          <w:color w:val="000000"/>
          <w:shd w:val="clear" w:color="auto" w:fill="F8F9FA"/>
          <w:lang w:val="en-GB"/>
        </w:rPr>
        <w:t xml:space="preserve"> </w:t>
      </w:r>
      <w:r w:rsidR="00A36DF1" w:rsidRPr="00F4259E">
        <w:rPr>
          <w:color w:val="000000"/>
          <w:shd w:val="clear" w:color="auto" w:fill="F8F9FA"/>
          <w:lang w:val="en-GB"/>
        </w:rPr>
        <w:t xml:space="preserve">obtained </w:t>
      </w:r>
      <w:r w:rsidR="007621D0" w:rsidRPr="00F4259E">
        <w:rPr>
          <w:color w:val="000000"/>
          <w:shd w:val="clear" w:color="auto" w:fill="F8F9FA"/>
          <w:lang w:val="en-GB"/>
        </w:rPr>
        <w:t>a</w:t>
      </w:r>
      <w:r w:rsidR="00A36DF1" w:rsidRPr="00F4259E">
        <w:rPr>
          <w:color w:val="000000"/>
          <w:shd w:val="clear" w:color="auto" w:fill="F8F9FA"/>
          <w:lang w:val="en-GB"/>
        </w:rPr>
        <w:t xml:space="preserve"> master</w:t>
      </w:r>
      <w:r w:rsidR="000B32D2" w:rsidRPr="00F4259E">
        <w:rPr>
          <w:color w:val="000000"/>
          <w:shd w:val="clear" w:color="auto" w:fill="F8F9FA"/>
          <w:lang w:val="en-GB"/>
        </w:rPr>
        <w:t>’s</w:t>
      </w:r>
      <w:r w:rsidR="00A36DF1" w:rsidRPr="00F4259E">
        <w:rPr>
          <w:color w:val="000000"/>
          <w:shd w:val="clear" w:color="auto" w:fill="F8F9FA"/>
          <w:lang w:val="en-GB"/>
        </w:rPr>
        <w:t xml:space="preserve"> degree in public health at the National </w:t>
      </w:r>
      <w:r w:rsidR="004416FA" w:rsidRPr="00F4259E">
        <w:rPr>
          <w:color w:val="000000"/>
          <w:shd w:val="clear" w:color="auto" w:fill="F8F9FA"/>
          <w:lang w:val="en-GB"/>
        </w:rPr>
        <w:t>U</w:t>
      </w:r>
      <w:r w:rsidR="00A36DF1" w:rsidRPr="00F4259E">
        <w:rPr>
          <w:color w:val="000000"/>
          <w:shd w:val="clear" w:color="auto" w:fill="F8F9FA"/>
          <w:lang w:val="en-GB"/>
        </w:rPr>
        <w:t>niversity of Singapore in 1985.</w:t>
      </w:r>
      <w:r w:rsidR="0022425D" w:rsidRPr="00F4259E">
        <w:rPr>
          <w:color w:val="000000"/>
          <w:shd w:val="clear" w:color="auto" w:fill="F8F9FA"/>
          <w:lang w:val="en-GB"/>
        </w:rPr>
        <w:t xml:space="preserve"> </w:t>
      </w:r>
      <w:r w:rsidR="00550D66" w:rsidRPr="00F4259E">
        <w:rPr>
          <w:color w:val="000000"/>
          <w:shd w:val="clear" w:color="auto" w:fill="F8F9FA"/>
          <w:lang w:val="en-GB"/>
        </w:rPr>
        <w:t xml:space="preserve">In November 1989 </w:t>
      </w:r>
      <w:r w:rsidR="00164838" w:rsidRPr="00F4259E">
        <w:rPr>
          <w:color w:val="000000"/>
          <w:shd w:val="clear" w:color="auto" w:fill="F8F9FA"/>
          <w:lang w:val="en-GB"/>
        </w:rPr>
        <w:t>she became Assistant Director, in April 1992 Deputy Director and in June 1994 Director</w:t>
      </w:r>
      <w:r w:rsidR="00DF7709" w:rsidRPr="00F4259E">
        <w:rPr>
          <w:color w:val="000000"/>
          <w:shd w:val="clear" w:color="auto" w:fill="F8F9FA"/>
          <w:lang w:val="en-GB"/>
        </w:rPr>
        <w:t xml:space="preserve"> as</w:t>
      </w:r>
      <w:r w:rsidR="00164838" w:rsidRPr="00F4259E">
        <w:rPr>
          <w:color w:val="000000"/>
          <w:shd w:val="clear" w:color="auto" w:fill="F8F9FA"/>
          <w:lang w:val="en-GB"/>
        </w:rPr>
        <w:t xml:space="preserve"> the first woman to head the Department</w:t>
      </w:r>
      <w:r w:rsidR="004C6B36" w:rsidRPr="00F4259E">
        <w:rPr>
          <w:color w:val="000000"/>
          <w:shd w:val="clear" w:color="auto" w:fill="F8F9FA"/>
          <w:lang w:val="en-GB"/>
        </w:rPr>
        <w:t xml:space="preserve"> of Health</w:t>
      </w:r>
      <w:r w:rsidR="00164838" w:rsidRPr="00F4259E">
        <w:rPr>
          <w:color w:val="000000"/>
          <w:shd w:val="clear" w:color="auto" w:fill="F8F9FA"/>
          <w:lang w:val="en-GB"/>
        </w:rPr>
        <w:t>.</w:t>
      </w:r>
      <w:r w:rsidR="00E95DFC" w:rsidRPr="00F4259E">
        <w:rPr>
          <w:color w:val="000000"/>
          <w:shd w:val="clear" w:color="auto" w:fill="F8F9FA"/>
          <w:lang w:val="en-GB"/>
        </w:rPr>
        <w:t xml:space="preserve"> When </w:t>
      </w:r>
      <w:r w:rsidR="009B4FE1" w:rsidRPr="00F4259E">
        <w:rPr>
          <w:color w:val="000000"/>
          <w:shd w:val="clear" w:color="auto" w:fill="F8F9FA"/>
          <w:lang w:val="en-GB"/>
        </w:rPr>
        <w:t>the United Kingdom</w:t>
      </w:r>
      <w:r w:rsidR="00E95DFC" w:rsidRPr="00F4259E">
        <w:rPr>
          <w:color w:val="000000"/>
          <w:shd w:val="clear" w:color="auto" w:fill="F8F9FA"/>
          <w:lang w:val="en-GB"/>
        </w:rPr>
        <w:t xml:space="preserve"> returned </w:t>
      </w:r>
      <w:r w:rsidR="009B4FE1" w:rsidRPr="00F4259E">
        <w:rPr>
          <w:color w:val="000000"/>
          <w:shd w:val="clear" w:color="auto" w:fill="F8F9FA"/>
          <w:lang w:val="en-GB"/>
        </w:rPr>
        <w:t xml:space="preserve">Hong Kong </w:t>
      </w:r>
      <w:r w:rsidR="00E95DFC" w:rsidRPr="00F4259E">
        <w:rPr>
          <w:color w:val="000000"/>
          <w:shd w:val="clear" w:color="auto" w:fill="F8F9FA"/>
          <w:lang w:val="en-GB"/>
        </w:rPr>
        <w:t xml:space="preserve">to the People’s Republic of China in 1997, Chan stayed on, although </w:t>
      </w:r>
      <w:r w:rsidR="005E312E" w:rsidRPr="00F4259E">
        <w:rPr>
          <w:color w:val="000000"/>
          <w:shd w:val="clear" w:color="auto" w:fill="F8F9FA"/>
          <w:lang w:val="en-GB"/>
        </w:rPr>
        <w:t xml:space="preserve">some </w:t>
      </w:r>
      <w:r w:rsidR="00E95DFC" w:rsidRPr="00F4259E">
        <w:rPr>
          <w:color w:val="000000"/>
          <w:shd w:val="clear" w:color="auto" w:fill="F8F9FA"/>
          <w:lang w:val="en-GB"/>
        </w:rPr>
        <w:t>colleagues left and several family members, including her mother, moved to Canada.</w:t>
      </w:r>
      <w:r w:rsidR="001B3395" w:rsidRPr="00F4259E">
        <w:rPr>
          <w:color w:val="000000"/>
          <w:shd w:val="clear" w:color="auto" w:fill="F8F9FA"/>
          <w:lang w:val="en-GB"/>
        </w:rPr>
        <w:t xml:space="preserve"> </w:t>
      </w:r>
    </w:p>
    <w:p w14:paraId="7403EDCE" w14:textId="16FEF76A" w:rsidR="002956CE" w:rsidRPr="00F4259E" w:rsidRDefault="001B3395" w:rsidP="009825C6">
      <w:pPr>
        <w:ind w:firstLine="708"/>
        <w:jc w:val="both"/>
        <w:rPr>
          <w:color w:val="000000"/>
          <w:shd w:val="clear" w:color="auto" w:fill="F8F9FA"/>
          <w:lang w:val="en-GB"/>
        </w:rPr>
      </w:pPr>
      <w:r w:rsidRPr="00F4259E">
        <w:rPr>
          <w:color w:val="000000"/>
          <w:shd w:val="clear" w:color="auto" w:fill="F8F9FA"/>
          <w:lang w:val="en-GB"/>
        </w:rPr>
        <w:t xml:space="preserve">As </w:t>
      </w:r>
      <w:r w:rsidR="00213A21" w:rsidRPr="00F4259E">
        <w:rPr>
          <w:color w:val="000000"/>
          <w:shd w:val="clear" w:color="auto" w:fill="F8F9FA"/>
          <w:lang w:val="en-GB"/>
        </w:rPr>
        <w:t>D</w:t>
      </w:r>
      <w:r w:rsidRPr="00F4259E">
        <w:rPr>
          <w:color w:val="000000"/>
          <w:shd w:val="clear" w:color="auto" w:fill="F8F9FA"/>
          <w:lang w:val="en-GB"/>
        </w:rPr>
        <w:t>irector</w:t>
      </w:r>
      <w:r w:rsidR="0098673D" w:rsidRPr="00F4259E">
        <w:rPr>
          <w:color w:val="000000"/>
          <w:shd w:val="clear" w:color="auto" w:fill="F8F9FA"/>
          <w:lang w:val="en-GB"/>
        </w:rPr>
        <w:t xml:space="preserve"> of the Department of Health</w:t>
      </w:r>
      <w:r w:rsidR="00584D37" w:rsidRPr="00F4259E">
        <w:rPr>
          <w:color w:val="000000"/>
          <w:shd w:val="clear" w:color="auto" w:fill="F8F9FA"/>
          <w:lang w:val="en-GB"/>
        </w:rPr>
        <w:t>,</w:t>
      </w:r>
      <w:r w:rsidRPr="00F4259E">
        <w:rPr>
          <w:color w:val="000000"/>
          <w:shd w:val="clear" w:color="auto" w:fill="F8F9FA"/>
          <w:lang w:val="en-GB"/>
        </w:rPr>
        <w:t xml:space="preserve"> Chan </w:t>
      </w:r>
      <w:r w:rsidR="00213A21" w:rsidRPr="00F4259E">
        <w:rPr>
          <w:color w:val="000000"/>
          <w:shd w:val="clear" w:color="auto" w:fill="F8F9FA"/>
          <w:lang w:val="en-GB"/>
        </w:rPr>
        <w:t xml:space="preserve">initiated new services related to </w:t>
      </w:r>
      <w:r w:rsidR="00CC3FCE" w:rsidRPr="00F4259E">
        <w:rPr>
          <w:color w:val="000000"/>
          <w:shd w:val="clear" w:color="auto" w:fill="F8F9FA"/>
          <w:lang w:val="en-GB"/>
        </w:rPr>
        <w:t xml:space="preserve">the promotion of public health programmes, </w:t>
      </w:r>
      <w:r w:rsidR="00213A21" w:rsidRPr="00F4259E">
        <w:rPr>
          <w:color w:val="000000"/>
          <w:shd w:val="clear" w:color="auto" w:fill="F8F9FA"/>
          <w:lang w:val="en-GB"/>
        </w:rPr>
        <w:t>the prevention of disease and the training of public health professionals.</w:t>
      </w:r>
      <w:r w:rsidR="00DC6174" w:rsidRPr="00F4259E">
        <w:rPr>
          <w:color w:val="000000"/>
          <w:shd w:val="clear" w:color="auto" w:fill="F8F9FA"/>
          <w:lang w:val="en-GB"/>
        </w:rPr>
        <w:t xml:space="preserve"> During the 1997 outbreak of avian influenza A(H5N1), known as bird flu, </w:t>
      </w:r>
      <w:r w:rsidR="002724F7" w:rsidRPr="00F4259E">
        <w:rPr>
          <w:color w:val="000000"/>
          <w:shd w:val="clear" w:color="auto" w:fill="F8F9FA"/>
          <w:lang w:val="en-GB"/>
        </w:rPr>
        <w:t xml:space="preserve">with humans being infected directly from chickens, </w:t>
      </w:r>
      <w:r w:rsidR="00DC6174" w:rsidRPr="00F4259E">
        <w:rPr>
          <w:color w:val="000000"/>
          <w:shd w:val="clear" w:color="auto" w:fill="F8F9FA"/>
          <w:lang w:val="en-GB"/>
        </w:rPr>
        <w:t>Chan initially sought to reassure the public by stating that she ate chicken every day</w:t>
      </w:r>
      <w:r w:rsidR="005E312E" w:rsidRPr="00F4259E">
        <w:rPr>
          <w:color w:val="000000"/>
          <w:shd w:val="clear" w:color="auto" w:fill="F8F9FA"/>
          <w:lang w:val="en-GB"/>
        </w:rPr>
        <w:t>.</w:t>
      </w:r>
      <w:r w:rsidR="002724F7" w:rsidRPr="00F4259E">
        <w:rPr>
          <w:color w:val="000000"/>
          <w:shd w:val="clear" w:color="auto" w:fill="F8F9FA"/>
          <w:lang w:val="en-GB"/>
        </w:rPr>
        <w:t xml:space="preserve"> </w:t>
      </w:r>
      <w:r w:rsidR="005E312E" w:rsidRPr="00F4259E">
        <w:rPr>
          <w:color w:val="000000"/>
          <w:shd w:val="clear" w:color="auto" w:fill="F8F9FA"/>
          <w:lang w:val="en-GB"/>
        </w:rPr>
        <w:t>She</w:t>
      </w:r>
      <w:r w:rsidR="002724F7" w:rsidRPr="00F4259E">
        <w:rPr>
          <w:color w:val="000000"/>
          <w:shd w:val="clear" w:color="auto" w:fill="F8F9FA"/>
          <w:lang w:val="en-GB"/>
        </w:rPr>
        <w:t xml:space="preserve"> then halted the outbreak</w:t>
      </w:r>
      <w:r w:rsidR="0019467F" w:rsidRPr="00F4259E">
        <w:rPr>
          <w:color w:val="000000"/>
          <w:shd w:val="clear" w:color="auto" w:fill="F8F9FA"/>
          <w:lang w:val="en-GB"/>
        </w:rPr>
        <w:t xml:space="preserve"> through</w:t>
      </w:r>
      <w:r w:rsidR="002724F7" w:rsidRPr="00F4259E">
        <w:rPr>
          <w:color w:val="000000"/>
          <w:shd w:val="clear" w:color="auto" w:fill="F8F9FA"/>
          <w:lang w:val="en-GB"/>
        </w:rPr>
        <w:t xml:space="preserve"> </w:t>
      </w:r>
      <w:r w:rsidR="00A95A2B" w:rsidRPr="00F4259E">
        <w:rPr>
          <w:color w:val="000000"/>
          <w:shd w:val="clear" w:color="auto" w:fill="F8F9FA"/>
          <w:lang w:val="en-GB"/>
        </w:rPr>
        <w:t>a</w:t>
      </w:r>
      <w:r w:rsidR="002724F7" w:rsidRPr="00F4259E">
        <w:rPr>
          <w:color w:val="000000"/>
          <w:shd w:val="clear" w:color="auto" w:fill="F8F9FA"/>
          <w:lang w:val="en-GB"/>
        </w:rPr>
        <w:t xml:space="preserve"> territory-wide slaughter of more than 1.5 million chickens </w:t>
      </w:r>
      <w:r w:rsidR="00584D37" w:rsidRPr="00F4259E">
        <w:rPr>
          <w:color w:val="000000"/>
          <w:shd w:val="clear" w:color="auto" w:fill="F8F9FA"/>
          <w:lang w:val="en-GB"/>
        </w:rPr>
        <w:t xml:space="preserve">within </w:t>
      </w:r>
      <w:r w:rsidR="00281A0F" w:rsidRPr="00F4259E">
        <w:rPr>
          <w:color w:val="000000"/>
          <w:shd w:val="clear" w:color="auto" w:fill="F8F9FA"/>
          <w:lang w:val="en-GB"/>
        </w:rPr>
        <w:t>several</w:t>
      </w:r>
      <w:r w:rsidR="00584D37" w:rsidRPr="00F4259E">
        <w:rPr>
          <w:color w:val="000000"/>
          <w:shd w:val="clear" w:color="auto" w:fill="F8F9FA"/>
          <w:lang w:val="en-GB"/>
        </w:rPr>
        <w:t xml:space="preserve"> days</w:t>
      </w:r>
      <w:r w:rsidR="00281A0F" w:rsidRPr="00F4259E">
        <w:rPr>
          <w:color w:val="000000"/>
          <w:shd w:val="clear" w:color="auto" w:fill="F8F9FA"/>
          <w:lang w:val="en-GB"/>
        </w:rPr>
        <w:t>, followed by compensation for the farmers and a cleaning programme</w:t>
      </w:r>
      <w:r w:rsidR="00584D37" w:rsidRPr="00F4259E">
        <w:rPr>
          <w:color w:val="000000"/>
          <w:shd w:val="clear" w:color="auto" w:fill="F8F9FA"/>
          <w:lang w:val="en-GB"/>
        </w:rPr>
        <w:t xml:space="preserve">. She did so against much </w:t>
      </w:r>
      <w:r w:rsidR="00282517" w:rsidRPr="00F4259E">
        <w:rPr>
          <w:color w:val="000000"/>
          <w:shd w:val="clear" w:color="auto" w:fill="F8F9FA"/>
          <w:lang w:val="en-GB"/>
        </w:rPr>
        <w:t xml:space="preserve">governmental and societal </w:t>
      </w:r>
      <w:r w:rsidR="00584D37" w:rsidRPr="00F4259E">
        <w:rPr>
          <w:color w:val="000000"/>
          <w:shd w:val="clear" w:color="auto" w:fill="F8F9FA"/>
          <w:lang w:val="en-GB"/>
        </w:rPr>
        <w:t>opposition, but her move ‘won praise for avoiding a pandemic, and became a model overseas for controlling the disease’ (Huet 2017).</w:t>
      </w:r>
      <w:r w:rsidR="00727084" w:rsidRPr="00F4259E">
        <w:rPr>
          <w:color w:val="000000"/>
          <w:shd w:val="clear" w:color="auto" w:fill="F8F9FA"/>
          <w:lang w:val="en-GB"/>
        </w:rPr>
        <w:t xml:space="preserve"> When</w:t>
      </w:r>
      <w:r w:rsidR="004713FF" w:rsidRPr="00F4259E">
        <w:rPr>
          <w:color w:val="000000"/>
          <w:shd w:val="clear" w:color="auto" w:fill="F8F9FA"/>
          <w:lang w:val="en-GB"/>
        </w:rPr>
        <w:t>,</w:t>
      </w:r>
      <w:r w:rsidR="00727084" w:rsidRPr="00F4259E">
        <w:rPr>
          <w:color w:val="000000"/>
          <w:shd w:val="clear" w:color="auto" w:fill="F8F9FA"/>
          <w:lang w:val="en-GB"/>
        </w:rPr>
        <w:t xml:space="preserve"> in March 2003</w:t>
      </w:r>
      <w:r w:rsidR="004713FF" w:rsidRPr="00F4259E">
        <w:rPr>
          <w:color w:val="000000"/>
          <w:shd w:val="clear" w:color="auto" w:fill="F8F9FA"/>
          <w:lang w:val="en-GB"/>
        </w:rPr>
        <w:t>,</w:t>
      </w:r>
      <w:r w:rsidR="00727084" w:rsidRPr="00F4259E">
        <w:rPr>
          <w:color w:val="000000"/>
          <w:shd w:val="clear" w:color="auto" w:fill="F8F9FA"/>
          <w:lang w:val="en-GB"/>
        </w:rPr>
        <w:t xml:space="preserve"> unusual outbreaks of atypical pneumonia occurred in </w:t>
      </w:r>
      <w:r w:rsidR="00DA0BEE" w:rsidRPr="00F4259E">
        <w:rPr>
          <w:color w:val="000000"/>
          <w:shd w:val="clear" w:color="auto" w:fill="F8F9FA"/>
          <w:lang w:val="en-GB"/>
        </w:rPr>
        <w:t xml:space="preserve">Chinese </w:t>
      </w:r>
      <w:proofErr w:type="spellStart"/>
      <w:r w:rsidR="00727084" w:rsidRPr="00F4259E">
        <w:rPr>
          <w:color w:val="000000"/>
          <w:shd w:val="clear" w:color="auto" w:fill="F8F9FA"/>
          <w:lang w:val="en-GB"/>
        </w:rPr>
        <w:t>Guandong</w:t>
      </w:r>
      <w:proofErr w:type="spellEnd"/>
      <w:r w:rsidR="00DF688B" w:rsidRPr="00F4259E">
        <w:rPr>
          <w:color w:val="000000"/>
          <w:shd w:val="clear" w:color="auto" w:fill="F8F9FA"/>
          <w:lang w:val="en-GB"/>
        </w:rPr>
        <w:t>, Canada, Singapore</w:t>
      </w:r>
      <w:r w:rsidR="00727084" w:rsidRPr="00F4259E">
        <w:rPr>
          <w:color w:val="000000"/>
          <w:shd w:val="clear" w:color="auto" w:fill="F8F9FA"/>
          <w:lang w:val="en-GB"/>
        </w:rPr>
        <w:t xml:space="preserve"> and Hong Kong, the World Health Organization (WHO) named the disease SARS (severe acute respiratory syndrome).</w:t>
      </w:r>
      <w:r w:rsidR="00A95A2B" w:rsidRPr="00F4259E">
        <w:rPr>
          <w:color w:val="000000"/>
          <w:shd w:val="clear" w:color="auto" w:fill="F8F9FA"/>
          <w:lang w:val="en-GB"/>
        </w:rPr>
        <w:t xml:space="preserve"> </w:t>
      </w:r>
      <w:r w:rsidR="00BC2F14" w:rsidRPr="00F4259E">
        <w:rPr>
          <w:color w:val="000000"/>
          <w:shd w:val="clear" w:color="auto" w:fill="F8F9FA"/>
          <w:lang w:val="en-GB"/>
        </w:rPr>
        <w:t>The outbreak of SARS i</w:t>
      </w:r>
      <w:r w:rsidR="00A95A2B" w:rsidRPr="00F4259E">
        <w:rPr>
          <w:color w:val="000000"/>
          <w:shd w:val="clear" w:color="auto" w:fill="F8F9FA"/>
          <w:lang w:val="en-GB"/>
        </w:rPr>
        <w:t>n Hong Kong caused 1,755 cases of infection and claimed 299 lives.</w:t>
      </w:r>
      <w:r w:rsidR="00BC2F14" w:rsidRPr="00F4259E">
        <w:rPr>
          <w:color w:val="000000"/>
          <w:shd w:val="clear" w:color="auto" w:fill="F8F9FA"/>
          <w:lang w:val="en-GB"/>
        </w:rPr>
        <w:t xml:space="preserve"> The </w:t>
      </w:r>
      <w:r w:rsidR="00BC2F14" w:rsidRPr="00F4259E">
        <w:rPr>
          <w:color w:val="000000"/>
          <w:shd w:val="clear" w:color="auto" w:fill="F8F9FA"/>
          <w:lang w:val="en-GB"/>
        </w:rPr>
        <w:lastRenderedPageBreak/>
        <w:t xml:space="preserve">insufficient reaction of the government, in which Chan </w:t>
      </w:r>
      <w:r w:rsidR="00671D7E" w:rsidRPr="00F4259E">
        <w:rPr>
          <w:color w:val="000000"/>
          <w:shd w:val="clear" w:color="auto" w:fill="F8F9FA"/>
          <w:lang w:val="en-GB"/>
        </w:rPr>
        <w:t xml:space="preserve">and her superior, the health minister, </w:t>
      </w:r>
      <w:proofErr w:type="gramStart"/>
      <w:r w:rsidR="00671D7E" w:rsidRPr="00F4259E">
        <w:rPr>
          <w:color w:val="000000"/>
          <w:shd w:val="clear" w:color="auto" w:fill="F8F9FA"/>
          <w:lang w:val="en-GB"/>
        </w:rPr>
        <w:t>were</w:t>
      </w:r>
      <w:r w:rsidR="00BC2F14" w:rsidRPr="00F4259E">
        <w:rPr>
          <w:color w:val="000000"/>
          <w:shd w:val="clear" w:color="auto" w:fill="F8F9FA"/>
          <w:lang w:val="en-GB"/>
        </w:rPr>
        <w:t xml:space="preserve"> in charge of</w:t>
      </w:r>
      <w:proofErr w:type="gramEnd"/>
      <w:r w:rsidR="00BC2F14" w:rsidRPr="00F4259E">
        <w:rPr>
          <w:color w:val="000000"/>
          <w:shd w:val="clear" w:color="auto" w:fill="F8F9FA"/>
          <w:lang w:val="en-GB"/>
        </w:rPr>
        <w:t xml:space="preserve"> controlling and preventing infectious diseases,</w:t>
      </w:r>
      <w:r w:rsidR="00A95A2B" w:rsidRPr="00F4259E">
        <w:rPr>
          <w:color w:val="000000"/>
          <w:shd w:val="clear" w:color="auto" w:fill="F8F9FA"/>
          <w:lang w:val="en-GB"/>
        </w:rPr>
        <w:t xml:space="preserve"> </w:t>
      </w:r>
      <w:r w:rsidR="0098673D" w:rsidRPr="00F4259E">
        <w:rPr>
          <w:color w:val="000000"/>
          <w:shd w:val="clear" w:color="auto" w:fill="F8F9FA"/>
          <w:lang w:val="en-GB"/>
        </w:rPr>
        <w:t>caused anger among the public</w:t>
      </w:r>
      <w:r w:rsidR="001B4734" w:rsidRPr="00F4259E">
        <w:rPr>
          <w:color w:val="000000"/>
          <w:shd w:val="clear" w:color="auto" w:fill="F8F9FA"/>
          <w:lang w:val="en-GB"/>
        </w:rPr>
        <w:t xml:space="preserve">. </w:t>
      </w:r>
      <w:r w:rsidR="00121134" w:rsidRPr="00F4259E">
        <w:rPr>
          <w:color w:val="000000"/>
          <w:shd w:val="clear" w:color="auto" w:fill="F8F9FA"/>
          <w:lang w:val="en-GB"/>
        </w:rPr>
        <w:t>Afterwards a</w:t>
      </w:r>
      <w:r w:rsidR="00415415" w:rsidRPr="00F4259E">
        <w:rPr>
          <w:color w:val="000000"/>
          <w:shd w:val="clear" w:color="auto" w:fill="F8F9FA"/>
          <w:lang w:val="en-GB"/>
        </w:rPr>
        <w:t xml:space="preserve"> Legislative Council Committee </w:t>
      </w:r>
      <w:r w:rsidR="009C5D72" w:rsidRPr="00F4259E">
        <w:rPr>
          <w:color w:val="000000"/>
          <w:shd w:val="clear" w:color="auto" w:fill="F8F9FA"/>
          <w:lang w:val="en-GB"/>
        </w:rPr>
        <w:t xml:space="preserve">censured </w:t>
      </w:r>
      <w:r w:rsidR="00F97997" w:rsidRPr="00F4259E">
        <w:rPr>
          <w:color w:val="000000"/>
          <w:shd w:val="clear" w:color="auto" w:fill="F8F9FA"/>
          <w:lang w:val="en-GB"/>
        </w:rPr>
        <w:t>Chan</w:t>
      </w:r>
      <w:r w:rsidR="009C5D72" w:rsidRPr="00F4259E">
        <w:rPr>
          <w:color w:val="000000"/>
          <w:shd w:val="clear" w:color="auto" w:fill="F8F9FA"/>
          <w:lang w:val="en-GB"/>
        </w:rPr>
        <w:t xml:space="preserve"> </w:t>
      </w:r>
      <w:r w:rsidR="00637865" w:rsidRPr="00F4259E">
        <w:rPr>
          <w:color w:val="000000"/>
          <w:shd w:val="clear" w:color="auto" w:fill="F8F9FA"/>
          <w:lang w:val="en-GB"/>
        </w:rPr>
        <w:t xml:space="preserve">as the chief public health adviser </w:t>
      </w:r>
      <w:r w:rsidR="009C5D72" w:rsidRPr="00F4259E">
        <w:rPr>
          <w:color w:val="000000"/>
          <w:shd w:val="clear" w:color="auto" w:fill="F8F9FA"/>
          <w:lang w:val="en-GB"/>
        </w:rPr>
        <w:t xml:space="preserve">for not responding quickly enough in the early days of the outbreak, for not taking into account the possibility of </w:t>
      </w:r>
      <w:r w:rsidR="00104289" w:rsidRPr="00F4259E">
        <w:rPr>
          <w:color w:val="000000"/>
          <w:shd w:val="clear" w:color="auto" w:fill="F8F9FA"/>
          <w:lang w:val="en-GB"/>
        </w:rPr>
        <w:t xml:space="preserve">an </w:t>
      </w:r>
      <w:r w:rsidR="009C5D72" w:rsidRPr="00F4259E">
        <w:rPr>
          <w:color w:val="000000"/>
          <w:shd w:val="clear" w:color="auto" w:fill="F8F9FA"/>
          <w:lang w:val="en-GB"/>
        </w:rPr>
        <w:t xml:space="preserve">epidemic spreading from </w:t>
      </w:r>
      <w:proofErr w:type="spellStart"/>
      <w:r w:rsidR="009C5D72" w:rsidRPr="00F4259E">
        <w:rPr>
          <w:color w:val="000000"/>
          <w:shd w:val="clear" w:color="auto" w:fill="F8F9FA"/>
          <w:lang w:val="en-GB"/>
        </w:rPr>
        <w:t>Guandong</w:t>
      </w:r>
      <w:proofErr w:type="spellEnd"/>
      <w:r w:rsidR="009C5D72" w:rsidRPr="00F4259E">
        <w:rPr>
          <w:color w:val="000000"/>
          <w:shd w:val="clear" w:color="auto" w:fill="F8F9FA"/>
          <w:lang w:val="en-GB"/>
        </w:rPr>
        <w:t xml:space="preserve"> to Hong Kong and for not following the WHO in </w:t>
      </w:r>
      <w:r w:rsidR="00104289" w:rsidRPr="00F4259E">
        <w:rPr>
          <w:color w:val="000000"/>
          <w:shd w:val="clear" w:color="auto" w:fill="F8F9FA"/>
          <w:lang w:val="en-GB"/>
        </w:rPr>
        <w:t>listing</w:t>
      </w:r>
      <w:r w:rsidR="009C5D72" w:rsidRPr="00F4259E">
        <w:rPr>
          <w:color w:val="000000"/>
          <w:shd w:val="clear" w:color="auto" w:fill="F8F9FA"/>
          <w:lang w:val="en-GB"/>
        </w:rPr>
        <w:t xml:space="preserve"> SARS </w:t>
      </w:r>
      <w:r w:rsidR="00C97091" w:rsidRPr="00F4259E">
        <w:rPr>
          <w:color w:val="000000"/>
          <w:shd w:val="clear" w:color="auto" w:fill="F8F9FA"/>
          <w:lang w:val="en-GB"/>
        </w:rPr>
        <w:t>as a condition for attention in</w:t>
      </w:r>
      <w:r w:rsidR="009C5D72" w:rsidRPr="00F4259E">
        <w:rPr>
          <w:color w:val="000000"/>
          <w:shd w:val="clear" w:color="auto" w:fill="F8F9FA"/>
          <w:lang w:val="en-GB"/>
        </w:rPr>
        <w:t xml:space="preserve"> the </w:t>
      </w:r>
      <w:r w:rsidR="00787476" w:rsidRPr="00F4259E">
        <w:rPr>
          <w:color w:val="000000"/>
          <w:shd w:val="clear" w:color="auto" w:fill="F8F9FA"/>
          <w:lang w:val="en-GB"/>
        </w:rPr>
        <w:t xml:space="preserve">local </w:t>
      </w:r>
      <w:r w:rsidR="009C5D72" w:rsidRPr="00F4259E">
        <w:rPr>
          <w:color w:val="000000"/>
          <w:shd w:val="clear" w:color="auto" w:fill="F8F9FA"/>
          <w:lang w:val="en-GB"/>
        </w:rPr>
        <w:t xml:space="preserve">ordinance that would have allowed </w:t>
      </w:r>
      <w:r w:rsidR="0033222B" w:rsidRPr="00F4259E">
        <w:rPr>
          <w:color w:val="000000"/>
          <w:shd w:val="clear" w:color="auto" w:fill="F8F9FA"/>
          <w:lang w:val="en-GB"/>
        </w:rPr>
        <w:t xml:space="preserve">early </w:t>
      </w:r>
      <w:r w:rsidR="009C5D72" w:rsidRPr="00F4259E">
        <w:rPr>
          <w:color w:val="000000"/>
          <w:shd w:val="clear" w:color="auto" w:fill="F8F9FA"/>
          <w:lang w:val="en-GB"/>
        </w:rPr>
        <w:t>quarantine and prevent</w:t>
      </w:r>
      <w:r w:rsidR="004713FF" w:rsidRPr="00F4259E">
        <w:rPr>
          <w:color w:val="000000"/>
          <w:shd w:val="clear" w:color="auto" w:fill="F8F9FA"/>
          <w:lang w:val="en-GB"/>
        </w:rPr>
        <w:t>ing</w:t>
      </w:r>
      <w:r w:rsidR="00D00F4E" w:rsidRPr="00F4259E">
        <w:rPr>
          <w:color w:val="000000"/>
          <w:shd w:val="clear" w:color="auto" w:fill="F8F9FA"/>
          <w:lang w:val="en-GB"/>
        </w:rPr>
        <w:t xml:space="preserve"> </w:t>
      </w:r>
      <w:r w:rsidR="009C5D72" w:rsidRPr="00F4259E">
        <w:rPr>
          <w:color w:val="000000"/>
          <w:shd w:val="clear" w:color="auto" w:fill="F8F9FA"/>
          <w:lang w:val="en-GB"/>
        </w:rPr>
        <w:t>the spread</w:t>
      </w:r>
      <w:r w:rsidR="00671D7E" w:rsidRPr="00F4259E">
        <w:rPr>
          <w:color w:val="000000"/>
          <w:shd w:val="clear" w:color="auto" w:fill="F8F9FA"/>
          <w:lang w:val="en-GB"/>
        </w:rPr>
        <w:t xml:space="preserve"> (the </w:t>
      </w:r>
      <w:r w:rsidR="0060417A" w:rsidRPr="00F4259E">
        <w:rPr>
          <w:color w:val="000000"/>
          <w:shd w:val="clear" w:color="auto" w:fill="F8F9FA"/>
          <w:lang w:val="en-GB"/>
        </w:rPr>
        <w:t xml:space="preserve">health </w:t>
      </w:r>
      <w:r w:rsidR="00671D7E" w:rsidRPr="00F4259E">
        <w:rPr>
          <w:color w:val="000000"/>
          <w:shd w:val="clear" w:color="auto" w:fill="F8F9FA"/>
          <w:lang w:val="en-GB"/>
        </w:rPr>
        <w:t>minister believed</w:t>
      </w:r>
      <w:r w:rsidR="00F540A5" w:rsidRPr="00F4259E">
        <w:rPr>
          <w:color w:val="000000"/>
          <w:shd w:val="clear" w:color="auto" w:fill="F8F9FA"/>
          <w:lang w:val="en-GB"/>
        </w:rPr>
        <w:t xml:space="preserve"> SARS</w:t>
      </w:r>
      <w:r w:rsidR="00671D7E" w:rsidRPr="00F4259E">
        <w:rPr>
          <w:color w:val="000000"/>
          <w:shd w:val="clear" w:color="auto" w:fill="F8F9FA"/>
          <w:lang w:val="en-GB"/>
        </w:rPr>
        <w:t xml:space="preserve"> resembled a Hong Kong acronym too much</w:t>
      </w:r>
      <w:r w:rsidR="00CC3FCE" w:rsidRPr="00F4259E">
        <w:rPr>
          <w:color w:val="000000"/>
          <w:shd w:val="clear" w:color="auto" w:fill="F8F9FA"/>
          <w:lang w:val="en-GB"/>
        </w:rPr>
        <w:t xml:space="preserve"> and </w:t>
      </w:r>
      <w:r w:rsidR="00E56853" w:rsidRPr="00F4259E">
        <w:rPr>
          <w:color w:val="000000"/>
          <w:shd w:val="clear" w:color="auto" w:fill="F8F9FA"/>
          <w:lang w:val="en-GB"/>
        </w:rPr>
        <w:t>forestalled</w:t>
      </w:r>
      <w:r w:rsidR="00CC3FCE" w:rsidRPr="00F4259E">
        <w:rPr>
          <w:color w:val="000000"/>
          <w:shd w:val="clear" w:color="auto" w:fill="F8F9FA"/>
          <w:lang w:val="en-GB"/>
        </w:rPr>
        <w:t xml:space="preserve"> </w:t>
      </w:r>
      <w:r w:rsidR="00E56853" w:rsidRPr="00F4259E">
        <w:rPr>
          <w:color w:val="000000"/>
          <w:shd w:val="clear" w:color="auto" w:fill="F8F9FA"/>
          <w:lang w:val="en-GB"/>
        </w:rPr>
        <w:t>its use</w:t>
      </w:r>
      <w:r w:rsidR="00671D7E" w:rsidRPr="00F4259E">
        <w:rPr>
          <w:color w:val="000000"/>
          <w:shd w:val="clear" w:color="auto" w:fill="F8F9FA"/>
          <w:lang w:val="en-GB"/>
        </w:rPr>
        <w:t>)</w:t>
      </w:r>
      <w:r w:rsidR="009C5D72" w:rsidRPr="00F4259E">
        <w:rPr>
          <w:color w:val="000000"/>
          <w:shd w:val="clear" w:color="auto" w:fill="F8F9FA"/>
          <w:lang w:val="en-GB"/>
        </w:rPr>
        <w:t xml:space="preserve">. </w:t>
      </w:r>
      <w:r w:rsidR="005224BD" w:rsidRPr="00F4259E">
        <w:rPr>
          <w:color w:val="000000"/>
          <w:shd w:val="clear" w:color="auto" w:fill="F8F9FA"/>
          <w:lang w:val="en-GB"/>
        </w:rPr>
        <w:t xml:space="preserve">The medical profession </w:t>
      </w:r>
      <w:r w:rsidR="00785DE3" w:rsidRPr="00F4259E">
        <w:rPr>
          <w:color w:val="000000"/>
          <w:shd w:val="clear" w:color="auto" w:fill="F8F9FA"/>
          <w:lang w:val="en-GB"/>
        </w:rPr>
        <w:t xml:space="preserve">similarly </w:t>
      </w:r>
      <w:r w:rsidR="005224BD" w:rsidRPr="00F4259E">
        <w:rPr>
          <w:color w:val="000000"/>
          <w:shd w:val="clear" w:color="auto" w:fill="F8F9FA"/>
          <w:lang w:val="en-GB"/>
        </w:rPr>
        <w:t xml:space="preserve">criticized </w:t>
      </w:r>
      <w:r w:rsidR="00CC3FCE" w:rsidRPr="00F4259E">
        <w:rPr>
          <w:color w:val="000000"/>
          <w:shd w:val="clear" w:color="auto" w:fill="F8F9FA"/>
          <w:lang w:val="en-GB"/>
        </w:rPr>
        <w:t>Chan</w:t>
      </w:r>
      <w:r w:rsidR="005224BD" w:rsidRPr="00F4259E">
        <w:rPr>
          <w:color w:val="000000"/>
          <w:shd w:val="clear" w:color="auto" w:fill="F8F9FA"/>
          <w:lang w:val="en-GB"/>
        </w:rPr>
        <w:t xml:space="preserve">. </w:t>
      </w:r>
      <w:r w:rsidR="00CC3FCE" w:rsidRPr="00F4259E">
        <w:rPr>
          <w:color w:val="000000"/>
          <w:shd w:val="clear" w:color="auto" w:fill="F8F9FA"/>
          <w:lang w:val="en-GB"/>
        </w:rPr>
        <w:t xml:space="preserve">She </w:t>
      </w:r>
      <w:r w:rsidR="00C3398F" w:rsidRPr="00F4259E">
        <w:rPr>
          <w:color w:val="000000"/>
          <w:shd w:val="clear" w:color="auto" w:fill="F8F9FA"/>
          <w:lang w:val="en-GB"/>
        </w:rPr>
        <w:t xml:space="preserve">responded </w:t>
      </w:r>
      <w:r w:rsidR="00E34C8B" w:rsidRPr="00F4259E">
        <w:rPr>
          <w:color w:val="000000"/>
          <w:shd w:val="clear" w:color="auto" w:fill="F8F9FA"/>
          <w:lang w:val="en-GB"/>
        </w:rPr>
        <w:t>with</w:t>
      </w:r>
      <w:r w:rsidR="00C3398F" w:rsidRPr="00F4259E">
        <w:rPr>
          <w:color w:val="000000"/>
          <w:shd w:val="clear" w:color="auto" w:fill="F8F9FA"/>
          <w:lang w:val="en-GB"/>
        </w:rPr>
        <w:t xml:space="preserve"> a statement, hoping that ‘the public will not make criticisms with hindsight, and forget that the WHO and the international community have given positive comments on the performance of Hong Kong against SARS’</w:t>
      </w:r>
      <w:r w:rsidR="0033222B" w:rsidRPr="00F4259E">
        <w:rPr>
          <w:color w:val="000000"/>
          <w:shd w:val="clear" w:color="auto" w:fill="F8F9FA"/>
          <w:lang w:val="en-GB"/>
        </w:rPr>
        <w:t xml:space="preserve">. She </w:t>
      </w:r>
      <w:r w:rsidR="002B19DC" w:rsidRPr="00F4259E">
        <w:rPr>
          <w:color w:val="000000"/>
          <w:shd w:val="clear" w:color="auto" w:fill="F8F9FA"/>
          <w:lang w:val="en-GB"/>
        </w:rPr>
        <w:t>was willing to</w:t>
      </w:r>
      <w:r w:rsidR="0033222B" w:rsidRPr="00F4259E">
        <w:rPr>
          <w:color w:val="000000"/>
          <w:shd w:val="clear" w:color="auto" w:fill="F8F9FA"/>
          <w:lang w:val="en-GB"/>
        </w:rPr>
        <w:t xml:space="preserve"> respect the decision </w:t>
      </w:r>
      <w:r w:rsidR="00BC2F14" w:rsidRPr="00F4259E">
        <w:rPr>
          <w:color w:val="000000"/>
          <w:shd w:val="clear" w:color="auto" w:fill="F8F9FA"/>
          <w:lang w:val="en-GB"/>
        </w:rPr>
        <w:t>about her performance by</w:t>
      </w:r>
      <w:r w:rsidR="0033222B" w:rsidRPr="00F4259E">
        <w:rPr>
          <w:color w:val="000000"/>
          <w:shd w:val="clear" w:color="auto" w:fill="F8F9FA"/>
          <w:lang w:val="en-GB"/>
        </w:rPr>
        <w:t xml:space="preserve"> the Legislative Council Committee</w:t>
      </w:r>
      <w:r w:rsidR="00CC3FCE" w:rsidRPr="00F4259E">
        <w:rPr>
          <w:color w:val="000000"/>
          <w:shd w:val="clear" w:color="auto" w:fill="F8F9FA"/>
          <w:lang w:val="en-GB"/>
        </w:rPr>
        <w:t>,</w:t>
      </w:r>
      <w:r w:rsidR="0033222B" w:rsidRPr="00F4259E">
        <w:rPr>
          <w:color w:val="000000"/>
          <w:shd w:val="clear" w:color="auto" w:fill="F8F9FA"/>
          <w:lang w:val="en-GB"/>
        </w:rPr>
        <w:t xml:space="preserve"> ‘if it is based on facts and fair’</w:t>
      </w:r>
      <w:r w:rsidR="00CC3FCE" w:rsidRPr="00F4259E">
        <w:rPr>
          <w:color w:val="000000"/>
          <w:shd w:val="clear" w:color="auto" w:fill="F8F9FA"/>
          <w:lang w:val="en-GB"/>
        </w:rPr>
        <w:t xml:space="preserve"> (Chan and Ma 2009: 594)</w:t>
      </w:r>
      <w:r w:rsidR="0033222B" w:rsidRPr="00F4259E">
        <w:rPr>
          <w:color w:val="000000"/>
          <w:shd w:val="clear" w:color="auto" w:fill="F8F9FA"/>
          <w:lang w:val="en-GB"/>
        </w:rPr>
        <w:t xml:space="preserve">. </w:t>
      </w:r>
      <w:r w:rsidR="00787476" w:rsidRPr="00F4259E">
        <w:rPr>
          <w:color w:val="000000"/>
          <w:shd w:val="clear" w:color="auto" w:fill="F8F9FA"/>
          <w:lang w:val="en-GB"/>
        </w:rPr>
        <w:t>This</w:t>
      </w:r>
      <w:r w:rsidR="0033222B" w:rsidRPr="00F4259E">
        <w:rPr>
          <w:color w:val="000000"/>
          <w:shd w:val="clear" w:color="auto" w:fill="F8F9FA"/>
          <w:lang w:val="en-GB"/>
        </w:rPr>
        <w:t xml:space="preserve"> statement </w:t>
      </w:r>
      <w:r w:rsidR="00135130" w:rsidRPr="00F4259E">
        <w:rPr>
          <w:color w:val="000000"/>
          <w:shd w:val="clear" w:color="auto" w:fill="F8F9FA"/>
          <w:lang w:val="en-GB"/>
        </w:rPr>
        <w:t>brought about further</w:t>
      </w:r>
      <w:r w:rsidR="0033222B" w:rsidRPr="00F4259E">
        <w:rPr>
          <w:color w:val="000000"/>
          <w:shd w:val="clear" w:color="auto" w:fill="F8F9FA"/>
          <w:lang w:val="en-GB"/>
        </w:rPr>
        <w:t xml:space="preserve"> criticism</w:t>
      </w:r>
      <w:r w:rsidR="000545D2" w:rsidRPr="00F4259E">
        <w:rPr>
          <w:color w:val="000000"/>
          <w:shd w:val="clear" w:color="auto" w:fill="F8F9FA"/>
          <w:lang w:val="en-GB"/>
        </w:rPr>
        <w:t xml:space="preserve">. The minister resigned immediately, Chan </w:t>
      </w:r>
      <w:r w:rsidR="002956CE" w:rsidRPr="00F4259E">
        <w:rPr>
          <w:color w:val="000000"/>
          <w:shd w:val="clear" w:color="auto" w:fill="F8F9FA"/>
          <w:lang w:val="en-GB"/>
        </w:rPr>
        <w:t xml:space="preserve">somewhat </w:t>
      </w:r>
      <w:r w:rsidR="000545D2" w:rsidRPr="00F4259E">
        <w:rPr>
          <w:color w:val="000000"/>
          <w:shd w:val="clear" w:color="auto" w:fill="F8F9FA"/>
          <w:lang w:val="en-GB"/>
        </w:rPr>
        <w:t>later.</w:t>
      </w:r>
      <w:r w:rsidR="002956CE" w:rsidRPr="00F4259E">
        <w:rPr>
          <w:color w:val="000000"/>
          <w:shd w:val="clear" w:color="auto" w:fill="F8F9FA"/>
          <w:lang w:val="en-GB"/>
        </w:rPr>
        <w:t xml:space="preserve"> </w:t>
      </w:r>
      <w:r w:rsidR="007E0CD3" w:rsidRPr="00F4259E">
        <w:rPr>
          <w:color w:val="000000"/>
          <w:shd w:val="clear" w:color="auto" w:fill="F8F9FA"/>
          <w:lang w:val="en-GB"/>
        </w:rPr>
        <w:t>With her medical and administrative experience, she looked for a job elsewhere.</w:t>
      </w:r>
    </w:p>
    <w:p w14:paraId="55477F58" w14:textId="77777777" w:rsidR="009825C6" w:rsidRPr="00F4259E" w:rsidRDefault="002956CE" w:rsidP="009825C6">
      <w:pPr>
        <w:ind w:firstLine="708"/>
        <w:jc w:val="both"/>
        <w:rPr>
          <w:color w:val="000000"/>
          <w:shd w:val="clear" w:color="auto" w:fill="F8F9FA"/>
          <w:lang w:val="en-GB"/>
        </w:rPr>
      </w:pPr>
      <w:r w:rsidRPr="00F4259E">
        <w:rPr>
          <w:color w:val="000000"/>
          <w:shd w:val="clear" w:color="auto" w:fill="F8F9FA"/>
          <w:lang w:val="en-GB"/>
        </w:rPr>
        <w:t>Chan joined the WHO</w:t>
      </w:r>
      <w:r w:rsidR="002C71BB" w:rsidRPr="00F4259E">
        <w:rPr>
          <w:color w:val="000000"/>
          <w:shd w:val="clear" w:color="auto" w:fill="F8F9FA"/>
          <w:lang w:val="en-GB"/>
        </w:rPr>
        <w:t xml:space="preserve"> in Geneva as </w:t>
      </w:r>
      <w:r w:rsidRPr="00F4259E">
        <w:rPr>
          <w:color w:val="000000"/>
          <w:shd w:val="clear" w:color="auto" w:fill="F8F9FA"/>
          <w:lang w:val="en-GB"/>
        </w:rPr>
        <w:t>Director of the Department of Protection of the Human Environment</w:t>
      </w:r>
      <w:r w:rsidR="007E0CD3" w:rsidRPr="00F4259E">
        <w:rPr>
          <w:color w:val="000000"/>
          <w:shd w:val="clear" w:color="auto" w:fill="F8F9FA"/>
          <w:lang w:val="en-GB"/>
        </w:rPr>
        <w:t xml:space="preserve"> in August 2003</w:t>
      </w:r>
      <w:r w:rsidR="00E0466B" w:rsidRPr="00F4259E">
        <w:rPr>
          <w:color w:val="000000"/>
          <w:shd w:val="clear" w:color="auto" w:fill="F8F9FA"/>
          <w:lang w:val="en-GB"/>
        </w:rPr>
        <w:t>.</w:t>
      </w:r>
      <w:r w:rsidRPr="00F4259E">
        <w:rPr>
          <w:color w:val="000000"/>
          <w:shd w:val="clear" w:color="auto" w:fill="F8F9FA"/>
          <w:lang w:val="en-GB"/>
        </w:rPr>
        <w:t xml:space="preserve"> </w:t>
      </w:r>
      <w:r w:rsidR="00E0466B" w:rsidRPr="00F4259E">
        <w:rPr>
          <w:color w:val="000000"/>
          <w:shd w:val="clear" w:color="auto" w:fill="F8F9FA"/>
          <w:lang w:val="en-GB"/>
        </w:rPr>
        <w:t>Director-General Lee Jong-</w:t>
      </w:r>
      <w:proofErr w:type="spellStart"/>
      <w:r w:rsidR="00E0466B" w:rsidRPr="00F4259E">
        <w:rPr>
          <w:color w:val="000000"/>
          <w:shd w:val="clear" w:color="auto" w:fill="F8F9FA"/>
          <w:lang w:val="en-GB"/>
        </w:rPr>
        <w:t>wook</w:t>
      </w:r>
      <w:proofErr w:type="spellEnd"/>
      <w:r w:rsidR="00E0466B" w:rsidRPr="00F4259E">
        <w:rPr>
          <w:color w:val="000000"/>
          <w:shd w:val="clear" w:color="auto" w:fill="F8F9FA"/>
          <w:lang w:val="en-GB"/>
        </w:rPr>
        <w:t xml:space="preserve"> wanted to appoint her as Director of the Communicable Diseases Cluster </w:t>
      </w:r>
      <w:r w:rsidR="00C75FBF" w:rsidRPr="00F4259E">
        <w:rPr>
          <w:color w:val="000000"/>
          <w:shd w:val="clear" w:color="auto" w:fill="F8F9FA"/>
          <w:lang w:val="en-GB"/>
        </w:rPr>
        <w:t xml:space="preserve">of departments </w:t>
      </w:r>
      <w:r w:rsidR="00E0466B" w:rsidRPr="00F4259E">
        <w:rPr>
          <w:color w:val="000000"/>
          <w:shd w:val="clear" w:color="auto" w:fill="F8F9FA"/>
          <w:lang w:val="en-GB"/>
        </w:rPr>
        <w:t xml:space="preserve">to replace </w:t>
      </w:r>
      <w:r w:rsidR="004B4246" w:rsidRPr="00F4259E">
        <w:rPr>
          <w:color w:val="000000"/>
          <w:shd w:val="clear" w:color="auto" w:fill="F8F9FA"/>
          <w:lang w:val="en-GB"/>
        </w:rPr>
        <w:t xml:space="preserve">American epidemiologist </w:t>
      </w:r>
      <w:r w:rsidR="00E0466B" w:rsidRPr="00F4259E">
        <w:rPr>
          <w:color w:val="000000"/>
          <w:shd w:val="clear" w:color="auto" w:fill="F8F9FA"/>
          <w:lang w:val="en-GB"/>
        </w:rPr>
        <w:t xml:space="preserve">David Heymann, but China preferred its national Liu </w:t>
      </w:r>
      <w:proofErr w:type="spellStart"/>
      <w:r w:rsidR="00E0466B" w:rsidRPr="00F4259E">
        <w:rPr>
          <w:color w:val="000000"/>
          <w:shd w:val="clear" w:color="auto" w:fill="F8F9FA"/>
          <w:lang w:val="en-GB"/>
        </w:rPr>
        <w:t>Peilong</w:t>
      </w:r>
      <w:proofErr w:type="spellEnd"/>
      <w:r w:rsidR="00E0466B" w:rsidRPr="00F4259E">
        <w:rPr>
          <w:color w:val="000000"/>
          <w:shd w:val="clear" w:color="auto" w:fill="F8F9FA"/>
          <w:lang w:val="en-GB"/>
        </w:rPr>
        <w:t xml:space="preserve"> for that position. Lee’s compromise w</w:t>
      </w:r>
      <w:r w:rsidR="00294C51" w:rsidRPr="00F4259E">
        <w:rPr>
          <w:color w:val="000000"/>
          <w:shd w:val="clear" w:color="auto" w:fill="F8F9FA"/>
          <w:lang w:val="en-GB"/>
        </w:rPr>
        <w:t xml:space="preserve">as to appoint a Ghanaian at the Communicable Diseases Cluster, Liu as Assistant Director-General and Chan as </w:t>
      </w:r>
      <w:r w:rsidR="004B4246" w:rsidRPr="00F4259E">
        <w:rPr>
          <w:color w:val="000000"/>
          <w:shd w:val="clear" w:color="auto" w:fill="F8F9FA"/>
          <w:lang w:val="en-GB"/>
        </w:rPr>
        <w:t xml:space="preserve">the </w:t>
      </w:r>
      <w:r w:rsidR="00294C51" w:rsidRPr="00F4259E">
        <w:rPr>
          <w:color w:val="000000"/>
          <w:shd w:val="clear" w:color="auto" w:fill="F8F9FA"/>
          <w:lang w:val="en-GB"/>
        </w:rPr>
        <w:t xml:space="preserve">Director of </w:t>
      </w:r>
      <w:r w:rsidR="00E91818" w:rsidRPr="00F4259E">
        <w:rPr>
          <w:color w:val="000000"/>
          <w:shd w:val="clear" w:color="auto" w:fill="F8F9FA"/>
          <w:lang w:val="en-GB"/>
        </w:rPr>
        <w:t>the Department of Protection of the Human Environment</w:t>
      </w:r>
      <w:r w:rsidR="00C42316" w:rsidRPr="00F4259E">
        <w:rPr>
          <w:color w:val="000000"/>
          <w:shd w:val="clear" w:color="auto" w:fill="F8F9FA"/>
          <w:lang w:val="en-GB"/>
        </w:rPr>
        <w:t xml:space="preserve">. The incident reflected ‘the existence of an initial mistrust of Chan by some Chinese cadres’ (Shen 2008: 370). In June 2005, however, Chan became Assistant Director-General for the Communicable Diseases </w:t>
      </w:r>
      <w:r w:rsidR="00FE59D1" w:rsidRPr="00F4259E">
        <w:rPr>
          <w:color w:val="000000"/>
          <w:shd w:val="clear" w:color="auto" w:fill="F8F9FA"/>
          <w:lang w:val="en-GB"/>
        </w:rPr>
        <w:t>C</w:t>
      </w:r>
      <w:r w:rsidR="00C42316" w:rsidRPr="00F4259E">
        <w:rPr>
          <w:color w:val="000000"/>
          <w:shd w:val="clear" w:color="auto" w:fill="F8F9FA"/>
          <w:lang w:val="en-GB"/>
        </w:rPr>
        <w:t xml:space="preserve">luster and took up the </w:t>
      </w:r>
      <w:proofErr w:type="gramStart"/>
      <w:r w:rsidR="00C42316" w:rsidRPr="00F4259E">
        <w:rPr>
          <w:color w:val="000000"/>
          <w:shd w:val="clear" w:color="auto" w:fill="F8F9FA"/>
          <w:lang w:val="en-GB"/>
        </w:rPr>
        <w:t>newly-created</w:t>
      </w:r>
      <w:proofErr w:type="gramEnd"/>
      <w:r w:rsidR="00C42316" w:rsidRPr="00F4259E">
        <w:rPr>
          <w:color w:val="000000"/>
          <w:shd w:val="clear" w:color="auto" w:fill="F8F9FA"/>
          <w:lang w:val="en-GB"/>
        </w:rPr>
        <w:t xml:space="preserve"> post of Representative of the Director-General for Pandemic Influenza. Within the organization Chan</w:t>
      </w:r>
      <w:r w:rsidRPr="00F4259E">
        <w:rPr>
          <w:color w:val="000000"/>
          <w:shd w:val="clear" w:color="auto" w:fill="F8F9FA"/>
          <w:lang w:val="en-GB"/>
        </w:rPr>
        <w:t xml:space="preserve"> was appreciated as an ‘organized person’: ‘she would never leave a meeting without a very clear understanding</w:t>
      </w:r>
      <w:r w:rsidR="00DA0BEE" w:rsidRPr="00F4259E">
        <w:rPr>
          <w:color w:val="000000"/>
          <w:shd w:val="clear" w:color="auto" w:fill="F8F9FA"/>
          <w:lang w:val="en-GB"/>
        </w:rPr>
        <w:t>’</w:t>
      </w:r>
      <w:r w:rsidRPr="00F4259E">
        <w:rPr>
          <w:color w:val="000000"/>
          <w:shd w:val="clear" w:color="auto" w:fill="F8F9FA"/>
          <w:lang w:val="en-GB"/>
        </w:rPr>
        <w:t xml:space="preserve"> of what the conclusion</w:t>
      </w:r>
      <w:r w:rsidR="00D907E8" w:rsidRPr="00F4259E">
        <w:rPr>
          <w:color w:val="000000"/>
          <w:shd w:val="clear" w:color="auto" w:fill="F8F9FA"/>
          <w:lang w:val="en-GB"/>
        </w:rPr>
        <w:t xml:space="preserve"> </w:t>
      </w:r>
      <w:r w:rsidRPr="00F4259E">
        <w:rPr>
          <w:color w:val="000000"/>
          <w:shd w:val="clear" w:color="auto" w:fill="F8F9FA"/>
          <w:lang w:val="en-GB"/>
        </w:rPr>
        <w:t>and the next step</w:t>
      </w:r>
      <w:r w:rsidR="00DA0BEE" w:rsidRPr="00F4259E">
        <w:rPr>
          <w:color w:val="000000"/>
          <w:shd w:val="clear" w:color="auto" w:fill="F8F9FA"/>
          <w:lang w:val="en-GB"/>
        </w:rPr>
        <w:t xml:space="preserve"> were</w:t>
      </w:r>
      <w:r w:rsidRPr="00F4259E">
        <w:rPr>
          <w:color w:val="000000"/>
          <w:shd w:val="clear" w:color="auto" w:fill="F8F9FA"/>
          <w:lang w:val="en-GB"/>
        </w:rPr>
        <w:t>.</w:t>
      </w:r>
      <w:r w:rsidR="00D907E8" w:rsidRPr="00F4259E">
        <w:rPr>
          <w:color w:val="000000"/>
          <w:shd w:val="clear" w:color="auto" w:fill="F8F9FA"/>
          <w:lang w:val="en-GB"/>
        </w:rPr>
        <w:t xml:space="preserve"> </w:t>
      </w:r>
      <w:r w:rsidR="00DA0BEE" w:rsidRPr="00F4259E">
        <w:rPr>
          <w:color w:val="000000"/>
          <w:shd w:val="clear" w:color="auto" w:fill="F8F9FA"/>
          <w:lang w:val="en-GB"/>
        </w:rPr>
        <w:t>‘</w:t>
      </w:r>
      <w:r w:rsidRPr="00F4259E">
        <w:rPr>
          <w:color w:val="000000"/>
          <w:shd w:val="clear" w:color="auto" w:fill="F8F9FA"/>
          <w:lang w:val="en-GB"/>
        </w:rPr>
        <w:t>Everybody wanted her on their committee because she moves things along, she gets things done’, according to Judit</w:t>
      </w:r>
      <w:r w:rsidR="00D907E8" w:rsidRPr="00F4259E">
        <w:rPr>
          <w:color w:val="000000"/>
          <w:shd w:val="clear" w:color="auto" w:fill="F8F9FA"/>
          <w:lang w:val="en-GB"/>
        </w:rPr>
        <w:t>h Mackay (</w:t>
      </w:r>
      <w:r w:rsidR="00C339ED" w:rsidRPr="00F4259E">
        <w:rPr>
          <w:color w:val="000000"/>
          <w:shd w:val="clear" w:color="auto" w:fill="F8F9FA"/>
          <w:lang w:val="en-GB"/>
        </w:rPr>
        <w:t xml:space="preserve">quoted in </w:t>
      </w:r>
      <w:proofErr w:type="spellStart"/>
      <w:r w:rsidR="00D907E8" w:rsidRPr="00F4259E">
        <w:rPr>
          <w:color w:val="000000"/>
          <w:shd w:val="clear" w:color="auto" w:fill="F8F9FA"/>
          <w:lang w:val="en-GB"/>
        </w:rPr>
        <w:t>Shuchman</w:t>
      </w:r>
      <w:proofErr w:type="spellEnd"/>
      <w:r w:rsidR="00D907E8" w:rsidRPr="00F4259E">
        <w:rPr>
          <w:color w:val="000000"/>
          <w:shd w:val="clear" w:color="auto" w:fill="F8F9FA"/>
          <w:lang w:val="en-GB"/>
        </w:rPr>
        <w:t xml:space="preserve"> 2007). </w:t>
      </w:r>
    </w:p>
    <w:p w14:paraId="55533501" w14:textId="6066729B" w:rsidR="002956CE" w:rsidRPr="00F4259E" w:rsidRDefault="00890BAE" w:rsidP="009825C6">
      <w:pPr>
        <w:ind w:firstLine="708"/>
        <w:jc w:val="both"/>
        <w:rPr>
          <w:color w:val="000000"/>
          <w:shd w:val="clear" w:color="auto" w:fill="F8F9FA"/>
          <w:lang w:val="en-GB"/>
        </w:rPr>
      </w:pPr>
      <w:r w:rsidRPr="00F4259E">
        <w:rPr>
          <w:color w:val="000000"/>
          <w:shd w:val="clear" w:color="auto" w:fill="F8F9FA"/>
          <w:lang w:val="en-GB"/>
        </w:rPr>
        <w:t>After</w:t>
      </w:r>
      <w:r w:rsidR="000E1D31" w:rsidRPr="00F4259E">
        <w:rPr>
          <w:color w:val="000000"/>
          <w:shd w:val="clear" w:color="auto" w:fill="F8F9FA"/>
          <w:lang w:val="en-GB"/>
        </w:rPr>
        <w:t xml:space="preserve"> Lee</w:t>
      </w:r>
      <w:r w:rsidRPr="00F4259E">
        <w:rPr>
          <w:color w:val="000000"/>
          <w:shd w:val="clear" w:color="auto" w:fill="F8F9FA"/>
          <w:lang w:val="en-GB"/>
        </w:rPr>
        <w:t>’s</w:t>
      </w:r>
      <w:r w:rsidR="000E1D31" w:rsidRPr="00F4259E">
        <w:rPr>
          <w:color w:val="000000"/>
          <w:shd w:val="clear" w:color="auto" w:fill="F8F9FA"/>
          <w:lang w:val="en-GB"/>
        </w:rPr>
        <w:t xml:space="preserve"> </w:t>
      </w:r>
      <w:r w:rsidR="001F74B5" w:rsidRPr="00F4259E">
        <w:rPr>
          <w:color w:val="000000"/>
          <w:shd w:val="clear" w:color="auto" w:fill="F8F9FA"/>
          <w:lang w:val="en-GB"/>
        </w:rPr>
        <w:t>sudden</w:t>
      </w:r>
      <w:r w:rsidRPr="00F4259E">
        <w:rPr>
          <w:color w:val="000000"/>
          <w:shd w:val="clear" w:color="auto" w:fill="F8F9FA"/>
          <w:lang w:val="en-GB"/>
        </w:rPr>
        <w:t xml:space="preserve"> death</w:t>
      </w:r>
      <w:r w:rsidR="001F74B5" w:rsidRPr="00F4259E">
        <w:rPr>
          <w:color w:val="000000"/>
          <w:shd w:val="clear" w:color="auto" w:fill="F8F9FA"/>
          <w:lang w:val="en-GB"/>
        </w:rPr>
        <w:t xml:space="preserve"> </w:t>
      </w:r>
      <w:r w:rsidR="000E1D31" w:rsidRPr="00F4259E">
        <w:rPr>
          <w:color w:val="000000"/>
          <w:shd w:val="clear" w:color="auto" w:fill="F8F9FA"/>
          <w:lang w:val="en-GB"/>
        </w:rPr>
        <w:t>in May 2006 Anders Nordström</w:t>
      </w:r>
      <w:r w:rsidR="00E91818" w:rsidRPr="00F4259E">
        <w:rPr>
          <w:color w:val="000000"/>
          <w:shd w:val="clear" w:color="auto" w:fill="F8F9FA"/>
          <w:lang w:val="en-GB"/>
        </w:rPr>
        <w:t>,</w:t>
      </w:r>
      <w:r w:rsidR="00E91818" w:rsidRPr="00F4259E">
        <w:rPr>
          <w:lang w:val="en-US" w:eastAsia="en-US"/>
        </w:rPr>
        <w:t xml:space="preserve"> Assistant Director-General for General Management,</w:t>
      </w:r>
      <w:r w:rsidR="000E1D31" w:rsidRPr="00F4259E">
        <w:rPr>
          <w:color w:val="000000"/>
          <w:shd w:val="clear" w:color="auto" w:fill="F8F9FA"/>
          <w:lang w:val="en-GB"/>
        </w:rPr>
        <w:t xml:space="preserve"> was appointed as Acting Director-General</w:t>
      </w:r>
      <w:r w:rsidR="00A81EA7" w:rsidRPr="00F4259E">
        <w:rPr>
          <w:color w:val="000000"/>
          <w:shd w:val="clear" w:color="auto" w:fill="F8F9FA"/>
          <w:lang w:val="en-GB"/>
        </w:rPr>
        <w:t>. He led t</w:t>
      </w:r>
      <w:r w:rsidR="000E1D31" w:rsidRPr="00F4259E">
        <w:rPr>
          <w:color w:val="000000"/>
          <w:shd w:val="clear" w:color="auto" w:fill="F8F9FA"/>
          <w:lang w:val="en-GB"/>
        </w:rPr>
        <w:t xml:space="preserve">he </w:t>
      </w:r>
      <w:r w:rsidR="007E0C0E" w:rsidRPr="00F4259E">
        <w:rPr>
          <w:color w:val="000000"/>
          <w:shd w:val="clear" w:color="auto" w:fill="F8F9FA"/>
          <w:lang w:val="en-GB"/>
        </w:rPr>
        <w:t xml:space="preserve">accelerated </w:t>
      </w:r>
      <w:r w:rsidR="000E1D31" w:rsidRPr="00F4259E">
        <w:rPr>
          <w:color w:val="000000"/>
          <w:shd w:val="clear" w:color="auto" w:fill="F8F9FA"/>
          <w:lang w:val="en-GB"/>
        </w:rPr>
        <w:t>election process</w:t>
      </w:r>
      <w:r w:rsidR="001E05C2" w:rsidRPr="00F4259E">
        <w:rPr>
          <w:color w:val="000000"/>
          <w:shd w:val="clear" w:color="auto" w:fill="F8F9FA"/>
          <w:lang w:val="en-GB"/>
        </w:rPr>
        <w:t xml:space="preserve"> that was</w:t>
      </w:r>
      <w:r w:rsidR="007E0C0E" w:rsidRPr="00F4259E">
        <w:rPr>
          <w:color w:val="000000"/>
          <w:shd w:val="clear" w:color="auto" w:fill="F8F9FA"/>
          <w:lang w:val="en-GB"/>
        </w:rPr>
        <w:t xml:space="preserve"> set in motion</w:t>
      </w:r>
      <w:r w:rsidR="00A81EA7" w:rsidRPr="00F4259E">
        <w:rPr>
          <w:color w:val="000000"/>
          <w:shd w:val="clear" w:color="auto" w:fill="F8F9FA"/>
          <w:lang w:val="en-GB"/>
        </w:rPr>
        <w:t xml:space="preserve"> </w:t>
      </w:r>
      <w:r w:rsidR="000E1D31" w:rsidRPr="00F4259E">
        <w:rPr>
          <w:color w:val="000000"/>
          <w:shd w:val="clear" w:color="auto" w:fill="F8F9FA"/>
          <w:lang w:val="en-GB"/>
        </w:rPr>
        <w:t xml:space="preserve">against </w:t>
      </w:r>
      <w:r w:rsidR="007E0C0E" w:rsidRPr="00F4259E">
        <w:rPr>
          <w:color w:val="000000"/>
          <w:shd w:val="clear" w:color="auto" w:fill="F8F9FA"/>
          <w:lang w:val="en-GB"/>
        </w:rPr>
        <w:t>the</w:t>
      </w:r>
      <w:r w:rsidR="000E1D31" w:rsidRPr="00F4259E">
        <w:rPr>
          <w:color w:val="000000"/>
          <w:shd w:val="clear" w:color="auto" w:fill="F8F9FA"/>
          <w:lang w:val="en-GB"/>
        </w:rPr>
        <w:t xml:space="preserve"> background of </w:t>
      </w:r>
      <w:r w:rsidR="00511A54" w:rsidRPr="00F4259E">
        <w:rPr>
          <w:color w:val="000000"/>
          <w:shd w:val="clear" w:color="auto" w:fill="F8F9FA"/>
          <w:lang w:val="en-GB"/>
        </w:rPr>
        <w:t xml:space="preserve">staff </w:t>
      </w:r>
      <w:r w:rsidR="000E1D31" w:rsidRPr="00F4259E">
        <w:rPr>
          <w:color w:val="000000"/>
          <w:shd w:val="clear" w:color="auto" w:fill="F8F9FA"/>
          <w:lang w:val="en-GB"/>
        </w:rPr>
        <w:t xml:space="preserve">dissatisfaction after numerous changes in leadership and eight years of organizational reform. </w:t>
      </w:r>
      <w:r w:rsidR="00F61F0B" w:rsidRPr="00F4259E">
        <w:rPr>
          <w:color w:val="000000"/>
          <w:shd w:val="clear" w:color="auto" w:fill="F8F9FA"/>
          <w:lang w:val="en-GB"/>
        </w:rPr>
        <w:t xml:space="preserve">Previous </w:t>
      </w:r>
      <w:r w:rsidR="000E1D31" w:rsidRPr="00F4259E">
        <w:rPr>
          <w:color w:val="000000"/>
          <w:shd w:val="clear" w:color="auto" w:fill="F8F9FA"/>
          <w:lang w:val="en-GB"/>
        </w:rPr>
        <w:t xml:space="preserve">WHO elections took place </w:t>
      </w:r>
      <w:r w:rsidR="00860443" w:rsidRPr="00F4259E">
        <w:rPr>
          <w:color w:val="000000"/>
          <w:shd w:val="clear" w:color="auto" w:fill="F8F9FA"/>
          <w:lang w:val="en-GB"/>
        </w:rPr>
        <w:t>behind</w:t>
      </w:r>
      <w:r w:rsidR="000E1D31" w:rsidRPr="00F4259E">
        <w:rPr>
          <w:color w:val="000000"/>
          <w:shd w:val="clear" w:color="auto" w:fill="F8F9FA"/>
          <w:lang w:val="en-GB"/>
        </w:rPr>
        <w:t xml:space="preserve"> closed doors, with nominated </w:t>
      </w:r>
      <w:r w:rsidR="00860443" w:rsidRPr="00F4259E">
        <w:rPr>
          <w:color w:val="000000"/>
          <w:shd w:val="clear" w:color="auto" w:fill="F8F9FA"/>
          <w:lang w:val="en-GB"/>
        </w:rPr>
        <w:t>candidates</w:t>
      </w:r>
      <w:r w:rsidR="000E1D31" w:rsidRPr="00F4259E">
        <w:rPr>
          <w:color w:val="000000"/>
          <w:shd w:val="clear" w:color="auto" w:fill="F8F9FA"/>
          <w:lang w:val="en-GB"/>
        </w:rPr>
        <w:t xml:space="preserve"> assessed by the Executive Board</w:t>
      </w:r>
      <w:r w:rsidR="00860443" w:rsidRPr="00F4259E">
        <w:rPr>
          <w:color w:val="000000"/>
          <w:shd w:val="clear" w:color="auto" w:fill="F8F9FA"/>
          <w:lang w:val="en-GB"/>
        </w:rPr>
        <w:t xml:space="preserve"> </w:t>
      </w:r>
      <w:r w:rsidR="00816DA7" w:rsidRPr="00F4259E">
        <w:rPr>
          <w:color w:val="000000"/>
          <w:shd w:val="clear" w:color="auto" w:fill="F8F9FA"/>
          <w:lang w:val="en-GB"/>
        </w:rPr>
        <w:t>and</w:t>
      </w:r>
      <w:r w:rsidR="00860443" w:rsidRPr="00F4259E">
        <w:rPr>
          <w:color w:val="000000"/>
          <w:shd w:val="clear" w:color="auto" w:fill="F8F9FA"/>
          <w:lang w:val="en-GB"/>
        </w:rPr>
        <w:t xml:space="preserve"> one </w:t>
      </w:r>
      <w:r w:rsidR="00A81EA7" w:rsidRPr="00F4259E">
        <w:rPr>
          <w:color w:val="000000"/>
          <w:shd w:val="clear" w:color="auto" w:fill="F8F9FA"/>
          <w:lang w:val="en-GB"/>
        </w:rPr>
        <w:t>person</w:t>
      </w:r>
      <w:r w:rsidR="00860443" w:rsidRPr="00F4259E">
        <w:rPr>
          <w:color w:val="000000"/>
          <w:shd w:val="clear" w:color="auto" w:fill="F8F9FA"/>
          <w:lang w:val="en-GB"/>
        </w:rPr>
        <w:t xml:space="preserve"> </w:t>
      </w:r>
      <w:r w:rsidR="00525E4C" w:rsidRPr="00F4259E">
        <w:rPr>
          <w:color w:val="000000"/>
          <w:shd w:val="clear" w:color="auto" w:fill="F8F9FA"/>
          <w:lang w:val="en-GB"/>
        </w:rPr>
        <w:t xml:space="preserve">presented to and </w:t>
      </w:r>
      <w:r w:rsidR="00860443" w:rsidRPr="00F4259E">
        <w:rPr>
          <w:color w:val="000000"/>
          <w:shd w:val="clear" w:color="auto" w:fill="F8F9FA"/>
          <w:lang w:val="en-GB"/>
        </w:rPr>
        <w:t xml:space="preserve">formally elected by the World Health Assembly. Given the general wish for transparency, Richard Horton, </w:t>
      </w:r>
      <w:r w:rsidR="006F511D" w:rsidRPr="00F4259E">
        <w:rPr>
          <w:color w:val="000000"/>
          <w:shd w:val="clear" w:color="auto" w:fill="F8F9FA"/>
          <w:lang w:val="en-GB"/>
        </w:rPr>
        <w:t>E</w:t>
      </w:r>
      <w:r w:rsidR="00860443" w:rsidRPr="00F4259E">
        <w:rPr>
          <w:color w:val="000000"/>
          <w:shd w:val="clear" w:color="auto" w:fill="F8F9FA"/>
          <w:lang w:val="en-GB"/>
        </w:rPr>
        <w:t xml:space="preserve">ditor of </w:t>
      </w:r>
      <w:r w:rsidR="00860443" w:rsidRPr="00F4259E">
        <w:rPr>
          <w:i/>
          <w:iCs/>
          <w:color w:val="000000"/>
          <w:shd w:val="clear" w:color="auto" w:fill="F8F9FA"/>
          <w:lang w:val="en-GB"/>
        </w:rPr>
        <w:t>The Lancet</w:t>
      </w:r>
      <w:r w:rsidR="00860443" w:rsidRPr="00F4259E">
        <w:rPr>
          <w:color w:val="000000"/>
          <w:shd w:val="clear" w:color="auto" w:fill="F8F9FA"/>
          <w:lang w:val="en-GB"/>
        </w:rPr>
        <w:t xml:space="preserve">, took the unprecedented step of naming </w:t>
      </w:r>
      <w:r w:rsidR="00C339ED" w:rsidRPr="00F4259E">
        <w:rPr>
          <w:color w:val="000000"/>
          <w:shd w:val="clear" w:color="auto" w:fill="F8F9FA"/>
          <w:lang w:val="en-GB"/>
        </w:rPr>
        <w:t>his</w:t>
      </w:r>
      <w:r w:rsidR="00860443" w:rsidRPr="00F4259E">
        <w:rPr>
          <w:color w:val="000000"/>
          <w:shd w:val="clear" w:color="auto" w:fill="F8F9FA"/>
          <w:lang w:val="en-GB"/>
        </w:rPr>
        <w:t xml:space="preserve"> preferred candidate</w:t>
      </w:r>
      <w:r w:rsidR="00F61F0B" w:rsidRPr="00F4259E">
        <w:rPr>
          <w:color w:val="000000"/>
          <w:shd w:val="clear" w:color="auto" w:fill="F8F9FA"/>
          <w:lang w:val="en-GB"/>
        </w:rPr>
        <w:t>, Mexican Minister of Health Julio Frenk</w:t>
      </w:r>
      <w:r w:rsidR="00787476" w:rsidRPr="00F4259E">
        <w:rPr>
          <w:color w:val="000000"/>
          <w:shd w:val="clear" w:color="auto" w:fill="F8F9FA"/>
          <w:lang w:val="en-GB"/>
        </w:rPr>
        <w:t xml:space="preserve">. </w:t>
      </w:r>
      <w:r w:rsidR="00511A54" w:rsidRPr="00F4259E">
        <w:rPr>
          <w:color w:val="000000"/>
          <w:shd w:val="clear" w:color="auto" w:fill="F8F9FA"/>
          <w:lang w:val="en-GB"/>
        </w:rPr>
        <w:t xml:space="preserve">Frenk </w:t>
      </w:r>
      <w:r w:rsidR="00F00AD4" w:rsidRPr="00F4259E">
        <w:rPr>
          <w:color w:val="000000"/>
          <w:shd w:val="clear" w:color="auto" w:fill="F8F9FA"/>
          <w:lang w:val="en-GB"/>
        </w:rPr>
        <w:t xml:space="preserve">was </w:t>
      </w:r>
      <w:r w:rsidR="00F61F0B" w:rsidRPr="00F4259E">
        <w:rPr>
          <w:color w:val="000000"/>
          <w:shd w:val="clear" w:color="auto" w:fill="F8F9FA"/>
          <w:lang w:val="en-GB"/>
        </w:rPr>
        <w:t>supported by the United States because of his neoliberal ideas</w:t>
      </w:r>
      <w:r w:rsidR="002B19DC" w:rsidRPr="00F4259E">
        <w:rPr>
          <w:color w:val="000000"/>
          <w:shd w:val="clear" w:color="auto" w:fill="F8F9FA"/>
          <w:lang w:val="en-GB"/>
        </w:rPr>
        <w:t>,</w:t>
      </w:r>
      <w:r w:rsidR="00F61F0B" w:rsidRPr="00F4259E">
        <w:rPr>
          <w:color w:val="000000"/>
          <w:shd w:val="clear" w:color="auto" w:fill="F8F9FA"/>
          <w:lang w:val="en-GB"/>
        </w:rPr>
        <w:t xml:space="preserve"> but </w:t>
      </w:r>
      <w:r w:rsidR="00787476" w:rsidRPr="00F4259E">
        <w:rPr>
          <w:color w:val="000000"/>
          <w:shd w:val="clear" w:color="auto" w:fill="F8F9FA"/>
          <w:lang w:val="en-GB"/>
        </w:rPr>
        <w:t>he</w:t>
      </w:r>
      <w:r w:rsidR="00C339ED" w:rsidRPr="00F4259E">
        <w:rPr>
          <w:color w:val="000000"/>
          <w:shd w:val="clear" w:color="auto" w:fill="F8F9FA"/>
          <w:lang w:val="en-GB"/>
        </w:rPr>
        <w:t xml:space="preserve"> </w:t>
      </w:r>
      <w:r w:rsidR="00F00AD4" w:rsidRPr="00F4259E">
        <w:rPr>
          <w:color w:val="000000"/>
          <w:shd w:val="clear" w:color="auto" w:fill="F8F9FA"/>
          <w:lang w:val="en-GB"/>
        </w:rPr>
        <w:t>was</w:t>
      </w:r>
      <w:r w:rsidR="006F511D" w:rsidRPr="00F4259E">
        <w:rPr>
          <w:color w:val="000000"/>
          <w:shd w:val="clear" w:color="auto" w:fill="F8F9FA"/>
          <w:lang w:val="en-GB"/>
        </w:rPr>
        <w:t xml:space="preserve"> also</w:t>
      </w:r>
      <w:r w:rsidR="00F00AD4" w:rsidRPr="00F4259E">
        <w:rPr>
          <w:color w:val="000000"/>
          <w:shd w:val="clear" w:color="auto" w:fill="F8F9FA"/>
          <w:lang w:val="en-GB"/>
        </w:rPr>
        <w:t xml:space="preserve"> </w:t>
      </w:r>
      <w:r w:rsidR="00F61F0B" w:rsidRPr="00F4259E">
        <w:rPr>
          <w:color w:val="000000"/>
          <w:shd w:val="clear" w:color="auto" w:fill="F8F9FA"/>
          <w:lang w:val="en-GB"/>
        </w:rPr>
        <w:t xml:space="preserve">subject of controversies </w:t>
      </w:r>
      <w:r w:rsidR="006669F1" w:rsidRPr="00F4259E">
        <w:rPr>
          <w:color w:val="000000"/>
          <w:shd w:val="clear" w:color="auto" w:fill="F8F9FA"/>
          <w:lang w:val="en-GB"/>
        </w:rPr>
        <w:t>and</w:t>
      </w:r>
      <w:r w:rsidR="004620E2" w:rsidRPr="00F4259E">
        <w:rPr>
          <w:color w:val="000000"/>
          <w:shd w:val="clear" w:color="auto" w:fill="F8F9FA"/>
          <w:lang w:val="en-GB"/>
        </w:rPr>
        <w:t xml:space="preserve">, given </w:t>
      </w:r>
      <w:r w:rsidR="006F61B9" w:rsidRPr="00F4259E">
        <w:rPr>
          <w:color w:val="000000"/>
          <w:shd w:val="clear" w:color="auto" w:fill="F8F9FA"/>
          <w:lang w:val="en-GB"/>
        </w:rPr>
        <w:t xml:space="preserve">geographical </w:t>
      </w:r>
      <w:r w:rsidR="004620E2" w:rsidRPr="00F4259E">
        <w:rPr>
          <w:color w:val="000000"/>
          <w:shd w:val="clear" w:color="auto" w:fill="F8F9FA"/>
          <w:lang w:val="en-GB"/>
        </w:rPr>
        <w:t>rotation,</w:t>
      </w:r>
      <w:r w:rsidR="006669F1" w:rsidRPr="00F4259E">
        <w:rPr>
          <w:color w:val="000000"/>
          <w:shd w:val="clear" w:color="auto" w:fill="F8F9FA"/>
          <w:lang w:val="en-GB"/>
        </w:rPr>
        <w:t xml:space="preserve"> </w:t>
      </w:r>
      <w:r w:rsidR="004B4246" w:rsidRPr="00F4259E">
        <w:rPr>
          <w:color w:val="000000"/>
          <w:shd w:val="clear" w:color="auto" w:fill="F8F9FA"/>
          <w:lang w:val="en-GB"/>
        </w:rPr>
        <w:t xml:space="preserve">was </w:t>
      </w:r>
      <w:r w:rsidR="006669F1" w:rsidRPr="00F4259E">
        <w:rPr>
          <w:color w:val="000000"/>
          <w:shd w:val="clear" w:color="auto" w:fill="F8F9FA"/>
          <w:lang w:val="en-GB"/>
        </w:rPr>
        <w:t xml:space="preserve">not </w:t>
      </w:r>
      <w:r w:rsidR="004B4246" w:rsidRPr="00F4259E">
        <w:rPr>
          <w:color w:val="000000"/>
          <w:shd w:val="clear" w:color="auto" w:fill="F8F9FA"/>
          <w:lang w:val="en-GB"/>
        </w:rPr>
        <w:t>favoured as he w</w:t>
      </w:r>
      <w:r w:rsidR="006669F1" w:rsidRPr="00F4259E">
        <w:rPr>
          <w:color w:val="000000"/>
          <w:shd w:val="clear" w:color="auto" w:fill="F8F9FA"/>
          <w:lang w:val="en-GB"/>
        </w:rPr>
        <w:t>a</w:t>
      </w:r>
      <w:r w:rsidR="004B4246" w:rsidRPr="00F4259E">
        <w:rPr>
          <w:color w:val="000000"/>
          <w:shd w:val="clear" w:color="auto" w:fill="F8F9FA"/>
          <w:lang w:val="en-GB"/>
        </w:rPr>
        <w:t>s not from</w:t>
      </w:r>
      <w:r w:rsidR="006669F1" w:rsidRPr="00F4259E">
        <w:rPr>
          <w:color w:val="000000"/>
          <w:shd w:val="clear" w:color="auto" w:fill="F8F9FA"/>
          <w:lang w:val="en-GB"/>
        </w:rPr>
        <w:t xml:space="preserve"> Asia</w:t>
      </w:r>
      <w:r w:rsidR="00C4561F" w:rsidRPr="00F4259E">
        <w:rPr>
          <w:color w:val="000000"/>
          <w:shd w:val="clear" w:color="auto" w:fill="F8F9FA"/>
          <w:lang w:val="en-GB"/>
        </w:rPr>
        <w:t xml:space="preserve">. </w:t>
      </w:r>
      <w:proofErr w:type="gramStart"/>
      <w:r w:rsidR="00C4561F" w:rsidRPr="00F4259E">
        <w:rPr>
          <w:color w:val="000000"/>
          <w:shd w:val="clear" w:color="auto" w:fill="F8F9FA"/>
          <w:lang w:val="en-GB"/>
        </w:rPr>
        <w:t xml:space="preserve">All </w:t>
      </w:r>
      <w:r w:rsidR="004B4246" w:rsidRPr="00F4259E">
        <w:rPr>
          <w:color w:val="000000"/>
          <w:shd w:val="clear" w:color="auto" w:fill="F8F9FA"/>
          <w:lang w:val="en-GB"/>
        </w:rPr>
        <w:t>of</w:t>
      </w:r>
      <w:proofErr w:type="gramEnd"/>
      <w:r w:rsidR="004B4246" w:rsidRPr="00F4259E">
        <w:rPr>
          <w:color w:val="000000"/>
          <w:shd w:val="clear" w:color="auto" w:fill="F8F9FA"/>
          <w:lang w:val="en-GB"/>
        </w:rPr>
        <w:t xml:space="preserve"> these </w:t>
      </w:r>
      <w:r w:rsidR="00772084" w:rsidRPr="00F4259E">
        <w:rPr>
          <w:color w:val="000000"/>
          <w:shd w:val="clear" w:color="auto" w:fill="F8F9FA"/>
          <w:lang w:val="en-GB"/>
        </w:rPr>
        <w:t>considerations</w:t>
      </w:r>
      <w:r w:rsidR="004B4246" w:rsidRPr="00F4259E">
        <w:rPr>
          <w:color w:val="000000"/>
          <w:shd w:val="clear" w:color="auto" w:fill="F8F9FA"/>
          <w:lang w:val="en-GB"/>
        </w:rPr>
        <w:t xml:space="preserve"> </w:t>
      </w:r>
      <w:r w:rsidR="00772084" w:rsidRPr="00F4259E">
        <w:rPr>
          <w:color w:val="000000"/>
          <w:shd w:val="clear" w:color="auto" w:fill="F8F9FA"/>
          <w:lang w:val="en-GB"/>
        </w:rPr>
        <w:t>combined</w:t>
      </w:r>
      <w:r w:rsidR="00C4561F" w:rsidRPr="00F4259E">
        <w:rPr>
          <w:color w:val="000000"/>
          <w:shd w:val="clear" w:color="auto" w:fill="F8F9FA"/>
          <w:lang w:val="en-GB"/>
        </w:rPr>
        <w:t xml:space="preserve"> </w:t>
      </w:r>
      <w:r w:rsidR="006F511D" w:rsidRPr="00F4259E">
        <w:rPr>
          <w:color w:val="000000"/>
          <w:shd w:val="clear" w:color="auto" w:fill="F8F9FA"/>
          <w:lang w:val="en-GB"/>
        </w:rPr>
        <w:t xml:space="preserve">with </w:t>
      </w:r>
      <w:r w:rsidR="00772084" w:rsidRPr="00F4259E">
        <w:rPr>
          <w:color w:val="000000"/>
          <w:shd w:val="clear" w:color="auto" w:fill="F8F9FA"/>
          <w:lang w:val="en-GB"/>
        </w:rPr>
        <w:t>a large pool of candidates (</w:t>
      </w:r>
      <w:r w:rsidR="000D3932" w:rsidRPr="00F4259E">
        <w:rPr>
          <w:color w:val="000000"/>
          <w:shd w:val="clear" w:color="auto" w:fill="F8F9FA"/>
          <w:lang w:val="en-GB"/>
        </w:rPr>
        <w:t xml:space="preserve">eleven </w:t>
      </w:r>
      <w:r w:rsidR="00772084" w:rsidRPr="00F4259E">
        <w:rPr>
          <w:color w:val="000000"/>
          <w:shd w:val="clear" w:color="auto" w:fill="F8F9FA"/>
          <w:lang w:val="en-GB"/>
        </w:rPr>
        <w:t>total)</w:t>
      </w:r>
      <w:r w:rsidR="006F511D" w:rsidRPr="00F4259E">
        <w:rPr>
          <w:color w:val="000000"/>
          <w:shd w:val="clear" w:color="auto" w:fill="F8F9FA"/>
          <w:lang w:val="en-GB"/>
        </w:rPr>
        <w:t xml:space="preserve"> </w:t>
      </w:r>
      <w:r w:rsidR="00C4561F" w:rsidRPr="00F4259E">
        <w:rPr>
          <w:color w:val="000000"/>
          <w:shd w:val="clear" w:color="auto" w:fill="F8F9FA"/>
          <w:lang w:val="en-GB"/>
        </w:rPr>
        <w:t>made the 2006 election ‘the most open in WHO history’</w:t>
      </w:r>
      <w:r w:rsidR="006669F1" w:rsidRPr="00F4259E">
        <w:rPr>
          <w:color w:val="000000"/>
          <w:shd w:val="clear" w:color="auto" w:fill="F8F9FA"/>
          <w:lang w:val="en-GB"/>
        </w:rPr>
        <w:t xml:space="preserve"> </w:t>
      </w:r>
      <w:r w:rsidR="00F61F0B" w:rsidRPr="00F4259E">
        <w:rPr>
          <w:color w:val="000000"/>
          <w:shd w:val="clear" w:color="auto" w:fill="F8F9FA"/>
          <w:lang w:val="en-GB"/>
        </w:rPr>
        <w:t>(Lee 2009: 11</w:t>
      </w:r>
      <w:r w:rsidR="00C4561F" w:rsidRPr="00F4259E">
        <w:rPr>
          <w:color w:val="000000"/>
          <w:shd w:val="clear" w:color="auto" w:fill="F8F9FA"/>
          <w:lang w:val="en-GB"/>
        </w:rPr>
        <w:t>1</w:t>
      </w:r>
      <w:r w:rsidR="00F61F0B" w:rsidRPr="00F4259E">
        <w:rPr>
          <w:color w:val="000000"/>
          <w:shd w:val="clear" w:color="auto" w:fill="F8F9FA"/>
          <w:lang w:val="en-GB"/>
        </w:rPr>
        <w:t>)</w:t>
      </w:r>
      <w:r w:rsidR="00F00AD4" w:rsidRPr="00F4259E">
        <w:rPr>
          <w:color w:val="000000"/>
          <w:shd w:val="clear" w:color="auto" w:fill="F8F9FA"/>
          <w:lang w:val="en-GB"/>
        </w:rPr>
        <w:t xml:space="preserve">. China </w:t>
      </w:r>
      <w:r w:rsidR="000D3932" w:rsidRPr="00F4259E">
        <w:rPr>
          <w:color w:val="000000"/>
          <w:shd w:val="clear" w:color="auto" w:fill="F8F9FA"/>
          <w:lang w:val="en-GB"/>
        </w:rPr>
        <w:t>aim</w:t>
      </w:r>
      <w:r w:rsidR="00C339ED" w:rsidRPr="00F4259E">
        <w:rPr>
          <w:color w:val="000000"/>
          <w:shd w:val="clear" w:color="auto" w:fill="F8F9FA"/>
          <w:lang w:val="en-GB"/>
        </w:rPr>
        <w:t>ed to enhance its cooperation with the WHO and</w:t>
      </w:r>
      <w:r w:rsidR="00E01415" w:rsidRPr="00F4259E">
        <w:rPr>
          <w:color w:val="000000"/>
          <w:shd w:val="clear" w:color="auto" w:fill="F8F9FA"/>
          <w:lang w:val="en-GB"/>
        </w:rPr>
        <w:t xml:space="preserve">, </w:t>
      </w:r>
      <w:r w:rsidR="00525E4C" w:rsidRPr="00F4259E">
        <w:rPr>
          <w:color w:val="000000"/>
          <w:shd w:val="clear" w:color="auto" w:fill="F8F9FA"/>
          <w:lang w:val="en-GB"/>
        </w:rPr>
        <w:t>‘</w:t>
      </w:r>
      <w:r w:rsidR="00E01415" w:rsidRPr="00F4259E">
        <w:rPr>
          <w:color w:val="000000"/>
          <w:shd w:val="clear" w:color="auto" w:fill="F8F9FA"/>
          <w:lang w:val="en-GB"/>
        </w:rPr>
        <w:t>borrowing her Hong Kong identity</w:t>
      </w:r>
      <w:r w:rsidR="00525E4C" w:rsidRPr="00F4259E">
        <w:rPr>
          <w:color w:val="000000"/>
          <w:shd w:val="clear" w:color="auto" w:fill="F8F9FA"/>
          <w:lang w:val="en-GB"/>
        </w:rPr>
        <w:t>’</w:t>
      </w:r>
      <w:r w:rsidR="00261649" w:rsidRPr="00F4259E">
        <w:rPr>
          <w:color w:val="000000"/>
          <w:shd w:val="clear" w:color="auto" w:fill="F8F9FA"/>
          <w:lang w:val="en-GB"/>
        </w:rPr>
        <w:t xml:space="preserve"> (Shen 2008)</w:t>
      </w:r>
      <w:r w:rsidR="00E01415" w:rsidRPr="00F4259E">
        <w:rPr>
          <w:color w:val="000000"/>
          <w:shd w:val="clear" w:color="auto" w:fill="F8F9FA"/>
          <w:lang w:val="en-GB"/>
        </w:rPr>
        <w:t>,</w:t>
      </w:r>
      <w:r w:rsidR="00FE59D1" w:rsidRPr="00F4259E">
        <w:rPr>
          <w:color w:val="000000"/>
          <w:shd w:val="clear" w:color="auto" w:fill="F8F9FA"/>
          <w:lang w:val="en-GB"/>
        </w:rPr>
        <w:t xml:space="preserve"> nominated Chan. </w:t>
      </w:r>
      <w:r w:rsidR="00E01415" w:rsidRPr="00F4259E">
        <w:rPr>
          <w:color w:val="000000"/>
          <w:shd w:val="clear" w:color="auto" w:fill="F8F9FA"/>
          <w:lang w:val="en-GB"/>
        </w:rPr>
        <w:t>This time</w:t>
      </w:r>
      <w:r w:rsidR="00C339ED" w:rsidRPr="00F4259E">
        <w:rPr>
          <w:color w:val="000000"/>
          <w:shd w:val="clear" w:color="auto" w:fill="F8F9FA"/>
          <w:lang w:val="en-GB"/>
        </w:rPr>
        <w:t xml:space="preserve"> </w:t>
      </w:r>
      <w:r w:rsidR="00C75FBF" w:rsidRPr="00F4259E">
        <w:rPr>
          <w:color w:val="000000"/>
          <w:shd w:val="clear" w:color="auto" w:fill="F8F9FA"/>
          <w:lang w:val="en-GB"/>
        </w:rPr>
        <w:t>China</w:t>
      </w:r>
      <w:r w:rsidR="00FE59D1" w:rsidRPr="00F4259E">
        <w:rPr>
          <w:color w:val="000000"/>
          <w:shd w:val="clear" w:color="auto" w:fill="F8F9FA"/>
          <w:lang w:val="en-GB"/>
        </w:rPr>
        <w:t xml:space="preserve"> </w:t>
      </w:r>
      <w:r w:rsidR="00F00AD4" w:rsidRPr="00F4259E">
        <w:rPr>
          <w:color w:val="000000"/>
          <w:shd w:val="clear" w:color="auto" w:fill="F8F9FA"/>
          <w:lang w:val="en-GB"/>
        </w:rPr>
        <w:t xml:space="preserve">gave her </w:t>
      </w:r>
      <w:r w:rsidR="006F511D" w:rsidRPr="00F4259E">
        <w:rPr>
          <w:color w:val="000000"/>
          <w:shd w:val="clear" w:color="auto" w:fill="F8F9FA"/>
          <w:lang w:val="en-GB"/>
        </w:rPr>
        <w:t>‘</w:t>
      </w:r>
      <w:r w:rsidR="00F00AD4" w:rsidRPr="00F4259E">
        <w:rPr>
          <w:color w:val="000000"/>
          <w:shd w:val="clear" w:color="auto" w:fill="F8F9FA"/>
          <w:lang w:val="en-GB"/>
        </w:rPr>
        <w:t>full and high-profile economic and diplomatic support</w:t>
      </w:r>
      <w:r w:rsidR="006F511D" w:rsidRPr="00F4259E">
        <w:rPr>
          <w:color w:val="000000"/>
          <w:shd w:val="clear" w:color="auto" w:fill="F8F9FA"/>
          <w:lang w:val="en-GB"/>
        </w:rPr>
        <w:t>’ (Chan and Ma 2009: 595)</w:t>
      </w:r>
      <w:r w:rsidR="00F00AD4" w:rsidRPr="00F4259E">
        <w:rPr>
          <w:color w:val="000000"/>
          <w:shd w:val="clear" w:color="auto" w:fill="F8F9FA"/>
          <w:lang w:val="en-GB"/>
        </w:rPr>
        <w:t xml:space="preserve">. </w:t>
      </w:r>
      <w:r w:rsidR="002772F3" w:rsidRPr="00F4259E">
        <w:rPr>
          <w:color w:val="000000"/>
          <w:shd w:val="clear" w:color="auto" w:fill="F8F9FA"/>
          <w:lang w:val="en-GB"/>
        </w:rPr>
        <w:t>Chan</w:t>
      </w:r>
      <w:r w:rsidR="00F00AD4" w:rsidRPr="00F4259E">
        <w:rPr>
          <w:color w:val="000000"/>
          <w:shd w:val="clear" w:color="auto" w:fill="F8F9FA"/>
          <w:lang w:val="en-GB"/>
        </w:rPr>
        <w:t xml:space="preserve"> flew to Beijing to discuss her election strategy</w:t>
      </w:r>
      <w:r w:rsidR="002772F3" w:rsidRPr="00F4259E">
        <w:rPr>
          <w:color w:val="000000"/>
          <w:shd w:val="clear" w:color="auto" w:fill="F8F9FA"/>
          <w:lang w:val="en-GB"/>
        </w:rPr>
        <w:t xml:space="preserve"> and</w:t>
      </w:r>
      <w:r w:rsidR="00F00AD4" w:rsidRPr="00F4259E">
        <w:rPr>
          <w:color w:val="000000"/>
          <w:shd w:val="clear" w:color="auto" w:fill="F8F9FA"/>
          <w:lang w:val="en-GB"/>
        </w:rPr>
        <w:t xml:space="preserve"> met with the </w:t>
      </w:r>
      <w:r w:rsidR="006F511D" w:rsidRPr="00F4259E">
        <w:rPr>
          <w:color w:val="000000"/>
          <w:shd w:val="clear" w:color="auto" w:fill="F8F9FA"/>
          <w:lang w:val="en-GB"/>
        </w:rPr>
        <w:t>v</w:t>
      </w:r>
      <w:r w:rsidR="00F00AD4" w:rsidRPr="00F4259E">
        <w:rPr>
          <w:color w:val="000000"/>
          <w:shd w:val="clear" w:color="auto" w:fill="F8F9FA"/>
          <w:lang w:val="en-GB"/>
        </w:rPr>
        <w:t>ice-</w:t>
      </w:r>
      <w:r w:rsidR="006F511D" w:rsidRPr="00F4259E">
        <w:rPr>
          <w:color w:val="000000"/>
          <w:shd w:val="clear" w:color="auto" w:fill="F8F9FA"/>
          <w:lang w:val="en-GB"/>
        </w:rPr>
        <w:t>p</w:t>
      </w:r>
      <w:r w:rsidR="00F00AD4" w:rsidRPr="00F4259E">
        <w:rPr>
          <w:color w:val="000000"/>
          <w:shd w:val="clear" w:color="auto" w:fill="F8F9FA"/>
          <w:lang w:val="en-GB"/>
        </w:rPr>
        <w:t xml:space="preserve">remier and senior officials of the Ministry of Foreign Affairs. A special task force was set </w:t>
      </w:r>
      <w:r w:rsidR="006F511D" w:rsidRPr="00F4259E">
        <w:rPr>
          <w:color w:val="000000"/>
          <w:shd w:val="clear" w:color="auto" w:fill="F8F9FA"/>
          <w:lang w:val="en-GB"/>
        </w:rPr>
        <w:t>up</w:t>
      </w:r>
      <w:r w:rsidR="00F00AD4" w:rsidRPr="00F4259E">
        <w:rPr>
          <w:color w:val="000000"/>
          <w:shd w:val="clear" w:color="auto" w:fill="F8F9FA"/>
          <w:lang w:val="en-GB"/>
        </w:rPr>
        <w:t xml:space="preserve">, with the </w:t>
      </w:r>
      <w:r w:rsidR="004106B1" w:rsidRPr="00F4259E">
        <w:rPr>
          <w:color w:val="000000"/>
          <w:shd w:val="clear" w:color="auto" w:fill="F8F9FA"/>
          <w:lang w:val="en-GB"/>
        </w:rPr>
        <w:t xml:space="preserve">Chinese </w:t>
      </w:r>
      <w:r w:rsidR="00F00AD4" w:rsidRPr="00F4259E">
        <w:rPr>
          <w:color w:val="000000"/>
          <w:shd w:val="clear" w:color="auto" w:fill="F8F9FA"/>
          <w:lang w:val="en-GB"/>
        </w:rPr>
        <w:t xml:space="preserve">government issuing letters of recommendation to </w:t>
      </w:r>
      <w:r w:rsidR="004106B1" w:rsidRPr="00F4259E">
        <w:rPr>
          <w:color w:val="000000"/>
          <w:shd w:val="clear" w:color="auto" w:fill="F8F9FA"/>
          <w:lang w:val="en-GB"/>
        </w:rPr>
        <w:t>heads of state</w:t>
      </w:r>
      <w:r w:rsidR="00F00AD4" w:rsidRPr="00F4259E">
        <w:rPr>
          <w:color w:val="000000"/>
          <w:shd w:val="clear" w:color="auto" w:fill="F8F9FA"/>
          <w:lang w:val="en-GB"/>
        </w:rPr>
        <w:t xml:space="preserve"> and </w:t>
      </w:r>
      <w:r w:rsidR="006F511D" w:rsidRPr="00F4259E">
        <w:rPr>
          <w:color w:val="000000"/>
          <w:shd w:val="clear" w:color="auto" w:fill="F8F9FA"/>
          <w:lang w:val="en-GB"/>
        </w:rPr>
        <w:t xml:space="preserve">funding </w:t>
      </w:r>
      <w:r w:rsidR="00F00AD4" w:rsidRPr="00F4259E">
        <w:rPr>
          <w:color w:val="000000"/>
          <w:shd w:val="clear" w:color="auto" w:fill="F8F9FA"/>
          <w:lang w:val="en-GB"/>
        </w:rPr>
        <w:t xml:space="preserve">her visits to </w:t>
      </w:r>
      <w:r w:rsidR="006F511D" w:rsidRPr="00F4259E">
        <w:rPr>
          <w:color w:val="000000"/>
          <w:shd w:val="clear" w:color="auto" w:fill="F8F9FA"/>
          <w:lang w:val="en-GB"/>
        </w:rPr>
        <w:t>24</w:t>
      </w:r>
      <w:r w:rsidR="00F00AD4" w:rsidRPr="00F4259E">
        <w:rPr>
          <w:color w:val="000000"/>
          <w:shd w:val="clear" w:color="auto" w:fill="F8F9FA"/>
          <w:lang w:val="en-GB"/>
        </w:rPr>
        <w:t xml:space="preserve"> </w:t>
      </w:r>
      <w:r w:rsidR="004106B1" w:rsidRPr="00F4259E">
        <w:rPr>
          <w:color w:val="000000"/>
          <w:shd w:val="clear" w:color="auto" w:fill="F8F9FA"/>
          <w:lang w:val="en-GB"/>
        </w:rPr>
        <w:t xml:space="preserve">WHO </w:t>
      </w:r>
      <w:r w:rsidR="006F511D" w:rsidRPr="00F4259E">
        <w:rPr>
          <w:color w:val="000000"/>
          <w:shd w:val="clear" w:color="auto" w:fill="F8F9FA"/>
          <w:lang w:val="en-GB"/>
        </w:rPr>
        <w:t xml:space="preserve">member states during her campaign. </w:t>
      </w:r>
      <w:r w:rsidR="004106B1" w:rsidRPr="00F4259E">
        <w:rPr>
          <w:color w:val="000000"/>
          <w:shd w:val="clear" w:color="auto" w:fill="F8F9FA"/>
          <w:lang w:val="en-GB"/>
        </w:rPr>
        <w:t>Chan’s</w:t>
      </w:r>
      <w:r w:rsidR="002772F3" w:rsidRPr="00F4259E">
        <w:rPr>
          <w:color w:val="000000"/>
          <w:shd w:val="clear" w:color="auto" w:fill="F8F9FA"/>
          <w:lang w:val="en-GB"/>
        </w:rPr>
        <w:t xml:space="preserve"> husband, who headed Hong Kong’s eye hospital, declared </w:t>
      </w:r>
      <w:r w:rsidR="00384896" w:rsidRPr="00F4259E">
        <w:rPr>
          <w:color w:val="000000"/>
          <w:shd w:val="clear" w:color="auto" w:fill="F8F9FA"/>
          <w:lang w:val="en-GB"/>
        </w:rPr>
        <w:t>that he was</w:t>
      </w:r>
      <w:r w:rsidR="002772F3" w:rsidRPr="00F4259E">
        <w:rPr>
          <w:color w:val="000000"/>
          <w:shd w:val="clear" w:color="auto" w:fill="F8F9FA"/>
          <w:lang w:val="en-GB"/>
        </w:rPr>
        <w:t xml:space="preserve"> prepared to follow her to Geneva. </w:t>
      </w:r>
      <w:r w:rsidR="00004289" w:rsidRPr="00F4259E">
        <w:rPr>
          <w:color w:val="000000"/>
          <w:shd w:val="clear" w:color="auto" w:fill="F8F9FA"/>
          <w:lang w:val="en-GB"/>
        </w:rPr>
        <w:t xml:space="preserve">In November Chan became one of the </w:t>
      </w:r>
      <w:r w:rsidR="00C52FB7" w:rsidRPr="00F4259E">
        <w:rPr>
          <w:color w:val="000000"/>
          <w:shd w:val="clear" w:color="auto" w:fill="F8F9FA"/>
          <w:lang w:val="en-GB"/>
        </w:rPr>
        <w:t xml:space="preserve">Executive Board’s </w:t>
      </w:r>
      <w:r w:rsidR="00004289" w:rsidRPr="00F4259E">
        <w:rPr>
          <w:color w:val="000000"/>
          <w:shd w:val="clear" w:color="auto" w:fill="F8F9FA"/>
          <w:lang w:val="en-GB"/>
        </w:rPr>
        <w:t xml:space="preserve">five short-listed candidates, followed by her victory over </w:t>
      </w:r>
      <w:r w:rsidRPr="00F4259E">
        <w:rPr>
          <w:color w:val="000000"/>
          <w:shd w:val="clear" w:color="auto" w:fill="F8F9FA"/>
          <w:lang w:val="en-GB"/>
        </w:rPr>
        <w:t xml:space="preserve">four </w:t>
      </w:r>
      <w:r w:rsidR="00004289" w:rsidRPr="00F4259E">
        <w:rPr>
          <w:color w:val="000000"/>
          <w:shd w:val="clear" w:color="auto" w:fill="F8F9FA"/>
          <w:lang w:val="en-GB"/>
        </w:rPr>
        <w:t xml:space="preserve">other candidates (Chan received 32 votes, </w:t>
      </w:r>
      <w:proofErr w:type="spellStart"/>
      <w:r w:rsidR="00004289" w:rsidRPr="00F4259E">
        <w:rPr>
          <w:color w:val="000000"/>
          <w:shd w:val="clear" w:color="auto" w:fill="F8F9FA"/>
          <w:lang w:val="en-GB"/>
        </w:rPr>
        <w:t>Shiguro</w:t>
      </w:r>
      <w:proofErr w:type="spellEnd"/>
      <w:r w:rsidR="00004289" w:rsidRPr="00F4259E">
        <w:rPr>
          <w:color w:val="000000"/>
          <w:shd w:val="clear" w:color="auto" w:fill="F8F9FA"/>
          <w:lang w:val="en-GB"/>
        </w:rPr>
        <w:t xml:space="preserve"> Omi from Japan 31</w:t>
      </w:r>
      <w:r w:rsidR="00BD5CA7" w:rsidRPr="00F4259E">
        <w:rPr>
          <w:color w:val="000000"/>
          <w:shd w:val="clear" w:color="auto" w:fill="F8F9FA"/>
          <w:lang w:val="en-GB"/>
        </w:rPr>
        <w:t xml:space="preserve">, </w:t>
      </w:r>
      <w:r w:rsidR="00004289" w:rsidRPr="00F4259E">
        <w:rPr>
          <w:color w:val="000000"/>
          <w:shd w:val="clear" w:color="auto" w:fill="F8F9FA"/>
          <w:lang w:val="en-GB"/>
        </w:rPr>
        <w:t>Frenk 30</w:t>
      </w:r>
      <w:r w:rsidR="00970A81" w:rsidRPr="00F4259E">
        <w:rPr>
          <w:color w:val="000000"/>
          <w:shd w:val="clear" w:color="auto" w:fill="F8F9FA"/>
          <w:lang w:val="en-GB"/>
        </w:rPr>
        <w:t xml:space="preserve"> </w:t>
      </w:r>
      <w:r w:rsidR="00612FFE" w:rsidRPr="00F4259E">
        <w:rPr>
          <w:color w:val="000000"/>
          <w:shd w:val="clear" w:color="auto" w:fill="F8F9FA"/>
          <w:lang w:val="en-GB"/>
        </w:rPr>
        <w:t xml:space="preserve">and </w:t>
      </w:r>
      <w:r w:rsidR="00970A81" w:rsidRPr="00F4259E">
        <w:rPr>
          <w:color w:val="000000"/>
          <w:shd w:val="clear" w:color="auto" w:fill="F8F9FA"/>
          <w:lang w:val="en-GB"/>
        </w:rPr>
        <w:t xml:space="preserve">the </w:t>
      </w:r>
      <w:r w:rsidR="00970A81" w:rsidRPr="00F4259E">
        <w:rPr>
          <w:color w:val="000000"/>
          <w:shd w:val="clear" w:color="auto" w:fill="F8F9FA"/>
          <w:lang w:val="en-GB"/>
        </w:rPr>
        <w:lastRenderedPageBreak/>
        <w:t>other female candidate, Elena Salgado, 28</w:t>
      </w:r>
      <w:r w:rsidR="00004289" w:rsidRPr="00F4259E">
        <w:rPr>
          <w:color w:val="000000"/>
          <w:shd w:val="clear" w:color="auto" w:fill="F8F9FA"/>
          <w:lang w:val="en-GB"/>
        </w:rPr>
        <w:t>)</w:t>
      </w:r>
      <w:r w:rsidR="00C2342E" w:rsidRPr="00F4259E">
        <w:rPr>
          <w:color w:val="000000"/>
          <w:shd w:val="clear" w:color="auto" w:fill="F8F9FA"/>
          <w:lang w:val="en-GB"/>
        </w:rPr>
        <w:t xml:space="preserve"> and</w:t>
      </w:r>
      <w:r w:rsidR="00732384" w:rsidRPr="00F4259E">
        <w:rPr>
          <w:color w:val="000000"/>
          <w:shd w:val="clear" w:color="auto" w:fill="F8F9FA"/>
          <w:lang w:val="en-GB"/>
        </w:rPr>
        <w:t xml:space="preserve"> </w:t>
      </w:r>
      <w:r w:rsidR="00A81EA7" w:rsidRPr="00F4259E">
        <w:rPr>
          <w:color w:val="000000"/>
          <w:shd w:val="clear" w:color="auto" w:fill="F8F9FA"/>
          <w:lang w:val="en-GB"/>
        </w:rPr>
        <w:t xml:space="preserve">a final </w:t>
      </w:r>
      <w:r w:rsidR="002772F3" w:rsidRPr="00F4259E">
        <w:rPr>
          <w:color w:val="000000"/>
          <w:shd w:val="clear" w:color="auto" w:fill="F8F9FA"/>
          <w:lang w:val="en-GB"/>
        </w:rPr>
        <w:t>success</w:t>
      </w:r>
      <w:r w:rsidR="00A81EA7" w:rsidRPr="00F4259E">
        <w:rPr>
          <w:color w:val="000000"/>
          <w:shd w:val="clear" w:color="auto" w:fill="F8F9FA"/>
          <w:lang w:val="en-GB"/>
        </w:rPr>
        <w:t xml:space="preserve"> </w:t>
      </w:r>
      <w:r w:rsidR="00C2342E" w:rsidRPr="00F4259E">
        <w:rPr>
          <w:color w:val="000000"/>
          <w:shd w:val="clear" w:color="auto" w:fill="F8F9FA"/>
          <w:lang w:val="en-GB"/>
        </w:rPr>
        <w:t>with</w:t>
      </w:r>
      <w:r w:rsidR="00A81EA7" w:rsidRPr="00F4259E">
        <w:rPr>
          <w:color w:val="000000"/>
          <w:shd w:val="clear" w:color="auto" w:fill="F8F9FA"/>
          <w:lang w:val="en-GB"/>
        </w:rPr>
        <w:t xml:space="preserve"> 24 </w:t>
      </w:r>
      <w:r w:rsidR="009B3D4E" w:rsidRPr="00F4259E">
        <w:rPr>
          <w:color w:val="000000"/>
          <w:shd w:val="clear" w:color="auto" w:fill="F8F9FA"/>
          <w:lang w:val="en-GB"/>
        </w:rPr>
        <w:t xml:space="preserve">votes </w:t>
      </w:r>
      <w:r w:rsidR="00732384" w:rsidRPr="00F4259E">
        <w:rPr>
          <w:color w:val="000000"/>
          <w:shd w:val="clear" w:color="auto" w:fill="F8F9FA"/>
          <w:lang w:val="en-GB"/>
        </w:rPr>
        <w:t>and endorsement by the World Health Assembly</w:t>
      </w:r>
      <w:r w:rsidR="00004289" w:rsidRPr="00F4259E">
        <w:rPr>
          <w:color w:val="000000"/>
          <w:shd w:val="clear" w:color="auto" w:fill="F8F9FA"/>
          <w:lang w:val="en-GB"/>
        </w:rPr>
        <w:t xml:space="preserve">. </w:t>
      </w:r>
      <w:r w:rsidR="004106B1" w:rsidRPr="00F4259E">
        <w:rPr>
          <w:color w:val="000000"/>
          <w:shd w:val="clear" w:color="auto" w:fill="F8F9FA"/>
          <w:lang w:val="en-GB"/>
        </w:rPr>
        <w:t xml:space="preserve">During the </w:t>
      </w:r>
      <w:r w:rsidR="00970A81" w:rsidRPr="00F4259E">
        <w:rPr>
          <w:color w:val="000000"/>
          <w:shd w:val="clear" w:color="auto" w:fill="F8F9FA"/>
          <w:lang w:val="en-GB"/>
        </w:rPr>
        <w:t xml:space="preserve">campaign </w:t>
      </w:r>
      <w:r w:rsidR="00945025" w:rsidRPr="00F4259E">
        <w:rPr>
          <w:color w:val="000000"/>
          <w:shd w:val="clear" w:color="auto" w:fill="F8F9FA"/>
          <w:lang w:val="en-GB"/>
        </w:rPr>
        <w:t xml:space="preserve">China </w:t>
      </w:r>
      <w:r w:rsidR="00C8111A" w:rsidRPr="00F4259E">
        <w:rPr>
          <w:color w:val="000000"/>
          <w:shd w:val="clear" w:color="auto" w:fill="F8F9FA"/>
          <w:lang w:val="en-GB"/>
        </w:rPr>
        <w:t xml:space="preserve">played a role in the withdrawal of the African candidate and the support of the seven African Board members, as </w:t>
      </w:r>
      <w:r w:rsidR="006E3109" w:rsidRPr="00F4259E">
        <w:rPr>
          <w:color w:val="000000"/>
          <w:shd w:val="clear" w:color="auto" w:fill="F8F9FA"/>
          <w:lang w:val="en-GB"/>
        </w:rPr>
        <w:t xml:space="preserve">the </w:t>
      </w:r>
      <w:r w:rsidR="00FE59D1" w:rsidRPr="00F4259E">
        <w:rPr>
          <w:color w:val="000000"/>
          <w:shd w:val="clear" w:color="auto" w:fill="F8F9FA"/>
          <w:lang w:val="en-GB"/>
        </w:rPr>
        <w:t xml:space="preserve">Chinese </w:t>
      </w:r>
      <w:r w:rsidR="006E3109" w:rsidRPr="00F4259E">
        <w:rPr>
          <w:color w:val="000000"/>
          <w:shd w:val="clear" w:color="auto" w:fill="F8F9FA"/>
          <w:lang w:val="en-GB"/>
        </w:rPr>
        <w:t>government</w:t>
      </w:r>
      <w:r w:rsidR="00C8111A" w:rsidRPr="00F4259E">
        <w:rPr>
          <w:color w:val="000000"/>
          <w:shd w:val="clear" w:color="auto" w:fill="F8F9FA"/>
          <w:lang w:val="en-GB"/>
        </w:rPr>
        <w:t xml:space="preserve"> </w:t>
      </w:r>
      <w:r w:rsidR="00BD5CA7" w:rsidRPr="00F4259E">
        <w:rPr>
          <w:color w:val="000000"/>
          <w:shd w:val="clear" w:color="auto" w:fill="F8F9FA"/>
          <w:lang w:val="en-GB"/>
        </w:rPr>
        <w:t xml:space="preserve">had </w:t>
      </w:r>
      <w:r w:rsidR="006E3109" w:rsidRPr="00F4259E">
        <w:rPr>
          <w:color w:val="000000"/>
          <w:shd w:val="clear" w:color="auto" w:fill="F8F9FA"/>
          <w:lang w:val="en-GB"/>
        </w:rPr>
        <w:t xml:space="preserve">received </w:t>
      </w:r>
      <w:r w:rsidR="00E42912" w:rsidRPr="00F4259E">
        <w:rPr>
          <w:color w:val="000000"/>
          <w:shd w:val="clear" w:color="auto" w:fill="F8F9FA"/>
          <w:lang w:val="en-GB"/>
        </w:rPr>
        <w:t xml:space="preserve">several </w:t>
      </w:r>
      <w:r w:rsidR="006E3109" w:rsidRPr="00F4259E">
        <w:rPr>
          <w:color w:val="000000"/>
          <w:shd w:val="clear" w:color="auto" w:fill="F8F9FA"/>
          <w:lang w:val="en-GB"/>
        </w:rPr>
        <w:t>African leaders and</w:t>
      </w:r>
      <w:r w:rsidR="002772F3" w:rsidRPr="00F4259E">
        <w:rPr>
          <w:color w:val="000000"/>
          <w:shd w:val="clear" w:color="auto" w:fill="F8F9FA"/>
          <w:lang w:val="en-GB"/>
        </w:rPr>
        <w:t>,</w:t>
      </w:r>
      <w:r w:rsidR="006E3109" w:rsidRPr="00F4259E">
        <w:rPr>
          <w:color w:val="000000"/>
          <w:shd w:val="clear" w:color="auto" w:fill="F8F9FA"/>
          <w:lang w:val="en-GB"/>
        </w:rPr>
        <w:t xml:space="preserve"> a few days before the elections, </w:t>
      </w:r>
      <w:r w:rsidR="00C8111A" w:rsidRPr="00F4259E">
        <w:rPr>
          <w:color w:val="000000"/>
          <w:shd w:val="clear" w:color="auto" w:fill="F8F9FA"/>
          <w:lang w:val="en-GB"/>
        </w:rPr>
        <w:t xml:space="preserve">hosted a two-day summit </w:t>
      </w:r>
      <w:r w:rsidR="001E05C2" w:rsidRPr="00F4259E">
        <w:rPr>
          <w:color w:val="000000"/>
          <w:shd w:val="clear" w:color="auto" w:fill="F8F9FA"/>
          <w:lang w:val="en-GB"/>
        </w:rPr>
        <w:t xml:space="preserve">in Beijing </w:t>
      </w:r>
      <w:r w:rsidR="006E3109" w:rsidRPr="00F4259E">
        <w:rPr>
          <w:color w:val="000000"/>
          <w:shd w:val="clear" w:color="auto" w:fill="F8F9FA"/>
          <w:lang w:val="en-GB"/>
        </w:rPr>
        <w:t xml:space="preserve">that </w:t>
      </w:r>
      <w:r w:rsidR="002772F3" w:rsidRPr="00F4259E">
        <w:rPr>
          <w:color w:val="000000"/>
          <w:shd w:val="clear" w:color="auto" w:fill="F8F9FA"/>
          <w:lang w:val="en-GB"/>
        </w:rPr>
        <w:t>provided</w:t>
      </w:r>
      <w:r w:rsidR="006E3109" w:rsidRPr="00F4259E">
        <w:rPr>
          <w:color w:val="000000"/>
          <w:shd w:val="clear" w:color="auto" w:fill="F8F9FA"/>
          <w:lang w:val="en-GB"/>
        </w:rPr>
        <w:t xml:space="preserve"> </w:t>
      </w:r>
      <w:r w:rsidRPr="00F4259E">
        <w:rPr>
          <w:color w:val="000000"/>
          <w:shd w:val="clear" w:color="auto" w:fill="F8F9FA"/>
          <w:lang w:val="en-GB"/>
        </w:rPr>
        <w:t xml:space="preserve">48 African states </w:t>
      </w:r>
      <w:r w:rsidR="006E3109" w:rsidRPr="00F4259E">
        <w:rPr>
          <w:color w:val="000000"/>
          <w:shd w:val="clear" w:color="auto" w:fill="F8F9FA"/>
          <w:lang w:val="en-GB"/>
        </w:rPr>
        <w:t xml:space="preserve">favourable trading conditions. This </w:t>
      </w:r>
      <w:r w:rsidR="00064E7A" w:rsidRPr="00F4259E">
        <w:rPr>
          <w:color w:val="000000"/>
          <w:shd w:val="clear" w:color="auto" w:fill="F8F9FA"/>
          <w:lang w:val="en-GB"/>
        </w:rPr>
        <w:t xml:space="preserve">support </w:t>
      </w:r>
      <w:r w:rsidR="006E3109" w:rsidRPr="00F4259E">
        <w:rPr>
          <w:color w:val="000000"/>
          <w:shd w:val="clear" w:color="auto" w:fill="F8F9FA"/>
          <w:lang w:val="en-GB"/>
        </w:rPr>
        <w:t>gave the impression that China ‘</w:t>
      </w:r>
      <w:r w:rsidR="00A81EA7" w:rsidRPr="00F4259E">
        <w:rPr>
          <w:color w:val="000000"/>
          <w:shd w:val="clear" w:color="auto" w:fill="F8F9FA"/>
          <w:lang w:val="en-GB"/>
        </w:rPr>
        <w:t>“</w:t>
      </w:r>
      <w:r w:rsidR="006E3109" w:rsidRPr="00F4259E">
        <w:rPr>
          <w:color w:val="000000"/>
          <w:shd w:val="clear" w:color="auto" w:fill="F8F9FA"/>
          <w:lang w:val="en-GB"/>
        </w:rPr>
        <w:t>bought” the election for Chan’</w:t>
      </w:r>
      <w:r w:rsidR="00A81EA7" w:rsidRPr="00F4259E">
        <w:rPr>
          <w:color w:val="000000"/>
          <w:shd w:val="clear" w:color="auto" w:fill="F8F9FA"/>
          <w:lang w:val="en-GB"/>
        </w:rPr>
        <w:t xml:space="preserve"> (Haack 2017: 19).</w:t>
      </w:r>
      <w:r w:rsidR="005B3411" w:rsidRPr="00F4259E">
        <w:rPr>
          <w:color w:val="000000"/>
          <w:shd w:val="clear" w:color="auto" w:fill="F8F9FA"/>
          <w:lang w:val="en-GB"/>
        </w:rPr>
        <w:t xml:space="preserve"> Chan thus became the first Chinese person to head a United Nations (UN) specialized agency and the </w:t>
      </w:r>
      <w:r w:rsidR="00657347" w:rsidRPr="00F4259E">
        <w:rPr>
          <w:color w:val="000000"/>
          <w:shd w:val="clear" w:color="auto" w:fill="F8F9FA"/>
          <w:lang w:val="en-GB"/>
        </w:rPr>
        <w:t xml:space="preserve">WHO’s </w:t>
      </w:r>
      <w:r w:rsidR="005B3411" w:rsidRPr="00F4259E">
        <w:rPr>
          <w:color w:val="000000"/>
          <w:shd w:val="clear" w:color="auto" w:fill="F8F9FA"/>
          <w:lang w:val="en-GB"/>
        </w:rPr>
        <w:t>second female executive head following Gro Harlem Brundtland</w:t>
      </w:r>
      <w:r w:rsidR="009B3D4E" w:rsidRPr="00F4259E">
        <w:rPr>
          <w:color w:val="000000"/>
          <w:shd w:val="clear" w:color="auto" w:fill="F8F9FA"/>
          <w:lang w:val="en-GB"/>
        </w:rPr>
        <w:t>, elected in 1998</w:t>
      </w:r>
      <w:r w:rsidR="005B3411" w:rsidRPr="00F4259E">
        <w:rPr>
          <w:color w:val="000000"/>
          <w:shd w:val="clear" w:color="auto" w:fill="F8F9FA"/>
          <w:lang w:val="en-GB"/>
        </w:rPr>
        <w:t>.</w:t>
      </w:r>
      <w:r w:rsidR="00E37B8B" w:rsidRPr="00F4259E">
        <w:rPr>
          <w:color w:val="000000"/>
          <w:shd w:val="clear" w:color="auto" w:fill="F8F9FA"/>
          <w:lang w:val="en-GB"/>
        </w:rPr>
        <w:t xml:space="preserve"> In he</w:t>
      </w:r>
      <w:r w:rsidR="00E42912" w:rsidRPr="00F4259E">
        <w:rPr>
          <w:color w:val="000000"/>
          <w:shd w:val="clear" w:color="auto" w:fill="F8F9FA"/>
          <w:lang w:val="en-GB"/>
        </w:rPr>
        <w:t>r</w:t>
      </w:r>
      <w:r w:rsidR="00E37B8B" w:rsidRPr="00F4259E">
        <w:rPr>
          <w:color w:val="000000"/>
          <w:shd w:val="clear" w:color="auto" w:fill="F8F9FA"/>
          <w:lang w:val="en-GB"/>
        </w:rPr>
        <w:t xml:space="preserve"> acceptance speech Chan </w:t>
      </w:r>
      <w:r w:rsidR="00C25E26" w:rsidRPr="00F4259E">
        <w:rPr>
          <w:color w:val="000000"/>
          <w:shd w:val="clear" w:color="auto" w:fill="F8F9FA"/>
          <w:lang w:val="en-GB"/>
        </w:rPr>
        <w:t xml:space="preserve">indicated the key issues and management reform she had in mind and </w:t>
      </w:r>
      <w:r w:rsidR="00E37B8B" w:rsidRPr="00F4259E">
        <w:rPr>
          <w:color w:val="000000"/>
          <w:shd w:val="clear" w:color="auto" w:fill="F8F9FA"/>
          <w:lang w:val="en-GB"/>
        </w:rPr>
        <w:t xml:space="preserve">said that she wanted to be judged by the impact </w:t>
      </w:r>
      <w:r w:rsidR="00C25E26" w:rsidRPr="00F4259E">
        <w:rPr>
          <w:color w:val="000000"/>
          <w:shd w:val="clear" w:color="auto" w:fill="F8F9FA"/>
          <w:lang w:val="en-GB"/>
        </w:rPr>
        <w:t xml:space="preserve">of </w:t>
      </w:r>
      <w:r w:rsidR="00E37B8B" w:rsidRPr="00F4259E">
        <w:rPr>
          <w:color w:val="000000"/>
          <w:shd w:val="clear" w:color="auto" w:fill="F8F9FA"/>
          <w:lang w:val="en-GB"/>
        </w:rPr>
        <w:t xml:space="preserve">the </w:t>
      </w:r>
      <w:r w:rsidR="0077349F" w:rsidRPr="00F4259E">
        <w:rPr>
          <w:color w:val="000000"/>
          <w:shd w:val="clear" w:color="auto" w:fill="F8F9FA"/>
          <w:lang w:val="en-GB"/>
        </w:rPr>
        <w:t xml:space="preserve">organization’s </w:t>
      </w:r>
      <w:r w:rsidR="00E37B8B" w:rsidRPr="00F4259E">
        <w:rPr>
          <w:color w:val="000000"/>
          <w:shd w:val="clear" w:color="auto" w:fill="F8F9FA"/>
          <w:lang w:val="en-GB"/>
        </w:rPr>
        <w:t>work on the people of Africa and on women across the globe</w:t>
      </w:r>
      <w:r w:rsidR="00C25E26" w:rsidRPr="00F4259E">
        <w:rPr>
          <w:color w:val="000000"/>
          <w:shd w:val="clear" w:color="auto" w:fill="F8F9FA"/>
          <w:lang w:val="en-GB"/>
        </w:rPr>
        <w:t xml:space="preserve">. </w:t>
      </w:r>
    </w:p>
    <w:p w14:paraId="48C50B31" w14:textId="3B67D4B0" w:rsidR="00145188" w:rsidRPr="00F4259E" w:rsidRDefault="001E05C2" w:rsidP="009825C6">
      <w:pPr>
        <w:ind w:firstLine="708"/>
        <w:jc w:val="both"/>
        <w:rPr>
          <w:color w:val="000000"/>
          <w:shd w:val="clear" w:color="auto" w:fill="F8F9FA"/>
          <w:lang w:val="en-GB"/>
        </w:rPr>
      </w:pPr>
      <w:r w:rsidRPr="00F4259E">
        <w:rPr>
          <w:color w:val="000000"/>
          <w:shd w:val="clear" w:color="auto" w:fill="F8F9FA"/>
          <w:lang w:val="en-GB"/>
        </w:rPr>
        <w:t>Chan took office on 4 January 2007</w:t>
      </w:r>
      <w:r w:rsidR="00D267B0" w:rsidRPr="00F4259E">
        <w:rPr>
          <w:color w:val="000000"/>
          <w:shd w:val="clear" w:color="auto" w:fill="F8F9FA"/>
          <w:lang w:val="en-GB"/>
        </w:rPr>
        <w:t>, aware of the desire among staff for stability rather than further change</w:t>
      </w:r>
      <w:r w:rsidR="00774F35" w:rsidRPr="00F4259E">
        <w:rPr>
          <w:color w:val="000000"/>
          <w:shd w:val="clear" w:color="auto" w:fill="F8F9FA"/>
          <w:lang w:val="en-GB"/>
        </w:rPr>
        <w:t>. She</w:t>
      </w:r>
      <w:r w:rsidR="004B1593" w:rsidRPr="00F4259E">
        <w:rPr>
          <w:color w:val="000000"/>
          <w:shd w:val="clear" w:color="auto" w:fill="F8F9FA"/>
          <w:lang w:val="en-GB"/>
        </w:rPr>
        <w:t xml:space="preserve"> appointed a transition team and gave herself until </w:t>
      </w:r>
      <w:r w:rsidR="0089249A" w:rsidRPr="00F4259E">
        <w:rPr>
          <w:color w:val="000000"/>
          <w:shd w:val="clear" w:color="auto" w:fill="F8F9FA"/>
          <w:lang w:val="en-GB"/>
        </w:rPr>
        <w:t xml:space="preserve">the next World Health Assembly in </w:t>
      </w:r>
      <w:r w:rsidR="004B1593" w:rsidRPr="00F4259E">
        <w:rPr>
          <w:color w:val="000000"/>
          <w:shd w:val="clear" w:color="auto" w:fill="F8F9FA"/>
          <w:lang w:val="en-GB"/>
        </w:rPr>
        <w:t xml:space="preserve">May to refine and sharpen her vision. The most important conceptual change she </w:t>
      </w:r>
      <w:r w:rsidR="002412A2" w:rsidRPr="00F4259E">
        <w:rPr>
          <w:color w:val="000000"/>
          <w:shd w:val="clear" w:color="auto" w:fill="F8F9FA"/>
          <w:lang w:val="en-GB"/>
        </w:rPr>
        <w:t>initiated</w:t>
      </w:r>
      <w:r w:rsidR="004B1593" w:rsidRPr="00F4259E">
        <w:rPr>
          <w:color w:val="000000"/>
          <w:shd w:val="clear" w:color="auto" w:fill="F8F9FA"/>
          <w:lang w:val="en-GB"/>
        </w:rPr>
        <w:t xml:space="preserve"> was linking health to security, rather than to economic and social issues as her predecessors</w:t>
      </w:r>
      <w:r w:rsidR="0089249A" w:rsidRPr="00F4259E">
        <w:rPr>
          <w:color w:val="000000"/>
          <w:shd w:val="clear" w:color="auto" w:fill="F8F9FA"/>
          <w:lang w:val="en-GB"/>
        </w:rPr>
        <w:t xml:space="preserve"> Brundtland and Lee had done. </w:t>
      </w:r>
      <w:r w:rsidR="006F50CA" w:rsidRPr="00F4259E">
        <w:rPr>
          <w:color w:val="000000"/>
          <w:shd w:val="clear" w:color="auto" w:fill="F8F9FA"/>
          <w:lang w:val="en-GB"/>
        </w:rPr>
        <w:t xml:space="preserve">In the early 2000s the UN began to </w:t>
      </w:r>
      <w:r w:rsidR="00845759" w:rsidRPr="00F4259E">
        <w:rPr>
          <w:color w:val="000000"/>
          <w:shd w:val="clear" w:color="auto" w:fill="F8F9FA"/>
          <w:lang w:val="en-GB"/>
        </w:rPr>
        <w:t>view</w:t>
      </w:r>
      <w:r w:rsidR="006F50CA" w:rsidRPr="00F4259E">
        <w:rPr>
          <w:color w:val="000000"/>
          <w:shd w:val="clear" w:color="auto" w:fill="F8F9FA"/>
          <w:lang w:val="en-GB"/>
        </w:rPr>
        <w:t xml:space="preserve"> infectious diseases as a security threat. </w:t>
      </w:r>
      <w:r w:rsidR="00FF56D3" w:rsidRPr="00F4259E">
        <w:rPr>
          <w:color w:val="000000"/>
          <w:shd w:val="clear" w:color="auto" w:fill="F8F9FA"/>
          <w:lang w:val="en-GB"/>
        </w:rPr>
        <w:t>A</w:t>
      </w:r>
      <w:r w:rsidR="006F50CA" w:rsidRPr="00F4259E">
        <w:rPr>
          <w:color w:val="000000"/>
          <w:shd w:val="clear" w:color="auto" w:fill="F8F9FA"/>
          <w:lang w:val="en-GB"/>
        </w:rPr>
        <w:t xml:space="preserve"> </w:t>
      </w:r>
      <w:r w:rsidR="00FF56D3" w:rsidRPr="00F4259E">
        <w:rPr>
          <w:color w:val="000000"/>
          <w:shd w:val="clear" w:color="auto" w:fill="F8F9FA"/>
          <w:lang w:val="en-GB"/>
        </w:rPr>
        <w:t xml:space="preserve">2004 </w:t>
      </w:r>
      <w:r w:rsidR="006F50CA" w:rsidRPr="00F4259E">
        <w:rPr>
          <w:color w:val="000000"/>
          <w:shd w:val="clear" w:color="auto" w:fill="F8F9FA"/>
          <w:lang w:val="en-GB"/>
        </w:rPr>
        <w:t>high-level panel on threats broadened the notion of international security by including health. Responses to outbreaks of diseases were on the agenda of the</w:t>
      </w:r>
      <w:r w:rsidR="00DB32D6" w:rsidRPr="00F4259E">
        <w:rPr>
          <w:color w:val="000000"/>
          <w:shd w:val="clear" w:color="auto" w:fill="F8F9FA"/>
          <w:lang w:val="en-GB"/>
        </w:rPr>
        <w:t xml:space="preserve"> Security Council and </w:t>
      </w:r>
      <w:r w:rsidR="00AE4909" w:rsidRPr="00F4259E">
        <w:rPr>
          <w:color w:val="000000"/>
          <w:shd w:val="clear" w:color="auto" w:fill="F8F9FA"/>
          <w:lang w:val="en-GB"/>
        </w:rPr>
        <w:t>General</w:t>
      </w:r>
      <w:r w:rsidR="00DB32D6" w:rsidRPr="00F4259E">
        <w:rPr>
          <w:color w:val="000000"/>
          <w:shd w:val="clear" w:color="auto" w:fill="F8F9FA"/>
          <w:lang w:val="en-GB"/>
        </w:rPr>
        <w:t xml:space="preserve"> Assembl</w:t>
      </w:r>
      <w:r w:rsidR="00AE4909" w:rsidRPr="00F4259E">
        <w:rPr>
          <w:color w:val="000000"/>
          <w:shd w:val="clear" w:color="auto" w:fill="F8F9FA"/>
          <w:lang w:val="en-GB"/>
        </w:rPr>
        <w:t>y</w:t>
      </w:r>
      <w:r w:rsidR="006F50CA" w:rsidRPr="00F4259E">
        <w:rPr>
          <w:color w:val="000000"/>
          <w:shd w:val="clear" w:color="auto" w:fill="F8F9FA"/>
          <w:lang w:val="en-GB"/>
        </w:rPr>
        <w:t xml:space="preserve"> and </w:t>
      </w:r>
      <w:r w:rsidR="00AE4909" w:rsidRPr="00F4259E">
        <w:rPr>
          <w:color w:val="000000"/>
          <w:shd w:val="clear" w:color="auto" w:fill="F8F9FA"/>
          <w:lang w:val="en-GB"/>
        </w:rPr>
        <w:t xml:space="preserve">were </w:t>
      </w:r>
      <w:r w:rsidR="006F50CA" w:rsidRPr="00F4259E">
        <w:rPr>
          <w:color w:val="000000"/>
          <w:shd w:val="clear" w:color="auto" w:fill="F8F9FA"/>
          <w:lang w:val="en-GB"/>
        </w:rPr>
        <w:t xml:space="preserve">seen in terms of </w:t>
      </w:r>
      <w:r w:rsidR="0096231F" w:rsidRPr="00F4259E">
        <w:rPr>
          <w:color w:val="000000"/>
          <w:shd w:val="clear" w:color="auto" w:fill="F8F9FA"/>
          <w:lang w:val="en-GB"/>
        </w:rPr>
        <w:t xml:space="preserve">enforcement. In 2005 UN Secretary-General </w:t>
      </w:r>
      <w:r w:rsidR="00FF56D3" w:rsidRPr="00F4259E">
        <w:rPr>
          <w:color w:val="000000"/>
          <w:shd w:val="clear" w:color="auto" w:fill="F8F9FA"/>
          <w:lang w:val="en-GB"/>
        </w:rPr>
        <w:t xml:space="preserve">Kofi Annan </w:t>
      </w:r>
      <w:r w:rsidR="0096231F" w:rsidRPr="00F4259E">
        <w:rPr>
          <w:color w:val="000000"/>
          <w:shd w:val="clear" w:color="auto" w:fill="F8F9FA"/>
          <w:lang w:val="en-GB"/>
        </w:rPr>
        <w:t xml:space="preserve">appointed David Nabarro as UN coordinator for avian and human influenza. Although Nabarro was seconded from the WHO, the WHO’s role in epidemics and pandemics was limited as the organization now depended on </w:t>
      </w:r>
      <w:r w:rsidR="009825C6" w:rsidRPr="00F4259E">
        <w:rPr>
          <w:color w:val="000000"/>
          <w:shd w:val="clear" w:color="auto" w:fill="F8F9FA"/>
          <w:lang w:val="en-GB"/>
        </w:rPr>
        <w:t xml:space="preserve">the </w:t>
      </w:r>
      <w:r w:rsidR="0096231F" w:rsidRPr="00F4259E">
        <w:rPr>
          <w:color w:val="000000"/>
          <w:shd w:val="clear" w:color="auto" w:fill="F8F9FA"/>
          <w:lang w:val="en-GB"/>
        </w:rPr>
        <w:t>UN and</w:t>
      </w:r>
      <w:r w:rsidR="00E20F72" w:rsidRPr="00F4259E">
        <w:rPr>
          <w:color w:val="000000"/>
          <w:shd w:val="clear" w:color="auto" w:fill="F8F9FA"/>
          <w:lang w:val="en-GB"/>
        </w:rPr>
        <w:t>,</w:t>
      </w:r>
      <w:r w:rsidR="0096231F" w:rsidRPr="00F4259E">
        <w:rPr>
          <w:color w:val="000000"/>
          <w:shd w:val="clear" w:color="auto" w:fill="F8F9FA"/>
          <w:lang w:val="en-GB"/>
        </w:rPr>
        <w:t xml:space="preserve"> after a while</w:t>
      </w:r>
      <w:r w:rsidR="00E20F72" w:rsidRPr="00F4259E">
        <w:rPr>
          <w:color w:val="000000"/>
          <w:shd w:val="clear" w:color="auto" w:fill="F8F9FA"/>
          <w:lang w:val="en-GB"/>
        </w:rPr>
        <w:t>,</w:t>
      </w:r>
      <w:r w:rsidR="0096231F" w:rsidRPr="00F4259E">
        <w:rPr>
          <w:color w:val="000000"/>
          <w:shd w:val="clear" w:color="auto" w:fill="F8F9FA"/>
          <w:lang w:val="en-GB"/>
        </w:rPr>
        <w:t xml:space="preserve"> also on specialized agencies such as the World Bank and the Food and Agricultural Organization. Chan </w:t>
      </w:r>
      <w:r w:rsidR="0089249A" w:rsidRPr="00F4259E">
        <w:rPr>
          <w:color w:val="000000"/>
          <w:shd w:val="clear" w:color="auto" w:fill="F8F9FA"/>
          <w:lang w:val="en-GB"/>
        </w:rPr>
        <w:t xml:space="preserve">believed that the WHO should refocus on its core competencies, </w:t>
      </w:r>
      <w:r w:rsidR="00D67A8E" w:rsidRPr="00F4259E">
        <w:rPr>
          <w:color w:val="000000"/>
          <w:shd w:val="clear" w:color="auto" w:fill="F8F9FA"/>
          <w:lang w:val="en-GB"/>
        </w:rPr>
        <w:t>among them</w:t>
      </w:r>
      <w:r w:rsidR="0089249A" w:rsidRPr="00F4259E">
        <w:rPr>
          <w:color w:val="000000"/>
          <w:shd w:val="clear" w:color="auto" w:fill="F8F9FA"/>
          <w:lang w:val="en-GB"/>
        </w:rPr>
        <w:t xml:space="preserve"> the implementation of the International Health Regulations </w:t>
      </w:r>
      <w:r w:rsidR="00CA0E89" w:rsidRPr="00F4259E">
        <w:rPr>
          <w:color w:val="000000"/>
          <w:shd w:val="clear" w:color="auto" w:fill="F8F9FA"/>
          <w:lang w:val="en-GB"/>
        </w:rPr>
        <w:t>(</w:t>
      </w:r>
      <w:r w:rsidR="0089249A" w:rsidRPr="00F4259E">
        <w:rPr>
          <w:color w:val="000000"/>
          <w:shd w:val="clear" w:color="auto" w:fill="F8F9FA"/>
          <w:lang w:val="en-GB"/>
        </w:rPr>
        <w:t>last revised in 2005</w:t>
      </w:r>
      <w:r w:rsidR="00101BBE" w:rsidRPr="00F4259E">
        <w:rPr>
          <w:color w:val="000000"/>
          <w:shd w:val="clear" w:color="auto" w:fill="F8F9FA"/>
          <w:lang w:val="en-GB"/>
        </w:rPr>
        <w:t xml:space="preserve"> and crucial for responses to the international spread of diseases</w:t>
      </w:r>
      <w:r w:rsidR="00CA0E89" w:rsidRPr="00F4259E">
        <w:rPr>
          <w:color w:val="000000"/>
          <w:shd w:val="clear" w:color="auto" w:fill="F8F9FA"/>
          <w:lang w:val="en-GB"/>
        </w:rPr>
        <w:t>)</w:t>
      </w:r>
      <w:r w:rsidR="0089249A" w:rsidRPr="00F4259E">
        <w:rPr>
          <w:color w:val="000000"/>
          <w:shd w:val="clear" w:color="auto" w:fill="F8F9FA"/>
          <w:lang w:val="en-GB"/>
        </w:rPr>
        <w:t xml:space="preserve"> and avoid duplication of activities </w:t>
      </w:r>
      <w:r w:rsidR="00772084" w:rsidRPr="00F4259E">
        <w:rPr>
          <w:color w:val="000000"/>
          <w:shd w:val="clear" w:color="auto" w:fill="F8F9FA"/>
          <w:lang w:val="en-GB"/>
        </w:rPr>
        <w:t>managed</w:t>
      </w:r>
      <w:r w:rsidR="004A3950" w:rsidRPr="00F4259E">
        <w:rPr>
          <w:color w:val="000000"/>
          <w:shd w:val="clear" w:color="auto" w:fill="F8F9FA"/>
          <w:lang w:val="en-GB"/>
        </w:rPr>
        <w:t xml:space="preserve"> by </w:t>
      </w:r>
      <w:r w:rsidR="0089249A" w:rsidRPr="00F4259E">
        <w:rPr>
          <w:color w:val="000000"/>
          <w:shd w:val="clear" w:color="auto" w:fill="F8F9FA"/>
          <w:lang w:val="en-GB"/>
        </w:rPr>
        <w:t>other international organizations.</w:t>
      </w:r>
      <w:r w:rsidR="009818FB" w:rsidRPr="00F4259E">
        <w:rPr>
          <w:color w:val="000000"/>
          <w:shd w:val="clear" w:color="auto" w:fill="F8F9FA"/>
          <w:lang w:val="en-GB"/>
        </w:rPr>
        <w:t xml:space="preserve"> </w:t>
      </w:r>
      <w:r w:rsidR="0002301E" w:rsidRPr="00F4259E">
        <w:rPr>
          <w:color w:val="000000"/>
          <w:shd w:val="clear" w:color="auto" w:fill="F8F9FA"/>
          <w:lang w:val="en-GB"/>
        </w:rPr>
        <w:t xml:space="preserve">In October she announced changes to selected clusters to bring closer alignment </w:t>
      </w:r>
      <w:r w:rsidR="00101BBE" w:rsidRPr="00F4259E">
        <w:rPr>
          <w:color w:val="000000"/>
          <w:shd w:val="clear" w:color="auto" w:fill="F8F9FA"/>
          <w:lang w:val="en-GB"/>
        </w:rPr>
        <w:t>around</w:t>
      </w:r>
      <w:r w:rsidR="0002301E" w:rsidRPr="00F4259E">
        <w:rPr>
          <w:color w:val="000000"/>
          <w:shd w:val="clear" w:color="auto" w:fill="F8F9FA"/>
          <w:lang w:val="en-GB"/>
        </w:rPr>
        <w:t xml:space="preserve"> issues such as health security, the environment, endemic communicable diseases, research and UN reform. </w:t>
      </w:r>
      <w:r w:rsidR="009B7606" w:rsidRPr="00F4259E">
        <w:rPr>
          <w:color w:val="000000"/>
          <w:shd w:val="clear" w:color="auto" w:fill="F8F9FA"/>
          <w:lang w:val="en-GB"/>
        </w:rPr>
        <w:t>She challenge</w:t>
      </w:r>
      <w:r w:rsidR="00B13003" w:rsidRPr="00F4259E">
        <w:rPr>
          <w:color w:val="000000"/>
          <w:shd w:val="clear" w:color="auto" w:fill="F8F9FA"/>
          <w:lang w:val="en-GB"/>
        </w:rPr>
        <w:t>d</w:t>
      </w:r>
      <w:r w:rsidR="009B7606" w:rsidRPr="00F4259E">
        <w:rPr>
          <w:color w:val="000000"/>
          <w:shd w:val="clear" w:color="auto" w:fill="F8F9FA"/>
          <w:lang w:val="en-GB"/>
        </w:rPr>
        <w:t xml:space="preserve"> the so-called silo mentality of single-disease programmes and called for more synergy between programmes. </w:t>
      </w:r>
      <w:r w:rsidR="002412A2" w:rsidRPr="00F4259E">
        <w:rPr>
          <w:color w:val="000000"/>
          <w:shd w:val="clear" w:color="auto" w:fill="F8F9FA"/>
          <w:lang w:val="en-GB"/>
        </w:rPr>
        <w:t>Chan’s</w:t>
      </w:r>
      <w:r w:rsidR="009818FB" w:rsidRPr="00F4259E">
        <w:rPr>
          <w:color w:val="000000"/>
          <w:shd w:val="clear" w:color="auto" w:fill="F8F9FA"/>
          <w:lang w:val="en-GB"/>
        </w:rPr>
        <w:t xml:space="preserve"> major management change was splitting a</w:t>
      </w:r>
      <w:r w:rsidR="0002301E" w:rsidRPr="00F4259E">
        <w:rPr>
          <w:color w:val="000000"/>
          <w:shd w:val="clear" w:color="auto" w:fill="F8F9FA"/>
          <w:lang w:val="en-GB"/>
        </w:rPr>
        <w:t>n existing</w:t>
      </w:r>
      <w:r w:rsidR="009818FB" w:rsidRPr="00F4259E">
        <w:rPr>
          <w:color w:val="000000"/>
          <w:shd w:val="clear" w:color="auto" w:fill="F8F9FA"/>
          <w:lang w:val="en-GB"/>
        </w:rPr>
        <w:t xml:space="preserve"> cluster into two new divisions, one for health systems and services, led by Nordström, and another for information, evidence and research, led by Tim Evans. </w:t>
      </w:r>
      <w:proofErr w:type="gramStart"/>
      <w:r w:rsidR="009818FB" w:rsidRPr="00F4259E">
        <w:rPr>
          <w:color w:val="000000"/>
          <w:shd w:val="clear" w:color="auto" w:fill="F8F9FA"/>
          <w:lang w:val="en-GB"/>
        </w:rPr>
        <w:t>In order to</w:t>
      </w:r>
      <w:proofErr w:type="gramEnd"/>
      <w:r w:rsidR="009818FB" w:rsidRPr="00F4259E">
        <w:rPr>
          <w:color w:val="000000"/>
          <w:shd w:val="clear" w:color="auto" w:fill="F8F9FA"/>
          <w:lang w:val="en-GB"/>
        </w:rPr>
        <w:t xml:space="preserve"> keep internal upheaval to a minimum, she decided to keep the team that Lee had brought in three years </w:t>
      </w:r>
      <w:r w:rsidR="00772084" w:rsidRPr="00F4259E">
        <w:rPr>
          <w:color w:val="000000"/>
          <w:shd w:val="clear" w:color="auto" w:fill="F8F9FA"/>
          <w:lang w:val="en-GB"/>
        </w:rPr>
        <w:t>prior</w:t>
      </w:r>
      <w:r w:rsidR="007F59DF" w:rsidRPr="00F4259E">
        <w:rPr>
          <w:color w:val="000000"/>
          <w:shd w:val="clear" w:color="auto" w:fill="F8F9FA"/>
          <w:lang w:val="en-GB"/>
        </w:rPr>
        <w:t xml:space="preserve"> </w:t>
      </w:r>
      <w:r w:rsidR="004502D8" w:rsidRPr="00F4259E">
        <w:rPr>
          <w:color w:val="000000"/>
          <w:shd w:val="clear" w:color="auto" w:fill="F8F9FA"/>
          <w:lang w:val="en-GB"/>
        </w:rPr>
        <w:t xml:space="preserve">and </w:t>
      </w:r>
      <w:r w:rsidR="006D3B8B" w:rsidRPr="00F4259E">
        <w:rPr>
          <w:color w:val="000000"/>
          <w:shd w:val="clear" w:color="auto" w:fill="F8F9FA"/>
          <w:lang w:val="en-GB"/>
        </w:rPr>
        <w:t xml:space="preserve">to </w:t>
      </w:r>
      <w:r w:rsidR="00584CD1" w:rsidRPr="00F4259E">
        <w:rPr>
          <w:color w:val="000000"/>
          <w:shd w:val="clear" w:color="auto" w:fill="F8F9FA"/>
          <w:lang w:val="en-GB"/>
        </w:rPr>
        <w:t xml:space="preserve">benefit </w:t>
      </w:r>
      <w:r w:rsidR="004502D8" w:rsidRPr="00F4259E">
        <w:rPr>
          <w:color w:val="000000"/>
          <w:shd w:val="clear" w:color="auto" w:fill="F8F9FA"/>
          <w:lang w:val="en-GB"/>
        </w:rPr>
        <w:t xml:space="preserve">from the contacts and relationships </w:t>
      </w:r>
      <w:r w:rsidR="00772084" w:rsidRPr="00F4259E">
        <w:rPr>
          <w:color w:val="000000"/>
          <w:shd w:val="clear" w:color="auto" w:fill="F8F9FA"/>
          <w:lang w:val="en-GB"/>
        </w:rPr>
        <w:t xml:space="preserve">established by </w:t>
      </w:r>
      <w:r w:rsidR="004502D8" w:rsidRPr="00F4259E">
        <w:rPr>
          <w:color w:val="000000"/>
          <w:shd w:val="clear" w:color="auto" w:fill="F8F9FA"/>
          <w:lang w:val="en-GB"/>
        </w:rPr>
        <w:t>the</w:t>
      </w:r>
      <w:r w:rsidR="00890BAE" w:rsidRPr="00F4259E">
        <w:rPr>
          <w:color w:val="000000"/>
          <w:shd w:val="clear" w:color="auto" w:fill="F8F9FA"/>
          <w:lang w:val="en-GB"/>
        </w:rPr>
        <w:t>se staff</w:t>
      </w:r>
      <w:r w:rsidR="004502D8" w:rsidRPr="00F4259E">
        <w:rPr>
          <w:color w:val="000000"/>
          <w:shd w:val="clear" w:color="auto" w:fill="F8F9FA"/>
          <w:lang w:val="en-GB"/>
        </w:rPr>
        <w:t xml:space="preserve"> </w:t>
      </w:r>
      <w:r w:rsidR="00890BAE" w:rsidRPr="00F4259E">
        <w:rPr>
          <w:color w:val="000000"/>
          <w:shd w:val="clear" w:color="auto" w:fill="F8F9FA"/>
          <w:lang w:val="en-GB"/>
        </w:rPr>
        <w:t>members</w:t>
      </w:r>
      <w:r w:rsidR="009818FB" w:rsidRPr="00F4259E">
        <w:rPr>
          <w:color w:val="000000"/>
          <w:shd w:val="clear" w:color="auto" w:fill="F8F9FA"/>
          <w:lang w:val="en-GB"/>
        </w:rPr>
        <w:t xml:space="preserve">. </w:t>
      </w:r>
      <w:r w:rsidR="00064E7A" w:rsidRPr="00F4259E">
        <w:rPr>
          <w:color w:val="000000"/>
          <w:shd w:val="clear" w:color="auto" w:fill="F8F9FA"/>
          <w:lang w:val="en-GB"/>
        </w:rPr>
        <w:t xml:space="preserve">Internally </w:t>
      </w:r>
      <w:r w:rsidR="003F514C" w:rsidRPr="00F4259E">
        <w:rPr>
          <w:color w:val="000000"/>
          <w:shd w:val="clear" w:color="auto" w:fill="F8F9FA"/>
          <w:lang w:val="en-GB"/>
        </w:rPr>
        <w:t xml:space="preserve">Chan proved </w:t>
      </w:r>
      <w:r w:rsidR="00C60166" w:rsidRPr="00F4259E">
        <w:rPr>
          <w:color w:val="000000"/>
          <w:shd w:val="clear" w:color="auto" w:fill="F8F9FA"/>
          <w:lang w:val="en-GB"/>
        </w:rPr>
        <w:t xml:space="preserve">to be </w:t>
      </w:r>
      <w:r w:rsidR="003F514C" w:rsidRPr="00F4259E">
        <w:rPr>
          <w:color w:val="000000"/>
          <w:shd w:val="clear" w:color="auto" w:fill="F8F9FA"/>
          <w:lang w:val="en-GB"/>
        </w:rPr>
        <w:t xml:space="preserve">a </w:t>
      </w:r>
      <w:r w:rsidR="00774F35" w:rsidRPr="00F4259E">
        <w:rPr>
          <w:color w:val="000000"/>
          <w:shd w:val="clear" w:color="auto" w:fill="F8F9FA"/>
          <w:lang w:val="en-GB"/>
        </w:rPr>
        <w:t>gifted</w:t>
      </w:r>
      <w:r w:rsidR="003F514C" w:rsidRPr="00F4259E">
        <w:rPr>
          <w:color w:val="000000"/>
          <w:shd w:val="clear" w:color="auto" w:fill="F8F9FA"/>
          <w:lang w:val="en-GB"/>
        </w:rPr>
        <w:t xml:space="preserve"> communicator</w:t>
      </w:r>
      <w:r w:rsidR="00C60166" w:rsidRPr="00F4259E">
        <w:rPr>
          <w:color w:val="000000"/>
          <w:shd w:val="clear" w:color="auto" w:fill="F8F9FA"/>
          <w:lang w:val="en-GB"/>
        </w:rPr>
        <w:t>.</w:t>
      </w:r>
      <w:r w:rsidR="003F514C" w:rsidRPr="00F4259E">
        <w:rPr>
          <w:color w:val="000000"/>
          <w:shd w:val="clear" w:color="auto" w:fill="F8F9FA"/>
          <w:lang w:val="en-GB"/>
        </w:rPr>
        <w:t xml:space="preserve"> </w:t>
      </w:r>
      <w:r w:rsidR="00C60166" w:rsidRPr="00F4259E">
        <w:rPr>
          <w:color w:val="000000"/>
          <w:shd w:val="clear" w:color="auto" w:fill="F8F9FA"/>
          <w:lang w:val="en-GB"/>
        </w:rPr>
        <w:t xml:space="preserve">She won over staff with her </w:t>
      </w:r>
      <w:r w:rsidR="003F514C" w:rsidRPr="00F4259E">
        <w:rPr>
          <w:color w:val="000000"/>
          <w:shd w:val="clear" w:color="auto" w:fill="F8F9FA"/>
          <w:lang w:val="en-GB"/>
        </w:rPr>
        <w:t xml:space="preserve">straightforward and direct manner as well desire to hear colleagues’ views, </w:t>
      </w:r>
      <w:r w:rsidR="0092056D" w:rsidRPr="00F4259E">
        <w:rPr>
          <w:color w:val="000000"/>
          <w:shd w:val="clear" w:color="auto" w:fill="F8F9FA"/>
          <w:lang w:val="en-GB"/>
        </w:rPr>
        <w:t>along with</w:t>
      </w:r>
      <w:r w:rsidR="00C60166" w:rsidRPr="00F4259E">
        <w:rPr>
          <w:color w:val="000000"/>
          <w:shd w:val="clear" w:color="auto" w:fill="F8F9FA"/>
          <w:lang w:val="en-GB"/>
        </w:rPr>
        <w:t xml:space="preserve"> </w:t>
      </w:r>
      <w:r w:rsidR="003F514C" w:rsidRPr="00F4259E">
        <w:rPr>
          <w:color w:val="000000"/>
          <w:shd w:val="clear" w:color="auto" w:fill="F8F9FA"/>
          <w:lang w:val="en-GB"/>
        </w:rPr>
        <w:t xml:space="preserve">her plans for </w:t>
      </w:r>
      <w:r w:rsidR="00AE35EB" w:rsidRPr="00F4259E">
        <w:rPr>
          <w:color w:val="000000"/>
          <w:shd w:val="clear" w:color="auto" w:fill="F8F9FA"/>
          <w:lang w:val="en-GB"/>
        </w:rPr>
        <w:t>internal reform.</w:t>
      </w:r>
      <w:r w:rsidR="00774F35" w:rsidRPr="00F4259E">
        <w:rPr>
          <w:color w:val="000000"/>
          <w:shd w:val="clear" w:color="auto" w:fill="F8F9FA"/>
          <w:lang w:val="en-GB"/>
        </w:rPr>
        <w:t xml:space="preserve"> She focused on bringing people together </w:t>
      </w:r>
      <w:r w:rsidR="00710952" w:rsidRPr="00F4259E">
        <w:rPr>
          <w:color w:val="000000"/>
          <w:shd w:val="clear" w:color="auto" w:fill="F8F9FA"/>
          <w:lang w:val="en-GB"/>
        </w:rPr>
        <w:t xml:space="preserve">to </w:t>
      </w:r>
      <w:r w:rsidR="00774F35" w:rsidRPr="00F4259E">
        <w:rPr>
          <w:color w:val="000000"/>
          <w:shd w:val="clear" w:color="auto" w:fill="F8F9FA"/>
          <w:lang w:val="en-GB"/>
        </w:rPr>
        <w:t>establish a sense of unity.</w:t>
      </w:r>
      <w:r w:rsidR="00AE35EB" w:rsidRPr="00F4259E">
        <w:rPr>
          <w:color w:val="000000"/>
          <w:shd w:val="clear" w:color="auto" w:fill="F8F9FA"/>
          <w:lang w:val="en-GB"/>
        </w:rPr>
        <w:t xml:space="preserve"> </w:t>
      </w:r>
      <w:r w:rsidR="008F6A5F" w:rsidRPr="00F4259E">
        <w:rPr>
          <w:color w:val="000000"/>
          <w:shd w:val="clear" w:color="auto" w:fill="F8F9FA"/>
          <w:lang w:val="en-GB"/>
        </w:rPr>
        <w:t>Her leadership style was recognized as pragmati</w:t>
      </w:r>
      <w:r w:rsidR="00710952" w:rsidRPr="00F4259E">
        <w:rPr>
          <w:color w:val="000000"/>
          <w:shd w:val="clear" w:color="auto" w:fill="F8F9FA"/>
          <w:lang w:val="en-GB"/>
        </w:rPr>
        <w:t xml:space="preserve">c </w:t>
      </w:r>
      <w:r w:rsidR="008F6A5F" w:rsidRPr="00F4259E">
        <w:rPr>
          <w:color w:val="000000"/>
          <w:shd w:val="clear" w:color="auto" w:fill="F8F9FA"/>
          <w:lang w:val="en-GB"/>
        </w:rPr>
        <w:t xml:space="preserve">and </w:t>
      </w:r>
      <w:r w:rsidR="00532EC2" w:rsidRPr="00F4259E">
        <w:rPr>
          <w:color w:val="000000"/>
          <w:shd w:val="clear" w:color="auto" w:fill="F8F9FA"/>
          <w:lang w:val="en-GB"/>
        </w:rPr>
        <w:t xml:space="preserve">in </w:t>
      </w:r>
      <w:r w:rsidR="007433CE" w:rsidRPr="00F4259E">
        <w:rPr>
          <w:color w:val="000000"/>
          <w:shd w:val="clear" w:color="auto" w:fill="F8F9FA"/>
          <w:lang w:val="en-GB"/>
        </w:rPr>
        <w:t xml:space="preserve">August </w:t>
      </w:r>
      <w:r w:rsidR="00532EC2" w:rsidRPr="00F4259E">
        <w:rPr>
          <w:color w:val="000000"/>
          <w:shd w:val="clear" w:color="auto" w:fill="F8F9FA"/>
          <w:lang w:val="en-GB"/>
        </w:rPr>
        <w:t xml:space="preserve">2007 </w:t>
      </w:r>
      <w:r w:rsidR="008F6A5F" w:rsidRPr="00F4259E">
        <w:rPr>
          <w:color w:val="000000"/>
          <w:shd w:val="clear" w:color="auto" w:fill="F8F9FA"/>
          <w:lang w:val="en-GB"/>
        </w:rPr>
        <w:t xml:space="preserve">US magazine </w:t>
      </w:r>
      <w:r w:rsidR="008F6A5F" w:rsidRPr="00F4259E">
        <w:rPr>
          <w:i/>
          <w:iCs/>
          <w:color w:val="000000"/>
          <w:shd w:val="clear" w:color="auto" w:fill="F8F9FA"/>
          <w:lang w:val="en-GB"/>
        </w:rPr>
        <w:t>Forbes</w:t>
      </w:r>
      <w:r w:rsidR="008F6A5F" w:rsidRPr="00F4259E">
        <w:rPr>
          <w:color w:val="000000"/>
          <w:shd w:val="clear" w:color="auto" w:fill="F8F9FA"/>
          <w:lang w:val="en-GB"/>
        </w:rPr>
        <w:t xml:space="preserve"> </w:t>
      </w:r>
      <w:r w:rsidR="00532EC2" w:rsidRPr="00F4259E">
        <w:rPr>
          <w:color w:val="000000"/>
          <w:shd w:val="clear" w:color="auto" w:fill="F8F9FA"/>
          <w:lang w:val="en-GB"/>
        </w:rPr>
        <w:t>ranked</w:t>
      </w:r>
      <w:r w:rsidR="008F6A5F" w:rsidRPr="00F4259E">
        <w:rPr>
          <w:color w:val="000000"/>
          <w:shd w:val="clear" w:color="auto" w:fill="F8F9FA"/>
          <w:lang w:val="en-GB"/>
        </w:rPr>
        <w:t xml:space="preserve"> her as </w:t>
      </w:r>
      <w:r w:rsidR="00532EC2" w:rsidRPr="00F4259E">
        <w:rPr>
          <w:color w:val="000000"/>
          <w:shd w:val="clear" w:color="auto" w:fill="F8F9FA"/>
          <w:lang w:val="en-GB"/>
        </w:rPr>
        <w:t>number</w:t>
      </w:r>
      <w:r w:rsidR="008F6A5F" w:rsidRPr="00F4259E">
        <w:rPr>
          <w:color w:val="000000"/>
          <w:shd w:val="clear" w:color="auto" w:fill="F8F9FA"/>
          <w:lang w:val="en-GB"/>
        </w:rPr>
        <w:t xml:space="preserve"> 37 </w:t>
      </w:r>
      <w:r w:rsidR="00532EC2" w:rsidRPr="00F4259E">
        <w:rPr>
          <w:color w:val="000000"/>
          <w:shd w:val="clear" w:color="auto" w:fill="F8F9FA"/>
          <w:lang w:val="en-GB"/>
        </w:rPr>
        <w:t xml:space="preserve">in the world’s 100 most </w:t>
      </w:r>
      <w:r w:rsidR="008F6A5F" w:rsidRPr="00F4259E">
        <w:rPr>
          <w:color w:val="000000"/>
          <w:shd w:val="clear" w:color="auto" w:fill="F8F9FA"/>
          <w:lang w:val="en-GB"/>
        </w:rPr>
        <w:t>powerful wom</w:t>
      </w:r>
      <w:r w:rsidR="00532EC2" w:rsidRPr="00F4259E">
        <w:rPr>
          <w:color w:val="000000"/>
          <w:shd w:val="clear" w:color="auto" w:fill="F8F9FA"/>
          <w:lang w:val="en-GB"/>
        </w:rPr>
        <w:t>e</w:t>
      </w:r>
      <w:r w:rsidR="008F6A5F" w:rsidRPr="00F4259E">
        <w:rPr>
          <w:color w:val="000000"/>
          <w:shd w:val="clear" w:color="auto" w:fill="F8F9FA"/>
          <w:lang w:val="en-GB"/>
        </w:rPr>
        <w:t>n</w:t>
      </w:r>
      <w:r w:rsidR="00D67A8E" w:rsidRPr="00F4259E">
        <w:rPr>
          <w:color w:val="000000"/>
          <w:shd w:val="clear" w:color="auto" w:fill="F8F9FA"/>
          <w:lang w:val="en-GB"/>
        </w:rPr>
        <w:t>.</w:t>
      </w:r>
      <w:r w:rsidR="00E2548C" w:rsidRPr="00F4259E">
        <w:rPr>
          <w:color w:val="000000"/>
          <w:shd w:val="clear" w:color="auto" w:fill="F8F9FA"/>
          <w:lang w:val="en-GB"/>
        </w:rPr>
        <w:t xml:space="preserve"> </w:t>
      </w:r>
    </w:p>
    <w:p w14:paraId="7C57E27C" w14:textId="6D21F090" w:rsidR="00604B65" w:rsidRPr="00F4259E" w:rsidRDefault="00E2548C" w:rsidP="009825C6">
      <w:pPr>
        <w:ind w:firstLine="708"/>
        <w:jc w:val="both"/>
        <w:rPr>
          <w:color w:val="000000"/>
          <w:shd w:val="clear" w:color="auto" w:fill="F8F9FA"/>
          <w:lang w:val="en-GB"/>
        </w:rPr>
      </w:pPr>
      <w:r w:rsidRPr="00F4259E">
        <w:rPr>
          <w:color w:val="000000"/>
          <w:shd w:val="clear" w:color="auto" w:fill="F8F9FA"/>
          <w:lang w:val="en-GB"/>
        </w:rPr>
        <w:t>In 2008</w:t>
      </w:r>
      <w:r w:rsidR="00145188" w:rsidRPr="00F4259E">
        <w:rPr>
          <w:color w:val="000000"/>
          <w:shd w:val="clear" w:color="auto" w:fill="F8F9FA"/>
          <w:lang w:val="en-GB"/>
        </w:rPr>
        <w:t xml:space="preserve"> </w:t>
      </w:r>
      <w:r w:rsidRPr="00F4259E">
        <w:rPr>
          <w:color w:val="000000"/>
          <w:shd w:val="clear" w:color="auto" w:fill="F8F9FA"/>
          <w:lang w:val="en-GB"/>
        </w:rPr>
        <w:t>Chan disc</w:t>
      </w:r>
      <w:r w:rsidR="008564D2" w:rsidRPr="00F4259E">
        <w:rPr>
          <w:color w:val="000000"/>
          <w:shd w:val="clear" w:color="auto" w:fill="F8F9FA"/>
          <w:lang w:val="en-GB"/>
        </w:rPr>
        <w:t>ern</w:t>
      </w:r>
      <w:r w:rsidRPr="00F4259E">
        <w:rPr>
          <w:color w:val="000000"/>
          <w:shd w:val="clear" w:color="auto" w:fill="F8F9FA"/>
          <w:lang w:val="en-GB"/>
        </w:rPr>
        <w:t xml:space="preserve">ed three </w:t>
      </w:r>
      <w:r w:rsidR="00C67A78" w:rsidRPr="00F4259E">
        <w:rPr>
          <w:color w:val="000000"/>
          <w:shd w:val="clear" w:color="auto" w:fill="F8F9FA"/>
          <w:lang w:val="en-GB"/>
        </w:rPr>
        <w:t xml:space="preserve">non-military </w:t>
      </w:r>
      <w:r w:rsidRPr="00F4259E">
        <w:rPr>
          <w:color w:val="000000"/>
          <w:shd w:val="clear" w:color="auto" w:fill="F8F9FA"/>
          <w:lang w:val="en-GB"/>
        </w:rPr>
        <w:t xml:space="preserve">threats to international security: the global food crisis, pandemic influenza and climate change, while progress towards reaching the UN Millennium Development Goals had stalled. </w:t>
      </w:r>
      <w:r w:rsidR="008564D2" w:rsidRPr="00F4259E">
        <w:rPr>
          <w:color w:val="000000"/>
          <w:shd w:val="clear" w:color="auto" w:fill="F8F9FA"/>
          <w:lang w:val="en-GB"/>
        </w:rPr>
        <w:t xml:space="preserve">In order to meet the </w:t>
      </w:r>
      <w:r w:rsidR="007A49C0" w:rsidRPr="00F4259E">
        <w:rPr>
          <w:color w:val="000000"/>
          <w:shd w:val="clear" w:color="auto" w:fill="F8F9FA"/>
          <w:lang w:val="en-GB"/>
        </w:rPr>
        <w:t>challenges,</w:t>
      </w:r>
      <w:r w:rsidR="008564D2" w:rsidRPr="00F4259E">
        <w:rPr>
          <w:color w:val="000000"/>
          <w:shd w:val="clear" w:color="auto" w:fill="F8F9FA"/>
          <w:lang w:val="en-GB"/>
        </w:rPr>
        <w:t xml:space="preserve"> s</w:t>
      </w:r>
      <w:r w:rsidRPr="00F4259E">
        <w:rPr>
          <w:color w:val="000000"/>
          <w:shd w:val="clear" w:color="auto" w:fill="F8F9FA"/>
          <w:lang w:val="en-GB"/>
        </w:rPr>
        <w:t xml:space="preserve">he focused on </w:t>
      </w:r>
      <w:r w:rsidR="007A49C0" w:rsidRPr="00F4259E">
        <w:rPr>
          <w:color w:val="000000"/>
          <w:shd w:val="clear" w:color="auto" w:fill="F8F9FA"/>
          <w:lang w:val="en-GB"/>
        </w:rPr>
        <w:t xml:space="preserve">the </w:t>
      </w:r>
      <w:r w:rsidRPr="00F4259E">
        <w:rPr>
          <w:color w:val="000000"/>
          <w:shd w:val="clear" w:color="auto" w:fill="F8F9FA"/>
          <w:lang w:val="en-GB"/>
        </w:rPr>
        <w:t>revitalization of primary health care</w:t>
      </w:r>
      <w:r w:rsidR="008564D2" w:rsidRPr="00F4259E">
        <w:rPr>
          <w:color w:val="000000"/>
          <w:shd w:val="clear" w:color="auto" w:fill="F8F9FA"/>
          <w:lang w:val="en-GB"/>
        </w:rPr>
        <w:t xml:space="preserve"> and the vision laid out in the WHO’s 1978 Alma-Ata Declaration</w:t>
      </w:r>
      <w:r w:rsidR="00F769EC" w:rsidRPr="00F4259E">
        <w:rPr>
          <w:color w:val="000000"/>
          <w:shd w:val="clear" w:color="auto" w:fill="F8F9FA"/>
          <w:lang w:val="en-GB"/>
        </w:rPr>
        <w:t>,</w:t>
      </w:r>
      <w:r w:rsidR="005914FE" w:rsidRPr="00F4259E">
        <w:rPr>
          <w:color w:val="000000"/>
          <w:shd w:val="clear" w:color="auto" w:fill="F8F9FA"/>
          <w:lang w:val="en-GB"/>
        </w:rPr>
        <w:t xml:space="preserve"> which </w:t>
      </w:r>
      <w:r w:rsidR="00F769EC" w:rsidRPr="00F4259E">
        <w:rPr>
          <w:color w:val="000000"/>
          <w:shd w:val="clear" w:color="auto" w:fill="F8F9FA"/>
          <w:lang w:val="en-GB"/>
        </w:rPr>
        <w:t>was</w:t>
      </w:r>
      <w:r w:rsidR="005914FE" w:rsidRPr="00F4259E">
        <w:rPr>
          <w:color w:val="000000"/>
          <w:shd w:val="clear" w:color="auto" w:fill="F8F9FA"/>
          <w:lang w:val="en-GB"/>
        </w:rPr>
        <w:t xml:space="preserve"> the basis of the</w:t>
      </w:r>
      <w:r w:rsidR="008564D2" w:rsidRPr="00F4259E">
        <w:rPr>
          <w:color w:val="000000"/>
          <w:shd w:val="clear" w:color="auto" w:fill="F8F9FA"/>
          <w:lang w:val="en-GB"/>
        </w:rPr>
        <w:t xml:space="preserve"> </w:t>
      </w:r>
      <w:r w:rsidR="00CD7240" w:rsidRPr="00F4259E">
        <w:rPr>
          <w:color w:val="000000"/>
          <w:shd w:val="clear" w:color="auto" w:fill="F8F9FA"/>
          <w:lang w:val="en-GB"/>
        </w:rPr>
        <w:t>‘</w:t>
      </w:r>
      <w:r w:rsidR="00890BAE" w:rsidRPr="00F4259E">
        <w:rPr>
          <w:color w:val="000000"/>
          <w:shd w:val="clear" w:color="auto" w:fill="F8F9FA"/>
          <w:lang w:val="en-GB"/>
        </w:rPr>
        <w:t>H</w:t>
      </w:r>
      <w:r w:rsidR="008564D2" w:rsidRPr="00F4259E">
        <w:rPr>
          <w:color w:val="000000"/>
          <w:shd w:val="clear" w:color="auto" w:fill="F8F9FA"/>
          <w:lang w:val="en-GB"/>
        </w:rPr>
        <w:t xml:space="preserve">ealth </w:t>
      </w:r>
      <w:proofErr w:type="gramStart"/>
      <w:r w:rsidR="00CD7240" w:rsidRPr="00F4259E">
        <w:rPr>
          <w:color w:val="000000"/>
          <w:shd w:val="clear" w:color="auto" w:fill="F8F9FA"/>
          <w:lang w:val="en-GB"/>
        </w:rPr>
        <w:t>F</w:t>
      </w:r>
      <w:r w:rsidR="008564D2" w:rsidRPr="00F4259E">
        <w:rPr>
          <w:color w:val="000000"/>
          <w:shd w:val="clear" w:color="auto" w:fill="F8F9FA"/>
          <w:lang w:val="en-GB"/>
        </w:rPr>
        <w:t>or</w:t>
      </w:r>
      <w:proofErr w:type="gramEnd"/>
      <w:r w:rsidR="008564D2" w:rsidRPr="00F4259E">
        <w:rPr>
          <w:color w:val="000000"/>
          <w:shd w:val="clear" w:color="auto" w:fill="F8F9FA"/>
          <w:lang w:val="en-GB"/>
        </w:rPr>
        <w:t xml:space="preserve"> </w:t>
      </w:r>
      <w:r w:rsidR="005914FE" w:rsidRPr="00F4259E">
        <w:rPr>
          <w:color w:val="000000"/>
          <w:shd w:val="clear" w:color="auto" w:fill="F8F9FA"/>
          <w:lang w:val="en-GB"/>
        </w:rPr>
        <w:t>A</w:t>
      </w:r>
      <w:r w:rsidR="008564D2" w:rsidRPr="00F4259E">
        <w:rPr>
          <w:color w:val="000000"/>
          <w:shd w:val="clear" w:color="auto" w:fill="F8F9FA"/>
          <w:lang w:val="en-GB"/>
        </w:rPr>
        <w:t>ll</w:t>
      </w:r>
      <w:r w:rsidR="00CD7240" w:rsidRPr="00F4259E">
        <w:rPr>
          <w:color w:val="000000"/>
          <w:shd w:val="clear" w:color="auto" w:fill="F8F9FA"/>
          <w:lang w:val="en-GB"/>
        </w:rPr>
        <w:t>’</w:t>
      </w:r>
      <w:r w:rsidR="005914FE" w:rsidRPr="00F4259E">
        <w:rPr>
          <w:color w:val="000000"/>
          <w:shd w:val="clear" w:color="auto" w:fill="F8F9FA"/>
          <w:lang w:val="en-GB"/>
        </w:rPr>
        <w:t xml:space="preserve"> strategy developed by Director-General Halfdan Mahler in 1981 and reconfirmed by Lee in 2003</w:t>
      </w:r>
      <w:r w:rsidR="008564D2" w:rsidRPr="00F4259E">
        <w:rPr>
          <w:color w:val="000000"/>
          <w:shd w:val="clear" w:color="auto" w:fill="F8F9FA"/>
          <w:lang w:val="en-GB"/>
        </w:rPr>
        <w:t>.</w:t>
      </w:r>
      <w:r w:rsidR="00884C9C" w:rsidRPr="00F4259E">
        <w:rPr>
          <w:color w:val="000000"/>
          <w:shd w:val="clear" w:color="auto" w:fill="F8F9FA"/>
          <w:lang w:val="en-GB"/>
        </w:rPr>
        <w:t xml:space="preserve"> For </w:t>
      </w:r>
      <w:r w:rsidR="00B13003" w:rsidRPr="00F4259E">
        <w:rPr>
          <w:color w:val="000000"/>
          <w:shd w:val="clear" w:color="auto" w:fill="F8F9FA"/>
          <w:lang w:val="en-GB"/>
        </w:rPr>
        <w:t>her</w:t>
      </w:r>
      <w:r w:rsidR="00884C9C" w:rsidRPr="00F4259E">
        <w:rPr>
          <w:color w:val="000000"/>
          <w:shd w:val="clear" w:color="auto" w:fill="F8F9FA"/>
          <w:lang w:val="en-GB"/>
        </w:rPr>
        <w:t xml:space="preserve"> long-term vision </w:t>
      </w:r>
      <w:r w:rsidR="005914FE" w:rsidRPr="00F4259E">
        <w:rPr>
          <w:color w:val="000000"/>
          <w:shd w:val="clear" w:color="auto" w:fill="F8F9FA"/>
          <w:lang w:val="en-GB"/>
        </w:rPr>
        <w:t>Chan</w:t>
      </w:r>
      <w:r w:rsidR="00884C9C" w:rsidRPr="00F4259E">
        <w:rPr>
          <w:color w:val="000000"/>
          <w:shd w:val="clear" w:color="auto" w:fill="F8F9FA"/>
          <w:lang w:val="en-GB"/>
        </w:rPr>
        <w:t xml:space="preserve"> needed the support of the six </w:t>
      </w:r>
      <w:r w:rsidR="00B463CD" w:rsidRPr="00F4259E">
        <w:rPr>
          <w:color w:val="000000"/>
          <w:shd w:val="clear" w:color="auto" w:fill="F8F9FA"/>
          <w:lang w:val="en-GB"/>
        </w:rPr>
        <w:t>r</w:t>
      </w:r>
      <w:r w:rsidR="00884C9C" w:rsidRPr="00F4259E">
        <w:rPr>
          <w:color w:val="000000"/>
          <w:shd w:val="clear" w:color="auto" w:fill="F8F9FA"/>
          <w:lang w:val="en-GB"/>
        </w:rPr>
        <w:t xml:space="preserve">egional </w:t>
      </w:r>
      <w:r w:rsidR="00B463CD" w:rsidRPr="00F4259E">
        <w:rPr>
          <w:color w:val="000000"/>
          <w:shd w:val="clear" w:color="auto" w:fill="F8F9FA"/>
          <w:lang w:val="en-GB"/>
        </w:rPr>
        <w:t>d</w:t>
      </w:r>
      <w:r w:rsidR="00884C9C" w:rsidRPr="00F4259E">
        <w:rPr>
          <w:color w:val="000000"/>
          <w:shd w:val="clear" w:color="auto" w:fill="F8F9FA"/>
          <w:lang w:val="en-GB"/>
        </w:rPr>
        <w:t>irectors</w:t>
      </w:r>
      <w:r w:rsidR="007A49C0" w:rsidRPr="00F4259E">
        <w:rPr>
          <w:color w:val="000000"/>
          <w:shd w:val="clear" w:color="auto" w:fill="F8F9FA"/>
          <w:lang w:val="en-GB"/>
        </w:rPr>
        <w:t>, wh</w:t>
      </w:r>
      <w:r w:rsidR="00772084" w:rsidRPr="00F4259E">
        <w:rPr>
          <w:color w:val="000000"/>
          <w:shd w:val="clear" w:color="auto" w:fill="F8F9FA"/>
          <w:lang w:val="en-GB"/>
        </w:rPr>
        <w:t>o</w:t>
      </w:r>
      <w:r w:rsidR="007A49C0" w:rsidRPr="00F4259E">
        <w:rPr>
          <w:color w:val="000000"/>
          <w:shd w:val="clear" w:color="auto" w:fill="F8F9FA"/>
          <w:lang w:val="en-GB"/>
        </w:rPr>
        <w:t xml:space="preserve"> </w:t>
      </w:r>
      <w:r w:rsidR="000D7093" w:rsidRPr="00F4259E">
        <w:rPr>
          <w:color w:val="000000"/>
          <w:shd w:val="clear" w:color="auto" w:fill="F8F9FA"/>
          <w:lang w:val="en-GB"/>
        </w:rPr>
        <w:t xml:space="preserve">hold </w:t>
      </w:r>
      <w:r w:rsidR="007A49C0" w:rsidRPr="00F4259E">
        <w:rPr>
          <w:color w:val="000000"/>
          <w:shd w:val="clear" w:color="auto" w:fill="F8F9FA"/>
          <w:lang w:val="en-GB"/>
        </w:rPr>
        <w:t xml:space="preserve">rather autonomous positions within the WHO, including their influence at country level. </w:t>
      </w:r>
      <w:proofErr w:type="gramStart"/>
      <w:r w:rsidR="007A49C0" w:rsidRPr="00F4259E">
        <w:rPr>
          <w:color w:val="000000"/>
          <w:shd w:val="clear" w:color="auto" w:fill="F8F9FA"/>
          <w:lang w:val="en-GB"/>
        </w:rPr>
        <w:t>In order to</w:t>
      </w:r>
      <w:proofErr w:type="gramEnd"/>
      <w:r w:rsidR="007A49C0" w:rsidRPr="00F4259E">
        <w:rPr>
          <w:color w:val="000000"/>
          <w:shd w:val="clear" w:color="auto" w:fill="F8F9FA"/>
          <w:lang w:val="en-GB"/>
        </w:rPr>
        <w:t xml:space="preserve"> reach agreement</w:t>
      </w:r>
      <w:r w:rsidR="00B13003" w:rsidRPr="00F4259E">
        <w:rPr>
          <w:color w:val="000000"/>
          <w:shd w:val="clear" w:color="auto" w:fill="F8F9FA"/>
          <w:lang w:val="en-GB"/>
        </w:rPr>
        <w:t xml:space="preserve"> about </w:t>
      </w:r>
      <w:r w:rsidR="00F769EC" w:rsidRPr="00F4259E">
        <w:rPr>
          <w:color w:val="000000"/>
          <w:shd w:val="clear" w:color="auto" w:fill="F8F9FA"/>
          <w:lang w:val="en-GB"/>
        </w:rPr>
        <w:t>her</w:t>
      </w:r>
      <w:r w:rsidR="00B13003" w:rsidRPr="00F4259E">
        <w:rPr>
          <w:color w:val="000000"/>
          <w:shd w:val="clear" w:color="auto" w:fill="F8F9FA"/>
          <w:lang w:val="en-GB"/>
        </w:rPr>
        <w:t xml:space="preserve"> vision</w:t>
      </w:r>
      <w:r w:rsidR="007A49C0" w:rsidRPr="00F4259E">
        <w:rPr>
          <w:color w:val="000000"/>
          <w:shd w:val="clear" w:color="auto" w:fill="F8F9FA"/>
          <w:lang w:val="en-GB"/>
        </w:rPr>
        <w:t xml:space="preserve"> a comprehensive series of regional conferences </w:t>
      </w:r>
      <w:r w:rsidR="00151AE0" w:rsidRPr="00F4259E">
        <w:rPr>
          <w:color w:val="000000"/>
          <w:shd w:val="clear" w:color="auto" w:fill="F8F9FA"/>
          <w:lang w:val="en-GB"/>
        </w:rPr>
        <w:t>w</w:t>
      </w:r>
      <w:r w:rsidR="008F02EA" w:rsidRPr="00F4259E">
        <w:rPr>
          <w:color w:val="000000"/>
          <w:shd w:val="clear" w:color="auto" w:fill="F8F9FA"/>
          <w:lang w:val="en-GB"/>
        </w:rPr>
        <w:t>ere</w:t>
      </w:r>
      <w:r w:rsidR="007A49C0" w:rsidRPr="00F4259E">
        <w:rPr>
          <w:color w:val="000000"/>
          <w:shd w:val="clear" w:color="auto" w:fill="F8F9FA"/>
          <w:lang w:val="en-GB"/>
        </w:rPr>
        <w:t xml:space="preserve"> set up </w:t>
      </w:r>
      <w:r w:rsidR="00BA0521" w:rsidRPr="00F4259E">
        <w:rPr>
          <w:color w:val="000000"/>
          <w:shd w:val="clear" w:color="auto" w:fill="F8F9FA"/>
          <w:lang w:val="en-GB"/>
        </w:rPr>
        <w:t xml:space="preserve">in Argentina, Burkina Faso, China and Thailand. </w:t>
      </w:r>
      <w:r w:rsidR="00890BAE" w:rsidRPr="00F4259E">
        <w:rPr>
          <w:color w:val="000000"/>
          <w:shd w:val="clear" w:color="auto" w:fill="F8F9FA"/>
          <w:lang w:val="en-GB"/>
        </w:rPr>
        <w:t xml:space="preserve">The WHO </w:t>
      </w:r>
      <w:r w:rsidR="00BA0521" w:rsidRPr="00F4259E">
        <w:rPr>
          <w:color w:val="000000"/>
          <w:shd w:val="clear" w:color="auto" w:fill="F8F9FA"/>
          <w:lang w:val="en-GB"/>
        </w:rPr>
        <w:t xml:space="preserve">endorsed </w:t>
      </w:r>
      <w:r w:rsidR="00890BAE" w:rsidRPr="00F4259E">
        <w:rPr>
          <w:color w:val="000000"/>
          <w:shd w:val="clear" w:color="auto" w:fill="F8F9FA"/>
          <w:lang w:val="en-GB"/>
        </w:rPr>
        <w:t>the conferences</w:t>
      </w:r>
      <w:r w:rsidR="00BA0521" w:rsidRPr="00F4259E">
        <w:rPr>
          <w:color w:val="000000"/>
          <w:shd w:val="clear" w:color="auto" w:fill="F8F9FA"/>
          <w:lang w:val="en-GB"/>
        </w:rPr>
        <w:t xml:space="preserve"> and emphasized the need for well</w:t>
      </w:r>
      <w:r w:rsidR="00A86625" w:rsidRPr="00F4259E">
        <w:rPr>
          <w:color w:val="000000"/>
          <w:shd w:val="clear" w:color="auto" w:fill="F8F9FA"/>
          <w:lang w:val="en-GB"/>
        </w:rPr>
        <w:t>-</w:t>
      </w:r>
      <w:r w:rsidR="00BA0521" w:rsidRPr="00F4259E">
        <w:rPr>
          <w:color w:val="000000"/>
          <w:shd w:val="clear" w:color="auto" w:fill="F8F9FA"/>
          <w:lang w:val="en-GB"/>
        </w:rPr>
        <w:lastRenderedPageBreak/>
        <w:t xml:space="preserve">performing </w:t>
      </w:r>
      <w:r w:rsidR="00F769EC" w:rsidRPr="00F4259E">
        <w:rPr>
          <w:color w:val="000000"/>
          <w:shd w:val="clear" w:color="auto" w:fill="F8F9FA"/>
          <w:lang w:val="en-GB"/>
        </w:rPr>
        <w:t xml:space="preserve">national </w:t>
      </w:r>
      <w:r w:rsidR="00BA0521" w:rsidRPr="00F4259E">
        <w:rPr>
          <w:color w:val="000000"/>
          <w:shd w:val="clear" w:color="auto" w:fill="F8F9FA"/>
          <w:lang w:val="en-GB"/>
        </w:rPr>
        <w:t xml:space="preserve">health systems based on primary health care. </w:t>
      </w:r>
      <w:r w:rsidR="004C0A51" w:rsidRPr="00F4259E">
        <w:rPr>
          <w:color w:val="000000"/>
          <w:shd w:val="clear" w:color="auto" w:fill="F8F9FA"/>
          <w:lang w:val="en-GB"/>
        </w:rPr>
        <w:t xml:space="preserve">In 2009 </w:t>
      </w:r>
      <w:r w:rsidR="00890BAE" w:rsidRPr="00F4259E">
        <w:rPr>
          <w:color w:val="000000"/>
          <w:shd w:val="clear" w:color="auto" w:fill="F8F9FA"/>
          <w:lang w:val="en-GB"/>
        </w:rPr>
        <w:t>Chan</w:t>
      </w:r>
      <w:r w:rsidR="004C0A51" w:rsidRPr="00F4259E">
        <w:rPr>
          <w:color w:val="000000"/>
          <w:shd w:val="clear" w:color="auto" w:fill="F8F9FA"/>
          <w:lang w:val="en-GB"/>
        </w:rPr>
        <w:t xml:space="preserve"> was criticized for over</w:t>
      </w:r>
      <w:r w:rsidR="00823E71" w:rsidRPr="00F4259E">
        <w:rPr>
          <w:color w:val="000000"/>
          <w:shd w:val="clear" w:color="auto" w:fill="F8F9FA"/>
          <w:lang w:val="en-GB"/>
        </w:rPr>
        <w:t>re</w:t>
      </w:r>
      <w:r w:rsidR="004C0A51" w:rsidRPr="00F4259E">
        <w:rPr>
          <w:color w:val="000000"/>
          <w:shd w:val="clear" w:color="auto" w:fill="F8F9FA"/>
          <w:lang w:val="en-GB"/>
        </w:rPr>
        <w:t xml:space="preserve">acting to the swine flu </w:t>
      </w:r>
      <w:r w:rsidR="00CD7240" w:rsidRPr="00F4259E">
        <w:rPr>
          <w:color w:val="000000"/>
          <w:shd w:val="clear" w:color="auto" w:fill="F8F9FA"/>
          <w:lang w:val="en-GB"/>
        </w:rPr>
        <w:t>A</w:t>
      </w:r>
      <w:r w:rsidR="00C67A78" w:rsidRPr="00F4259E">
        <w:rPr>
          <w:color w:val="000000"/>
          <w:shd w:val="clear" w:color="auto" w:fill="F8F9FA"/>
          <w:lang w:val="en-GB"/>
        </w:rPr>
        <w:t>(</w:t>
      </w:r>
      <w:r w:rsidR="00890BAE" w:rsidRPr="00F4259E">
        <w:rPr>
          <w:color w:val="000000"/>
          <w:shd w:val="clear" w:color="auto" w:fill="F8F9FA"/>
          <w:lang w:val="en-GB"/>
        </w:rPr>
        <w:t>H1N1</w:t>
      </w:r>
      <w:r w:rsidR="00B13003" w:rsidRPr="00F4259E">
        <w:rPr>
          <w:color w:val="000000"/>
          <w:shd w:val="clear" w:color="auto" w:fill="F8F9FA"/>
          <w:lang w:val="en-GB"/>
        </w:rPr>
        <w:t>)</w:t>
      </w:r>
      <w:r w:rsidR="00890BAE" w:rsidRPr="00F4259E">
        <w:rPr>
          <w:color w:val="000000"/>
          <w:shd w:val="clear" w:color="auto" w:fill="F8F9FA"/>
          <w:lang w:val="en-GB"/>
        </w:rPr>
        <w:t xml:space="preserve"> </w:t>
      </w:r>
      <w:r w:rsidR="004C0A51" w:rsidRPr="00F4259E">
        <w:rPr>
          <w:color w:val="000000"/>
          <w:shd w:val="clear" w:color="auto" w:fill="F8F9FA"/>
          <w:lang w:val="en-GB"/>
        </w:rPr>
        <w:t xml:space="preserve">pandemic, as it turned out to be much milder than the WHO </w:t>
      </w:r>
      <w:r w:rsidR="00064E7A" w:rsidRPr="00F4259E">
        <w:rPr>
          <w:color w:val="000000"/>
          <w:shd w:val="clear" w:color="auto" w:fill="F8F9FA"/>
          <w:lang w:val="en-GB"/>
        </w:rPr>
        <w:t xml:space="preserve">had </w:t>
      </w:r>
      <w:r w:rsidR="004C0A51" w:rsidRPr="00F4259E">
        <w:rPr>
          <w:color w:val="000000"/>
          <w:shd w:val="clear" w:color="auto" w:fill="F8F9FA"/>
          <w:lang w:val="en-GB"/>
        </w:rPr>
        <w:t>expected</w:t>
      </w:r>
      <w:r w:rsidR="00742F31" w:rsidRPr="00F4259E">
        <w:rPr>
          <w:color w:val="000000"/>
          <w:shd w:val="clear" w:color="auto" w:fill="F8F9FA"/>
          <w:lang w:val="en-GB"/>
        </w:rPr>
        <w:t xml:space="preserve">. Chan </w:t>
      </w:r>
      <w:r w:rsidR="00CD7240" w:rsidRPr="00F4259E">
        <w:rPr>
          <w:color w:val="000000"/>
          <w:shd w:val="clear" w:color="auto" w:fill="F8F9FA"/>
          <w:lang w:val="en-GB"/>
        </w:rPr>
        <w:t xml:space="preserve">‘deftly led </w:t>
      </w:r>
      <w:r w:rsidR="00365145" w:rsidRPr="00F4259E">
        <w:rPr>
          <w:color w:val="000000"/>
          <w:shd w:val="clear" w:color="auto" w:fill="F8F9FA"/>
          <w:lang w:val="en-GB"/>
        </w:rPr>
        <w:t>communications with the media and public’ during the pandemic</w:t>
      </w:r>
      <w:r w:rsidR="00151AE0" w:rsidRPr="00F4259E">
        <w:rPr>
          <w:color w:val="000000"/>
          <w:shd w:val="clear" w:color="auto" w:fill="F8F9FA"/>
          <w:lang w:val="en-GB"/>
        </w:rPr>
        <w:t xml:space="preserve">, according to </w:t>
      </w:r>
      <w:r w:rsidR="00365145" w:rsidRPr="00F4259E">
        <w:rPr>
          <w:i/>
          <w:iCs/>
          <w:color w:val="000000"/>
          <w:shd w:val="clear" w:color="auto" w:fill="F8F9FA"/>
          <w:lang w:val="en-GB"/>
        </w:rPr>
        <w:t>The Lancet</w:t>
      </w:r>
      <w:r w:rsidR="00365145" w:rsidRPr="00F4259E">
        <w:rPr>
          <w:color w:val="000000"/>
          <w:shd w:val="clear" w:color="auto" w:fill="F8F9FA"/>
          <w:lang w:val="en-GB"/>
        </w:rPr>
        <w:t xml:space="preserve"> </w:t>
      </w:r>
      <w:r w:rsidR="00151AE0" w:rsidRPr="00F4259E">
        <w:rPr>
          <w:color w:val="000000"/>
          <w:shd w:val="clear" w:color="auto" w:fill="F8F9FA"/>
          <w:lang w:val="en-GB"/>
        </w:rPr>
        <w:t>(</w:t>
      </w:r>
      <w:r w:rsidR="00365145" w:rsidRPr="00F4259E">
        <w:rPr>
          <w:color w:val="000000"/>
          <w:shd w:val="clear" w:color="auto" w:fill="F8F9FA"/>
          <w:lang w:val="en-GB"/>
        </w:rPr>
        <w:t>14 January 2012</w:t>
      </w:r>
      <w:r w:rsidR="00C67A78" w:rsidRPr="00F4259E">
        <w:rPr>
          <w:color w:val="000000"/>
          <w:shd w:val="clear" w:color="auto" w:fill="F8F9FA"/>
          <w:lang w:val="en-GB"/>
        </w:rPr>
        <w:t>: 94</w:t>
      </w:r>
      <w:r w:rsidR="00365145" w:rsidRPr="00F4259E">
        <w:rPr>
          <w:color w:val="000000"/>
          <w:shd w:val="clear" w:color="auto" w:fill="F8F9FA"/>
          <w:lang w:val="en-GB"/>
        </w:rPr>
        <w:t>)</w:t>
      </w:r>
      <w:r w:rsidR="00151AE0" w:rsidRPr="00F4259E">
        <w:rPr>
          <w:color w:val="000000"/>
          <w:shd w:val="clear" w:color="auto" w:fill="F8F9FA"/>
          <w:lang w:val="en-GB"/>
        </w:rPr>
        <w:t>,</w:t>
      </w:r>
      <w:r w:rsidR="00365145" w:rsidRPr="00F4259E">
        <w:rPr>
          <w:color w:val="000000"/>
          <w:shd w:val="clear" w:color="auto" w:fill="F8F9FA"/>
          <w:lang w:val="en-GB"/>
        </w:rPr>
        <w:t xml:space="preserve"> and </w:t>
      </w:r>
      <w:r w:rsidR="00742F31" w:rsidRPr="00F4259E">
        <w:rPr>
          <w:color w:val="000000"/>
          <w:shd w:val="clear" w:color="auto" w:fill="F8F9FA"/>
          <w:lang w:val="en-GB"/>
        </w:rPr>
        <w:t xml:space="preserve">defended her </w:t>
      </w:r>
      <w:r w:rsidR="00546064" w:rsidRPr="00F4259E">
        <w:rPr>
          <w:color w:val="000000"/>
          <w:shd w:val="clear" w:color="auto" w:fill="F8F9FA"/>
          <w:lang w:val="en-GB"/>
        </w:rPr>
        <w:t xml:space="preserve">decision to scale </w:t>
      </w:r>
      <w:r w:rsidR="00742F31" w:rsidRPr="00F4259E">
        <w:rPr>
          <w:color w:val="000000"/>
          <w:shd w:val="clear" w:color="auto" w:fill="F8F9FA"/>
          <w:lang w:val="en-GB"/>
        </w:rPr>
        <w:t xml:space="preserve">up the </w:t>
      </w:r>
      <w:r w:rsidR="00A86625" w:rsidRPr="00F4259E">
        <w:rPr>
          <w:color w:val="000000"/>
          <w:shd w:val="clear" w:color="auto" w:fill="F8F9FA"/>
          <w:lang w:val="en-GB"/>
        </w:rPr>
        <w:t>actions</w:t>
      </w:r>
      <w:r w:rsidR="00546064" w:rsidRPr="00F4259E">
        <w:rPr>
          <w:color w:val="000000"/>
          <w:shd w:val="clear" w:color="auto" w:fill="F8F9FA"/>
          <w:lang w:val="en-GB"/>
        </w:rPr>
        <w:t xml:space="preserve"> early</w:t>
      </w:r>
      <w:r w:rsidR="00742F31" w:rsidRPr="00F4259E">
        <w:rPr>
          <w:color w:val="000000"/>
          <w:shd w:val="clear" w:color="auto" w:fill="F8F9FA"/>
          <w:lang w:val="en-GB"/>
        </w:rPr>
        <w:t xml:space="preserve">, because ‘influenza viruses can take you by surprise, so don’t think you can predict the course of an influenza virus’ (quoted in Parry 2009). </w:t>
      </w:r>
      <w:r w:rsidR="00C67A78" w:rsidRPr="00F4259E">
        <w:rPr>
          <w:color w:val="000000"/>
          <w:shd w:val="clear" w:color="auto" w:fill="F8F9FA"/>
          <w:lang w:val="en-GB"/>
        </w:rPr>
        <w:t xml:space="preserve">The pandemic confirmed the </w:t>
      </w:r>
      <w:r w:rsidR="00B35232" w:rsidRPr="00F4259E">
        <w:rPr>
          <w:color w:val="000000"/>
          <w:shd w:val="clear" w:color="auto" w:fill="F8F9FA"/>
          <w:lang w:val="en-GB"/>
        </w:rPr>
        <w:t xml:space="preserve">WHO’s </w:t>
      </w:r>
      <w:r w:rsidR="00C67A78" w:rsidRPr="00F4259E">
        <w:rPr>
          <w:color w:val="000000"/>
          <w:shd w:val="clear" w:color="auto" w:fill="F8F9FA"/>
          <w:lang w:val="en-GB"/>
        </w:rPr>
        <w:t>International Health Regulations</w:t>
      </w:r>
      <w:r w:rsidR="00B35232" w:rsidRPr="00F4259E">
        <w:rPr>
          <w:color w:val="000000"/>
          <w:shd w:val="clear" w:color="auto" w:fill="F8F9FA"/>
          <w:lang w:val="en-GB"/>
        </w:rPr>
        <w:t xml:space="preserve"> </w:t>
      </w:r>
      <w:r w:rsidR="001338F5" w:rsidRPr="00F4259E">
        <w:rPr>
          <w:color w:val="000000"/>
          <w:shd w:val="clear" w:color="auto" w:fill="F8F9FA"/>
          <w:lang w:val="en-GB"/>
        </w:rPr>
        <w:t>as</w:t>
      </w:r>
      <w:r w:rsidR="00B35232" w:rsidRPr="00F4259E">
        <w:rPr>
          <w:color w:val="000000"/>
          <w:shd w:val="clear" w:color="auto" w:fill="F8F9FA"/>
          <w:lang w:val="en-GB"/>
        </w:rPr>
        <w:t xml:space="preserve"> the key instrument for achieving security against the spread of infectious diseases, but the committee that </w:t>
      </w:r>
      <w:r w:rsidR="00546CAD" w:rsidRPr="00F4259E">
        <w:rPr>
          <w:color w:val="000000"/>
          <w:shd w:val="clear" w:color="auto" w:fill="F8F9FA"/>
          <w:lang w:val="en-GB"/>
        </w:rPr>
        <w:t xml:space="preserve">in 2011 </w:t>
      </w:r>
      <w:r w:rsidR="00B35232" w:rsidRPr="00F4259E">
        <w:rPr>
          <w:color w:val="000000"/>
          <w:shd w:val="clear" w:color="auto" w:fill="F8F9FA"/>
          <w:lang w:val="en-GB"/>
        </w:rPr>
        <w:t xml:space="preserve">reviewed their functioning in relation to the 2009 pandemic concluded that the world </w:t>
      </w:r>
      <w:r w:rsidR="00151AE0" w:rsidRPr="00F4259E">
        <w:rPr>
          <w:color w:val="000000"/>
          <w:shd w:val="clear" w:color="auto" w:fill="F8F9FA"/>
          <w:lang w:val="en-GB"/>
        </w:rPr>
        <w:t>wa</w:t>
      </w:r>
      <w:r w:rsidR="00B35232" w:rsidRPr="00F4259E">
        <w:rPr>
          <w:color w:val="000000"/>
          <w:shd w:val="clear" w:color="auto" w:fill="F8F9FA"/>
          <w:lang w:val="en-GB"/>
        </w:rPr>
        <w:t>s ill-</w:t>
      </w:r>
      <w:r w:rsidR="00546CAD" w:rsidRPr="00F4259E">
        <w:rPr>
          <w:color w:val="000000"/>
          <w:shd w:val="clear" w:color="auto" w:fill="F8F9FA"/>
          <w:lang w:val="en-GB"/>
        </w:rPr>
        <w:t>prepared</w:t>
      </w:r>
      <w:r w:rsidR="00B35232" w:rsidRPr="00F4259E">
        <w:rPr>
          <w:color w:val="000000"/>
          <w:shd w:val="clear" w:color="auto" w:fill="F8F9FA"/>
          <w:lang w:val="en-GB"/>
        </w:rPr>
        <w:t xml:space="preserve"> to respond to a severe pandemic</w:t>
      </w:r>
      <w:r w:rsidR="00546CAD" w:rsidRPr="00F4259E">
        <w:rPr>
          <w:color w:val="000000"/>
          <w:shd w:val="clear" w:color="auto" w:fill="F8F9FA"/>
          <w:lang w:val="en-GB"/>
        </w:rPr>
        <w:t xml:space="preserve"> or </w:t>
      </w:r>
      <w:r w:rsidR="00460ED6" w:rsidRPr="00F4259E">
        <w:rPr>
          <w:color w:val="000000"/>
          <w:shd w:val="clear" w:color="auto" w:fill="F8F9FA"/>
          <w:lang w:val="en-GB"/>
        </w:rPr>
        <w:t xml:space="preserve">a </w:t>
      </w:r>
      <w:r w:rsidR="00546CAD" w:rsidRPr="00F4259E">
        <w:rPr>
          <w:color w:val="000000"/>
          <w:shd w:val="clear" w:color="auto" w:fill="F8F9FA"/>
          <w:lang w:val="en-GB"/>
        </w:rPr>
        <w:t>similar</w:t>
      </w:r>
      <w:r w:rsidR="001338F5" w:rsidRPr="00F4259E">
        <w:rPr>
          <w:color w:val="000000"/>
          <w:shd w:val="clear" w:color="auto" w:fill="F8F9FA"/>
          <w:lang w:val="en-GB"/>
        </w:rPr>
        <w:t>ly-</w:t>
      </w:r>
      <w:r w:rsidR="00546CAD" w:rsidRPr="00F4259E">
        <w:rPr>
          <w:color w:val="000000"/>
          <w:shd w:val="clear" w:color="auto" w:fill="F8F9FA"/>
          <w:lang w:val="en-GB"/>
        </w:rPr>
        <w:t xml:space="preserve">threatening public health emergency because too many member states </w:t>
      </w:r>
      <w:r w:rsidR="001338F5" w:rsidRPr="00F4259E">
        <w:rPr>
          <w:color w:val="000000"/>
          <w:shd w:val="clear" w:color="auto" w:fill="F8F9FA"/>
          <w:lang w:val="en-GB"/>
        </w:rPr>
        <w:t>were lacking in</w:t>
      </w:r>
      <w:r w:rsidR="00546CAD" w:rsidRPr="00F4259E">
        <w:rPr>
          <w:color w:val="000000"/>
          <w:shd w:val="clear" w:color="auto" w:fill="F8F9FA"/>
          <w:lang w:val="en-GB"/>
        </w:rPr>
        <w:t xml:space="preserve"> the required core capacities</w:t>
      </w:r>
      <w:r w:rsidR="00426837" w:rsidRPr="00F4259E">
        <w:rPr>
          <w:color w:val="000000"/>
          <w:shd w:val="clear" w:color="auto" w:fill="F8F9FA"/>
          <w:lang w:val="en-GB"/>
        </w:rPr>
        <w:t xml:space="preserve"> for surveillance and response</w:t>
      </w:r>
      <w:r w:rsidR="00546CAD" w:rsidRPr="00F4259E">
        <w:rPr>
          <w:color w:val="000000"/>
          <w:shd w:val="clear" w:color="auto" w:fill="F8F9FA"/>
          <w:lang w:val="en-GB"/>
        </w:rPr>
        <w:t>.</w:t>
      </w:r>
      <w:r w:rsidR="00532EC2" w:rsidRPr="00F4259E">
        <w:rPr>
          <w:color w:val="000000"/>
          <w:shd w:val="clear" w:color="auto" w:fill="F8F9FA"/>
          <w:lang w:val="en-GB"/>
        </w:rPr>
        <w:t xml:space="preserve"> </w:t>
      </w:r>
      <w:r w:rsidR="007433CE" w:rsidRPr="00F4259E">
        <w:rPr>
          <w:color w:val="000000"/>
          <w:shd w:val="clear" w:color="auto" w:fill="F8F9FA"/>
          <w:lang w:val="en-GB"/>
        </w:rPr>
        <w:t xml:space="preserve">To </w:t>
      </w:r>
      <w:r w:rsidR="00BF615C" w:rsidRPr="00F4259E">
        <w:rPr>
          <w:color w:val="000000"/>
          <w:shd w:val="clear" w:color="auto" w:fill="F8F9FA"/>
          <w:lang w:val="en-GB"/>
        </w:rPr>
        <w:t>enhance</w:t>
      </w:r>
      <w:r w:rsidR="007433CE" w:rsidRPr="00F4259E">
        <w:rPr>
          <w:color w:val="000000"/>
          <w:shd w:val="clear" w:color="auto" w:fill="F8F9FA"/>
          <w:lang w:val="en-GB"/>
        </w:rPr>
        <w:t xml:space="preserve"> this situation a</w:t>
      </w:r>
      <w:r w:rsidR="001338F5" w:rsidRPr="00F4259E">
        <w:rPr>
          <w:color w:val="000000"/>
          <w:shd w:val="clear" w:color="auto" w:fill="F8F9FA"/>
          <w:lang w:val="en-GB"/>
        </w:rPr>
        <w:t>n</w:t>
      </w:r>
      <w:r w:rsidR="00532EC2" w:rsidRPr="00F4259E">
        <w:rPr>
          <w:color w:val="000000"/>
          <w:shd w:val="clear" w:color="auto" w:fill="F8F9FA"/>
          <w:lang w:val="en-GB"/>
        </w:rPr>
        <w:t xml:space="preserve"> </w:t>
      </w:r>
      <w:r w:rsidR="001338F5" w:rsidRPr="00F4259E">
        <w:rPr>
          <w:color w:val="000000"/>
          <w:shd w:val="clear" w:color="auto" w:fill="F8F9FA"/>
          <w:lang w:val="en-GB"/>
        </w:rPr>
        <w:t xml:space="preserve">action </w:t>
      </w:r>
      <w:r w:rsidR="00532EC2" w:rsidRPr="00F4259E">
        <w:rPr>
          <w:color w:val="000000"/>
          <w:shd w:val="clear" w:color="auto" w:fill="F8F9FA"/>
          <w:lang w:val="en-GB"/>
        </w:rPr>
        <w:t xml:space="preserve">framework </w:t>
      </w:r>
      <w:r w:rsidR="001338F5" w:rsidRPr="00F4259E">
        <w:rPr>
          <w:color w:val="000000"/>
          <w:shd w:val="clear" w:color="auto" w:fill="F8F9FA"/>
          <w:lang w:val="en-GB"/>
        </w:rPr>
        <w:t>for</w:t>
      </w:r>
      <w:r w:rsidR="00532EC2" w:rsidRPr="00F4259E">
        <w:rPr>
          <w:color w:val="000000"/>
          <w:shd w:val="clear" w:color="auto" w:fill="F8F9FA"/>
          <w:lang w:val="en-GB"/>
        </w:rPr>
        <w:t xml:space="preserve"> pandemic influenza preparedness was adopted in May 2011</w:t>
      </w:r>
      <w:r w:rsidR="007433CE" w:rsidRPr="00F4259E">
        <w:rPr>
          <w:color w:val="000000"/>
          <w:shd w:val="clear" w:color="auto" w:fill="F8F9FA"/>
          <w:lang w:val="en-GB"/>
        </w:rPr>
        <w:t>.</w:t>
      </w:r>
      <w:r w:rsidR="00532EC2" w:rsidRPr="00F4259E">
        <w:rPr>
          <w:color w:val="000000"/>
          <w:shd w:val="clear" w:color="auto" w:fill="F8F9FA"/>
          <w:lang w:val="en-GB"/>
        </w:rPr>
        <w:t xml:space="preserve"> Chan’s</w:t>
      </w:r>
      <w:r w:rsidR="003F78B5" w:rsidRPr="00F4259E">
        <w:rPr>
          <w:color w:val="000000"/>
          <w:shd w:val="clear" w:color="auto" w:fill="F8F9FA"/>
          <w:lang w:val="en-GB"/>
        </w:rPr>
        <w:t xml:space="preserve"> visit to North Korea in 2010 provoked </w:t>
      </w:r>
      <w:r w:rsidR="009B2FE2" w:rsidRPr="00F4259E">
        <w:rPr>
          <w:color w:val="000000"/>
          <w:shd w:val="clear" w:color="auto" w:fill="F8F9FA"/>
          <w:lang w:val="en-GB"/>
        </w:rPr>
        <w:t>criticism when</w:t>
      </w:r>
      <w:r w:rsidR="00D21AA6" w:rsidRPr="00F4259E">
        <w:rPr>
          <w:color w:val="000000"/>
          <w:shd w:val="clear" w:color="auto" w:fill="F8F9FA"/>
          <w:lang w:val="en-GB"/>
        </w:rPr>
        <w:t>, despite</w:t>
      </w:r>
      <w:r w:rsidR="003F78B5" w:rsidRPr="00F4259E">
        <w:rPr>
          <w:color w:val="000000"/>
          <w:shd w:val="clear" w:color="auto" w:fill="F8F9FA"/>
          <w:lang w:val="en-GB"/>
        </w:rPr>
        <w:t xml:space="preserve"> not</w:t>
      </w:r>
      <w:r w:rsidR="00D21AA6" w:rsidRPr="00F4259E">
        <w:rPr>
          <w:color w:val="000000"/>
          <w:shd w:val="clear" w:color="auto" w:fill="F8F9FA"/>
          <w:lang w:val="en-GB"/>
        </w:rPr>
        <w:t>ing</w:t>
      </w:r>
      <w:r w:rsidR="003F78B5" w:rsidRPr="00F4259E">
        <w:rPr>
          <w:color w:val="000000"/>
          <w:shd w:val="clear" w:color="auto" w:fill="F8F9FA"/>
          <w:lang w:val="en-GB"/>
        </w:rPr>
        <w:t xml:space="preserve"> that malnutrition was a problem </w:t>
      </w:r>
      <w:r w:rsidR="006F19D4" w:rsidRPr="00F4259E">
        <w:rPr>
          <w:color w:val="000000"/>
          <w:shd w:val="clear" w:color="auto" w:fill="F8F9FA"/>
          <w:lang w:val="en-GB"/>
        </w:rPr>
        <w:t xml:space="preserve">in </w:t>
      </w:r>
      <w:r w:rsidR="00D21AA6" w:rsidRPr="00F4259E">
        <w:rPr>
          <w:color w:val="000000"/>
          <w:shd w:val="clear" w:color="auto" w:fill="F8F9FA"/>
          <w:lang w:val="en-GB"/>
        </w:rPr>
        <w:t xml:space="preserve">the </w:t>
      </w:r>
      <w:r w:rsidR="006F19D4" w:rsidRPr="00F4259E">
        <w:rPr>
          <w:color w:val="000000"/>
          <w:shd w:val="clear" w:color="auto" w:fill="F8F9FA"/>
          <w:lang w:val="en-GB"/>
        </w:rPr>
        <w:t>country</w:t>
      </w:r>
      <w:r w:rsidR="009B2FE2" w:rsidRPr="00F4259E">
        <w:rPr>
          <w:color w:val="000000"/>
          <w:shd w:val="clear" w:color="auto" w:fill="F8F9FA"/>
          <w:lang w:val="en-GB"/>
        </w:rPr>
        <w:t>,</w:t>
      </w:r>
      <w:r w:rsidR="006F19D4" w:rsidRPr="00F4259E">
        <w:rPr>
          <w:color w:val="000000"/>
          <w:shd w:val="clear" w:color="auto" w:fill="F8F9FA"/>
          <w:lang w:val="en-GB"/>
        </w:rPr>
        <w:t xml:space="preserve"> </w:t>
      </w:r>
      <w:r w:rsidR="00D21AA6" w:rsidRPr="00F4259E">
        <w:rPr>
          <w:color w:val="000000"/>
          <w:shd w:val="clear" w:color="auto" w:fill="F8F9FA"/>
          <w:lang w:val="en-GB"/>
        </w:rPr>
        <w:t xml:space="preserve">she </w:t>
      </w:r>
      <w:r w:rsidR="009B2FE2" w:rsidRPr="00F4259E">
        <w:rPr>
          <w:color w:val="000000"/>
          <w:shd w:val="clear" w:color="auto" w:fill="F8F9FA"/>
          <w:lang w:val="en-GB"/>
        </w:rPr>
        <w:t xml:space="preserve">was perceived as </w:t>
      </w:r>
      <w:r w:rsidR="00AD532B" w:rsidRPr="00F4259E">
        <w:rPr>
          <w:color w:val="000000"/>
          <w:shd w:val="clear" w:color="auto" w:fill="F8F9FA"/>
          <w:lang w:val="en-GB"/>
        </w:rPr>
        <w:t>prais</w:t>
      </w:r>
      <w:r w:rsidR="009B2FE2" w:rsidRPr="00F4259E">
        <w:rPr>
          <w:color w:val="000000"/>
          <w:shd w:val="clear" w:color="auto" w:fill="F8F9FA"/>
          <w:lang w:val="en-GB"/>
        </w:rPr>
        <w:t>ing</w:t>
      </w:r>
      <w:r w:rsidR="00AD532B" w:rsidRPr="00F4259E">
        <w:rPr>
          <w:color w:val="000000"/>
          <w:shd w:val="clear" w:color="auto" w:fill="F8F9FA"/>
          <w:lang w:val="en-GB"/>
        </w:rPr>
        <w:t xml:space="preserve"> </w:t>
      </w:r>
      <w:r w:rsidR="009B2FE2" w:rsidRPr="00F4259E">
        <w:rPr>
          <w:color w:val="000000"/>
          <w:shd w:val="clear" w:color="auto" w:fill="F8F9FA"/>
          <w:lang w:val="en-GB"/>
        </w:rPr>
        <w:t xml:space="preserve">the country’s </w:t>
      </w:r>
      <w:r w:rsidR="00F769EC" w:rsidRPr="00F4259E">
        <w:rPr>
          <w:color w:val="000000"/>
          <w:shd w:val="clear" w:color="auto" w:fill="F8F9FA"/>
          <w:lang w:val="en-GB"/>
        </w:rPr>
        <w:t>health</w:t>
      </w:r>
      <w:r w:rsidR="003F78B5" w:rsidRPr="00F4259E">
        <w:rPr>
          <w:color w:val="000000"/>
          <w:shd w:val="clear" w:color="auto" w:fill="F8F9FA"/>
          <w:lang w:val="en-GB"/>
        </w:rPr>
        <w:t xml:space="preserve"> system</w:t>
      </w:r>
      <w:r w:rsidR="006F19D4" w:rsidRPr="00F4259E">
        <w:rPr>
          <w:color w:val="000000"/>
          <w:shd w:val="clear" w:color="auto" w:fill="F8F9FA"/>
          <w:lang w:val="en-GB"/>
        </w:rPr>
        <w:t xml:space="preserve"> too much</w:t>
      </w:r>
      <w:r w:rsidR="003F78B5" w:rsidRPr="00F4259E">
        <w:rPr>
          <w:color w:val="000000"/>
          <w:shd w:val="clear" w:color="auto" w:fill="F8F9FA"/>
          <w:lang w:val="en-GB"/>
        </w:rPr>
        <w:t xml:space="preserve">. </w:t>
      </w:r>
      <w:r w:rsidR="00151AE0" w:rsidRPr="00F4259E">
        <w:rPr>
          <w:color w:val="000000"/>
          <w:shd w:val="clear" w:color="auto" w:fill="F8F9FA"/>
          <w:lang w:val="en-GB"/>
        </w:rPr>
        <w:t xml:space="preserve">In 2012 </w:t>
      </w:r>
      <w:r w:rsidR="00151AE0" w:rsidRPr="00F4259E">
        <w:rPr>
          <w:i/>
          <w:iCs/>
          <w:color w:val="000000"/>
          <w:shd w:val="clear" w:color="auto" w:fill="F8F9FA"/>
          <w:lang w:val="en-GB"/>
        </w:rPr>
        <w:t>The Lancet</w:t>
      </w:r>
      <w:r w:rsidR="00151AE0" w:rsidRPr="00F4259E">
        <w:rPr>
          <w:color w:val="000000"/>
          <w:shd w:val="clear" w:color="auto" w:fill="F8F9FA"/>
          <w:lang w:val="en-GB"/>
        </w:rPr>
        <w:t xml:space="preserve"> recalled Chan’s wish that her term in office be judged by the progress on health for Africa and </w:t>
      </w:r>
      <w:r w:rsidR="005B75C3" w:rsidRPr="00F4259E">
        <w:rPr>
          <w:color w:val="000000"/>
          <w:shd w:val="clear" w:color="auto" w:fill="F8F9FA"/>
          <w:lang w:val="en-GB"/>
        </w:rPr>
        <w:t>f</w:t>
      </w:r>
      <w:r w:rsidR="00151AE0" w:rsidRPr="00F4259E">
        <w:rPr>
          <w:color w:val="000000"/>
          <w:shd w:val="clear" w:color="auto" w:fill="F8F9FA"/>
          <w:lang w:val="en-GB"/>
        </w:rPr>
        <w:t xml:space="preserve">or </w:t>
      </w:r>
      <w:proofErr w:type="gramStart"/>
      <w:r w:rsidR="00151AE0" w:rsidRPr="00F4259E">
        <w:rPr>
          <w:color w:val="000000"/>
          <w:shd w:val="clear" w:color="auto" w:fill="F8F9FA"/>
          <w:lang w:val="en-GB"/>
        </w:rPr>
        <w:t>women</w:t>
      </w:r>
      <w:r w:rsidR="00604B65" w:rsidRPr="00F4259E">
        <w:rPr>
          <w:color w:val="000000"/>
          <w:shd w:val="clear" w:color="auto" w:fill="F8F9FA"/>
          <w:lang w:val="en-GB"/>
        </w:rPr>
        <w:t xml:space="preserve">, </w:t>
      </w:r>
      <w:r w:rsidR="006D4EE3" w:rsidRPr="00F4259E">
        <w:rPr>
          <w:color w:val="000000"/>
          <w:shd w:val="clear" w:color="auto" w:fill="F8F9FA"/>
          <w:lang w:val="en-GB"/>
        </w:rPr>
        <w:t>and</w:t>
      </w:r>
      <w:proofErr w:type="gramEnd"/>
      <w:r w:rsidR="006D4EE3" w:rsidRPr="00F4259E">
        <w:rPr>
          <w:color w:val="000000"/>
          <w:shd w:val="clear" w:color="auto" w:fill="F8F9FA"/>
          <w:lang w:val="en-GB"/>
        </w:rPr>
        <w:t xml:space="preserve"> gave her a positive review </w:t>
      </w:r>
      <w:r w:rsidR="00EA057B" w:rsidRPr="00F4259E">
        <w:rPr>
          <w:color w:val="000000"/>
          <w:shd w:val="clear" w:color="auto" w:fill="F8F9FA"/>
          <w:lang w:val="en-GB"/>
        </w:rPr>
        <w:t xml:space="preserve">for </w:t>
      </w:r>
      <w:r w:rsidR="00604B65" w:rsidRPr="00F4259E">
        <w:rPr>
          <w:color w:val="000000"/>
          <w:shd w:val="clear" w:color="auto" w:fill="F8F9FA"/>
          <w:lang w:val="en-GB"/>
        </w:rPr>
        <w:t>her support in Africa for the UN Secretary-General’s global strategy</w:t>
      </w:r>
      <w:r w:rsidR="00151AE0" w:rsidRPr="00F4259E">
        <w:rPr>
          <w:color w:val="000000"/>
          <w:shd w:val="clear" w:color="auto" w:fill="F8F9FA"/>
          <w:lang w:val="en-GB"/>
        </w:rPr>
        <w:t xml:space="preserve"> </w:t>
      </w:r>
      <w:r w:rsidR="00604B65" w:rsidRPr="00F4259E">
        <w:rPr>
          <w:color w:val="000000"/>
          <w:shd w:val="clear" w:color="auto" w:fill="F8F9FA"/>
          <w:lang w:val="en-GB"/>
        </w:rPr>
        <w:t xml:space="preserve">on women’s and children’s health. Unfinished </w:t>
      </w:r>
      <w:r w:rsidR="00361A76" w:rsidRPr="00F4259E">
        <w:rPr>
          <w:color w:val="000000"/>
          <w:shd w:val="clear" w:color="auto" w:fill="F8F9FA"/>
          <w:lang w:val="en-GB"/>
        </w:rPr>
        <w:t xml:space="preserve">though </w:t>
      </w:r>
      <w:r w:rsidR="00604B65" w:rsidRPr="00F4259E">
        <w:rPr>
          <w:color w:val="000000"/>
          <w:shd w:val="clear" w:color="auto" w:fill="F8F9FA"/>
          <w:lang w:val="en-GB"/>
        </w:rPr>
        <w:t xml:space="preserve">was her work on the social determinants of health and her leadership team </w:t>
      </w:r>
      <w:r w:rsidR="00F1393B" w:rsidRPr="00F4259E">
        <w:rPr>
          <w:color w:val="000000"/>
          <w:shd w:val="clear" w:color="auto" w:fill="F8F9FA"/>
          <w:lang w:val="en-GB"/>
        </w:rPr>
        <w:t>was not viewed as</w:t>
      </w:r>
      <w:r w:rsidR="005B75C3" w:rsidRPr="00F4259E">
        <w:rPr>
          <w:color w:val="000000"/>
          <w:shd w:val="clear" w:color="auto" w:fill="F8F9FA"/>
          <w:lang w:val="en-GB"/>
        </w:rPr>
        <w:t xml:space="preserve"> </w:t>
      </w:r>
      <w:r w:rsidR="00604B65" w:rsidRPr="00F4259E">
        <w:rPr>
          <w:color w:val="000000"/>
          <w:shd w:val="clear" w:color="auto" w:fill="F8F9FA"/>
          <w:lang w:val="en-GB"/>
        </w:rPr>
        <w:t>a success: ‘Only recently have the right people been selected for crucial portfolios</w:t>
      </w:r>
      <w:r w:rsidR="00BF615C" w:rsidRPr="00F4259E">
        <w:rPr>
          <w:color w:val="000000"/>
          <w:shd w:val="clear" w:color="auto" w:fill="F8F9FA"/>
          <w:lang w:val="en-GB"/>
        </w:rPr>
        <w:t>’ and</w:t>
      </w:r>
      <w:r w:rsidR="00604B65" w:rsidRPr="00F4259E">
        <w:rPr>
          <w:color w:val="000000"/>
          <w:shd w:val="clear" w:color="auto" w:fill="F8F9FA"/>
          <w:lang w:val="en-GB"/>
        </w:rPr>
        <w:t xml:space="preserve"> </w:t>
      </w:r>
      <w:r w:rsidR="00BF615C" w:rsidRPr="00F4259E">
        <w:rPr>
          <w:color w:val="000000"/>
          <w:shd w:val="clear" w:color="auto" w:fill="F8F9FA"/>
          <w:lang w:val="en-GB"/>
        </w:rPr>
        <w:t>s</w:t>
      </w:r>
      <w:r w:rsidR="00604B65" w:rsidRPr="00F4259E">
        <w:rPr>
          <w:color w:val="000000"/>
          <w:shd w:val="clear" w:color="auto" w:fill="F8F9FA"/>
          <w:lang w:val="en-GB"/>
        </w:rPr>
        <w:t xml:space="preserve">everal </w:t>
      </w:r>
      <w:r w:rsidR="00BF615C" w:rsidRPr="00F4259E">
        <w:rPr>
          <w:color w:val="000000"/>
          <w:shd w:val="clear" w:color="auto" w:fill="F8F9FA"/>
          <w:lang w:val="en-GB"/>
        </w:rPr>
        <w:t>‘</w:t>
      </w:r>
      <w:r w:rsidR="00604B65" w:rsidRPr="00F4259E">
        <w:rPr>
          <w:color w:val="000000"/>
          <w:shd w:val="clear" w:color="auto" w:fill="F8F9FA"/>
          <w:lang w:val="en-GB"/>
        </w:rPr>
        <w:t>regional offices of WHO remain lacklustre backwaters</w:t>
      </w:r>
      <w:r w:rsidR="005B75C3" w:rsidRPr="00F4259E">
        <w:rPr>
          <w:color w:val="000000"/>
          <w:shd w:val="clear" w:color="auto" w:fill="F8F9FA"/>
          <w:lang w:val="en-GB"/>
        </w:rPr>
        <w:t>’</w:t>
      </w:r>
      <w:r w:rsidR="00604B65" w:rsidRPr="00F4259E">
        <w:rPr>
          <w:color w:val="000000"/>
          <w:shd w:val="clear" w:color="auto" w:fill="F8F9FA"/>
          <w:lang w:val="en-GB"/>
        </w:rPr>
        <w:t xml:space="preserve"> (</w:t>
      </w:r>
      <w:r w:rsidR="00604B65" w:rsidRPr="00F4259E">
        <w:rPr>
          <w:i/>
          <w:iCs/>
          <w:color w:val="000000"/>
          <w:shd w:val="clear" w:color="auto" w:fill="F8F9FA"/>
          <w:lang w:val="en-GB"/>
        </w:rPr>
        <w:t>The Lancet</w:t>
      </w:r>
      <w:r w:rsidR="00604B65" w:rsidRPr="00F4259E">
        <w:rPr>
          <w:color w:val="000000"/>
          <w:shd w:val="clear" w:color="auto" w:fill="F8F9FA"/>
          <w:lang w:val="en-GB"/>
        </w:rPr>
        <w:t xml:space="preserve">, 14 January 2012: 94). </w:t>
      </w:r>
    </w:p>
    <w:p w14:paraId="3FA51F85" w14:textId="77777777" w:rsidR="00105990" w:rsidRPr="00F4259E" w:rsidRDefault="003B4823" w:rsidP="009825C6">
      <w:pPr>
        <w:ind w:firstLine="708"/>
        <w:jc w:val="both"/>
        <w:rPr>
          <w:color w:val="000000"/>
          <w:shd w:val="clear" w:color="auto" w:fill="F8F9FA"/>
          <w:lang w:val="en-GB"/>
        </w:rPr>
      </w:pPr>
      <w:r w:rsidRPr="00F4259E">
        <w:rPr>
          <w:color w:val="000000"/>
          <w:shd w:val="clear" w:color="auto" w:fill="F8F9FA"/>
          <w:lang w:val="en-GB"/>
        </w:rPr>
        <w:t xml:space="preserve">When Chan’s first five-year term in office came to an end, </w:t>
      </w:r>
      <w:r w:rsidR="001338F5" w:rsidRPr="00F4259E">
        <w:rPr>
          <w:color w:val="000000"/>
          <w:shd w:val="clear" w:color="auto" w:fill="F8F9FA"/>
          <w:lang w:val="en-GB"/>
        </w:rPr>
        <w:t>WHO</w:t>
      </w:r>
      <w:r w:rsidRPr="00F4259E">
        <w:rPr>
          <w:color w:val="000000"/>
          <w:shd w:val="clear" w:color="auto" w:fill="F8F9FA"/>
          <w:lang w:val="en-GB"/>
        </w:rPr>
        <w:t xml:space="preserve"> member states proposed </w:t>
      </w:r>
      <w:r w:rsidR="0002428F" w:rsidRPr="00F4259E">
        <w:rPr>
          <w:color w:val="000000"/>
          <w:shd w:val="clear" w:color="auto" w:fill="F8F9FA"/>
          <w:lang w:val="en-GB"/>
        </w:rPr>
        <w:t>her as the only</w:t>
      </w:r>
      <w:r w:rsidRPr="00F4259E">
        <w:rPr>
          <w:color w:val="000000"/>
          <w:shd w:val="clear" w:color="auto" w:fill="F8F9FA"/>
          <w:lang w:val="en-GB"/>
        </w:rPr>
        <w:t xml:space="preserve"> candidate for the election </w:t>
      </w:r>
      <w:r w:rsidR="0002428F" w:rsidRPr="00F4259E">
        <w:rPr>
          <w:color w:val="000000"/>
          <w:shd w:val="clear" w:color="auto" w:fill="F8F9FA"/>
          <w:lang w:val="en-GB"/>
        </w:rPr>
        <w:t xml:space="preserve">to the post </w:t>
      </w:r>
      <w:r w:rsidRPr="00F4259E">
        <w:rPr>
          <w:color w:val="000000"/>
          <w:shd w:val="clear" w:color="auto" w:fill="F8F9FA"/>
          <w:lang w:val="en-GB"/>
        </w:rPr>
        <w:t>of Director-General. In May 2012 the Assembly appointed Chan for a second term, which began on 1 July.</w:t>
      </w:r>
      <w:r w:rsidR="00B612D0" w:rsidRPr="00F4259E">
        <w:rPr>
          <w:color w:val="000000"/>
          <w:shd w:val="clear" w:color="auto" w:fill="F8F9FA"/>
          <w:lang w:val="en-GB"/>
        </w:rPr>
        <w:t xml:space="preserve"> </w:t>
      </w:r>
      <w:r w:rsidR="003D366E" w:rsidRPr="00F4259E">
        <w:rPr>
          <w:color w:val="000000"/>
          <w:shd w:val="clear" w:color="auto" w:fill="F8F9FA"/>
          <w:lang w:val="en-GB"/>
        </w:rPr>
        <w:t xml:space="preserve">Her </w:t>
      </w:r>
      <w:r w:rsidR="004E32B2" w:rsidRPr="00F4259E">
        <w:rPr>
          <w:color w:val="000000"/>
          <w:shd w:val="clear" w:color="auto" w:fill="F8F9FA"/>
          <w:lang w:val="en-GB"/>
        </w:rPr>
        <w:t>new term</w:t>
      </w:r>
      <w:r w:rsidR="00361A76" w:rsidRPr="00F4259E">
        <w:rPr>
          <w:color w:val="000000"/>
          <w:shd w:val="clear" w:color="auto" w:fill="F8F9FA"/>
          <w:lang w:val="en-GB"/>
        </w:rPr>
        <w:t xml:space="preserve"> was a challenge </w:t>
      </w:r>
      <w:r w:rsidR="00300D99" w:rsidRPr="00F4259E">
        <w:rPr>
          <w:color w:val="000000"/>
          <w:shd w:val="clear" w:color="auto" w:fill="F8F9FA"/>
          <w:lang w:val="en-GB"/>
        </w:rPr>
        <w:t>since</w:t>
      </w:r>
      <w:r w:rsidR="00361A76" w:rsidRPr="00F4259E">
        <w:rPr>
          <w:color w:val="000000"/>
          <w:shd w:val="clear" w:color="auto" w:fill="F8F9FA"/>
          <w:lang w:val="en-GB"/>
        </w:rPr>
        <w:t xml:space="preserve"> the organization</w:t>
      </w:r>
      <w:r w:rsidR="00300D99" w:rsidRPr="00F4259E">
        <w:rPr>
          <w:color w:val="000000"/>
          <w:shd w:val="clear" w:color="auto" w:fill="F8F9FA"/>
          <w:lang w:val="en-GB"/>
        </w:rPr>
        <w:t>, with 7,000 staff members in Geneva and its country offices,</w:t>
      </w:r>
      <w:r w:rsidR="00361A76" w:rsidRPr="00F4259E">
        <w:rPr>
          <w:color w:val="000000"/>
          <w:shd w:val="clear" w:color="auto" w:fill="F8F9FA"/>
          <w:lang w:val="en-GB"/>
        </w:rPr>
        <w:t xml:space="preserve"> had been in a </w:t>
      </w:r>
      <w:r w:rsidR="00426837" w:rsidRPr="00F4259E">
        <w:rPr>
          <w:color w:val="000000"/>
          <w:shd w:val="clear" w:color="auto" w:fill="F8F9FA"/>
          <w:lang w:val="en-GB"/>
        </w:rPr>
        <w:t>poor</w:t>
      </w:r>
      <w:r w:rsidR="00361A76" w:rsidRPr="00F4259E">
        <w:rPr>
          <w:color w:val="000000"/>
          <w:shd w:val="clear" w:color="auto" w:fill="F8F9FA"/>
          <w:lang w:val="en-GB"/>
        </w:rPr>
        <w:t xml:space="preserve"> state for a long time. Consultations with member states, a series of reports and opinions from civil society organizations </w:t>
      </w:r>
      <w:r w:rsidR="002A71EA" w:rsidRPr="00F4259E">
        <w:rPr>
          <w:color w:val="000000"/>
          <w:shd w:val="clear" w:color="auto" w:fill="F8F9FA"/>
          <w:lang w:val="en-GB"/>
        </w:rPr>
        <w:t>characterized</w:t>
      </w:r>
      <w:r w:rsidR="00361A76" w:rsidRPr="00F4259E">
        <w:rPr>
          <w:color w:val="000000"/>
          <w:shd w:val="clear" w:color="auto" w:fill="F8F9FA"/>
          <w:lang w:val="en-GB"/>
        </w:rPr>
        <w:t xml:space="preserve"> the WHO as ‘over-extended, underfunded, and incapable of strategic </w:t>
      </w:r>
      <w:r w:rsidR="00300D99" w:rsidRPr="00F4259E">
        <w:rPr>
          <w:color w:val="000000"/>
          <w:shd w:val="clear" w:color="auto" w:fill="F8F9FA"/>
          <w:lang w:val="en-GB"/>
        </w:rPr>
        <w:t>action</w:t>
      </w:r>
      <w:r w:rsidR="00361A76" w:rsidRPr="00F4259E">
        <w:rPr>
          <w:color w:val="000000"/>
          <w:shd w:val="clear" w:color="auto" w:fill="F8F9FA"/>
          <w:lang w:val="en-GB"/>
        </w:rPr>
        <w:t>’</w:t>
      </w:r>
      <w:r w:rsidR="00300D99" w:rsidRPr="00F4259E">
        <w:rPr>
          <w:color w:val="000000"/>
          <w:shd w:val="clear" w:color="auto" w:fill="F8F9FA"/>
          <w:lang w:val="en-GB"/>
        </w:rPr>
        <w:t xml:space="preserve">. </w:t>
      </w:r>
      <w:r w:rsidR="00FD4FAB" w:rsidRPr="00F4259E">
        <w:rPr>
          <w:color w:val="000000"/>
          <w:shd w:val="clear" w:color="auto" w:fill="F8F9FA"/>
          <w:lang w:val="en-GB"/>
        </w:rPr>
        <w:t xml:space="preserve">The WHO </w:t>
      </w:r>
      <w:r w:rsidR="002A71EA" w:rsidRPr="00F4259E">
        <w:rPr>
          <w:color w:val="000000"/>
          <w:shd w:val="clear" w:color="auto" w:fill="F8F9FA"/>
          <w:lang w:val="en-GB"/>
        </w:rPr>
        <w:t>faced competition from other organizations, such as the World Bank,</w:t>
      </w:r>
      <w:r w:rsidR="00431C1D" w:rsidRPr="00F4259E">
        <w:rPr>
          <w:color w:val="000000"/>
          <w:shd w:val="clear" w:color="auto" w:fill="F8F9FA"/>
          <w:lang w:val="en-GB"/>
        </w:rPr>
        <w:t xml:space="preserve"> the UN Children’s Fund</w:t>
      </w:r>
      <w:r w:rsidR="002A71EA" w:rsidRPr="00F4259E">
        <w:rPr>
          <w:color w:val="000000"/>
          <w:shd w:val="clear" w:color="auto" w:fill="F8F9FA"/>
          <w:lang w:val="en-GB"/>
        </w:rPr>
        <w:t xml:space="preserve"> and Doctors </w:t>
      </w:r>
      <w:r w:rsidR="00171D37" w:rsidRPr="00F4259E">
        <w:rPr>
          <w:color w:val="000000"/>
          <w:shd w:val="clear" w:color="auto" w:fill="F8F9FA"/>
          <w:lang w:val="en-GB"/>
        </w:rPr>
        <w:t>W</w:t>
      </w:r>
      <w:r w:rsidR="002A71EA" w:rsidRPr="00F4259E">
        <w:rPr>
          <w:color w:val="000000"/>
          <w:shd w:val="clear" w:color="auto" w:fill="F8F9FA"/>
          <w:lang w:val="en-GB"/>
        </w:rPr>
        <w:t>ithout Border</w:t>
      </w:r>
      <w:r w:rsidR="00171D37" w:rsidRPr="00F4259E">
        <w:rPr>
          <w:color w:val="000000"/>
          <w:shd w:val="clear" w:color="auto" w:fill="F8F9FA"/>
          <w:lang w:val="en-GB"/>
        </w:rPr>
        <w:t>s</w:t>
      </w:r>
      <w:r w:rsidR="002A71EA" w:rsidRPr="00F4259E">
        <w:rPr>
          <w:color w:val="000000"/>
          <w:shd w:val="clear" w:color="auto" w:fill="F8F9FA"/>
          <w:lang w:val="en-GB"/>
        </w:rPr>
        <w:t xml:space="preserve">, and it </w:t>
      </w:r>
      <w:r w:rsidR="00300D99" w:rsidRPr="00F4259E">
        <w:rPr>
          <w:color w:val="000000"/>
          <w:shd w:val="clear" w:color="auto" w:fill="F8F9FA"/>
          <w:lang w:val="en-GB"/>
        </w:rPr>
        <w:t>could not carry out the policies determined by the Assembly ‘because of its dependence on extra-budgetary funds, funds that came in on an erratic basis and were not aligned with the program budget’</w:t>
      </w:r>
      <w:r w:rsidR="00627690" w:rsidRPr="00F4259E">
        <w:rPr>
          <w:color w:val="000000"/>
          <w:shd w:val="clear" w:color="auto" w:fill="F8F9FA"/>
          <w:lang w:val="en-GB"/>
        </w:rPr>
        <w:t xml:space="preserve"> (</w:t>
      </w:r>
      <w:proofErr w:type="spellStart"/>
      <w:r w:rsidR="00627690" w:rsidRPr="00F4259E">
        <w:rPr>
          <w:color w:val="000000"/>
          <w:shd w:val="clear" w:color="auto" w:fill="F8F9FA"/>
          <w:lang w:val="en-GB"/>
        </w:rPr>
        <w:t>Hanrieder</w:t>
      </w:r>
      <w:proofErr w:type="spellEnd"/>
      <w:r w:rsidR="00627690" w:rsidRPr="00F4259E">
        <w:rPr>
          <w:color w:val="000000"/>
          <w:shd w:val="clear" w:color="auto" w:fill="F8F9FA"/>
          <w:lang w:val="en-GB"/>
        </w:rPr>
        <w:t xml:space="preserve"> 2015: 4)</w:t>
      </w:r>
      <w:r w:rsidR="00300D99" w:rsidRPr="00F4259E">
        <w:rPr>
          <w:color w:val="000000"/>
          <w:shd w:val="clear" w:color="auto" w:fill="F8F9FA"/>
          <w:lang w:val="en-GB"/>
        </w:rPr>
        <w:t xml:space="preserve">. </w:t>
      </w:r>
      <w:r w:rsidR="00990BC5" w:rsidRPr="00F4259E">
        <w:rPr>
          <w:color w:val="000000"/>
          <w:shd w:val="clear" w:color="auto" w:fill="F8F9FA"/>
          <w:lang w:val="en-GB"/>
        </w:rPr>
        <w:t xml:space="preserve">The effects of the 2008 financial crisis </w:t>
      </w:r>
      <w:r w:rsidR="00B14431" w:rsidRPr="00F4259E">
        <w:rPr>
          <w:color w:val="000000"/>
          <w:shd w:val="clear" w:color="auto" w:fill="F8F9FA"/>
          <w:lang w:val="en-GB"/>
        </w:rPr>
        <w:t xml:space="preserve">seriously </w:t>
      </w:r>
      <w:r w:rsidR="00990BC5" w:rsidRPr="00F4259E">
        <w:rPr>
          <w:color w:val="000000"/>
          <w:shd w:val="clear" w:color="auto" w:fill="F8F9FA"/>
          <w:lang w:val="en-GB"/>
        </w:rPr>
        <w:t xml:space="preserve">constrained the organization. </w:t>
      </w:r>
      <w:r w:rsidR="00300D99" w:rsidRPr="00F4259E">
        <w:rPr>
          <w:color w:val="000000"/>
          <w:shd w:val="clear" w:color="auto" w:fill="F8F9FA"/>
          <w:lang w:val="en-GB"/>
        </w:rPr>
        <w:t xml:space="preserve">In </w:t>
      </w:r>
      <w:r w:rsidR="000D7EEE" w:rsidRPr="00F4259E">
        <w:rPr>
          <w:color w:val="000000"/>
          <w:shd w:val="clear" w:color="auto" w:fill="F8F9FA"/>
          <w:lang w:val="en-GB"/>
        </w:rPr>
        <w:t>her</w:t>
      </w:r>
      <w:r w:rsidR="00300D99" w:rsidRPr="00F4259E">
        <w:rPr>
          <w:color w:val="000000"/>
          <w:shd w:val="clear" w:color="auto" w:fill="F8F9FA"/>
          <w:lang w:val="en-GB"/>
        </w:rPr>
        <w:t xml:space="preserve"> speech to the 2011 </w:t>
      </w:r>
      <w:r w:rsidR="000D7EEE" w:rsidRPr="00F4259E">
        <w:rPr>
          <w:color w:val="000000"/>
          <w:shd w:val="clear" w:color="auto" w:fill="F8F9FA"/>
          <w:lang w:val="en-GB"/>
        </w:rPr>
        <w:t>Assembly Chan told the delegates that ‘we are not functioning at the level of top performance that is increasingly needed’ and announced a ‘time of unprecedented reforms at WHO’ at administrative, budgetary and programmatic levels (</w:t>
      </w:r>
      <w:r w:rsidR="00627690" w:rsidRPr="00F4259E">
        <w:rPr>
          <w:color w:val="000000"/>
          <w:shd w:val="clear" w:color="auto" w:fill="F8F9FA"/>
          <w:lang w:val="en-GB"/>
        </w:rPr>
        <w:t xml:space="preserve">quoted in </w:t>
      </w:r>
      <w:proofErr w:type="spellStart"/>
      <w:r w:rsidR="000D7EEE" w:rsidRPr="00F4259E">
        <w:rPr>
          <w:color w:val="000000"/>
          <w:shd w:val="clear" w:color="auto" w:fill="F8F9FA"/>
          <w:lang w:val="en-GB"/>
        </w:rPr>
        <w:t>Hanrieder</w:t>
      </w:r>
      <w:proofErr w:type="spellEnd"/>
      <w:r w:rsidR="000D7EEE" w:rsidRPr="00F4259E">
        <w:rPr>
          <w:color w:val="000000"/>
          <w:shd w:val="clear" w:color="auto" w:fill="F8F9FA"/>
          <w:lang w:val="en-GB"/>
        </w:rPr>
        <w:t xml:space="preserve"> 2015: 4).</w:t>
      </w:r>
      <w:r w:rsidR="00E83E44" w:rsidRPr="00F4259E">
        <w:rPr>
          <w:color w:val="000000"/>
          <w:shd w:val="clear" w:color="auto" w:fill="F8F9FA"/>
          <w:lang w:val="en-GB"/>
        </w:rPr>
        <w:t xml:space="preserve"> Her reform initiative brought </w:t>
      </w:r>
      <w:r w:rsidR="004E32B2" w:rsidRPr="00F4259E">
        <w:rPr>
          <w:color w:val="000000"/>
          <w:shd w:val="clear" w:color="auto" w:fill="F8F9FA"/>
          <w:lang w:val="en-GB"/>
        </w:rPr>
        <w:t>a variety of</w:t>
      </w:r>
      <w:r w:rsidR="00E83E44" w:rsidRPr="00F4259E">
        <w:rPr>
          <w:color w:val="000000"/>
          <w:shd w:val="clear" w:color="auto" w:fill="F8F9FA"/>
          <w:lang w:val="en-GB"/>
        </w:rPr>
        <w:t xml:space="preserve"> managerial and procedural changes by 2014, such as new output indicators, </w:t>
      </w:r>
      <w:r w:rsidR="00990BC5" w:rsidRPr="00F4259E">
        <w:rPr>
          <w:color w:val="000000"/>
          <w:shd w:val="clear" w:color="auto" w:fill="F8F9FA"/>
          <w:lang w:val="en-GB"/>
        </w:rPr>
        <w:t xml:space="preserve">a new budgetary procedure that made voluntary funds integral to the budget, </w:t>
      </w:r>
      <w:r w:rsidR="00E83E44" w:rsidRPr="00F4259E">
        <w:rPr>
          <w:color w:val="000000"/>
          <w:shd w:val="clear" w:color="auto" w:fill="F8F9FA"/>
          <w:lang w:val="en-GB"/>
        </w:rPr>
        <w:t xml:space="preserve">streamlined agendas for the governing bodies, training for staff and </w:t>
      </w:r>
      <w:r w:rsidR="00081391" w:rsidRPr="00F4259E">
        <w:rPr>
          <w:color w:val="000000"/>
          <w:shd w:val="clear" w:color="auto" w:fill="F8F9FA"/>
          <w:lang w:val="en-GB"/>
        </w:rPr>
        <w:t>more</w:t>
      </w:r>
      <w:r w:rsidR="00E83E44" w:rsidRPr="00F4259E">
        <w:rPr>
          <w:color w:val="000000"/>
          <w:shd w:val="clear" w:color="auto" w:fill="F8F9FA"/>
          <w:lang w:val="en-GB"/>
        </w:rPr>
        <w:t xml:space="preserve"> engagement with non-state actors. </w:t>
      </w:r>
      <w:r w:rsidR="00081391" w:rsidRPr="00F4259E">
        <w:rPr>
          <w:color w:val="000000"/>
          <w:shd w:val="clear" w:color="auto" w:fill="F8F9FA"/>
          <w:lang w:val="en-GB"/>
        </w:rPr>
        <w:t>However, c</w:t>
      </w:r>
      <w:r w:rsidR="007A2F84" w:rsidRPr="00F4259E">
        <w:rPr>
          <w:color w:val="000000"/>
          <w:shd w:val="clear" w:color="auto" w:fill="F8F9FA"/>
          <w:lang w:val="en-GB"/>
        </w:rPr>
        <w:t xml:space="preserve">ooperation between the </w:t>
      </w:r>
      <w:proofErr w:type="gramStart"/>
      <w:r w:rsidR="007A2F84" w:rsidRPr="00F4259E">
        <w:rPr>
          <w:color w:val="000000"/>
          <w:shd w:val="clear" w:color="auto" w:fill="F8F9FA"/>
          <w:lang w:val="en-GB"/>
        </w:rPr>
        <w:t>government-oriented</w:t>
      </w:r>
      <w:proofErr w:type="gramEnd"/>
      <w:r w:rsidR="007A2F84" w:rsidRPr="00F4259E">
        <w:rPr>
          <w:color w:val="000000"/>
          <w:shd w:val="clear" w:color="auto" w:fill="F8F9FA"/>
          <w:lang w:val="en-GB"/>
        </w:rPr>
        <w:t xml:space="preserve"> WHO and civil society organizations was never strong and this </w:t>
      </w:r>
      <w:r w:rsidR="001816B3" w:rsidRPr="00F4259E">
        <w:rPr>
          <w:color w:val="000000"/>
          <w:shd w:val="clear" w:color="auto" w:fill="F8F9FA"/>
          <w:lang w:val="en-GB"/>
        </w:rPr>
        <w:t xml:space="preserve">did </w:t>
      </w:r>
      <w:r w:rsidR="007A2F84" w:rsidRPr="00F4259E">
        <w:rPr>
          <w:color w:val="000000"/>
          <w:shd w:val="clear" w:color="auto" w:fill="F8F9FA"/>
          <w:lang w:val="en-GB"/>
        </w:rPr>
        <w:t xml:space="preserve">not </w:t>
      </w:r>
      <w:r w:rsidR="007E0CD3" w:rsidRPr="00F4259E">
        <w:rPr>
          <w:color w:val="000000"/>
          <w:shd w:val="clear" w:color="auto" w:fill="F8F9FA"/>
          <w:lang w:val="en-GB"/>
        </w:rPr>
        <w:t xml:space="preserve">really </w:t>
      </w:r>
      <w:r w:rsidR="007A2F84" w:rsidRPr="00F4259E">
        <w:rPr>
          <w:color w:val="000000"/>
          <w:shd w:val="clear" w:color="auto" w:fill="F8F9FA"/>
          <w:lang w:val="en-GB"/>
        </w:rPr>
        <w:t>change under Chan.</w:t>
      </w:r>
      <w:r w:rsidR="00E83E44" w:rsidRPr="00F4259E">
        <w:rPr>
          <w:color w:val="000000"/>
          <w:shd w:val="clear" w:color="auto" w:fill="F8F9FA"/>
          <w:lang w:val="en-GB"/>
        </w:rPr>
        <w:t xml:space="preserve"> </w:t>
      </w:r>
      <w:r w:rsidR="00451949" w:rsidRPr="00F4259E">
        <w:rPr>
          <w:color w:val="000000"/>
          <w:shd w:val="clear" w:color="auto" w:fill="F8F9FA"/>
          <w:lang w:val="en-GB"/>
        </w:rPr>
        <w:t xml:space="preserve">Chan’s </w:t>
      </w:r>
      <w:r w:rsidR="002A71EA" w:rsidRPr="00F4259E">
        <w:rPr>
          <w:color w:val="000000"/>
          <w:shd w:val="clear" w:color="auto" w:fill="F8F9FA"/>
          <w:lang w:val="en-GB"/>
        </w:rPr>
        <w:t>improvements</w:t>
      </w:r>
      <w:r w:rsidR="00460ED6" w:rsidRPr="00F4259E">
        <w:rPr>
          <w:color w:val="000000"/>
          <w:shd w:val="clear" w:color="auto" w:fill="F8F9FA"/>
          <w:lang w:val="en-GB"/>
        </w:rPr>
        <w:t xml:space="preserve"> left </w:t>
      </w:r>
      <w:r w:rsidR="002B7176" w:rsidRPr="00F4259E">
        <w:rPr>
          <w:color w:val="000000"/>
          <w:shd w:val="clear" w:color="auto" w:fill="F8F9FA"/>
          <w:lang w:val="en-GB"/>
        </w:rPr>
        <w:t>major issues</w:t>
      </w:r>
      <w:r w:rsidR="00763001" w:rsidRPr="00F4259E">
        <w:rPr>
          <w:color w:val="000000"/>
          <w:shd w:val="clear" w:color="auto" w:fill="F8F9FA"/>
          <w:lang w:val="en-GB"/>
        </w:rPr>
        <w:t xml:space="preserve"> unchanged</w:t>
      </w:r>
      <w:r w:rsidR="00B83097" w:rsidRPr="00F4259E">
        <w:rPr>
          <w:color w:val="000000"/>
          <w:shd w:val="clear" w:color="auto" w:fill="F8F9FA"/>
          <w:lang w:val="en-GB"/>
        </w:rPr>
        <w:t>:</w:t>
      </w:r>
      <w:r w:rsidR="00460ED6" w:rsidRPr="00F4259E">
        <w:rPr>
          <w:color w:val="000000"/>
          <w:shd w:val="clear" w:color="auto" w:fill="F8F9FA"/>
          <w:lang w:val="en-GB"/>
        </w:rPr>
        <w:t xml:space="preserve"> </w:t>
      </w:r>
      <w:r w:rsidR="00763001" w:rsidRPr="00F4259E">
        <w:rPr>
          <w:color w:val="000000"/>
          <w:shd w:val="clear" w:color="auto" w:fill="F8F9FA"/>
          <w:lang w:val="en-GB"/>
        </w:rPr>
        <w:t>the</w:t>
      </w:r>
      <w:r w:rsidR="00460ED6" w:rsidRPr="00F4259E">
        <w:rPr>
          <w:color w:val="000000"/>
          <w:shd w:val="clear" w:color="auto" w:fill="F8F9FA"/>
          <w:lang w:val="en-GB"/>
        </w:rPr>
        <w:t xml:space="preserve"> budgetary imbalance that undermined the implementation of </w:t>
      </w:r>
      <w:r w:rsidR="00197B3C" w:rsidRPr="00F4259E">
        <w:rPr>
          <w:color w:val="000000"/>
          <w:shd w:val="clear" w:color="auto" w:fill="F8F9FA"/>
          <w:lang w:val="en-GB"/>
        </w:rPr>
        <w:t xml:space="preserve">the WHO’s </w:t>
      </w:r>
      <w:r w:rsidR="00460ED6" w:rsidRPr="00F4259E">
        <w:rPr>
          <w:color w:val="000000"/>
          <w:shd w:val="clear" w:color="auto" w:fill="F8F9FA"/>
          <w:lang w:val="en-GB"/>
        </w:rPr>
        <w:t>programme and the quasi</w:t>
      </w:r>
      <w:r w:rsidR="007037E6" w:rsidRPr="00F4259E">
        <w:rPr>
          <w:color w:val="000000"/>
          <w:shd w:val="clear" w:color="auto" w:fill="F8F9FA"/>
          <w:lang w:val="en-GB"/>
        </w:rPr>
        <w:t>-</w:t>
      </w:r>
      <w:r w:rsidR="00460ED6" w:rsidRPr="00F4259E">
        <w:rPr>
          <w:color w:val="000000"/>
          <w:shd w:val="clear" w:color="auto" w:fill="F8F9FA"/>
          <w:lang w:val="en-GB"/>
        </w:rPr>
        <w:t>autonomy of the regions</w:t>
      </w:r>
      <w:r w:rsidR="006A1D85" w:rsidRPr="00F4259E">
        <w:rPr>
          <w:color w:val="000000"/>
          <w:shd w:val="clear" w:color="auto" w:fill="F8F9FA"/>
          <w:lang w:val="en-GB"/>
        </w:rPr>
        <w:t xml:space="preserve"> that elect their own executive heads and report to their own offices</w:t>
      </w:r>
      <w:r w:rsidR="00460ED6" w:rsidRPr="00F4259E">
        <w:rPr>
          <w:color w:val="000000"/>
          <w:shd w:val="clear" w:color="auto" w:fill="F8F9FA"/>
          <w:lang w:val="en-GB"/>
        </w:rPr>
        <w:t xml:space="preserve"> (</w:t>
      </w:r>
      <w:proofErr w:type="spellStart"/>
      <w:r w:rsidR="00460ED6" w:rsidRPr="00F4259E">
        <w:rPr>
          <w:color w:val="000000"/>
          <w:shd w:val="clear" w:color="auto" w:fill="F8F9FA"/>
          <w:lang w:val="en-GB"/>
        </w:rPr>
        <w:t>Hanrieder</w:t>
      </w:r>
      <w:proofErr w:type="spellEnd"/>
      <w:r w:rsidR="00460ED6" w:rsidRPr="00F4259E">
        <w:rPr>
          <w:color w:val="000000"/>
          <w:shd w:val="clear" w:color="auto" w:fill="F8F9FA"/>
          <w:lang w:val="en-GB"/>
        </w:rPr>
        <w:t xml:space="preserve"> 2015: 5). </w:t>
      </w:r>
    </w:p>
    <w:p w14:paraId="14B9D825" w14:textId="6E4C0C2A" w:rsidR="00463F1B" w:rsidRPr="00F4259E" w:rsidRDefault="004E32B2" w:rsidP="009825C6">
      <w:pPr>
        <w:ind w:firstLine="708"/>
        <w:jc w:val="both"/>
        <w:rPr>
          <w:color w:val="000000"/>
          <w:shd w:val="clear" w:color="auto" w:fill="F8F9FA"/>
          <w:lang w:val="en-GB"/>
        </w:rPr>
      </w:pPr>
      <w:r w:rsidRPr="00F4259E">
        <w:rPr>
          <w:color w:val="000000"/>
          <w:shd w:val="clear" w:color="auto" w:fill="F8F9FA"/>
          <w:lang w:val="en-GB"/>
        </w:rPr>
        <w:t>In 2014 and 2015 Chan was</w:t>
      </w:r>
      <w:r w:rsidR="00095695" w:rsidRPr="00F4259E">
        <w:rPr>
          <w:color w:val="000000"/>
          <w:shd w:val="clear" w:color="auto" w:fill="F8F9FA"/>
          <w:lang w:val="en-GB"/>
        </w:rPr>
        <w:t xml:space="preserve"> </w:t>
      </w:r>
      <w:r w:rsidRPr="00F4259E">
        <w:rPr>
          <w:color w:val="000000"/>
          <w:shd w:val="clear" w:color="auto" w:fill="F8F9FA"/>
          <w:lang w:val="en-GB"/>
        </w:rPr>
        <w:t xml:space="preserve">criticized because of the WHO’s slow response to the Ebola virus pandemic, which killed 11,000 people in West Africa. </w:t>
      </w:r>
      <w:r w:rsidR="00463F1B" w:rsidRPr="00F4259E">
        <w:rPr>
          <w:color w:val="000000"/>
          <w:shd w:val="clear" w:color="auto" w:fill="F8F9FA"/>
          <w:lang w:val="en-GB"/>
        </w:rPr>
        <w:t>She</w:t>
      </w:r>
      <w:r w:rsidR="00095695" w:rsidRPr="00F4259E">
        <w:rPr>
          <w:color w:val="000000"/>
          <w:shd w:val="clear" w:color="auto" w:fill="F8F9FA"/>
          <w:lang w:val="en-GB"/>
        </w:rPr>
        <w:t xml:space="preserve"> was blamed for not publicly </w:t>
      </w:r>
      <w:r w:rsidR="00627690" w:rsidRPr="00F4259E">
        <w:rPr>
          <w:color w:val="000000"/>
          <w:shd w:val="clear" w:color="auto" w:fill="F8F9FA"/>
          <w:lang w:val="en-GB"/>
        </w:rPr>
        <w:t>urging</w:t>
      </w:r>
      <w:r w:rsidR="00095695" w:rsidRPr="00F4259E">
        <w:rPr>
          <w:color w:val="000000"/>
          <w:shd w:val="clear" w:color="auto" w:fill="F8F9FA"/>
          <w:lang w:val="en-GB"/>
        </w:rPr>
        <w:t xml:space="preserve"> the countries affected by Ebola to give a more accurate picture of the epidemic. </w:t>
      </w:r>
      <w:r w:rsidR="00990BC5" w:rsidRPr="00F4259E">
        <w:rPr>
          <w:color w:val="000000"/>
          <w:shd w:val="clear" w:color="auto" w:fill="F8F9FA"/>
          <w:lang w:val="en-GB"/>
        </w:rPr>
        <w:t>An Independent Panel</w:t>
      </w:r>
      <w:r w:rsidR="0081466E" w:rsidRPr="00F4259E">
        <w:rPr>
          <w:color w:val="000000"/>
          <w:shd w:val="clear" w:color="auto" w:fill="F8F9FA"/>
          <w:lang w:val="en-GB"/>
        </w:rPr>
        <w:t>’s report</w:t>
      </w:r>
      <w:r w:rsidR="00990BC5" w:rsidRPr="00F4259E">
        <w:rPr>
          <w:color w:val="000000"/>
          <w:shd w:val="clear" w:color="auto" w:fill="F8F9FA"/>
          <w:lang w:val="en-GB"/>
        </w:rPr>
        <w:t xml:space="preserve"> noted ‘failures in both technical judgement and political leadership’ (Moon et al. 2015: 2206). </w:t>
      </w:r>
      <w:r w:rsidR="00095695" w:rsidRPr="00F4259E">
        <w:rPr>
          <w:color w:val="000000"/>
          <w:shd w:val="clear" w:color="auto" w:fill="F8F9FA"/>
          <w:lang w:val="en-GB"/>
        </w:rPr>
        <w:t xml:space="preserve">She clashed with Doctors Without Borders, which attempted to contain the outbreak on the ground and pleaded for </w:t>
      </w:r>
      <w:r w:rsidR="009F6BC5" w:rsidRPr="00F4259E">
        <w:rPr>
          <w:color w:val="000000"/>
          <w:shd w:val="clear" w:color="auto" w:fill="F8F9FA"/>
          <w:lang w:val="en-GB"/>
        </w:rPr>
        <w:t xml:space="preserve">WHO </w:t>
      </w:r>
      <w:r w:rsidR="00095695" w:rsidRPr="00F4259E">
        <w:rPr>
          <w:color w:val="000000"/>
          <w:shd w:val="clear" w:color="auto" w:fill="F8F9FA"/>
          <w:lang w:val="en-GB"/>
        </w:rPr>
        <w:t xml:space="preserve">action. </w:t>
      </w:r>
      <w:r w:rsidR="00463F1B" w:rsidRPr="00F4259E">
        <w:rPr>
          <w:color w:val="000000"/>
          <w:shd w:val="clear" w:color="auto" w:fill="F8F9FA"/>
          <w:lang w:val="en-GB"/>
        </w:rPr>
        <w:t xml:space="preserve">Lack of resources and </w:t>
      </w:r>
      <w:r w:rsidR="00463F1B" w:rsidRPr="00F4259E">
        <w:rPr>
          <w:color w:val="000000"/>
          <w:shd w:val="clear" w:color="auto" w:fill="F8F9FA"/>
          <w:lang w:val="en-GB"/>
        </w:rPr>
        <w:lastRenderedPageBreak/>
        <w:t>overlapping lines of command play</w:t>
      </w:r>
      <w:r w:rsidR="00591EEB" w:rsidRPr="00F4259E">
        <w:rPr>
          <w:color w:val="000000"/>
          <w:shd w:val="clear" w:color="auto" w:fill="F8F9FA"/>
          <w:lang w:val="en-GB"/>
        </w:rPr>
        <w:t>ed</w:t>
      </w:r>
      <w:r w:rsidR="00463F1B" w:rsidRPr="00F4259E">
        <w:rPr>
          <w:color w:val="000000"/>
          <w:shd w:val="clear" w:color="auto" w:fill="F8F9FA"/>
          <w:lang w:val="en-GB"/>
        </w:rPr>
        <w:t xml:space="preserve"> a role, as well as the </w:t>
      </w:r>
      <w:r w:rsidR="004339ED" w:rsidRPr="00F4259E">
        <w:rPr>
          <w:color w:val="000000"/>
          <w:shd w:val="clear" w:color="auto" w:fill="F8F9FA"/>
          <w:lang w:val="en-GB"/>
        </w:rPr>
        <w:t xml:space="preserve">fact </w:t>
      </w:r>
      <w:r w:rsidR="00463F1B" w:rsidRPr="00F4259E">
        <w:rPr>
          <w:color w:val="000000"/>
          <w:shd w:val="clear" w:color="auto" w:fill="F8F9FA"/>
          <w:lang w:val="en-GB"/>
        </w:rPr>
        <w:t xml:space="preserve">that the virus affected poor countries </w:t>
      </w:r>
      <w:r w:rsidR="00B16B73" w:rsidRPr="00F4259E">
        <w:rPr>
          <w:color w:val="000000"/>
          <w:shd w:val="clear" w:color="auto" w:fill="F8F9FA"/>
          <w:lang w:val="en-GB"/>
        </w:rPr>
        <w:t>while</w:t>
      </w:r>
      <w:r w:rsidR="00463F1B" w:rsidRPr="00F4259E">
        <w:rPr>
          <w:color w:val="000000"/>
          <w:shd w:val="clear" w:color="auto" w:fill="F8F9FA"/>
          <w:lang w:val="en-GB"/>
        </w:rPr>
        <w:t xml:space="preserve"> governments </w:t>
      </w:r>
      <w:r w:rsidR="00B16B73" w:rsidRPr="00F4259E">
        <w:rPr>
          <w:color w:val="000000"/>
          <w:shd w:val="clear" w:color="auto" w:fill="F8F9FA"/>
          <w:lang w:val="en-GB"/>
        </w:rPr>
        <w:t xml:space="preserve">are </w:t>
      </w:r>
      <w:r w:rsidR="00970A81" w:rsidRPr="00F4259E">
        <w:rPr>
          <w:color w:val="000000"/>
          <w:shd w:val="clear" w:color="auto" w:fill="F8F9FA"/>
          <w:lang w:val="en-GB"/>
        </w:rPr>
        <w:t xml:space="preserve">generally </w:t>
      </w:r>
      <w:r w:rsidR="00463F1B" w:rsidRPr="00F4259E">
        <w:rPr>
          <w:color w:val="000000"/>
          <w:shd w:val="clear" w:color="auto" w:fill="F8F9FA"/>
          <w:lang w:val="en-GB"/>
        </w:rPr>
        <w:t>hesita</w:t>
      </w:r>
      <w:r w:rsidR="009825C6" w:rsidRPr="00F4259E">
        <w:rPr>
          <w:color w:val="000000"/>
          <w:shd w:val="clear" w:color="auto" w:fill="F8F9FA"/>
          <w:lang w:val="en-GB"/>
        </w:rPr>
        <w:t>nt</w:t>
      </w:r>
      <w:r w:rsidR="00463F1B" w:rsidRPr="00F4259E">
        <w:rPr>
          <w:color w:val="000000"/>
          <w:shd w:val="clear" w:color="auto" w:fill="F8F9FA"/>
          <w:lang w:val="en-GB"/>
        </w:rPr>
        <w:t xml:space="preserve"> to </w:t>
      </w:r>
      <w:r w:rsidR="00591EEB" w:rsidRPr="00F4259E">
        <w:rPr>
          <w:color w:val="000000"/>
          <w:shd w:val="clear" w:color="auto" w:fill="F8F9FA"/>
          <w:lang w:val="en-GB"/>
        </w:rPr>
        <w:t>declare</w:t>
      </w:r>
      <w:r w:rsidR="00463F1B" w:rsidRPr="00F4259E">
        <w:rPr>
          <w:color w:val="000000"/>
          <w:shd w:val="clear" w:color="auto" w:fill="F8F9FA"/>
          <w:lang w:val="en-GB"/>
        </w:rPr>
        <w:t xml:space="preserve"> epidemics</w:t>
      </w:r>
      <w:r w:rsidR="00591EEB" w:rsidRPr="00F4259E">
        <w:rPr>
          <w:color w:val="000000"/>
          <w:shd w:val="clear" w:color="auto" w:fill="F8F9FA"/>
          <w:lang w:val="en-GB"/>
        </w:rPr>
        <w:t xml:space="preserve"> because </w:t>
      </w:r>
      <w:r w:rsidR="00970A81" w:rsidRPr="00F4259E">
        <w:rPr>
          <w:color w:val="000000"/>
          <w:shd w:val="clear" w:color="auto" w:fill="F8F9FA"/>
          <w:lang w:val="en-GB"/>
        </w:rPr>
        <w:t xml:space="preserve">of </w:t>
      </w:r>
      <w:r w:rsidR="00426837" w:rsidRPr="00F4259E">
        <w:rPr>
          <w:color w:val="000000"/>
          <w:shd w:val="clear" w:color="auto" w:fill="F8F9FA"/>
          <w:lang w:val="en-GB"/>
        </w:rPr>
        <w:t>knock-on</w:t>
      </w:r>
      <w:r w:rsidR="00F9099A" w:rsidRPr="00F4259E">
        <w:rPr>
          <w:color w:val="000000"/>
          <w:shd w:val="clear" w:color="auto" w:fill="F8F9FA"/>
          <w:lang w:val="en-GB"/>
        </w:rPr>
        <w:t xml:space="preserve"> </w:t>
      </w:r>
      <w:r w:rsidR="00591EEB" w:rsidRPr="00F4259E">
        <w:rPr>
          <w:color w:val="000000"/>
          <w:shd w:val="clear" w:color="auto" w:fill="F8F9FA"/>
          <w:lang w:val="en-GB"/>
        </w:rPr>
        <w:t xml:space="preserve">consequences for travel and trade. </w:t>
      </w:r>
      <w:r w:rsidR="00331306" w:rsidRPr="00F4259E">
        <w:rPr>
          <w:color w:val="000000"/>
          <w:shd w:val="clear" w:color="auto" w:fill="F8F9FA"/>
          <w:lang w:val="en-GB"/>
        </w:rPr>
        <w:t xml:space="preserve">The </w:t>
      </w:r>
      <w:r w:rsidR="00426837" w:rsidRPr="00F4259E">
        <w:rPr>
          <w:color w:val="000000"/>
          <w:shd w:val="clear" w:color="auto" w:fill="F8F9FA"/>
          <w:lang w:val="en-GB"/>
        </w:rPr>
        <w:t xml:space="preserve">Ebola </w:t>
      </w:r>
      <w:r w:rsidR="00331306" w:rsidRPr="00F4259E">
        <w:rPr>
          <w:color w:val="000000"/>
          <w:shd w:val="clear" w:color="auto" w:fill="F8F9FA"/>
          <w:lang w:val="en-GB"/>
        </w:rPr>
        <w:t xml:space="preserve">pandemic </w:t>
      </w:r>
      <w:r w:rsidR="00591EEB" w:rsidRPr="00F4259E">
        <w:rPr>
          <w:color w:val="000000"/>
          <w:shd w:val="clear" w:color="auto" w:fill="F8F9FA"/>
          <w:lang w:val="en-GB"/>
        </w:rPr>
        <w:t>lasted until August</w:t>
      </w:r>
      <w:r w:rsidR="00970A81" w:rsidRPr="00F4259E">
        <w:rPr>
          <w:color w:val="000000"/>
          <w:shd w:val="clear" w:color="auto" w:fill="F8F9FA"/>
          <w:lang w:val="en-GB"/>
        </w:rPr>
        <w:t xml:space="preserve"> 2014</w:t>
      </w:r>
      <w:r w:rsidR="00591EEB" w:rsidRPr="00F4259E">
        <w:rPr>
          <w:color w:val="000000"/>
          <w:shd w:val="clear" w:color="auto" w:fill="F8F9FA"/>
          <w:lang w:val="en-GB"/>
        </w:rPr>
        <w:t xml:space="preserve">, </w:t>
      </w:r>
      <w:r w:rsidR="00970A81" w:rsidRPr="00F4259E">
        <w:rPr>
          <w:color w:val="000000"/>
          <w:shd w:val="clear" w:color="auto" w:fill="F8F9FA"/>
          <w:lang w:val="en-GB"/>
        </w:rPr>
        <w:t>after</w:t>
      </w:r>
      <w:r w:rsidR="00591EEB" w:rsidRPr="00F4259E">
        <w:rPr>
          <w:color w:val="000000"/>
          <w:shd w:val="clear" w:color="auto" w:fill="F8F9FA"/>
          <w:lang w:val="en-GB"/>
        </w:rPr>
        <w:t xml:space="preserve"> some 1,000 people had died and the virus had spread in the region</w:t>
      </w:r>
      <w:r w:rsidR="00CA6F41" w:rsidRPr="00F4259E">
        <w:rPr>
          <w:color w:val="000000"/>
          <w:shd w:val="clear" w:color="auto" w:fill="F8F9FA"/>
          <w:lang w:val="en-GB"/>
        </w:rPr>
        <w:t>,</w:t>
      </w:r>
      <w:r w:rsidR="00591EEB" w:rsidRPr="00F4259E">
        <w:rPr>
          <w:color w:val="000000"/>
          <w:shd w:val="clear" w:color="auto" w:fill="F8F9FA"/>
          <w:lang w:val="en-GB"/>
        </w:rPr>
        <w:t xml:space="preserve"> before </w:t>
      </w:r>
      <w:r w:rsidR="005030A6" w:rsidRPr="00F4259E">
        <w:rPr>
          <w:color w:val="000000"/>
          <w:shd w:val="clear" w:color="auto" w:fill="F8F9FA"/>
          <w:lang w:val="en-GB"/>
        </w:rPr>
        <w:t>Chan</w:t>
      </w:r>
      <w:r w:rsidR="00CA6F41" w:rsidRPr="00F4259E">
        <w:rPr>
          <w:color w:val="000000"/>
          <w:shd w:val="clear" w:color="auto" w:fill="F8F9FA"/>
          <w:lang w:val="en-GB"/>
        </w:rPr>
        <w:t>, based on the International Health Regulations,</w:t>
      </w:r>
      <w:r w:rsidR="00591EEB" w:rsidRPr="00F4259E">
        <w:rPr>
          <w:color w:val="000000"/>
          <w:shd w:val="clear" w:color="auto" w:fill="F8F9FA"/>
          <w:lang w:val="en-GB"/>
        </w:rPr>
        <w:t xml:space="preserve"> called the </w:t>
      </w:r>
      <w:r w:rsidR="002B0B51" w:rsidRPr="00F4259E">
        <w:rPr>
          <w:color w:val="000000"/>
          <w:shd w:val="clear" w:color="auto" w:fill="F8F9FA"/>
          <w:lang w:val="en-GB"/>
        </w:rPr>
        <w:t xml:space="preserve">situation </w:t>
      </w:r>
      <w:r w:rsidR="00591EEB" w:rsidRPr="00F4259E">
        <w:rPr>
          <w:color w:val="000000"/>
          <w:shd w:val="clear" w:color="auto" w:fill="F8F9FA"/>
          <w:lang w:val="en-GB"/>
        </w:rPr>
        <w:t>a</w:t>
      </w:r>
      <w:r w:rsidR="00970A81" w:rsidRPr="00F4259E">
        <w:rPr>
          <w:color w:val="000000"/>
          <w:shd w:val="clear" w:color="auto" w:fill="F8F9FA"/>
          <w:lang w:val="en-GB"/>
        </w:rPr>
        <w:t xml:space="preserve"> Public Health</w:t>
      </w:r>
      <w:r w:rsidR="00CA6F41" w:rsidRPr="00F4259E">
        <w:rPr>
          <w:color w:val="000000"/>
          <w:shd w:val="clear" w:color="auto" w:fill="F8F9FA"/>
          <w:lang w:val="en-GB"/>
        </w:rPr>
        <w:t xml:space="preserve"> </w:t>
      </w:r>
      <w:r w:rsidR="00970A81" w:rsidRPr="00F4259E">
        <w:rPr>
          <w:color w:val="000000"/>
          <w:shd w:val="clear" w:color="auto" w:fill="F8F9FA"/>
          <w:lang w:val="en-GB"/>
        </w:rPr>
        <w:t>E</w:t>
      </w:r>
      <w:r w:rsidR="00591EEB" w:rsidRPr="00F4259E">
        <w:rPr>
          <w:color w:val="000000"/>
          <w:shd w:val="clear" w:color="auto" w:fill="F8F9FA"/>
          <w:lang w:val="en-GB"/>
        </w:rPr>
        <w:t>mergency</w:t>
      </w:r>
      <w:r w:rsidR="00CA6F41" w:rsidRPr="00F4259E">
        <w:rPr>
          <w:color w:val="000000"/>
          <w:shd w:val="clear" w:color="auto" w:fill="F8F9FA"/>
          <w:lang w:val="en-GB"/>
        </w:rPr>
        <w:t xml:space="preserve"> of </w:t>
      </w:r>
      <w:r w:rsidR="00970A81" w:rsidRPr="00F4259E">
        <w:rPr>
          <w:color w:val="000000"/>
          <w:shd w:val="clear" w:color="auto" w:fill="F8F9FA"/>
          <w:lang w:val="en-GB"/>
        </w:rPr>
        <w:t>I</w:t>
      </w:r>
      <w:r w:rsidR="00CA6F41" w:rsidRPr="00F4259E">
        <w:rPr>
          <w:color w:val="000000"/>
          <w:shd w:val="clear" w:color="auto" w:fill="F8F9FA"/>
          <w:lang w:val="en-GB"/>
        </w:rPr>
        <w:t xml:space="preserve">nternational </w:t>
      </w:r>
      <w:r w:rsidR="00970A81" w:rsidRPr="00F4259E">
        <w:rPr>
          <w:color w:val="000000"/>
          <w:shd w:val="clear" w:color="auto" w:fill="F8F9FA"/>
          <w:lang w:val="en-GB"/>
        </w:rPr>
        <w:t>C</w:t>
      </w:r>
      <w:r w:rsidR="00CA6F41" w:rsidRPr="00F4259E">
        <w:rPr>
          <w:color w:val="000000"/>
          <w:shd w:val="clear" w:color="auto" w:fill="F8F9FA"/>
          <w:lang w:val="en-GB"/>
        </w:rPr>
        <w:t xml:space="preserve">oncern. After the pandemic the WHO developed a new Health Emergencies Programme, hoping to enable a faster and more effective response to outbreaks and emergencies. </w:t>
      </w:r>
      <w:r w:rsidR="003E1A14" w:rsidRPr="00F4259E">
        <w:rPr>
          <w:color w:val="000000"/>
          <w:shd w:val="clear" w:color="auto" w:fill="F8F9FA"/>
          <w:lang w:val="en-GB"/>
        </w:rPr>
        <w:t xml:space="preserve">Given the problems </w:t>
      </w:r>
      <w:r w:rsidR="00F06E56" w:rsidRPr="00F4259E">
        <w:rPr>
          <w:color w:val="000000"/>
          <w:shd w:val="clear" w:color="auto" w:fill="F8F9FA"/>
          <w:lang w:val="en-GB"/>
        </w:rPr>
        <w:t xml:space="preserve">faced by </w:t>
      </w:r>
      <w:r w:rsidR="003E1A14" w:rsidRPr="00F4259E">
        <w:rPr>
          <w:color w:val="000000"/>
          <w:shd w:val="clear" w:color="auto" w:fill="F8F9FA"/>
          <w:lang w:val="en-GB"/>
        </w:rPr>
        <w:t xml:space="preserve">the </w:t>
      </w:r>
      <w:r w:rsidR="00970A81" w:rsidRPr="00F4259E">
        <w:rPr>
          <w:color w:val="000000"/>
          <w:shd w:val="clear" w:color="auto" w:fill="F8F9FA"/>
          <w:lang w:val="en-GB"/>
        </w:rPr>
        <w:t>WHO</w:t>
      </w:r>
      <w:r w:rsidR="003E1A14" w:rsidRPr="00F4259E">
        <w:rPr>
          <w:color w:val="000000"/>
          <w:shd w:val="clear" w:color="auto" w:fill="F8F9FA"/>
          <w:lang w:val="en-GB"/>
        </w:rPr>
        <w:t xml:space="preserve"> under Chan, it was </w:t>
      </w:r>
      <w:r w:rsidR="00970A81" w:rsidRPr="00F4259E">
        <w:rPr>
          <w:color w:val="000000"/>
          <w:shd w:val="clear" w:color="auto" w:fill="F8F9FA"/>
          <w:lang w:val="en-GB"/>
        </w:rPr>
        <w:t>felt</w:t>
      </w:r>
      <w:r w:rsidR="003E1A14" w:rsidRPr="00F4259E">
        <w:rPr>
          <w:color w:val="000000"/>
          <w:shd w:val="clear" w:color="auto" w:fill="F8F9FA"/>
          <w:lang w:val="en-GB"/>
        </w:rPr>
        <w:t xml:space="preserve"> that the organization needed a</w:t>
      </w:r>
      <w:r w:rsidR="00970A81" w:rsidRPr="00F4259E">
        <w:rPr>
          <w:color w:val="000000"/>
          <w:shd w:val="clear" w:color="auto" w:fill="F8F9FA"/>
          <w:lang w:val="en-GB"/>
        </w:rPr>
        <w:t xml:space="preserve"> </w:t>
      </w:r>
      <w:r w:rsidR="003E1A14" w:rsidRPr="00F4259E">
        <w:rPr>
          <w:color w:val="000000"/>
          <w:shd w:val="clear" w:color="auto" w:fill="F8F9FA"/>
          <w:lang w:val="en-GB"/>
        </w:rPr>
        <w:t>n</w:t>
      </w:r>
      <w:r w:rsidR="00970A81" w:rsidRPr="00F4259E">
        <w:rPr>
          <w:color w:val="000000"/>
          <w:shd w:val="clear" w:color="auto" w:fill="F8F9FA"/>
          <w:lang w:val="en-GB"/>
        </w:rPr>
        <w:t>ew</w:t>
      </w:r>
      <w:r w:rsidR="003E1A14" w:rsidRPr="00F4259E">
        <w:rPr>
          <w:color w:val="000000"/>
          <w:shd w:val="clear" w:color="auto" w:fill="F8F9FA"/>
          <w:lang w:val="en-GB"/>
        </w:rPr>
        <w:t xml:space="preserve"> executive head </w:t>
      </w:r>
      <w:r w:rsidR="00970A81" w:rsidRPr="00F4259E">
        <w:rPr>
          <w:color w:val="000000"/>
          <w:shd w:val="clear" w:color="auto" w:fill="F8F9FA"/>
          <w:lang w:val="en-GB"/>
        </w:rPr>
        <w:t>cap</w:t>
      </w:r>
      <w:r w:rsidR="003E1A14" w:rsidRPr="00F4259E">
        <w:rPr>
          <w:color w:val="000000"/>
          <w:shd w:val="clear" w:color="auto" w:fill="F8F9FA"/>
          <w:lang w:val="en-GB"/>
        </w:rPr>
        <w:t xml:space="preserve">able </w:t>
      </w:r>
      <w:r w:rsidR="001D0C8E" w:rsidRPr="00F4259E">
        <w:rPr>
          <w:color w:val="000000"/>
          <w:shd w:val="clear" w:color="auto" w:fill="F8F9FA"/>
          <w:lang w:val="en-GB"/>
        </w:rPr>
        <w:t>of</w:t>
      </w:r>
      <w:r w:rsidR="003E1A14" w:rsidRPr="00F4259E">
        <w:rPr>
          <w:color w:val="000000"/>
          <w:shd w:val="clear" w:color="auto" w:fill="F8F9FA"/>
          <w:lang w:val="en-GB"/>
        </w:rPr>
        <w:t xml:space="preserve"> reform</w:t>
      </w:r>
      <w:r w:rsidR="001D0C8E" w:rsidRPr="00F4259E">
        <w:rPr>
          <w:color w:val="000000"/>
          <w:shd w:val="clear" w:color="auto" w:fill="F8F9FA"/>
          <w:lang w:val="en-GB"/>
        </w:rPr>
        <w:t>ing</w:t>
      </w:r>
      <w:r w:rsidR="003E1A14" w:rsidRPr="00F4259E">
        <w:rPr>
          <w:color w:val="000000"/>
          <w:shd w:val="clear" w:color="auto" w:fill="F8F9FA"/>
          <w:lang w:val="en-GB"/>
        </w:rPr>
        <w:t xml:space="preserve"> the organization</w:t>
      </w:r>
      <w:r w:rsidR="00F06E56" w:rsidRPr="00F4259E">
        <w:rPr>
          <w:color w:val="000000"/>
          <w:shd w:val="clear" w:color="auto" w:fill="F8F9FA"/>
          <w:lang w:val="en-GB"/>
        </w:rPr>
        <w:t xml:space="preserve"> effectively</w:t>
      </w:r>
      <w:r w:rsidR="003E1A14" w:rsidRPr="00F4259E">
        <w:rPr>
          <w:color w:val="000000"/>
          <w:shd w:val="clear" w:color="auto" w:fill="F8F9FA"/>
          <w:lang w:val="en-GB"/>
        </w:rPr>
        <w:t xml:space="preserve">, </w:t>
      </w:r>
      <w:r w:rsidR="001D0C8E" w:rsidRPr="00F4259E">
        <w:rPr>
          <w:color w:val="000000"/>
          <w:shd w:val="clear" w:color="auto" w:fill="F8F9FA"/>
          <w:lang w:val="en-GB"/>
        </w:rPr>
        <w:t xml:space="preserve">as well as </w:t>
      </w:r>
      <w:r w:rsidR="003E1A14" w:rsidRPr="00F4259E">
        <w:rPr>
          <w:color w:val="000000"/>
          <w:shd w:val="clear" w:color="auto" w:fill="F8F9FA"/>
          <w:lang w:val="en-GB"/>
        </w:rPr>
        <w:t>stand</w:t>
      </w:r>
      <w:r w:rsidR="001D0C8E" w:rsidRPr="00F4259E">
        <w:rPr>
          <w:color w:val="000000"/>
          <w:shd w:val="clear" w:color="auto" w:fill="F8F9FA"/>
          <w:lang w:val="en-GB"/>
        </w:rPr>
        <w:t>ing</w:t>
      </w:r>
      <w:r w:rsidR="003E1A14" w:rsidRPr="00F4259E">
        <w:rPr>
          <w:color w:val="000000"/>
          <w:shd w:val="clear" w:color="auto" w:fill="F8F9FA"/>
          <w:lang w:val="en-GB"/>
        </w:rPr>
        <w:t xml:space="preserve"> up to the member states and the regions. </w:t>
      </w:r>
      <w:r w:rsidR="00CA6F41" w:rsidRPr="00F4259E">
        <w:rPr>
          <w:color w:val="000000"/>
          <w:shd w:val="clear" w:color="auto" w:fill="F8F9FA"/>
          <w:lang w:val="en-GB"/>
        </w:rPr>
        <w:t xml:space="preserve">Chan </w:t>
      </w:r>
      <w:r w:rsidR="00F06E56" w:rsidRPr="00F4259E">
        <w:rPr>
          <w:color w:val="000000"/>
          <w:shd w:val="clear" w:color="auto" w:fill="F8F9FA"/>
          <w:lang w:val="en-GB"/>
        </w:rPr>
        <w:t>concluded</w:t>
      </w:r>
      <w:r w:rsidR="00CA6F41" w:rsidRPr="00F4259E">
        <w:rPr>
          <w:color w:val="000000"/>
          <w:shd w:val="clear" w:color="auto" w:fill="F8F9FA"/>
          <w:lang w:val="en-GB"/>
        </w:rPr>
        <w:t xml:space="preserve"> her </w:t>
      </w:r>
      <w:r w:rsidR="00F06E56" w:rsidRPr="00F4259E">
        <w:rPr>
          <w:color w:val="000000"/>
          <w:shd w:val="clear" w:color="auto" w:fill="F8F9FA"/>
          <w:lang w:val="en-GB"/>
        </w:rPr>
        <w:t xml:space="preserve">second </w:t>
      </w:r>
      <w:r w:rsidR="00CA6F41" w:rsidRPr="00F4259E">
        <w:rPr>
          <w:color w:val="000000"/>
          <w:shd w:val="clear" w:color="auto" w:fill="F8F9FA"/>
          <w:lang w:val="en-GB"/>
        </w:rPr>
        <w:t xml:space="preserve">term </w:t>
      </w:r>
      <w:r w:rsidR="00F06E56" w:rsidRPr="00F4259E">
        <w:rPr>
          <w:color w:val="000000"/>
          <w:shd w:val="clear" w:color="auto" w:fill="F8F9FA"/>
          <w:lang w:val="en-GB"/>
        </w:rPr>
        <w:t>of</w:t>
      </w:r>
      <w:r w:rsidR="00CA6F41" w:rsidRPr="00F4259E">
        <w:rPr>
          <w:color w:val="000000"/>
          <w:shd w:val="clear" w:color="auto" w:fill="F8F9FA"/>
          <w:lang w:val="en-GB"/>
        </w:rPr>
        <w:t xml:space="preserve"> office on </w:t>
      </w:r>
      <w:r w:rsidR="003E1A14" w:rsidRPr="00F4259E">
        <w:rPr>
          <w:color w:val="000000"/>
          <w:shd w:val="clear" w:color="auto" w:fill="F8F9FA"/>
          <w:lang w:val="en-GB"/>
        </w:rPr>
        <w:t>30 June 2017 and was succeeded by Tedros Adhanom Ghebreyesus</w:t>
      </w:r>
      <w:r w:rsidR="00F55501" w:rsidRPr="00F4259E">
        <w:rPr>
          <w:color w:val="000000"/>
          <w:shd w:val="clear" w:color="auto" w:fill="F8F9FA"/>
          <w:lang w:val="en-GB"/>
        </w:rPr>
        <w:t xml:space="preserve"> from Ethiopia. </w:t>
      </w:r>
    </w:p>
    <w:p w14:paraId="5BE2D4A5" w14:textId="7801480A" w:rsidR="00C66E43" w:rsidRPr="00F4259E" w:rsidRDefault="003A39FB" w:rsidP="009825C6">
      <w:pPr>
        <w:ind w:firstLine="708"/>
        <w:jc w:val="both"/>
        <w:rPr>
          <w:color w:val="000000"/>
          <w:shd w:val="clear" w:color="auto" w:fill="F8F9FA"/>
          <w:lang w:val="en-GB"/>
        </w:rPr>
      </w:pPr>
      <w:r w:rsidRPr="00F4259E">
        <w:rPr>
          <w:color w:val="000000"/>
          <w:shd w:val="clear" w:color="auto" w:fill="F8F9FA"/>
          <w:lang w:val="en-GB"/>
        </w:rPr>
        <w:t xml:space="preserve">Chan </w:t>
      </w:r>
      <w:r w:rsidR="008242FB" w:rsidRPr="00F4259E">
        <w:rPr>
          <w:color w:val="000000"/>
          <w:shd w:val="clear" w:color="auto" w:fill="F8F9FA"/>
          <w:lang w:val="en-GB"/>
        </w:rPr>
        <w:t>is noted</w:t>
      </w:r>
      <w:r w:rsidRPr="00F4259E">
        <w:rPr>
          <w:color w:val="000000"/>
          <w:shd w:val="clear" w:color="auto" w:fill="F8F9FA"/>
          <w:lang w:val="en-GB"/>
        </w:rPr>
        <w:t xml:space="preserve"> as the first Chinese </w:t>
      </w:r>
      <w:r w:rsidR="00F06E56" w:rsidRPr="00F4259E">
        <w:rPr>
          <w:color w:val="000000"/>
          <w:shd w:val="clear" w:color="auto" w:fill="F8F9FA"/>
          <w:lang w:val="en-GB"/>
        </w:rPr>
        <w:t>national</w:t>
      </w:r>
      <w:r w:rsidR="00970A81" w:rsidRPr="00F4259E">
        <w:rPr>
          <w:color w:val="000000"/>
          <w:shd w:val="clear" w:color="auto" w:fill="F8F9FA"/>
          <w:lang w:val="en-GB"/>
        </w:rPr>
        <w:t xml:space="preserve"> </w:t>
      </w:r>
      <w:r w:rsidRPr="00F4259E">
        <w:rPr>
          <w:color w:val="000000"/>
          <w:shd w:val="clear" w:color="auto" w:fill="F8F9FA"/>
          <w:lang w:val="en-GB"/>
        </w:rPr>
        <w:t xml:space="preserve">to head a UN specialized agency and the second woman to lead the WHO. She was confronted with several epidemics and pandemics, </w:t>
      </w:r>
      <w:r w:rsidR="00F06E56" w:rsidRPr="00F4259E">
        <w:rPr>
          <w:color w:val="000000"/>
          <w:shd w:val="clear" w:color="auto" w:fill="F8F9FA"/>
          <w:lang w:val="en-GB"/>
        </w:rPr>
        <w:t>with</w:t>
      </w:r>
      <w:r w:rsidRPr="00F4259E">
        <w:rPr>
          <w:color w:val="000000"/>
          <w:shd w:val="clear" w:color="auto" w:fill="F8F9FA"/>
          <w:lang w:val="en-GB"/>
        </w:rPr>
        <w:t xml:space="preserve"> mixed results: effective in the 1997 bird flu</w:t>
      </w:r>
      <w:r w:rsidR="00720254" w:rsidRPr="00F4259E">
        <w:rPr>
          <w:color w:val="000000"/>
          <w:shd w:val="clear" w:color="auto" w:fill="F8F9FA"/>
          <w:lang w:val="en-GB"/>
        </w:rPr>
        <w:t xml:space="preserve"> in Hong Kong</w:t>
      </w:r>
      <w:r w:rsidRPr="00F4259E">
        <w:rPr>
          <w:color w:val="000000"/>
          <w:shd w:val="clear" w:color="auto" w:fill="F8F9FA"/>
          <w:lang w:val="en-GB"/>
        </w:rPr>
        <w:t xml:space="preserve">, less effective in the 2003 SARS outbreak </w:t>
      </w:r>
      <w:r w:rsidR="005030A6" w:rsidRPr="00F4259E">
        <w:rPr>
          <w:color w:val="000000"/>
          <w:shd w:val="clear" w:color="auto" w:fill="F8F9FA"/>
          <w:lang w:val="en-GB"/>
        </w:rPr>
        <w:t>there</w:t>
      </w:r>
      <w:r w:rsidRPr="00F4259E">
        <w:rPr>
          <w:color w:val="000000"/>
          <w:shd w:val="clear" w:color="auto" w:fill="F8F9FA"/>
          <w:lang w:val="en-GB"/>
        </w:rPr>
        <w:t>, over</w:t>
      </w:r>
      <w:r w:rsidR="003352DF" w:rsidRPr="00F4259E">
        <w:rPr>
          <w:color w:val="000000"/>
          <w:shd w:val="clear" w:color="auto" w:fill="F8F9FA"/>
          <w:lang w:val="en-GB"/>
        </w:rPr>
        <w:t>re</w:t>
      </w:r>
      <w:r w:rsidRPr="00F4259E">
        <w:rPr>
          <w:color w:val="000000"/>
          <w:shd w:val="clear" w:color="auto" w:fill="F8F9FA"/>
          <w:lang w:val="en-GB"/>
        </w:rPr>
        <w:t>active in the 2009 swine flu pandemic and slow</w:t>
      </w:r>
      <w:r w:rsidR="00F06E56" w:rsidRPr="00F4259E">
        <w:rPr>
          <w:color w:val="000000"/>
          <w:shd w:val="clear" w:color="auto" w:fill="F8F9FA"/>
          <w:lang w:val="en-GB"/>
        </w:rPr>
        <w:t xml:space="preserve"> to</w:t>
      </w:r>
      <w:r w:rsidRPr="00F4259E">
        <w:rPr>
          <w:color w:val="000000"/>
          <w:shd w:val="clear" w:color="auto" w:fill="F8F9FA"/>
          <w:lang w:val="en-GB"/>
        </w:rPr>
        <w:t xml:space="preserve"> respon</w:t>
      </w:r>
      <w:r w:rsidR="005030A6" w:rsidRPr="00F4259E">
        <w:rPr>
          <w:color w:val="000000"/>
          <w:shd w:val="clear" w:color="auto" w:fill="F8F9FA"/>
          <w:lang w:val="en-GB"/>
        </w:rPr>
        <w:t>d</w:t>
      </w:r>
      <w:r w:rsidRPr="00F4259E">
        <w:rPr>
          <w:color w:val="000000"/>
          <w:shd w:val="clear" w:color="auto" w:fill="F8F9FA"/>
          <w:lang w:val="en-GB"/>
        </w:rPr>
        <w:t xml:space="preserve"> to the 2014 Ebola outbreak. She </w:t>
      </w:r>
      <w:r w:rsidR="003352DF" w:rsidRPr="00F4259E">
        <w:rPr>
          <w:color w:val="000000"/>
          <w:shd w:val="clear" w:color="auto" w:fill="F8F9FA"/>
          <w:lang w:val="en-GB"/>
        </w:rPr>
        <w:t xml:space="preserve">generally </w:t>
      </w:r>
      <w:r w:rsidRPr="00F4259E">
        <w:rPr>
          <w:color w:val="000000"/>
          <w:shd w:val="clear" w:color="auto" w:fill="F8F9FA"/>
          <w:lang w:val="en-GB"/>
        </w:rPr>
        <w:t xml:space="preserve">preferred to work behind the scenes in a very quiet way and ‘too often with silent, rather than a strong voice’, according to </w:t>
      </w:r>
      <w:r w:rsidRPr="00F4259E">
        <w:rPr>
          <w:i/>
          <w:iCs/>
          <w:color w:val="000000"/>
          <w:shd w:val="clear" w:color="auto" w:fill="F8F9FA"/>
          <w:lang w:val="en-GB"/>
        </w:rPr>
        <w:t>Lancet</w:t>
      </w:r>
      <w:r w:rsidRPr="00F4259E">
        <w:rPr>
          <w:color w:val="000000"/>
          <w:shd w:val="clear" w:color="auto" w:fill="F8F9FA"/>
          <w:lang w:val="en-GB"/>
        </w:rPr>
        <w:t xml:space="preserve"> Editor Horton</w:t>
      </w:r>
      <w:r w:rsidR="005D0D85" w:rsidRPr="00F4259E">
        <w:rPr>
          <w:color w:val="000000"/>
          <w:shd w:val="clear" w:color="auto" w:fill="F8F9FA"/>
          <w:lang w:val="en-GB"/>
        </w:rPr>
        <w:t xml:space="preserve"> (quoted in Huet 2017)</w:t>
      </w:r>
      <w:r w:rsidRPr="00F4259E">
        <w:rPr>
          <w:color w:val="000000"/>
          <w:shd w:val="clear" w:color="auto" w:fill="F8F9FA"/>
          <w:lang w:val="en-GB"/>
        </w:rPr>
        <w:t xml:space="preserve">. </w:t>
      </w:r>
      <w:r w:rsidR="00970A81" w:rsidRPr="00F4259E">
        <w:rPr>
          <w:color w:val="000000"/>
          <w:shd w:val="clear" w:color="auto" w:fill="F8F9FA"/>
          <w:lang w:val="en-GB"/>
        </w:rPr>
        <w:t>Chan</w:t>
      </w:r>
      <w:r w:rsidR="00C66E43" w:rsidRPr="00F4259E">
        <w:rPr>
          <w:color w:val="000000"/>
          <w:shd w:val="clear" w:color="auto" w:fill="F8F9FA"/>
          <w:lang w:val="en-GB"/>
        </w:rPr>
        <w:t xml:space="preserve"> found it difficult to impose direction on the member states: ‘It’s quite a balancing act to satisfy 194 </w:t>
      </w:r>
      <w:proofErr w:type="gramStart"/>
      <w:r w:rsidR="00C66E43" w:rsidRPr="00F4259E">
        <w:rPr>
          <w:color w:val="000000"/>
          <w:shd w:val="clear" w:color="auto" w:fill="F8F9FA"/>
          <w:lang w:val="en-GB"/>
        </w:rPr>
        <w:t>countries’</w:t>
      </w:r>
      <w:proofErr w:type="gramEnd"/>
      <w:r w:rsidR="00C66E43" w:rsidRPr="00F4259E">
        <w:rPr>
          <w:color w:val="000000"/>
          <w:shd w:val="clear" w:color="auto" w:fill="F8F9FA"/>
          <w:lang w:val="en-GB"/>
        </w:rPr>
        <w:t xml:space="preserve">. However, she </w:t>
      </w:r>
      <w:r w:rsidR="00970A81" w:rsidRPr="00F4259E">
        <w:rPr>
          <w:color w:val="000000"/>
          <w:shd w:val="clear" w:color="auto" w:fill="F8F9FA"/>
          <w:lang w:val="en-GB"/>
        </w:rPr>
        <w:t>wa</w:t>
      </w:r>
      <w:r w:rsidR="00C66E43" w:rsidRPr="00F4259E">
        <w:rPr>
          <w:color w:val="000000"/>
          <w:shd w:val="clear" w:color="auto" w:fill="F8F9FA"/>
          <w:lang w:val="en-GB"/>
        </w:rPr>
        <w:t xml:space="preserve">s also known for ‘bursting into Broadway musical numbers during meetings, cracking jokes, grabbing people by the hand and getting African health ministers to dance with her’ (Huet 2017). </w:t>
      </w:r>
      <w:r w:rsidR="006D4B2B" w:rsidRPr="00F4259E">
        <w:rPr>
          <w:color w:val="000000"/>
          <w:shd w:val="clear" w:color="auto" w:fill="F8F9FA"/>
          <w:lang w:val="en-GB"/>
        </w:rPr>
        <w:t xml:space="preserve">In 2018 </w:t>
      </w:r>
      <w:r w:rsidR="00970A81" w:rsidRPr="00F4259E">
        <w:rPr>
          <w:color w:val="000000"/>
          <w:shd w:val="clear" w:color="auto" w:fill="F8F9FA"/>
          <w:lang w:val="en-GB"/>
        </w:rPr>
        <w:t>Chan</w:t>
      </w:r>
      <w:r w:rsidR="006D4B2B" w:rsidRPr="00F4259E">
        <w:rPr>
          <w:color w:val="000000"/>
          <w:shd w:val="clear" w:color="auto" w:fill="F8F9FA"/>
          <w:lang w:val="en-GB"/>
        </w:rPr>
        <w:t xml:space="preserve"> joined the </w:t>
      </w:r>
      <w:r w:rsidR="00FB7BA0" w:rsidRPr="00F4259E">
        <w:rPr>
          <w:color w:val="000000"/>
          <w:shd w:val="clear" w:color="auto" w:fill="F8F9FA"/>
          <w:lang w:val="en-GB"/>
        </w:rPr>
        <w:t xml:space="preserve">non-governmental </w:t>
      </w:r>
      <w:r w:rsidR="006D4B2B" w:rsidRPr="00F4259E">
        <w:rPr>
          <w:color w:val="000000"/>
          <w:shd w:val="clear" w:color="auto" w:fill="F8F9FA"/>
          <w:lang w:val="en-GB"/>
        </w:rPr>
        <w:t>Task Force on Fiscal Policy, which seeks to address preventable leading causes of death and noncommunicable diseases through fiscal policy, and the Council of Advisors to the Boao Forum for Asia, which hosts high-level forums for leaders from government, business and academia</w:t>
      </w:r>
      <w:r w:rsidR="00794F88" w:rsidRPr="00F4259E">
        <w:rPr>
          <w:color w:val="000000"/>
          <w:shd w:val="clear" w:color="auto" w:fill="F8F9FA"/>
          <w:lang w:val="en-GB"/>
        </w:rPr>
        <w:t xml:space="preserve"> as</w:t>
      </w:r>
      <w:r w:rsidR="006D4B2B" w:rsidRPr="00F4259E">
        <w:rPr>
          <w:color w:val="000000"/>
          <w:shd w:val="clear" w:color="auto" w:fill="F8F9FA"/>
          <w:lang w:val="en-GB"/>
        </w:rPr>
        <w:t xml:space="preserve"> a </w:t>
      </w:r>
      <w:r w:rsidR="005030A6" w:rsidRPr="00F4259E">
        <w:rPr>
          <w:color w:val="000000"/>
          <w:shd w:val="clear" w:color="auto" w:fill="F8F9FA"/>
          <w:lang w:val="en-GB"/>
        </w:rPr>
        <w:t>sort</w:t>
      </w:r>
      <w:r w:rsidR="006D4B2B" w:rsidRPr="00F4259E">
        <w:rPr>
          <w:color w:val="000000"/>
          <w:shd w:val="clear" w:color="auto" w:fill="F8F9FA"/>
          <w:lang w:val="en-GB"/>
        </w:rPr>
        <w:t xml:space="preserve"> of regional World Economic Forum.</w:t>
      </w:r>
      <w:r w:rsidR="00720254" w:rsidRPr="00F4259E">
        <w:rPr>
          <w:color w:val="000000"/>
          <w:shd w:val="clear" w:color="auto" w:fill="F8F9FA"/>
          <w:lang w:val="en-GB"/>
        </w:rPr>
        <w:t xml:space="preserve"> </w:t>
      </w:r>
      <w:r w:rsidR="00F06E56" w:rsidRPr="00F4259E">
        <w:rPr>
          <w:color w:val="000000"/>
          <w:shd w:val="clear" w:color="auto" w:fill="F8F9FA"/>
          <w:lang w:val="en-GB"/>
        </w:rPr>
        <w:t xml:space="preserve">She is available as a keynote speaker and is </w:t>
      </w:r>
      <w:r w:rsidR="0091268D" w:rsidRPr="00F4259E">
        <w:rPr>
          <w:color w:val="000000"/>
          <w:shd w:val="clear" w:color="auto" w:fill="F8F9FA"/>
          <w:lang w:val="en-GB"/>
        </w:rPr>
        <w:t xml:space="preserve">the inaugural </w:t>
      </w:r>
      <w:r w:rsidR="00F06E56" w:rsidRPr="00F4259E">
        <w:rPr>
          <w:color w:val="000000"/>
          <w:shd w:val="clear" w:color="auto" w:fill="F8F9FA"/>
          <w:lang w:val="en-GB"/>
        </w:rPr>
        <w:t xml:space="preserve">Dean of the Vanke School of Public </w:t>
      </w:r>
      <w:r w:rsidR="0091268D" w:rsidRPr="00F4259E">
        <w:rPr>
          <w:color w:val="000000"/>
          <w:shd w:val="clear" w:color="auto" w:fill="F8F9FA"/>
          <w:lang w:val="en-GB"/>
        </w:rPr>
        <w:t xml:space="preserve">Health, established </w:t>
      </w:r>
      <w:r w:rsidR="00F06E56" w:rsidRPr="00F4259E">
        <w:rPr>
          <w:color w:val="000000"/>
          <w:shd w:val="clear" w:color="auto" w:fill="F8F9FA"/>
          <w:lang w:val="en-GB"/>
        </w:rPr>
        <w:t>at Tsing</w:t>
      </w:r>
      <w:r w:rsidR="0091268D" w:rsidRPr="00F4259E">
        <w:rPr>
          <w:color w:val="000000"/>
          <w:shd w:val="clear" w:color="auto" w:fill="F8F9FA"/>
          <w:lang w:val="en-GB"/>
        </w:rPr>
        <w:t>hua University in Beijing in 2020.</w:t>
      </w:r>
    </w:p>
    <w:p w14:paraId="7DB444A5" w14:textId="77777777" w:rsidR="00720254" w:rsidRPr="00F4259E" w:rsidRDefault="00720254" w:rsidP="009825C6">
      <w:pPr>
        <w:jc w:val="both"/>
        <w:rPr>
          <w:color w:val="000000"/>
          <w:shd w:val="clear" w:color="auto" w:fill="F8F9FA"/>
          <w:lang w:val="en-GB"/>
        </w:rPr>
      </w:pPr>
    </w:p>
    <w:p w14:paraId="360BA344" w14:textId="6B6708C0" w:rsidR="00D86F74" w:rsidRPr="00F4259E" w:rsidRDefault="004E1245" w:rsidP="009825C6">
      <w:pPr>
        <w:jc w:val="both"/>
        <w:rPr>
          <w:lang w:val="en-GB"/>
        </w:rPr>
      </w:pPr>
      <w:r w:rsidRPr="00F4259E">
        <w:rPr>
          <w:b/>
          <w:bCs/>
          <w:color w:val="000000"/>
          <w:shd w:val="clear" w:color="auto" w:fill="F8F9FA"/>
          <w:lang w:val="en-GB"/>
        </w:rPr>
        <w:t>PUBLICATIONS</w:t>
      </w:r>
      <w:r w:rsidRPr="00F4259E">
        <w:rPr>
          <w:color w:val="000000"/>
          <w:shd w:val="clear" w:color="auto" w:fill="F8F9FA"/>
          <w:lang w:val="en-GB"/>
        </w:rPr>
        <w:t>:</w:t>
      </w:r>
      <w:r w:rsidR="00550D66" w:rsidRPr="00F4259E">
        <w:rPr>
          <w:color w:val="000000"/>
          <w:shd w:val="clear" w:color="auto" w:fill="F8F9FA"/>
          <w:lang w:val="en-GB"/>
        </w:rPr>
        <w:t xml:space="preserve"> </w:t>
      </w:r>
      <w:r w:rsidR="008C4584" w:rsidRPr="00F4259E">
        <w:rPr>
          <w:color w:val="000000"/>
          <w:shd w:val="clear" w:color="auto" w:fill="F8F9FA"/>
          <w:lang w:val="en-GB"/>
        </w:rPr>
        <w:t xml:space="preserve">‘Recent Development of Traditional Chinese Medicine in Hong Kong’ </w:t>
      </w:r>
      <w:r w:rsidR="005D0D85" w:rsidRPr="00F4259E">
        <w:rPr>
          <w:color w:val="000000"/>
          <w:shd w:val="clear" w:color="auto" w:fill="F8F9FA"/>
          <w:lang w:val="en-GB"/>
        </w:rPr>
        <w:t xml:space="preserve">in </w:t>
      </w:r>
      <w:r w:rsidR="008C4584" w:rsidRPr="00F4259E">
        <w:rPr>
          <w:i/>
          <w:iCs/>
          <w:color w:val="000000"/>
          <w:shd w:val="clear" w:color="auto" w:fill="F8F9FA"/>
          <w:lang w:val="en-GB"/>
        </w:rPr>
        <w:t>Chinese Journal of Integrative Medicine</w:t>
      </w:r>
      <w:r w:rsidR="008C4584" w:rsidRPr="00F4259E">
        <w:rPr>
          <w:color w:val="000000"/>
          <w:shd w:val="clear" w:color="auto" w:fill="F8F9FA"/>
          <w:lang w:val="en-GB"/>
        </w:rPr>
        <w:t>, December 1997, 313;</w:t>
      </w:r>
      <w:r w:rsidR="00550D66" w:rsidRPr="00F4259E">
        <w:rPr>
          <w:color w:val="000000"/>
          <w:shd w:val="clear" w:color="auto" w:fill="F8F9FA"/>
          <w:lang w:val="en-GB"/>
        </w:rPr>
        <w:t xml:space="preserve"> </w:t>
      </w:r>
      <w:r w:rsidR="00D86F74" w:rsidRPr="00F4259E">
        <w:rPr>
          <w:color w:val="000000"/>
          <w:shd w:val="clear" w:color="auto" w:fill="F8F9FA"/>
          <w:lang w:val="en-GB"/>
        </w:rPr>
        <w:t>‘Pandemic Flu</w:t>
      </w:r>
      <w:r w:rsidR="00035174" w:rsidRPr="00F4259E">
        <w:rPr>
          <w:color w:val="000000"/>
          <w:shd w:val="clear" w:color="auto" w:fill="F8F9FA"/>
          <w:lang w:val="en-GB"/>
        </w:rPr>
        <w:t xml:space="preserve"> –</w:t>
      </w:r>
      <w:r w:rsidR="00D86F74" w:rsidRPr="00F4259E">
        <w:rPr>
          <w:color w:val="000000"/>
          <w:shd w:val="clear" w:color="auto" w:fill="F8F9FA"/>
          <w:lang w:val="en-GB"/>
        </w:rPr>
        <w:t xml:space="preserve"> Communicating the Risks’ </w:t>
      </w:r>
      <w:r w:rsidR="005D0D85" w:rsidRPr="00F4259E">
        <w:rPr>
          <w:color w:val="000000"/>
          <w:shd w:val="clear" w:color="auto" w:fill="F8F9FA"/>
          <w:lang w:val="en-GB"/>
        </w:rPr>
        <w:t xml:space="preserve">in </w:t>
      </w:r>
      <w:r w:rsidR="00D86F74" w:rsidRPr="00F4259E">
        <w:rPr>
          <w:i/>
          <w:iCs/>
          <w:color w:val="000000"/>
          <w:shd w:val="clear" w:color="auto" w:fill="F8F9FA"/>
          <w:lang w:val="en-GB"/>
        </w:rPr>
        <w:t>Bulletin of the World Health Organization</w:t>
      </w:r>
      <w:r w:rsidR="00D86F74" w:rsidRPr="00F4259E">
        <w:rPr>
          <w:color w:val="000000"/>
          <w:shd w:val="clear" w:color="auto" w:fill="F8F9FA"/>
          <w:lang w:val="en-GB"/>
        </w:rPr>
        <w:t xml:space="preserve">, </w:t>
      </w:r>
      <w:r w:rsidR="00003AFC" w:rsidRPr="00F4259E">
        <w:rPr>
          <w:color w:val="000000"/>
          <w:shd w:val="clear" w:color="auto" w:fill="F8F9FA"/>
          <w:lang w:val="en-GB"/>
        </w:rPr>
        <w:t xml:space="preserve">84/1, </w:t>
      </w:r>
      <w:r w:rsidR="00D86F74" w:rsidRPr="00F4259E">
        <w:rPr>
          <w:color w:val="000000"/>
          <w:shd w:val="clear" w:color="auto" w:fill="F8F9FA"/>
          <w:lang w:val="en-GB"/>
        </w:rPr>
        <w:t>January 2006</w:t>
      </w:r>
      <w:r w:rsidR="00035174" w:rsidRPr="00F4259E">
        <w:rPr>
          <w:color w:val="000000"/>
          <w:shd w:val="clear" w:color="auto" w:fill="F8F9FA"/>
          <w:lang w:val="en-GB"/>
        </w:rPr>
        <w:t xml:space="preserve">, 9-10; ‘A Turning Point in the History of Humanity’s Oldest Diseases: Guest Commentary by WHO Director-General Margaret Chan’ </w:t>
      </w:r>
      <w:r w:rsidR="005D0D85" w:rsidRPr="00F4259E">
        <w:rPr>
          <w:color w:val="000000"/>
          <w:shd w:val="clear" w:color="auto" w:fill="F8F9FA"/>
          <w:lang w:val="en-GB"/>
        </w:rPr>
        <w:t xml:space="preserve">in </w:t>
      </w:r>
      <w:proofErr w:type="spellStart"/>
      <w:r w:rsidR="00035174" w:rsidRPr="00F4259E">
        <w:rPr>
          <w:i/>
          <w:iCs/>
          <w:color w:val="000000"/>
          <w:shd w:val="clear" w:color="auto" w:fill="F8F9FA"/>
          <w:lang w:val="en-GB"/>
        </w:rPr>
        <w:t>PLoS</w:t>
      </w:r>
      <w:proofErr w:type="spellEnd"/>
      <w:r w:rsidR="00035174" w:rsidRPr="00F4259E">
        <w:rPr>
          <w:i/>
          <w:iCs/>
          <w:color w:val="000000"/>
          <w:shd w:val="clear" w:color="auto" w:fill="F8F9FA"/>
          <w:lang w:val="en-GB"/>
        </w:rPr>
        <w:t xml:space="preserve"> Neglected Tropical Diseases</w:t>
      </w:r>
      <w:r w:rsidR="00035174" w:rsidRPr="00F4259E">
        <w:rPr>
          <w:color w:val="000000"/>
          <w:shd w:val="clear" w:color="auto" w:fill="F8F9FA"/>
          <w:lang w:val="en-GB"/>
        </w:rPr>
        <w:t>, 1/1, 2007, e65;</w:t>
      </w:r>
      <w:r w:rsidR="00550D66" w:rsidRPr="00F4259E">
        <w:rPr>
          <w:color w:val="000000"/>
          <w:shd w:val="clear" w:color="auto" w:fill="F8F9FA"/>
          <w:lang w:val="en-GB"/>
        </w:rPr>
        <w:t xml:space="preserve"> </w:t>
      </w:r>
      <w:r w:rsidR="00035174" w:rsidRPr="00F4259E">
        <w:rPr>
          <w:color w:val="000000"/>
          <w:shd w:val="clear" w:color="auto" w:fill="F8F9FA"/>
          <w:lang w:val="en-GB"/>
        </w:rPr>
        <w:t xml:space="preserve">‘Statement by </w:t>
      </w:r>
      <w:proofErr w:type="spellStart"/>
      <w:r w:rsidR="00035174" w:rsidRPr="00F4259E">
        <w:rPr>
          <w:color w:val="000000"/>
          <w:shd w:val="clear" w:color="auto" w:fill="F8F9FA"/>
          <w:lang w:val="en-GB"/>
        </w:rPr>
        <w:t>Dr.</w:t>
      </w:r>
      <w:proofErr w:type="spellEnd"/>
      <w:r w:rsidR="00035174" w:rsidRPr="00F4259E">
        <w:rPr>
          <w:color w:val="000000"/>
          <w:shd w:val="clear" w:color="auto" w:fill="F8F9FA"/>
          <w:lang w:val="en-GB"/>
        </w:rPr>
        <w:t xml:space="preserve"> Margaret Chan, WHO Director-General, on the Occasion of International Women’s Day’</w:t>
      </w:r>
      <w:r w:rsidR="00E32188" w:rsidRPr="00F4259E">
        <w:rPr>
          <w:color w:val="000000"/>
          <w:shd w:val="clear" w:color="auto" w:fill="F8F9FA"/>
          <w:lang w:val="en-GB"/>
        </w:rPr>
        <w:t xml:space="preserve"> </w:t>
      </w:r>
      <w:r w:rsidR="005D0D85" w:rsidRPr="00F4259E">
        <w:rPr>
          <w:color w:val="000000"/>
          <w:shd w:val="clear" w:color="auto" w:fill="F8F9FA"/>
          <w:lang w:val="en-GB"/>
        </w:rPr>
        <w:t xml:space="preserve">in </w:t>
      </w:r>
      <w:r w:rsidR="00550D66" w:rsidRPr="00F4259E">
        <w:rPr>
          <w:i/>
          <w:iCs/>
          <w:color w:val="000000"/>
          <w:shd w:val="clear" w:color="auto" w:fill="F8F9FA"/>
          <w:lang w:val="en-GB"/>
        </w:rPr>
        <w:t>International Journal of Health Care Quality</w:t>
      </w:r>
      <w:r w:rsidR="00550D66" w:rsidRPr="00F4259E">
        <w:rPr>
          <w:color w:val="000000"/>
          <w:shd w:val="clear" w:color="auto" w:fill="F8F9FA"/>
          <w:lang w:val="en-GB"/>
        </w:rPr>
        <w:t>, 20/4, 19 June 2007</w:t>
      </w:r>
      <w:r w:rsidR="005D0D85" w:rsidRPr="00F4259E">
        <w:rPr>
          <w:color w:val="000000"/>
          <w:shd w:val="clear" w:color="auto" w:fill="F8F9FA"/>
          <w:lang w:val="en-GB"/>
        </w:rPr>
        <w:t xml:space="preserve">, </w:t>
      </w:r>
      <w:r w:rsidR="00E32188" w:rsidRPr="00F4259E">
        <w:rPr>
          <w:color w:val="000000"/>
          <w:shd w:val="clear" w:color="auto" w:fill="F8F9FA"/>
          <w:lang w:val="en-GB"/>
        </w:rPr>
        <w:t xml:space="preserve">available </w:t>
      </w:r>
      <w:r w:rsidR="00DE710F" w:rsidRPr="00F4259E">
        <w:rPr>
          <w:color w:val="000000"/>
          <w:shd w:val="clear" w:color="auto" w:fill="F8F9FA"/>
          <w:lang w:val="en-GB"/>
        </w:rPr>
        <w:t>at</w:t>
      </w:r>
      <w:r w:rsidR="00E32188" w:rsidRPr="00F4259E">
        <w:rPr>
          <w:color w:val="000000"/>
          <w:shd w:val="clear" w:color="auto" w:fill="F8F9FA"/>
          <w:lang w:val="en-GB"/>
        </w:rPr>
        <w:t xml:space="preserve"> </w:t>
      </w:r>
      <w:hyperlink r:id="rId8" w:history="1">
        <w:r w:rsidR="00550470" w:rsidRPr="00F4259E">
          <w:rPr>
            <w:rStyle w:val="Hyperlink"/>
            <w:u w:val="none"/>
            <w:shd w:val="clear" w:color="auto" w:fill="F8F9FA"/>
            <w:lang w:val="en-GB"/>
          </w:rPr>
          <w:t>www.who.int/mediacentre/news/statements/2007/s05/en/</w:t>
        </w:r>
      </w:hyperlink>
      <w:r w:rsidR="00550470" w:rsidRPr="00F4259E">
        <w:rPr>
          <w:color w:val="000000"/>
          <w:shd w:val="clear" w:color="auto" w:fill="F8F9FA"/>
          <w:lang w:val="en-GB"/>
        </w:rPr>
        <w:t>;</w:t>
      </w:r>
      <w:r w:rsidR="00550D66" w:rsidRPr="00F4259E">
        <w:rPr>
          <w:color w:val="000000"/>
          <w:shd w:val="clear" w:color="auto" w:fill="F8F9FA"/>
          <w:lang w:val="en-GB"/>
        </w:rPr>
        <w:t xml:space="preserve"> </w:t>
      </w:r>
      <w:r w:rsidR="008C4584" w:rsidRPr="00F4259E">
        <w:rPr>
          <w:color w:val="000000"/>
          <w:shd w:val="clear" w:color="auto" w:fill="F8F9FA"/>
          <w:lang w:val="en-GB"/>
        </w:rPr>
        <w:t xml:space="preserve">‘Health and the MDGs’ </w:t>
      </w:r>
      <w:r w:rsidR="005D0D85" w:rsidRPr="00F4259E">
        <w:rPr>
          <w:color w:val="000000"/>
          <w:shd w:val="clear" w:color="auto" w:fill="F8F9FA"/>
          <w:lang w:val="en-GB"/>
        </w:rPr>
        <w:t xml:space="preserve">in </w:t>
      </w:r>
      <w:r w:rsidR="008C4584" w:rsidRPr="00F4259E">
        <w:rPr>
          <w:i/>
          <w:iCs/>
          <w:color w:val="000000"/>
          <w:shd w:val="clear" w:color="auto" w:fill="F8F9FA"/>
          <w:lang w:val="en-GB"/>
        </w:rPr>
        <w:t>UN Chronicle</w:t>
      </w:r>
      <w:r w:rsidR="008C4584" w:rsidRPr="00F4259E">
        <w:rPr>
          <w:color w:val="000000"/>
          <w:shd w:val="clear" w:color="auto" w:fill="F8F9FA"/>
          <w:lang w:val="en-GB"/>
        </w:rPr>
        <w:t xml:space="preserve">, 44/4, 2007, 30-32; </w:t>
      </w:r>
      <w:r w:rsidR="003F01D7" w:rsidRPr="00F4259E">
        <w:rPr>
          <w:i/>
          <w:iCs/>
          <w:color w:val="000000"/>
          <w:shd w:val="clear" w:color="auto" w:fill="F8F9FA"/>
          <w:lang w:val="en-GB"/>
        </w:rPr>
        <w:t>A Safer Future: Global Public Health Security in the 21st Century</w:t>
      </w:r>
      <w:r w:rsidR="003F01D7" w:rsidRPr="00F4259E">
        <w:rPr>
          <w:color w:val="000000"/>
          <w:shd w:val="clear" w:color="auto" w:fill="F8F9FA"/>
          <w:lang w:val="en-GB"/>
        </w:rPr>
        <w:t xml:space="preserve">, Geneva 2007 (Global Health Report, with Th. Prentice and L. Tucker </w:t>
      </w:r>
      <w:proofErr w:type="spellStart"/>
      <w:r w:rsidR="003F01D7" w:rsidRPr="00F4259E">
        <w:rPr>
          <w:color w:val="000000"/>
          <w:shd w:val="clear" w:color="auto" w:fill="F8F9FA"/>
          <w:lang w:val="en-GB"/>
        </w:rPr>
        <w:t>Reiners</w:t>
      </w:r>
      <w:proofErr w:type="spellEnd"/>
      <w:r w:rsidR="003F01D7" w:rsidRPr="00F4259E">
        <w:rPr>
          <w:color w:val="000000"/>
          <w:shd w:val="clear" w:color="auto" w:fill="F8F9FA"/>
          <w:lang w:val="en-GB"/>
        </w:rPr>
        <w:t>);</w:t>
      </w:r>
      <w:r w:rsidR="00550D66" w:rsidRPr="00F4259E">
        <w:rPr>
          <w:color w:val="000000"/>
          <w:shd w:val="clear" w:color="auto" w:fill="F8F9FA"/>
          <w:lang w:val="en-GB"/>
        </w:rPr>
        <w:t xml:space="preserve"> </w:t>
      </w:r>
      <w:r w:rsidR="00550470" w:rsidRPr="00F4259E">
        <w:rPr>
          <w:color w:val="000000"/>
          <w:shd w:val="clear" w:color="auto" w:fill="F8F9FA"/>
          <w:lang w:val="en-GB"/>
        </w:rPr>
        <w:t xml:space="preserve">‘Return to Alma-Ata’ </w:t>
      </w:r>
      <w:r w:rsidR="005D0D85" w:rsidRPr="00F4259E">
        <w:rPr>
          <w:color w:val="000000"/>
          <w:shd w:val="clear" w:color="auto" w:fill="F8F9FA"/>
          <w:lang w:val="en-GB"/>
        </w:rPr>
        <w:t xml:space="preserve">in </w:t>
      </w:r>
      <w:r w:rsidR="00550470" w:rsidRPr="00F4259E">
        <w:rPr>
          <w:i/>
          <w:iCs/>
          <w:color w:val="000000"/>
          <w:shd w:val="clear" w:color="auto" w:fill="F8F9FA"/>
          <w:lang w:val="en-GB"/>
        </w:rPr>
        <w:t>The Lancet</w:t>
      </w:r>
      <w:r w:rsidR="00550470" w:rsidRPr="00F4259E">
        <w:rPr>
          <w:color w:val="000000"/>
          <w:shd w:val="clear" w:color="auto" w:fill="F8F9FA"/>
          <w:lang w:val="en-GB"/>
        </w:rPr>
        <w:t>, 372</w:t>
      </w:r>
      <w:r w:rsidR="00970A81" w:rsidRPr="00F4259E">
        <w:rPr>
          <w:color w:val="000000"/>
          <w:shd w:val="clear" w:color="auto" w:fill="F8F9FA"/>
          <w:lang w:val="en-GB"/>
        </w:rPr>
        <w:t>/9642</w:t>
      </w:r>
      <w:r w:rsidR="00550470" w:rsidRPr="00F4259E">
        <w:rPr>
          <w:color w:val="000000"/>
          <w:shd w:val="clear" w:color="auto" w:fill="F8F9FA"/>
          <w:lang w:val="en-GB"/>
        </w:rPr>
        <w:t>, 13 September 2008, 865-866;</w:t>
      </w:r>
      <w:r w:rsidR="00550D66" w:rsidRPr="00F4259E">
        <w:rPr>
          <w:color w:val="000000"/>
          <w:shd w:val="clear" w:color="auto" w:fill="F8F9FA"/>
          <w:lang w:val="en-GB"/>
        </w:rPr>
        <w:t xml:space="preserve"> </w:t>
      </w:r>
      <w:r w:rsidR="00550470" w:rsidRPr="00F4259E">
        <w:rPr>
          <w:color w:val="000000"/>
          <w:shd w:val="clear" w:color="auto" w:fill="F8F9FA"/>
          <w:lang w:val="en-GB"/>
        </w:rPr>
        <w:t xml:space="preserve">‘The Global Nutrition Challenge: Getting a Healthy Start’ </w:t>
      </w:r>
      <w:r w:rsidR="005D0D85" w:rsidRPr="00F4259E">
        <w:rPr>
          <w:color w:val="000000"/>
          <w:shd w:val="clear" w:color="auto" w:fill="F8F9FA"/>
          <w:lang w:val="en-GB"/>
        </w:rPr>
        <w:t xml:space="preserve">in </w:t>
      </w:r>
      <w:r w:rsidR="00550470" w:rsidRPr="00F4259E">
        <w:rPr>
          <w:i/>
          <w:iCs/>
          <w:color w:val="000000"/>
          <w:shd w:val="clear" w:color="auto" w:fill="F8F9FA"/>
          <w:lang w:val="en-GB"/>
        </w:rPr>
        <w:t xml:space="preserve">Journal für </w:t>
      </w:r>
      <w:proofErr w:type="spellStart"/>
      <w:r w:rsidR="00550470" w:rsidRPr="00F4259E">
        <w:rPr>
          <w:i/>
          <w:iCs/>
          <w:color w:val="000000"/>
          <w:shd w:val="clear" w:color="auto" w:fill="F8F9FA"/>
          <w:lang w:val="en-GB"/>
        </w:rPr>
        <w:t>Verbraucherschutz</w:t>
      </w:r>
      <w:proofErr w:type="spellEnd"/>
      <w:r w:rsidR="00550470" w:rsidRPr="00F4259E">
        <w:rPr>
          <w:i/>
          <w:iCs/>
          <w:color w:val="000000"/>
          <w:shd w:val="clear" w:color="auto" w:fill="F8F9FA"/>
          <w:lang w:val="en-GB"/>
        </w:rPr>
        <w:t xml:space="preserve"> und </w:t>
      </w:r>
      <w:proofErr w:type="spellStart"/>
      <w:r w:rsidR="00550470" w:rsidRPr="00F4259E">
        <w:rPr>
          <w:i/>
          <w:iCs/>
          <w:color w:val="000000"/>
          <w:shd w:val="clear" w:color="auto" w:fill="F8F9FA"/>
          <w:lang w:val="en-GB"/>
        </w:rPr>
        <w:t>Lebensmittelsicherheit</w:t>
      </w:r>
      <w:proofErr w:type="spellEnd"/>
      <w:r w:rsidR="00550470" w:rsidRPr="00F4259E">
        <w:rPr>
          <w:color w:val="000000"/>
          <w:shd w:val="clear" w:color="auto" w:fill="F8F9FA"/>
          <w:lang w:val="en-GB"/>
        </w:rPr>
        <w:t>, 4/1-2, 2009</w:t>
      </w:r>
      <w:r w:rsidR="005146D4" w:rsidRPr="00F4259E">
        <w:rPr>
          <w:color w:val="000000"/>
          <w:shd w:val="clear" w:color="auto" w:fill="F8F9FA"/>
          <w:lang w:val="en-GB"/>
        </w:rPr>
        <w:t>, 1-2;</w:t>
      </w:r>
      <w:r w:rsidR="00550D66" w:rsidRPr="00F4259E">
        <w:rPr>
          <w:color w:val="000000"/>
          <w:shd w:val="clear" w:color="auto" w:fill="F8F9FA"/>
          <w:lang w:val="en-GB"/>
        </w:rPr>
        <w:t xml:space="preserve"> </w:t>
      </w:r>
      <w:r w:rsidR="005146D4" w:rsidRPr="00F4259E">
        <w:rPr>
          <w:color w:val="000000"/>
          <w:shd w:val="clear" w:color="auto" w:fill="F8F9FA"/>
          <w:lang w:val="en-GB"/>
        </w:rPr>
        <w:t xml:space="preserve">‘WHO Director-General replies to the BMJ’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w:t>
      </w:r>
      <w:r w:rsidR="00C666A4" w:rsidRPr="00F4259E">
        <w:rPr>
          <w:color w:val="000000"/>
          <w:shd w:val="clear" w:color="auto" w:fill="F8F9FA"/>
          <w:lang w:val="en-GB"/>
        </w:rPr>
        <w:t xml:space="preserve"> </w:t>
      </w:r>
      <w:r w:rsidR="005146D4" w:rsidRPr="00F4259E">
        <w:rPr>
          <w:i/>
          <w:iCs/>
          <w:color w:val="000000"/>
          <w:shd w:val="clear" w:color="auto" w:fill="F8F9FA"/>
          <w:lang w:val="en-GB"/>
        </w:rPr>
        <w:t>British Medical Journal</w:t>
      </w:r>
      <w:r w:rsidR="005146D4" w:rsidRPr="00F4259E">
        <w:rPr>
          <w:color w:val="000000"/>
          <w:shd w:val="clear" w:color="auto" w:fill="F8F9FA"/>
          <w:lang w:val="en-GB"/>
        </w:rPr>
        <w:t xml:space="preserve">, 340, 2010, c3463; </w:t>
      </w:r>
      <w:r w:rsidR="008C4584" w:rsidRPr="00F4259E">
        <w:rPr>
          <w:i/>
          <w:iCs/>
          <w:color w:val="000000"/>
          <w:shd w:val="clear" w:color="auto" w:fill="F8F9FA"/>
          <w:lang w:val="en-GB"/>
        </w:rPr>
        <w:t>Working to Overcome the Global Impact of Neglected Tropical Diseases: First WHO Report on Neglected Tropical Diseases</w:t>
      </w:r>
      <w:r w:rsidR="008C4584" w:rsidRPr="00F4259E">
        <w:rPr>
          <w:color w:val="000000"/>
          <w:shd w:val="clear" w:color="auto" w:fill="F8F9FA"/>
          <w:lang w:val="en-GB"/>
        </w:rPr>
        <w:t xml:space="preserve">, Geneva 2010; </w:t>
      </w:r>
      <w:r w:rsidR="005146D4" w:rsidRPr="00F4259E">
        <w:rPr>
          <w:color w:val="000000"/>
          <w:shd w:val="clear" w:color="auto" w:fill="F8F9FA"/>
          <w:lang w:val="en-GB"/>
        </w:rPr>
        <w:t xml:space="preserve">‘Opening Address’ </w:t>
      </w:r>
      <w:r w:rsidR="005D0D85" w:rsidRPr="00F4259E">
        <w:rPr>
          <w:color w:val="000000"/>
          <w:shd w:val="clear" w:color="auto" w:fill="F8F9FA"/>
          <w:lang w:val="en-GB"/>
        </w:rPr>
        <w:t xml:space="preserve">in </w:t>
      </w:r>
      <w:r w:rsidR="00C666A4" w:rsidRPr="00F4259E">
        <w:rPr>
          <w:i/>
          <w:iCs/>
          <w:color w:val="000000"/>
          <w:shd w:val="clear" w:color="auto" w:fill="F8F9FA"/>
          <w:lang w:val="en-GB"/>
        </w:rPr>
        <w:t>Health Promotion International</w:t>
      </w:r>
      <w:r w:rsidR="00C666A4" w:rsidRPr="00F4259E">
        <w:rPr>
          <w:color w:val="000000"/>
          <w:shd w:val="clear" w:color="auto" w:fill="F8F9FA"/>
          <w:lang w:val="en-GB"/>
        </w:rPr>
        <w:t>, 29/S1, 2013, i9-i10;</w:t>
      </w:r>
      <w:r w:rsidR="00AA218D" w:rsidRPr="00F4259E">
        <w:rPr>
          <w:lang w:val="en-GB"/>
        </w:rPr>
        <w:t xml:space="preserve"> </w:t>
      </w:r>
      <w:r w:rsidR="00C666A4" w:rsidRPr="00F4259E">
        <w:rPr>
          <w:color w:val="000000"/>
          <w:shd w:val="clear" w:color="auto" w:fill="F8F9FA"/>
          <w:lang w:val="en-GB"/>
        </w:rPr>
        <w:t xml:space="preserve">‘Ebola Virus Disease in West-Africa – No Early End to the Outbreak’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 New England Journal of Medicine</w:t>
      </w:r>
      <w:r w:rsidR="00C666A4" w:rsidRPr="00F4259E">
        <w:rPr>
          <w:color w:val="000000"/>
          <w:shd w:val="clear" w:color="auto" w:fill="F8F9FA"/>
          <w:lang w:val="en-GB"/>
        </w:rPr>
        <w:t>, 371/13, 25 September 2014, 1183-1185;</w:t>
      </w:r>
      <w:r w:rsidR="00550D66" w:rsidRPr="00F4259E">
        <w:rPr>
          <w:color w:val="000000"/>
          <w:shd w:val="clear" w:color="auto" w:fill="F8F9FA"/>
          <w:lang w:val="en-GB"/>
        </w:rPr>
        <w:t xml:space="preserve"> </w:t>
      </w:r>
      <w:r w:rsidR="00C666A4" w:rsidRPr="00F4259E">
        <w:rPr>
          <w:color w:val="000000"/>
          <w:shd w:val="clear" w:color="auto" w:fill="F8F9FA"/>
          <w:lang w:val="en-GB"/>
        </w:rPr>
        <w:t xml:space="preserve">‘Food Safety Must Accompany Food and Nutrition Security’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 Lancet</w:t>
      </w:r>
      <w:r w:rsidR="00C666A4" w:rsidRPr="00F4259E">
        <w:rPr>
          <w:color w:val="000000"/>
          <w:shd w:val="clear" w:color="auto" w:fill="F8F9FA"/>
          <w:lang w:val="en-GB"/>
        </w:rPr>
        <w:t>, 384</w:t>
      </w:r>
      <w:r w:rsidR="00AA218D" w:rsidRPr="00F4259E">
        <w:rPr>
          <w:color w:val="000000"/>
          <w:shd w:val="clear" w:color="auto" w:fill="F8F9FA"/>
          <w:lang w:val="en-GB"/>
        </w:rPr>
        <w:t>/9958</w:t>
      </w:r>
      <w:r w:rsidR="00C666A4" w:rsidRPr="00F4259E">
        <w:rPr>
          <w:color w:val="000000"/>
          <w:shd w:val="clear" w:color="auto" w:fill="F8F9FA"/>
          <w:lang w:val="en-GB"/>
        </w:rPr>
        <w:t xml:space="preserve">, 29 November 2014, 1910-1911; </w:t>
      </w:r>
      <w:r w:rsidR="00B5465F" w:rsidRPr="00F4259E">
        <w:rPr>
          <w:color w:val="000000"/>
          <w:shd w:val="clear" w:color="auto" w:fill="F8F9FA"/>
          <w:lang w:val="en-GB"/>
        </w:rPr>
        <w:t xml:space="preserve">‘Learning from Ebola: Readiness for Outbreaks and Emergencies’ </w:t>
      </w:r>
      <w:r w:rsidR="005D0D85" w:rsidRPr="00F4259E">
        <w:rPr>
          <w:color w:val="000000"/>
          <w:shd w:val="clear" w:color="auto" w:fill="F8F9FA"/>
          <w:lang w:val="en-GB"/>
        </w:rPr>
        <w:t xml:space="preserve">in </w:t>
      </w:r>
      <w:r w:rsidR="00B5465F" w:rsidRPr="00F4259E">
        <w:rPr>
          <w:i/>
          <w:iCs/>
          <w:color w:val="000000"/>
          <w:shd w:val="clear" w:color="auto" w:fill="F8F9FA"/>
          <w:lang w:val="en-GB"/>
        </w:rPr>
        <w:t>Bulletin of the World Health Organization</w:t>
      </w:r>
      <w:r w:rsidR="00B5465F" w:rsidRPr="00F4259E">
        <w:rPr>
          <w:color w:val="000000"/>
          <w:shd w:val="clear" w:color="auto" w:fill="F8F9FA"/>
          <w:lang w:val="en-GB"/>
        </w:rPr>
        <w:t xml:space="preserve">, </w:t>
      </w:r>
      <w:r w:rsidR="00003AFC" w:rsidRPr="00F4259E">
        <w:rPr>
          <w:color w:val="000000"/>
          <w:shd w:val="clear" w:color="auto" w:fill="F8F9FA"/>
          <w:lang w:val="en-GB"/>
        </w:rPr>
        <w:t>93, December 2015, 818-818A;</w:t>
      </w:r>
      <w:r w:rsidR="00550D66" w:rsidRPr="00F4259E">
        <w:rPr>
          <w:color w:val="000000"/>
          <w:shd w:val="clear" w:color="auto" w:fill="F8F9FA"/>
          <w:lang w:val="en-GB"/>
        </w:rPr>
        <w:t xml:space="preserve"> </w:t>
      </w:r>
      <w:r w:rsidR="00003AFC" w:rsidRPr="00F4259E">
        <w:rPr>
          <w:color w:val="000000"/>
          <w:shd w:val="clear" w:color="auto" w:fill="F8F9FA"/>
          <w:lang w:val="en-GB"/>
        </w:rPr>
        <w:t xml:space="preserve">‘Achieving a Cleaner, More Sustainable, and Healthier Future’ </w:t>
      </w:r>
      <w:r w:rsidR="005D0D85" w:rsidRPr="00F4259E">
        <w:rPr>
          <w:color w:val="000000"/>
          <w:shd w:val="clear" w:color="auto" w:fill="F8F9FA"/>
          <w:lang w:val="en-GB"/>
        </w:rPr>
        <w:t xml:space="preserve">in </w:t>
      </w:r>
      <w:r w:rsidR="00003AFC" w:rsidRPr="00F4259E">
        <w:rPr>
          <w:i/>
          <w:iCs/>
          <w:color w:val="000000"/>
          <w:shd w:val="clear" w:color="auto" w:fill="F8F9FA"/>
          <w:lang w:val="en-GB"/>
        </w:rPr>
        <w:t>The Lancet</w:t>
      </w:r>
      <w:r w:rsidR="00003AFC" w:rsidRPr="00F4259E">
        <w:rPr>
          <w:color w:val="000000"/>
          <w:shd w:val="clear" w:color="auto" w:fill="F8F9FA"/>
          <w:lang w:val="en-GB"/>
        </w:rPr>
        <w:t>, 386</w:t>
      </w:r>
      <w:r w:rsidR="00AA218D" w:rsidRPr="00F4259E">
        <w:rPr>
          <w:color w:val="000000"/>
          <w:shd w:val="clear" w:color="auto" w:fill="F8F9FA"/>
          <w:lang w:val="en-GB"/>
        </w:rPr>
        <w:t>/10006</w:t>
      </w:r>
      <w:r w:rsidR="00003AFC" w:rsidRPr="00F4259E">
        <w:rPr>
          <w:color w:val="000000"/>
          <w:shd w:val="clear" w:color="auto" w:fill="F8F9FA"/>
          <w:lang w:val="en-GB"/>
        </w:rPr>
        <w:t xml:space="preserve">, 7 November 2015, e27-e28; </w:t>
      </w:r>
      <w:r w:rsidR="001B642B" w:rsidRPr="00F4259E">
        <w:rPr>
          <w:i/>
          <w:iCs/>
          <w:color w:val="000000"/>
          <w:shd w:val="clear" w:color="auto" w:fill="F8F9FA"/>
          <w:lang w:val="en-GB"/>
        </w:rPr>
        <w:t xml:space="preserve">Ten Years in Public </w:t>
      </w:r>
      <w:r w:rsidR="001B642B" w:rsidRPr="00F4259E">
        <w:rPr>
          <w:i/>
          <w:iCs/>
          <w:color w:val="000000"/>
          <w:shd w:val="clear" w:color="auto" w:fill="F8F9FA"/>
          <w:lang w:val="en-GB"/>
        </w:rPr>
        <w:lastRenderedPageBreak/>
        <w:t>Health 2007-2017</w:t>
      </w:r>
      <w:r w:rsidR="001B642B" w:rsidRPr="00F4259E">
        <w:rPr>
          <w:color w:val="000000"/>
          <w:shd w:val="clear" w:color="auto" w:fill="F8F9FA"/>
          <w:lang w:val="en-GB"/>
        </w:rPr>
        <w:t>, Geneva 2017;</w:t>
      </w:r>
      <w:r w:rsidR="00550D66" w:rsidRPr="00F4259E">
        <w:rPr>
          <w:color w:val="000000"/>
          <w:shd w:val="clear" w:color="auto" w:fill="F8F9FA"/>
          <w:lang w:val="en-GB"/>
        </w:rPr>
        <w:t xml:space="preserve"> </w:t>
      </w:r>
      <w:r w:rsidR="00305961" w:rsidRPr="00F4259E">
        <w:rPr>
          <w:color w:val="000000"/>
          <w:shd w:val="clear" w:color="auto" w:fill="F8F9FA"/>
          <w:lang w:val="en-GB"/>
        </w:rPr>
        <w:t>‘Ten Years in Public Health 2007-2017’</w:t>
      </w:r>
      <w:r w:rsidR="00707C56" w:rsidRPr="00F4259E">
        <w:rPr>
          <w:color w:val="000000"/>
          <w:shd w:val="clear" w:color="auto" w:fill="F8F9FA"/>
          <w:lang w:val="en-GB"/>
        </w:rPr>
        <w:t xml:space="preserve">, </w:t>
      </w:r>
      <w:r w:rsidR="00927B73" w:rsidRPr="00F4259E">
        <w:rPr>
          <w:color w:val="000000"/>
          <w:shd w:val="clear" w:color="auto" w:fill="F8F9FA"/>
          <w:lang w:val="en-GB"/>
        </w:rPr>
        <w:t xml:space="preserve">introduction </w:t>
      </w:r>
      <w:r w:rsidR="00707C56" w:rsidRPr="00F4259E">
        <w:rPr>
          <w:color w:val="000000"/>
          <w:shd w:val="clear" w:color="auto" w:fill="F8F9FA"/>
          <w:lang w:val="en-GB"/>
        </w:rPr>
        <w:t xml:space="preserve">available at </w:t>
      </w:r>
      <w:hyperlink r:id="rId9" w:history="1">
        <w:r w:rsidR="00707C56" w:rsidRPr="00F4259E">
          <w:rPr>
            <w:rStyle w:val="Hyperlink"/>
            <w:u w:val="none"/>
            <w:shd w:val="clear" w:color="auto" w:fill="F8F9FA"/>
            <w:lang w:val="en-GB"/>
          </w:rPr>
          <w:t>www.who.int/publications/10-year-review/dg-letter/en/</w:t>
        </w:r>
      </w:hyperlink>
      <w:r w:rsidR="00707C56" w:rsidRPr="00F4259E">
        <w:rPr>
          <w:color w:val="000000"/>
          <w:shd w:val="clear" w:color="auto" w:fill="F8F9FA"/>
          <w:lang w:val="en-GB"/>
        </w:rPr>
        <w:t>;</w:t>
      </w:r>
      <w:r w:rsidR="00550D66" w:rsidRPr="00F4259E">
        <w:rPr>
          <w:color w:val="000000"/>
          <w:shd w:val="clear" w:color="auto" w:fill="F8F9FA"/>
          <w:lang w:val="en-GB"/>
        </w:rPr>
        <w:t xml:space="preserve"> </w:t>
      </w:r>
      <w:r w:rsidR="003F01D7" w:rsidRPr="00F4259E">
        <w:rPr>
          <w:i/>
          <w:iCs/>
          <w:color w:val="000000"/>
          <w:shd w:val="clear" w:color="auto" w:fill="F8F9FA"/>
          <w:lang w:val="en-GB"/>
        </w:rPr>
        <w:t>Obesity and Diabetes: The Slow-Motion Disaster</w:t>
      </w:r>
      <w:r w:rsidR="003F01D7" w:rsidRPr="00F4259E">
        <w:rPr>
          <w:color w:val="000000"/>
          <w:shd w:val="clear" w:color="auto" w:fill="F8F9FA"/>
          <w:lang w:val="en-GB"/>
        </w:rPr>
        <w:t>, New York 2017.</w:t>
      </w:r>
    </w:p>
    <w:p w14:paraId="17FC5F4C" w14:textId="6AC7ABB4" w:rsidR="00305961" w:rsidRPr="00F4259E" w:rsidRDefault="004E1245" w:rsidP="009825C6">
      <w:pPr>
        <w:jc w:val="both"/>
        <w:rPr>
          <w:b/>
          <w:bCs/>
          <w:color w:val="000000"/>
          <w:shd w:val="clear" w:color="auto" w:fill="F8F9FA"/>
          <w:lang w:val="en-GB"/>
        </w:rPr>
      </w:pPr>
      <w:r w:rsidRPr="00F4259E">
        <w:rPr>
          <w:b/>
          <w:bCs/>
          <w:color w:val="000000"/>
          <w:shd w:val="clear" w:color="auto" w:fill="F8F9FA"/>
          <w:lang w:val="en-GB"/>
        </w:rPr>
        <w:t>LITERATURE</w:t>
      </w:r>
      <w:r w:rsidRPr="00F4259E">
        <w:rPr>
          <w:color w:val="000000"/>
          <w:shd w:val="clear" w:color="auto" w:fill="F8F9FA"/>
          <w:lang w:val="en-GB"/>
        </w:rPr>
        <w:t>:</w:t>
      </w:r>
      <w:r w:rsidRPr="00F4259E">
        <w:rPr>
          <w:b/>
          <w:bCs/>
          <w:color w:val="000000"/>
          <w:shd w:val="clear" w:color="auto" w:fill="F8F9FA"/>
          <w:lang w:val="en-GB"/>
        </w:rPr>
        <w:t xml:space="preserve"> </w:t>
      </w:r>
      <w:r w:rsidR="00003AFC" w:rsidRPr="00F4259E">
        <w:rPr>
          <w:color w:val="000000"/>
          <w:shd w:val="clear" w:color="auto" w:fill="F8F9FA"/>
          <w:lang w:val="en-GB"/>
        </w:rPr>
        <w:t xml:space="preserve">P.K.S. Chan, ‘Outbreak of Avian Influenza A(H5N1) Virus Infection in Hong Kong in 1997’ </w:t>
      </w:r>
      <w:r w:rsidR="005D0D85" w:rsidRPr="00F4259E">
        <w:rPr>
          <w:color w:val="000000"/>
          <w:shd w:val="clear" w:color="auto" w:fill="F8F9FA"/>
          <w:lang w:val="en-GB"/>
        </w:rPr>
        <w:t xml:space="preserve">in </w:t>
      </w:r>
      <w:r w:rsidR="00003AFC" w:rsidRPr="00F4259E">
        <w:rPr>
          <w:i/>
          <w:iCs/>
          <w:color w:val="000000"/>
          <w:shd w:val="clear" w:color="auto" w:fill="F8F9FA"/>
          <w:lang w:val="en-GB"/>
        </w:rPr>
        <w:t>Clinical Infectious Diseases</w:t>
      </w:r>
      <w:r w:rsidR="00003AFC" w:rsidRPr="00F4259E">
        <w:rPr>
          <w:color w:val="000000"/>
          <w:shd w:val="clear" w:color="auto" w:fill="F8F9FA"/>
          <w:lang w:val="en-GB"/>
        </w:rPr>
        <w:t>, 34</w:t>
      </w:r>
      <w:r w:rsidR="008F19D2" w:rsidRPr="00F4259E">
        <w:rPr>
          <w:color w:val="000000"/>
          <w:shd w:val="clear" w:color="auto" w:fill="F8F9FA"/>
          <w:lang w:val="en-GB"/>
        </w:rPr>
        <w:t>/</w:t>
      </w:r>
      <w:r w:rsidR="00003AFC" w:rsidRPr="00F4259E">
        <w:rPr>
          <w:color w:val="000000"/>
          <w:shd w:val="clear" w:color="auto" w:fill="F8F9FA"/>
          <w:lang w:val="en-GB"/>
        </w:rPr>
        <w:t xml:space="preserve">Supplement 2, May </w:t>
      </w:r>
      <w:r w:rsidR="008F19D2" w:rsidRPr="00F4259E">
        <w:rPr>
          <w:color w:val="000000"/>
          <w:shd w:val="clear" w:color="auto" w:fill="F8F9FA"/>
          <w:lang w:val="en-GB"/>
        </w:rPr>
        <w:t xml:space="preserve">2002, </w:t>
      </w:r>
      <w:r w:rsidR="00757C61" w:rsidRPr="00F4259E">
        <w:rPr>
          <w:color w:val="000000"/>
          <w:shd w:val="clear" w:color="auto" w:fill="F8F9FA"/>
          <w:lang w:val="en-GB"/>
        </w:rPr>
        <w:t>S58-S64;</w:t>
      </w:r>
      <w:r w:rsidR="00550D66" w:rsidRPr="00F4259E">
        <w:rPr>
          <w:color w:val="000000"/>
          <w:shd w:val="clear" w:color="auto" w:fill="F8F9FA"/>
          <w:lang w:val="en-GB"/>
        </w:rPr>
        <w:t xml:space="preserve"> </w:t>
      </w:r>
      <w:r w:rsidR="009C3FD6" w:rsidRPr="00F4259E">
        <w:rPr>
          <w:color w:val="000000"/>
          <w:shd w:val="clear" w:color="auto" w:fill="F8F9FA"/>
          <w:lang w:val="en-GB"/>
        </w:rPr>
        <w:t xml:space="preserve">F. Jordans, ‘Margaret Chan Rose to Prominence in Hong Kong’s Battle with Bird Flu’ </w:t>
      </w:r>
      <w:r w:rsidR="005D0D85" w:rsidRPr="00F4259E">
        <w:rPr>
          <w:color w:val="000000"/>
          <w:shd w:val="clear" w:color="auto" w:fill="F8F9FA"/>
          <w:lang w:val="en-GB"/>
        </w:rPr>
        <w:t xml:space="preserve">in </w:t>
      </w:r>
      <w:r w:rsidR="009C3FD6" w:rsidRPr="00F4259E">
        <w:rPr>
          <w:i/>
          <w:iCs/>
          <w:color w:val="000000"/>
          <w:shd w:val="clear" w:color="auto" w:fill="F8F9FA"/>
          <w:lang w:val="en-GB"/>
        </w:rPr>
        <w:t>Taiwan News</w:t>
      </w:r>
      <w:r w:rsidR="009C3FD6" w:rsidRPr="00F4259E">
        <w:rPr>
          <w:color w:val="000000"/>
          <w:shd w:val="clear" w:color="auto" w:fill="F8F9FA"/>
          <w:lang w:val="en-GB"/>
        </w:rPr>
        <w:t xml:space="preserve">, </w:t>
      </w:r>
      <w:r w:rsidR="008C6C75" w:rsidRPr="00F4259E">
        <w:rPr>
          <w:color w:val="000000"/>
          <w:shd w:val="clear" w:color="auto" w:fill="F8F9FA"/>
          <w:lang w:val="en-GB"/>
        </w:rPr>
        <w:t xml:space="preserve">9 November 2006; </w:t>
      </w:r>
      <w:r w:rsidR="00757C61" w:rsidRPr="00F4259E">
        <w:rPr>
          <w:color w:val="000000"/>
          <w:shd w:val="clear" w:color="auto" w:fill="F8F9FA"/>
          <w:lang w:val="en-GB"/>
        </w:rPr>
        <w:t xml:space="preserve">‘WHO 2007-12: The Era of Margaret Chan’ </w:t>
      </w:r>
      <w:r w:rsidR="005D0D85" w:rsidRPr="00F4259E">
        <w:rPr>
          <w:color w:val="000000"/>
          <w:shd w:val="clear" w:color="auto" w:fill="F8F9FA"/>
          <w:lang w:val="en-GB"/>
        </w:rPr>
        <w:t xml:space="preserve">in </w:t>
      </w:r>
      <w:r w:rsidR="00757C61" w:rsidRPr="00F4259E">
        <w:rPr>
          <w:i/>
          <w:iCs/>
          <w:color w:val="000000"/>
          <w:shd w:val="clear" w:color="auto" w:fill="F8F9FA"/>
          <w:lang w:val="en-GB"/>
        </w:rPr>
        <w:t>The Lancet</w:t>
      </w:r>
      <w:r w:rsidR="00757C61" w:rsidRPr="00F4259E">
        <w:rPr>
          <w:color w:val="000000"/>
          <w:shd w:val="clear" w:color="auto" w:fill="F8F9FA"/>
          <w:lang w:val="en-GB"/>
        </w:rPr>
        <w:t>, 368</w:t>
      </w:r>
      <w:r w:rsidR="00EA3733" w:rsidRPr="00F4259E">
        <w:rPr>
          <w:color w:val="000000"/>
          <w:shd w:val="clear" w:color="auto" w:fill="F8F9FA"/>
          <w:lang w:val="en-GB"/>
        </w:rPr>
        <w:t>/9549</w:t>
      </w:r>
      <w:r w:rsidR="00757C61" w:rsidRPr="00F4259E">
        <w:rPr>
          <w:color w:val="000000"/>
          <w:shd w:val="clear" w:color="auto" w:fill="F8F9FA"/>
          <w:lang w:val="en-GB"/>
        </w:rPr>
        <w:t xml:space="preserve">, </w:t>
      </w:r>
      <w:r w:rsidR="00EA3733" w:rsidRPr="00F4259E">
        <w:rPr>
          <w:color w:val="000000"/>
          <w:shd w:val="clear" w:color="auto" w:fill="F8F9FA"/>
          <w:lang w:val="en-GB"/>
        </w:rPr>
        <w:t>18</w:t>
      </w:r>
      <w:r w:rsidR="00757C61" w:rsidRPr="00F4259E">
        <w:rPr>
          <w:color w:val="000000"/>
          <w:shd w:val="clear" w:color="auto" w:fill="F8F9FA"/>
          <w:lang w:val="en-GB"/>
        </w:rPr>
        <w:t xml:space="preserve"> November 2006, 1743;</w:t>
      </w:r>
      <w:r w:rsidR="00550D66" w:rsidRPr="00F4259E">
        <w:rPr>
          <w:b/>
          <w:bCs/>
          <w:color w:val="000000"/>
          <w:shd w:val="clear" w:color="auto" w:fill="F8F9FA"/>
          <w:lang w:val="en-GB"/>
        </w:rPr>
        <w:t xml:space="preserve"> </w:t>
      </w:r>
      <w:r w:rsidR="00757C61" w:rsidRPr="00F4259E">
        <w:rPr>
          <w:color w:val="000000"/>
          <w:shd w:val="clear" w:color="auto" w:fill="F8F9FA"/>
          <w:lang w:val="en-GB"/>
        </w:rPr>
        <w:t xml:space="preserve">J. Fricker, ‘Margaret Chan Named as New Director-General of WHO’ </w:t>
      </w:r>
      <w:r w:rsidR="005D0D85" w:rsidRPr="00F4259E">
        <w:rPr>
          <w:color w:val="000000"/>
          <w:shd w:val="clear" w:color="auto" w:fill="F8F9FA"/>
          <w:lang w:val="en-GB"/>
        </w:rPr>
        <w:t xml:space="preserve">in </w:t>
      </w:r>
      <w:r w:rsidR="00757C61" w:rsidRPr="00F4259E">
        <w:rPr>
          <w:i/>
          <w:iCs/>
          <w:color w:val="000000"/>
          <w:shd w:val="clear" w:color="auto" w:fill="F8F9FA"/>
          <w:lang w:val="en-GB"/>
        </w:rPr>
        <w:t>The Lancet Oncology</w:t>
      </w:r>
      <w:r w:rsidR="00757C61" w:rsidRPr="00F4259E">
        <w:rPr>
          <w:color w:val="000000"/>
          <w:shd w:val="clear" w:color="auto" w:fill="F8F9FA"/>
          <w:lang w:val="en-GB"/>
        </w:rPr>
        <w:t xml:space="preserve">, </w:t>
      </w:r>
      <w:r w:rsidR="001E1FEB" w:rsidRPr="00F4259E">
        <w:rPr>
          <w:color w:val="000000"/>
          <w:shd w:val="clear" w:color="auto" w:fill="F8F9FA"/>
          <w:lang w:val="en-GB"/>
        </w:rPr>
        <w:t xml:space="preserve">7/12, December 2006, 967; M. </w:t>
      </w:r>
      <w:proofErr w:type="spellStart"/>
      <w:r w:rsidR="001E1FEB" w:rsidRPr="00F4259E">
        <w:rPr>
          <w:color w:val="000000"/>
          <w:shd w:val="clear" w:color="auto" w:fill="F8F9FA"/>
          <w:lang w:val="en-GB"/>
        </w:rPr>
        <w:t>Shuchman</w:t>
      </w:r>
      <w:proofErr w:type="spellEnd"/>
      <w:r w:rsidR="001E1FEB" w:rsidRPr="00F4259E">
        <w:rPr>
          <w:color w:val="000000"/>
          <w:shd w:val="clear" w:color="auto" w:fill="F8F9FA"/>
          <w:lang w:val="en-GB"/>
        </w:rPr>
        <w:t xml:space="preserve">, ‘Improving Global health – Margaret Chan at the WHO’ </w:t>
      </w:r>
      <w:r w:rsidR="005D0D85" w:rsidRPr="00F4259E">
        <w:rPr>
          <w:color w:val="000000"/>
          <w:shd w:val="clear" w:color="auto" w:fill="F8F9FA"/>
          <w:lang w:val="en-GB"/>
        </w:rPr>
        <w:t xml:space="preserve">in </w:t>
      </w:r>
      <w:r w:rsidR="001E1FEB" w:rsidRPr="00F4259E">
        <w:rPr>
          <w:i/>
          <w:iCs/>
          <w:color w:val="000000"/>
          <w:shd w:val="clear" w:color="auto" w:fill="F8F9FA"/>
          <w:lang w:val="en-GB"/>
        </w:rPr>
        <w:t>The New England Journal of Medicine</w:t>
      </w:r>
      <w:r w:rsidR="001E1FEB" w:rsidRPr="00F4259E">
        <w:rPr>
          <w:color w:val="000000"/>
          <w:shd w:val="clear" w:color="auto" w:fill="F8F9FA"/>
          <w:lang w:val="en-GB"/>
        </w:rPr>
        <w:t>, 356, 2007, 653-656;</w:t>
      </w:r>
      <w:r w:rsidR="00550D66" w:rsidRPr="00F4259E">
        <w:rPr>
          <w:b/>
          <w:bCs/>
          <w:color w:val="000000"/>
          <w:shd w:val="clear" w:color="auto" w:fill="F8F9FA"/>
          <w:lang w:val="en-GB"/>
        </w:rPr>
        <w:t xml:space="preserve"> </w:t>
      </w:r>
      <w:r w:rsidR="001E1FEB" w:rsidRPr="00F4259E">
        <w:rPr>
          <w:color w:val="000000"/>
          <w:shd w:val="clear" w:color="auto" w:fill="F8F9FA"/>
          <w:lang w:val="en-GB"/>
        </w:rPr>
        <w:t xml:space="preserve">H. Brown, ‘Margaret Chan: Now is the Time for WHO to Achieve Results’ </w:t>
      </w:r>
      <w:r w:rsidR="005D0D85" w:rsidRPr="00F4259E">
        <w:rPr>
          <w:color w:val="000000"/>
          <w:shd w:val="clear" w:color="auto" w:fill="F8F9FA"/>
          <w:lang w:val="en-GB"/>
        </w:rPr>
        <w:t xml:space="preserve">in </w:t>
      </w:r>
      <w:r w:rsidR="001E1FEB" w:rsidRPr="00F4259E">
        <w:rPr>
          <w:i/>
          <w:iCs/>
          <w:color w:val="000000"/>
          <w:shd w:val="clear" w:color="auto" w:fill="F8F9FA"/>
          <w:lang w:val="en-GB"/>
        </w:rPr>
        <w:t>The Lancet</w:t>
      </w:r>
      <w:r w:rsidR="001E1FEB" w:rsidRPr="00F4259E">
        <w:rPr>
          <w:color w:val="000000"/>
          <w:shd w:val="clear" w:color="auto" w:fill="F8F9FA"/>
          <w:lang w:val="en-GB"/>
        </w:rPr>
        <w:t>, 369/9565, 17 March 2007, 899;</w:t>
      </w:r>
      <w:r w:rsidR="00550D66" w:rsidRPr="00F4259E">
        <w:rPr>
          <w:b/>
          <w:bCs/>
          <w:color w:val="000000"/>
          <w:shd w:val="clear" w:color="auto" w:fill="F8F9FA"/>
          <w:lang w:val="en-GB"/>
        </w:rPr>
        <w:t xml:space="preserve"> </w:t>
      </w:r>
      <w:r w:rsidR="00EA3733" w:rsidRPr="00F4259E">
        <w:rPr>
          <w:color w:val="000000"/>
          <w:shd w:val="clear" w:color="auto" w:fill="F8F9FA"/>
          <w:lang w:val="en-GB"/>
        </w:rPr>
        <w:t xml:space="preserve">U. </w:t>
      </w:r>
      <w:proofErr w:type="spellStart"/>
      <w:r w:rsidR="00EA3733" w:rsidRPr="00F4259E">
        <w:rPr>
          <w:color w:val="000000"/>
          <w:shd w:val="clear" w:color="auto" w:fill="F8F9FA"/>
          <w:lang w:val="en-GB"/>
        </w:rPr>
        <w:t>Samarasekera</w:t>
      </w:r>
      <w:proofErr w:type="spellEnd"/>
      <w:r w:rsidR="00EA3733" w:rsidRPr="00F4259E">
        <w:rPr>
          <w:color w:val="000000"/>
          <w:shd w:val="clear" w:color="auto" w:fill="F8F9FA"/>
          <w:lang w:val="en-GB"/>
        </w:rPr>
        <w:t xml:space="preserve">, ‘Margaret Chan’s Vision for WHO’ </w:t>
      </w:r>
      <w:r w:rsidR="005D0D85" w:rsidRPr="00F4259E">
        <w:rPr>
          <w:color w:val="000000"/>
          <w:shd w:val="clear" w:color="auto" w:fill="F8F9FA"/>
          <w:lang w:val="en-GB"/>
        </w:rPr>
        <w:t xml:space="preserve">in </w:t>
      </w:r>
      <w:r w:rsidR="00EA3733" w:rsidRPr="00F4259E">
        <w:rPr>
          <w:i/>
          <w:iCs/>
          <w:color w:val="000000"/>
          <w:shd w:val="clear" w:color="auto" w:fill="F8F9FA"/>
          <w:lang w:val="en-GB"/>
        </w:rPr>
        <w:t>The Lancet</w:t>
      </w:r>
      <w:r w:rsidR="00EA3733" w:rsidRPr="00F4259E">
        <w:rPr>
          <w:color w:val="000000"/>
          <w:shd w:val="clear" w:color="auto" w:fill="F8F9FA"/>
          <w:lang w:val="en-GB"/>
        </w:rPr>
        <w:t>, 369/9577, 9 June 2007, 1915-1916;</w:t>
      </w:r>
      <w:r w:rsidR="00550D66" w:rsidRPr="00F4259E">
        <w:rPr>
          <w:b/>
          <w:bCs/>
          <w:color w:val="000000"/>
          <w:shd w:val="clear" w:color="auto" w:fill="F8F9FA"/>
          <w:lang w:val="en-GB"/>
        </w:rPr>
        <w:t xml:space="preserve"> </w:t>
      </w:r>
      <w:r w:rsidR="00EA3733" w:rsidRPr="00F4259E">
        <w:rPr>
          <w:color w:val="000000"/>
          <w:shd w:val="clear" w:color="auto" w:fill="F8F9FA"/>
          <w:lang w:val="en-GB"/>
        </w:rPr>
        <w:t xml:space="preserve">‘Margaret Chan Puts Primary Health Care Centre Stage at WHO’ </w:t>
      </w:r>
      <w:r w:rsidR="005D0D85" w:rsidRPr="00F4259E">
        <w:rPr>
          <w:color w:val="000000"/>
          <w:shd w:val="clear" w:color="auto" w:fill="F8F9FA"/>
          <w:lang w:val="en-GB"/>
        </w:rPr>
        <w:t xml:space="preserve">in </w:t>
      </w:r>
      <w:r w:rsidR="00EA3733" w:rsidRPr="00F4259E">
        <w:rPr>
          <w:i/>
          <w:iCs/>
          <w:color w:val="000000"/>
          <w:shd w:val="clear" w:color="auto" w:fill="F8F9FA"/>
          <w:lang w:val="en-GB"/>
        </w:rPr>
        <w:t>The Lancet</w:t>
      </w:r>
      <w:r w:rsidR="00EA3733" w:rsidRPr="00F4259E">
        <w:rPr>
          <w:color w:val="000000"/>
          <w:shd w:val="clear" w:color="auto" w:fill="F8F9FA"/>
          <w:lang w:val="en-GB"/>
        </w:rPr>
        <w:t xml:space="preserve">, 371/9627, 31 May 2008, 1811; </w:t>
      </w:r>
      <w:r w:rsidR="003E0E8B" w:rsidRPr="00F4259E">
        <w:rPr>
          <w:color w:val="000000"/>
          <w:shd w:val="clear" w:color="auto" w:fill="F8F9FA"/>
          <w:lang w:val="en-GB"/>
        </w:rPr>
        <w:t xml:space="preserve">‘Unequal Regional Support for Margaret Chan’s Commitment to Primary Health Care’ </w:t>
      </w:r>
      <w:r w:rsidR="005D0D85" w:rsidRPr="00F4259E">
        <w:rPr>
          <w:color w:val="000000"/>
          <w:shd w:val="clear" w:color="auto" w:fill="F8F9FA"/>
          <w:lang w:val="en-GB"/>
        </w:rPr>
        <w:t xml:space="preserve">in </w:t>
      </w:r>
      <w:r w:rsidR="003E0E8B" w:rsidRPr="00F4259E">
        <w:rPr>
          <w:i/>
          <w:iCs/>
          <w:color w:val="000000"/>
          <w:shd w:val="clear" w:color="auto" w:fill="F8F9FA"/>
          <w:lang w:val="en-GB"/>
        </w:rPr>
        <w:t>The Lancet</w:t>
      </w:r>
      <w:r w:rsidR="003E0E8B" w:rsidRPr="00F4259E">
        <w:rPr>
          <w:color w:val="000000"/>
          <w:shd w:val="clear" w:color="auto" w:fill="F8F9FA"/>
          <w:lang w:val="en-GB"/>
        </w:rPr>
        <w:t>, 372/9632, 5 July 2008, 25;</w:t>
      </w:r>
      <w:r w:rsidR="00550D66" w:rsidRPr="00F4259E">
        <w:rPr>
          <w:b/>
          <w:bCs/>
          <w:color w:val="000000"/>
          <w:shd w:val="clear" w:color="auto" w:fill="F8F9FA"/>
          <w:lang w:val="en-GB"/>
        </w:rPr>
        <w:t xml:space="preserve"> </w:t>
      </w:r>
      <w:r w:rsidR="003E0E8B" w:rsidRPr="00F4259E">
        <w:rPr>
          <w:color w:val="000000"/>
          <w:shd w:val="clear" w:color="auto" w:fill="F8F9FA"/>
          <w:lang w:val="en-GB"/>
        </w:rPr>
        <w:t xml:space="preserve">S. Shen, ‘Borrowing the Hong Kong </w:t>
      </w:r>
      <w:r w:rsidR="00C42A9E" w:rsidRPr="00F4259E">
        <w:rPr>
          <w:color w:val="000000"/>
          <w:shd w:val="clear" w:color="auto" w:fill="F8F9FA"/>
          <w:lang w:val="en-GB"/>
        </w:rPr>
        <w:t>Identity</w:t>
      </w:r>
      <w:r w:rsidR="003E0E8B" w:rsidRPr="00F4259E">
        <w:rPr>
          <w:color w:val="000000"/>
          <w:shd w:val="clear" w:color="auto" w:fill="F8F9FA"/>
          <w:lang w:val="en-GB"/>
        </w:rPr>
        <w:t xml:space="preserve"> for Chinese Diplomacy: Implications of Margaret Chan’s World Health Organization Election Campaign’ </w:t>
      </w:r>
      <w:r w:rsidR="005D0D85" w:rsidRPr="00F4259E">
        <w:rPr>
          <w:color w:val="000000"/>
          <w:shd w:val="clear" w:color="auto" w:fill="F8F9FA"/>
          <w:lang w:val="en-GB"/>
        </w:rPr>
        <w:t xml:space="preserve">in </w:t>
      </w:r>
      <w:r w:rsidR="00C42A9E" w:rsidRPr="00F4259E">
        <w:rPr>
          <w:i/>
          <w:iCs/>
          <w:color w:val="000000"/>
          <w:shd w:val="clear" w:color="auto" w:fill="F8F9FA"/>
          <w:lang w:val="en-GB"/>
        </w:rPr>
        <w:t>Pacific Affairs</w:t>
      </w:r>
      <w:r w:rsidR="00C42A9E" w:rsidRPr="00F4259E">
        <w:rPr>
          <w:color w:val="000000"/>
          <w:shd w:val="clear" w:color="auto" w:fill="F8F9FA"/>
          <w:lang w:val="en-GB"/>
        </w:rPr>
        <w:t>, 81/3, Fall 2008, 361-382;</w:t>
      </w:r>
      <w:r w:rsidR="00550D66" w:rsidRPr="00F4259E">
        <w:rPr>
          <w:b/>
          <w:bCs/>
          <w:color w:val="000000"/>
          <w:shd w:val="clear" w:color="auto" w:fill="F8F9FA"/>
          <w:lang w:val="en-GB"/>
        </w:rPr>
        <w:t xml:space="preserve"> </w:t>
      </w:r>
      <w:r w:rsidR="00C42A9E" w:rsidRPr="00F4259E">
        <w:rPr>
          <w:color w:val="000000"/>
          <w:shd w:val="clear" w:color="auto" w:fill="F8F9FA"/>
          <w:lang w:val="en-GB"/>
        </w:rPr>
        <w:t xml:space="preserve">K. Lee, </w:t>
      </w:r>
      <w:r w:rsidR="00C42A9E" w:rsidRPr="00F4259E">
        <w:rPr>
          <w:i/>
          <w:iCs/>
          <w:color w:val="000000"/>
          <w:shd w:val="clear" w:color="auto" w:fill="F8F9FA"/>
          <w:lang w:val="en-GB"/>
        </w:rPr>
        <w:t>The World Health Organization (WHO)</w:t>
      </w:r>
      <w:r w:rsidR="00C42A9E" w:rsidRPr="00F4259E">
        <w:rPr>
          <w:color w:val="000000"/>
          <w:shd w:val="clear" w:color="auto" w:fill="F8F9FA"/>
          <w:lang w:val="en-GB"/>
        </w:rPr>
        <w:t>, London 2009;</w:t>
      </w:r>
      <w:r w:rsidR="00550D66" w:rsidRPr="00F4259E">
        <w:rPr>
          <w:b/>
          <w:bCs/>
          <w:color w:val="000000"/>
          <w:shd w:val="clear" w:color="auto" w:fill="F8F9FA"/>
          <w:lang w:val="en-GB"/>
        </w:rPr>
        <w:t xml:space="preserve"> </w:t>
      </w:r>
      <w:r w:rsidR="00C42A9E" w:rsidRPr="00F4259E">
        <w:rPr>
          <w:color w:val="000000"/>
          <w:shd w:val="clear" w:color="auto" w:fill="F8F9FA"/>
          <w:lang w:val="en-GB"/>
        </w:rPr>
        <w:t xml:space="preserve">J. Parry, ‘Margaret Chan: A to Z’ </w:t>
      </w:r>
      <w:r w:rsidR="005D0D85" w:rsidRPr="00F4259E">
        <w:rPr>
          <w:color w:val="000000"/>
          <w:shd w:val="clear" w:color="auto" w:fill="F8F9FA"/>
          <w:lang w:val="en-GB"/>
        </w:rPr>
        <w:t xml:space="preserve">in </w:t>
      </w:r>
      <w:r w:rsidR="00C42A9E" w:rsidRPr="00F4259E">
        <w:rPr>
          <w:i/>
          <w:iCs/>
          <w:color w:val="000000"/>
          <w:shd w:val="clear" w:color="auto" w:fill="F8F9FA"/>
          <w:lang w:val="en-GB"/>
        </w:rPr>
        <w:t>The British Medical Journal</w:t>
      </w:r>
      <w:r w:rsidR="00C42A9E" w:rsidRPr="00F4259E">
        <w:rPr>
          <w:color w:val="000000"/>
          <w:shd w:val="clear" w:color="auto" w:fill="F8F9FA"/>
          <w:lang w:val="en-GB"/>
        </w:rPr>
        <w:t xml:space="preserve">, 339, 30 July 2009, b3106; </w:t>
      </w:r>
      <w:r w:rsidR="00AA1D98" w:rsidRPr="00F4259E">
        <w:rPr>
          <w:color w:val="000000"/>
          <w:shd w:val="clear" w:color="auto" w:fill="F8F9FA"/>
          <w:lang w:val="en-GB"/>
        </w:rPr>
        <w:t xml:space="preserve">W.Y. </w:t>
      </w:r>
      <w:r w:rsidR="00C42A9E" w:rsidRPr="00F4259E">
        <w:rPr>
          <w:color w:val="000000"/>
          <w:shd w:val="clear" w:color="auto" w:fill="F8F9FA"/>
          <w:lang w:val="en-GB"/>
        </w:rPr>
        <w:t xml:space="preserve">Chan </w:t>
      </w:r>
      <w:r w:rsidR="00AA1D98" w:rsidRPr="00F4259E">
        <w:rPr>
          <w:color w:val="000000"/>
          <w:shd w:val="clear" w:color="auto" w:fill="F8F9FA"/>
          <w:lang w:val="en-GB"/>
        </w:rPr>
        <w:t>and</w:t>
      </w:r>
      <w:r w:rsidR="00C42A9E" w:rsidRPr="00F4259E">
        <w:rPr>
          <w:color w:val="000000"/>
          <w:shd w:val="clear" w:color="auto" w:fill="F8F9FA"/>
          <w:lang w:val="en-GB"/>
        </w:rPr>
        <w:t xml:space="preserve"> </w:t>
      </w:r>
      <w:r w:rsidR="00AA1D98" w:rsidRPr="00F4259E">
        <w:rPr>
          <w:color w:val="000000"/>
          <w:shd w:val="clear" w:color="auto" w:fill="F8F9FA"/>
          <w:lang w:val="en-GB"/>
        </w:rPr>
        <w:t xml:space="preserve">S.Y. </w:t>
      </w:r>
      <w:r w:rsidR="00C42A9E" w:rsidRPr="00F4259E">
        <w:rPr>
          <w:color w:val="000000"/>
          <w:shd w:val="clear" w:color="auto" w:fill="F8F9FA"/>
          <w:lang w:val="en-GB"/>
        </w:rPr>
        <w:t>Ma, ‘The Making of a Chinese Head of the WHO: A Study of the Media Discourse on Margaret Chan’s Contest for the WHO Director-</w:t>
      </w:r>
      <w:proofErr w:type="spellStart"/>
      <w:r w:rsidR="00C42A9E" w:rsidRPr="00F4259E">
        <w:rPr>
          <w:color w:val="000000"/>
          <w:shd w:val="clear" w:color="auto" w:fill="F8F9FA"/>
          <w:lang w:val="en-GB"/>
        </w:rPr>
        <w:t>Generalship</w:t>
      </w:r>
      <w:proofErr w:type="spellEnd"/>
      <w:r w:rsidR="00C42A9E" w:rsidRPr="00F4259E">
        <w:rPr>
          <w:color w:val="000000"/>
          <w:shd w:val="clear" w:color="auto" w:fill="F8F9FA"/>
          <w:lang w:val="en-GB"/>
        </w:rPr>
        <w:t xml:space="preserve"> and Its Implications for the Collective Memory of SARS’ </w:t>
      </w:r>
      <w:r w:rsidR="005D0D85" w:rsidRPr="00F4259E">
        <w:rPr>
          <w:color w:val="000000"/>
          <w:shd w:val="clear" w:color="auto" w:fill="F8F9FA"/>
          <w:lang w:val="en-GB"/>
        </w:rPr>
        <w:t xml:space="preserve">in </w:t>
      </w:r>
      <w:r w:rsidR="00C42A9E" w:rsidRPr="00F4259E">
        <w:rPr>
          <w:i/>
          <w:iCs/>
          <w:color w:val="000000"/>
          <w:shd w:val="clear" w:color="auto" w:fill="F8F9FA"/>
          <w:lang w:val="en-GB"/>
        </w:rPr>
        <w:t>International Journal of Health Services</w:t>
      </w:r>
      <w:r w:rsidR="00C42A9E" w:rsidRPr="00F4259E">
        <w:rPr>
          <w:color w:val="000000"/>
          <w:shd w:val="clear" w:color="auto" w:fill="F8F9FA"/>
          <w:lang w:val="en-GB"/>
        </w:rPr>
        <w:t>, 39/3</w:t>
      </w:r>
      <w:r w:rsidR="00A05950" w:rsidRPr="00F4259E">
        <w:rPr>
          <w:color w:val="000000"/>
          <w:shd w:val="clear" w:color="auto" w:fill="F8F9FA"/>
          <w:lang w:val="en-GB"/>
        </w:rPr>
        <w:t>,</w:t>
      </w:r>
      <w:r w:rsidR="00C42A9E" w:rsidRPr="00F4259E">
        <w:rPr>
          <w:color w:val="000000"/>
          <w:shd w:val="clear" w:color="auto" w:fill="F8F9FA"/>
          <w:lang w:val="en-GB"/>
        </w:rPr>
        <w:t xml:space="preserve"> 2009, 587-614; </w:t>
      </w:r>
      <w:r w:rsidR="009C3FD6" w:rsidRPr="00F4259E">
        <w:rPr>
          <w:color w:val="000000"/>
          <w:shd w:val="clear" w:color="auto" w:fill="F8F9FA"/>
          <w:lang w:val="en-GB"/>
        </w:rPr>
        <w:t xml:space="preserve">‘Exclusive Interview with WHO’s </w:t>
      </w:r>
      <w:proofErr w:type="spellStart"/>
      <w:r w:rsidR="009C3FD6" w:rsidRPr="00F4259E">
        <w:rPr>
          <w:color w:val="000000"/>
          <w:shd w:val="clear" w:color="auto" w:fill="F8F9FA"/>
          <w:lang w:val="en-GB"/>
        </w:rPr>
        <w:t>Dr.</w:t>
      </w:r>
      <w:proofErr w:type="spellEnd"/>
      <w:r w:rsidR="009C3FD6" w:rsidRPr="00F4259E">
        <w:rPr>
          <w:color w:val="000000"/>
          <w:shd w:val="clear" w:color="auto" w:fill="F8F9FA"/>
          <w:lang w:val="en-GB"/>
        </w:rPr>
        <w:t xml:space="preserve"> Margaret Chan’ </w:t>
      </w:r>
      <w:r w:rsidR="005D0D85" w:rsidRPr="00F4259E">
        <w:rPr>
          <w:color w:val="000000"/>
          <w:shd w:val="clear" w:color="auto" w:fill="F8F9FA"/>
          <w:lang w:val="en-GB"/>
        </w:rPr>
        <w:t xml:space="preserve">in </w:t>
      </w:r>
      <w:r w:rsidR="009C3FD6" w:rsidRPr="00F4259E">
        <w:rPr>
          <w:i/>
          <w:iCs/>
          <w:color w:val="000000"/>
          <w:shd w:val="clear" w:color="auto" w:fill="F8F9FA"/>
          <w:lang w:val="en-GB"/>
        </w:rPr>
        <w:t>Frontlines</w:t>
      </w:r>
      <w:r w:rsidR="009C3FD6" w:rsidRPr="00F4259E">
        <w:rPr>
          <w:color w:val="000000"/>
          <w:shd w:val="clear" w:color="auto" w:fill="F8F9FA"/>
          <w:lang w:val="en-GB"/>
        </w:rPr>
        <w:t xml:space="preserve">, April-May 2011, available at </w:t>
      </w:r>
      <w:hyperlink r:id="rId10" w:history="1">
        <w:r w:rsidR="009C3FD6" w:rsidRPr="00F4259E">
          <w:rPr>
            <w:rStyle w:val="Hyperlink"/>
            <w:u w:val="none"/>
            <w:shd w:val="clear" w:color="auto" w:fill="F8F9FA"/>
            <w:lang w:val="en-GB"/>
          </w:rPr>
          <w:t>https://2012-2017.usaid.gov/news-information/frontlines/global-healthiraq/exclusive-interview-whos-dr-margaret-chan</w:t>
        </w:r>
      </w:hyperlink>
      <w:r w:rsidR="009C3FD6" w:rsidRPr="00F4259E">
        <w:rPr>
          <w:color w:val="000000"/>
          <w:shd w:val="clear" w:color="auto" w:fill="F8F9FA"/>
          <w:lang w:val="en-GB"/>
        </w:rPr>
        <w:t xml:space="preserve">; </w:t>
      </w:r>
      <w:r w:rsidR="00282CB2" w:rsidRPr="00F4259E">
        <w:rPr>
          <w:color w:val="000000"/>
          <w:shd w:val="clear" w:color="auto" w:fill="F8F9FA"/>
          <w:lang w:val="en-GB"/>
        </w:rPr>
        <w:t xml:space="preserve">N. </w:t>
      </w:r>
      <w:proofErr w:type="spellStart"/>
      <w:r w:rsidR="00282CB2" w:rsidRPr="00F4259E">
        <w:rPr>
          <w:color w:val="000000"/>
          <w:shd w:val="clear" w:color="auto" w:fill="F8F9FA"/>
          <w:lang w:val="en-GB"/>
        </w:rPr>
        <w:t>Chorev</w:t>
      </w:r>
      <w:proofErr w:type="spellEnd"/>
      <w:r w:rsidR="00282CB2" w:rsidRPr="00F4259E">
        <w:rPr>
          <w:color w:val="000000"/>
          <w:shd w:val="clear" w:color="auto" w:fill="F8F9FA"/>
          <w:lang w:val="en-GB"/>
        </w:rPr>
        <w:t xml:space="preserve">, </w:t>
      </w:r>
      <w:r w:rsidR="00282CB2" w:rsidRPr="00F4259E">
        <w:rPr>
          <w:i/>
          <w:iCs/>
          <w:color w:val="000000"/>
          <w:shd w:val="clear" w:color="auto" w:fill="F8F9FA"/>
          <w:lang w:val="en-GB"/>
        </w:rPr>
        <w:t>The World Health Organization between North and South</w:t>
      </w:r>
      <w:r w:rsidR="00282CB2" w:rsidRPr="00F4259E">
        <w:rPr>
          <w:color w:val="000000"/>
          <w:shd w:val="clear" w:color="auto" w:fill="F8F9FA"/>
          <w:lang w:val="en-GB"/>
        </w:rPr>
        <w:t xml:space="preserve">, Ithaca 2012; D. Holmes, </w:t>
      </w:r>
      <w:r w:rsidR="00AA1D98" w:rsidRPr="00F4259E">
        <w:rPr>
          <w:color w:val="000000"/>
          <w:shd w:val="clear" w:color="auto" w:fill="F8F9FA"/>
          <w:lang w:val="en-GB"/>
        </w:rPr>
        <w:t>‘</w:t>
      </w:r>
      <w:r w:rsidR="00282CB2" w:rsidRPr="00F4259E">
        <w:rPr>
          <w:color w:val="000000"/>
          <w:shd w:val="clear" w:color="auto" w:fill="F8F9FA"/>
          <w:lang w:val="en-GB"/>
        </w:rPr>
        <w:t xml:space="preserve">Margaret Chan: Committed to Universal Health Coverage’ </w:t>
      </w:r>
      <w:r w:rsidR="005D0D85" w:rsidRPr="00F4259E">
        <w:rPr>
          <w:color w:val="000000"/>
          <w:shd w:val="clear" w:color="auto" w:fill="F8F9FA"/>
          <w:lang w:val="en-GB"/>
        </w:rPr>
        <w:t xml:space="preserve">in </w:t>
      </w:r>
      <w:r w:rsidR="00282CB2" w:rsidRPr="00F4259E">
        <w:rPr>
          <w:i/>
          <w:iCs/>
          <w:color w:val="000000"/>
          <w:shd w:val="clear" w:color="auto" w:fill="F8F9FA"/>
          <w:lang w:val="en-GB"/>
        </w:rPr>
        <w:t>The Lancet</w:t>
      </w:r>
      <w:r w:rsidR="00282CB2" w:rsidRPr="00F4259E">
        <w:rPr>
          <w:color w:val="000000"/>
          <w:shd w:val="clear" w:color="auto" w:fill="F8F9FA"/>
          <w:lang w:val="en-GB"/>
        </w:rPr>
        <w:t xml:space="preserve">, 380/9845, 8 September 2012, 879; ‘WHO and Margaret Chan: The Next 5 Years’ </w:t>
      </w:r>
      <w:r w:rsidR="005D0D85" w:rsidRPr="00F4259E">
        <w:rPr>
          <w:color w:val="000000"/>
          <w:shd w:val="clear" w:color="auto" w:fill="F8F9FA"/>
          <w:lang w:val="en-GB"/>
        </w:rPr>
        <w:t xml:space="preserve">in </w:t>
      </w:r>
      <w:r w:rsidR="00282CB2" w:rsidRPr="00F4259E">
        <w:rPr>
          <w:i/>
          <w:iCs/>
          <w:color w:val="000000"/>
          <w:shd w:val="clear" w:color="auto" w:fill="F8F9FA"/>
          <w:lang w:val="en-GB"/>
        </w:rPr>
        <w:t>The Lancet</w:t>
      </w:r>
      <w:r w:rsidR="00282CB2" w:rsidRPr="00F4259E">
        <w:rPr>
          <w:color w:val="000000"/>
          <w:shd w:val="clear" w:color="auto" w:fill="F8F9FA"/>
          <w:lang w:val="en-GB"/>
        </w:rPr>
        <w:t>, 379/9811, 14 January 2012, 94;</w:t>
      </w:r>
      <w:r w:rsidR="00550D66" w:rsidRPr="00F4259E">
        <w:rPr>
          <w:color w:val="000000"/>
          <w:shd w:val="clear" w:color="auto" w:fill="F8F9FA"/>
          <w:lang w:val="en-GB"/>
        </w:rPr>
        <w:t xml:space="preserve"> </w:t>
      </w:r>
      <w:r w:rsidR="00990BC5" w:rsidRPr="00F4259E">
        <w:rPr>
          <w:color w:val="000000"/>
          <w:shd w:val="clear" w:color="auto" w:fill="F8F9FA"/>
          <w:lang w:val="en-GB"/>
        </w:rPr>
        <w:t xml:space="preserve">S. Moon et al., </w:t>
      </w:r>
      <w:r w:rsidR="00BD5206" w:rsidRPr="00F4259E">
        <w:rPr>
          <w:color w:val="000000"/>
          <w:shd w:val="clear" w:color="auto" w:fill="F8F9FA"/>
          <w:lang w:val="en-GB"/>
        </w:rPr>
        <w:t>‘</w:t>
      </w:r>
      <w:r w:rsidR="00990BC5" w:rsidRPr="00F4259E">
        <w:rPr>
          <w:color w:val="000000"/>
          <w:shd w:val="clear" w:color="auto" w:fill="F8F9FA"/>
          <w:lang w:val="en-GB"/>
        </w:rPr>
        <w:t xml:space="preserve">Will Ebola Change the </w:t>
      </w:r>
      <w:r w:rsidR="00BD5206" w:rsidRPr="00F4259E">
        <w:rPr>
          <w:color w:val="000000"/>
          <w:shd w:val="clear" w:color="auto" w:fill="F8F9FA"/>
          <w:lang w:val="en-GB"/>
        </w:rPr>
        <w:t>G</w:t>
      </w:r>
      <w:r w:rsidR="00990BC5" w:rsidRPr="00F4259E">
        <w:rPr>
          <w:color w:val="000000"/>
          <w:shd w:val="clear" w:color="auto" w:fill="F8F9FA"/>
          <w:lang w:val="en-GB"/>
        </w:rPr>
        <w:t xml:space="preserve">ame? Ten Essential </w:t>
      </w:r>
      <w:r w:rsidR="00BD5206" w:rsidRPr="00F4259E">
        <w:rPr>
          <w:color w:val="000000"/>
          <w:shd w:val="clear" w:color="auto" w:fill="F8F9FA"/>
          <w:lang w:val="en-GB"/>
        </w:rPr>
        <w:t>R</w:t>
      </w:r>
      <w:r w:rsidR="00990BC5" w:rsidRPr="00F4259E">
        <w:rPr>
          <w:color w:val="000000"/>
          <w:shd w:val="clear" w:color="auto" w:fill="F8F9FA"/>
          <w:lang w:val="en-GB"/>
        </w:rPr>
        <w:t xml:space="preserve">eforms Before the Next Pandemic. The Report of the Harvard-LSHTM Independent Panel on the Global Response to Ebola’ in </w:t>
      </w:r>
      <w:r w:rsidR="00990BC5" w:rsidRPr="00F4259E">
        <w:rPr>
          <w:i/>
          <w:iCs/>
          <w:color w:val="000000"/>
          <w:shd w:val="clear" w:color="auto" w:fill="F8F9FA"/>
          <w:lang w:val="en-GB"/>
        </w:rPr>
        <w:t>The Lancet</w:t>
      </w:r>
      <w:r w:rsidR="00990BC5" w:rsidRPr="00F4259E">
        <w:rPr>
          <w:color w:val="000000"/>
          <w:shd w:val="clear" w:color="auto" w:fill="F8F9FA"/>
          <w:lang w:val="en-GB"/>
        </w:rPr>
        <w:t xml:space="preserve">, </w:t>
      </w:r>
      <w:r w:rsidR="00BD5206" w:rsidRPr="00F4259E">
        <w:rPr>
          <w:color w:val="000000"/>
          <w:shd w:val="clear" w:color="auto" w:fill="F8F9FA"/>
          <w:lang w:val="en-GB"/>
        </w:rPr>
        <w:t>386/10009, 28 November 2015, 2204-2221;</w:t>
      </w:r>
      <w:r w:rsidR="00BD5206" w:rsidRPr="00F4259E">
        <w:rPr>
          <w:b/>
          <w:bCs/>
          <w:color w:val="000000"/>
          <w:shd w:val="clear" w:color="auto" w:fill="F8F9FA"/>
          <w:lang w:val="en-GB"/>
        </w:rPr>
        <w:t xml:space="preserve"> </w:t>
      </w:r>
      <w:r w:rsidR="00990BC5" w:rsidRPr="00F4259E">
        <w:rPr>
          <w:color w:val="000000"/>
          <w:shd w:val="clear" w:color="auto" w:fill="F8F9FA"/>
          <w:lang w:val="en-GB"/>
        </w:rPr>
        <w:t xml:space="preserve">T. </w:t>
      </w:r>
      <w:proofErr w:type="spellStart"/>
      <w:r w:rsidR="00990BC5" w:rsidRPr="00F4259E">
        <w:rPr>
          <w:color w:val="000000"/>
          <w:shd w:val="clear" w:color="auto" w:fill="F8F9FA"/>
          <w:lang w:val="en-GB"/>
        </w:rPr>
        <w:t>Hanrieder</w:t>
      </w:r>
      <w:proofErr w:type="spellEnd"/>
      <w:r w:rsidR="00990BC5" w:rsidRPr="00F4259E">
        <w:rPr>
          <w:color w:val="000000"/>
          <w:shd w:val="clear" w:color="auto" w:fill="F8F9FA"/>
          <w:lang w:val="en-GB"/>
        </w:rPr>
        <w:t xml:space="preserve">, </w:t>
      </w:r>
      <w:r w:rsidR="00990BC5" w:rsidRPr="00F4259E">
        <w:rPr>
          <w:i/>
          <w:iCs/>
          <w:color w:val="000000"/>
          <w:shd w:val="clear" w:color="auto" w:fill="F8F9FA"/>
          <w:lang w:val="en-GB"/>
        </w:rPr>
        <w:t>International Organization in Time: Fragmentation and Reform</w:t>
      </w:r>
      <w:r w:rsidR="00990BC5" w:rsidRPr="00F4259E">
        <w:rPr>
          <w:color w:val="000000"/>
          <w:shd w:val="clear" w:color="auto" w:fill="F8F9FA"/>
          <w:lang w:val="en-GB"/>
        </w:rPr>
        <w:t xml:space="preserve">, Oxford 2015; </w:t>
      </w:r>
      <w:r w:rsidR="00312761" w:rsidRPr="00F4259E">
        <w:rPr>
          <w:color w:val="000000"/>
          <w:shd w:val="clear" w:color="auto" w:fill="F8F9FA"/>
          <w:lang w:val="en-GB"/>
        </w:rPr>
        <w:t>K. Haack, ‘Women, Organizational Crisis, and Access to Leadership in International Organizations</w:t>
      </w:r>
      <w:r w:rsidR="00D86F74" w:rsidRPr="00F4259E">
        <w:rPr>
          <w:color w:val="000000"/>
          <w:shd w:val="clear" w:color="auto" w:fill="F8F9FA"/>
          <w:lang w:val="en-GB"/>
        </w:rPr>
        <w:t>’</w:t>
      </w:r>
      <w:r w:rsidR="00312761" w:rsidRPr="00F4259E">
        <w:rPr>
          <w:color w:val="000000"/>
          <w:shd w:val="clear" w:color="auto" w:fill="F8F9FA"/>
          <w:lang w:val="en-GB"/>
        </w:rPr>
        <w:t xml:space="preserve"> </w:t>
      </w:r>
      <w:r w:rsidR="005D0D85" w:rsidRPr="00F4259E">
        <w:rPr>
          <w:color w:val="000000"/>
          <w:shd w:val="clear" w:color="auto" w:fill="F8F9FA"/>
          <w:lang w:val="en-GB"/>
        </w:rPr>
        <w:t xml:space="preserve">in </w:t>
      </w:r>
      <w:r w:rsidR="00312761" w:rsidRPr="00F4259E">
        <w:rPr>
          <w:i/>
          <w:iCs/>
          <w:color w:val="000000"/>
          <w:shd w:val="clear" w:color="auto" w:fill="F8F9FA"/>
          <w:lang w:val="en-GB"/>
        </w:rPr>
        <w:t>Journal of Women, Politics &amp; Policy</w:t>
      </w:r>
      <w:r w:rsidR="00312761" w:rsidRPr="00F4259E">
        <w:rPr>
          <w:color w:val="000000"/>
          <w:shd w:val="clear" w:color="auto" w:fill="F8F9FA"/>
          <w:lang w:val="en-GB"/>
        </w:rPr>
        <w:t>, 38/2, 2017, 1-24;</w:t>
      </w:r>
      <w:r w:rsidR="008D192F" w:rsidRPr="00F4259E">
        <w:rPr>
          <w:color w:val="000000"/>
          <w:shd w:val="clear" w:color="auto" w:fill="F8F9FA"/>
          <w:lang w:val="en-GB"/>
        </w:rPr>
        <w:t xml:space="preserve"> N. Huet, ‘World looks for a better doctor’ </w:t>
      </w:r>
      <w:r w:rsidR="005D0D85" w:rsidRPr="00F4259E">
        <w:rPr>
          <w:color w:val="000000"/>
          <w:shd w:val="clear" w:color="auto" w:fill="F8F9FA"/>
          <w:lang w:val="en-GB"/>
        </w:rPr>
        <w:t xml:space="preserve">in </w:t>
      </w:r>
      <w:r w:rsidR="008D192F" w:rsidRPr="00F4259E">
        <w:rPr>
          <w:i/>
          <w:iCs/>
          <w:color w:val="000000"/>
          <w:shd w:val="clear" w:color="auto" w:fill="F8F9FA"/>
          <w:lang w:val="en-GB"/>
        </w:rPr>
        <w:t>Politico</w:t>
      </w:r>
      <w:r w:rsidR="008D192F" w:rsidRPr="00F4259E">
        <w:rPr>
          <w:color w:val="000000"/>
          <w:shd w:val="clear" w:color="auto" w:fill="F8F9FA"/>
          <w:lang w:val="en-GB"/>
        </w:rPr>
        <w:t>, 22 January 2017</w:t>
      </w:r>
      <w:r w:rsidR="0096548D" w:rsidRPr="00F4259E">
        <w:rPr>
          <w:color w:val="000000"/>
          <w:shd w:val="clear" w:color="auto" w:fill="F8F9FA"/>
          <w:lang w:val="en-GB"/>
        </w:rPr>
        <w:t>,</w:t>
      </w:r>
      <w:r w:rsidR="008D192F" w:rsidRPr="00F4259E">
        <w:rPr>
          <w:color w:val="000000"/>
          <w:shd w:val="clear" w:color="auto" w:fill="F8F9FA"/>
          <w:lang w:val="en-GB"/>
        </w:rPr>
        <w:t xml:space="preserve"> available at </w:t>
      </w:r>
      <w:hyperlink r:id="rId11" w:history="1">
        <w:r w:rsidR="008D192F" w:rsidRPr="00F4259E">
          <w:rPr>
            <w:rStyle w:val="Hyperlink"/>
            <w:u w:val="none"/>
            <w:shd w:val="clear" w:color="auto" w:fill="F8F9FA"/>
            <w:lang w:val="en-GB"/>
          </w:rPr>
          <w:t>www.politico.eu/article/world-looks-for-a-better-doctor/</w:t>
        </w:r>
      </w:hyperlink>
      <w:r w:rsidR="008D192F" w:rsidRPr="00F4259E">
        <w:rPr>
          <w:color w:val="000000"/>
          <w:shd w:val="clear" w:color="auto" w:fill="F8F9FA"/>
          <w:lang w:val="en-GB"/>
        </w:rPr>
        <w:t xml:space="preserve">; </w:t>
      </w:r>
      <w:r w:rsidR="0078554C" w:rsidRPr="00F4259E">
        <w:rPr>
          <w:color w:val="000000"/>
          <w:shd w:val="clear" w:color="auto" w:fill="F8F9FA"/>
          <w:lang w:val="en-GB"/>
        </w:rPr>
        <w:t xml:space="preserve">F. Ching, ‘Bird Flu, SARS and Beyond’ </w:t>
      </w:r>
      <w:r w:rsidR="005D0D85" w:rsidRPr="00F4259E">
        <w:rPr>
          <w:color w:val="000000"/>
          <w:shd w:val="clear" w:color="auto" w:fill="F8F9FA"/>
          <w:lang w:val="en-GB"/>
        </w:rPr>
        <w:t xml:space="preserve">in </w:t>
      </w:r>
      <w:r w:rsidR="0078554C" w:rsidRPr="00F4259E">
        <w:rPr>
          <w:i/>
          <w:iCs/>
          <w:color w:val="000000"/>
          <w:shd w:val="clear" w:color="auto" w:fill="F8F9FA"/>
          <w:lang w:val="en-GB"/>
        </w:rPr>
        <w:t>Nature Public Health Emergency Collection</w:t>
      </w:r>
      <w:r w:rsidR="0078554C" w:rsidRPr="00F4259E">
        <w:rPr>
          <w:color w:val="000000"/>
          <w:shd w:val="clear" w:color="auto" w:fill="F8F9FA"/>
          <w:lang w:val="en-GB"/>
        </w:rPr>
        <w:t xml:space="preserve">, 15 March 2018, 381-434, available at </w:t>
      </w:r>
      <w:hyperlink r:id="rId12" w:history="1">
        <w:r w:rsidR="0078554C" w:rsidRPr="00F4259E">
          <w:rPr>
            <w:rStyle w:val="Hyperlink"/>
            <w:u w:val="none"/>
            <w:shd w:val="clear" w:color="auto" w:fill="F8F9FA"/>
            <w:lang w:val="en-GB"/>
          </w:rPr>
          <w:t>www.ncbi.nlm.nih.gov/pmc/articles/PMC7120366/</w:t>
        </w:r>
      </w:hyperlink>
      <w:r w:rsidR="0078554C" w:rsidRPr="00F4259E">
        <w:rPr>
          <w:color w:val="000000"/>
          <w:shd w:val="clear" w:color="auto" w:fill="F8F9FA"/>
          <w:lang w:val="en-GB"/>
        </w:rPr>
        <w:t>;</w:t>
      </w:r>
      <w:r w:rsidR="00312761" w:rsidRPr="00F4259E">
        <w:rPr>
          <w:color w:val="000000"/>
          <w:shd w:val="clear" w:color="auto" w:fill="F8F9FA"/>
          <w:lang w:val="en-GB"/>
        </w:rPr>
        <w:t xml:space="preserve"> </w:t>
      </w:r>
      <w:r w:rsidR="00305961" w:rsidRPr="00F4259E">
        <w:rPr>
          <w:color w:val="000000"/>
          <w:shd w:val="clear" w:color="auto" w:fill="F8F9FA"/>
          <w:lang w:val="en-GB"/>
        </w:rPr>
        <w:t xml:space="preserve">‘Former Director-General: Dr Margaret Chan’, available at </w:t>
      </w:r>
      <w:hyperlink r:id="rId13" w:history="1">
        <w:r w:rsidR="00305961" w:rsidRPr="00F4259E">
          <w:rPr>
            <w:rStyle w:val="Hyperlink"/>
            <w:u w:val="none"/>
            <w:shd w:val="clear" w:color="auto" w:fill="F8F9FA"/>
            <w:lang w:val="en-GB"/>
          </w:rPr>
          <w:t>www.who.int/dg/chan/en/</w:t>
        </w:r>
      </w:hyperlink>
      <w:r w:rsidR="008D192F" w:rsidRPr="00F4259E">
        <w:rPr>
          <w:color w:val="000000"/>
          <w:shd w:val="clear" w:color="auto" w:fill="F8F9FA"/>
          <w:lang w:val="en-GB"/>
        </w:rPr>
        <w:t xml:space="preserve"> (all websites accessed on 14 April 2021).</w:t>
      </w:r>
    </w:p>
    <w:p w14:paraId="3D5CFE3B" w14:textId="3391FE04" w:rsidR="00AA1D98" w:rsidRPr="00F4259E" w:rsidRDefault="00AA1D98" w:rsidP="009825C6">
      <w:pPr>
        <w:jc w:val="both"/>
        <w:rPr>
          <w:color w:val="000000"/>
          <w:shd w:val="clear" w:color="auto" w:fill="F8F9FA"/>
          <w:lang w:val="en-GB"/>
        </w:rPr>
      </w:pPr>
    </w:p>
    <w:p w14:paraId="02CABE77" w14:textId="1E35CCB0" w:rsidR="00AA1D98" w:rsidRPr="00F4259E" w:rsidRDefault="00AA1D98" w:rsidP="009825C6">
      <w:pPr>
        <w:jc w:val="both"/>
        <w:rPr>
          <w:b/>
          <w:bCs/>
          <w:color w:val="000000"/>
          <w:shd w:val="clear" w:color="auto" w:fill="F8F9FA"/>
          <w:lang w:val="en-GB"/>
        </w:rPr>
      </w:pPr>
      <w:r w:rsidRPr="00F4259E">
        <w:rPr>
          <w:b/>
          <w:bCs/>
          <w:color w:val="000000"/>
          <w:shd w:val="clear" w:color="auto" w:fill="F8F9FA"/>
          <w:lang w:val="en-GB"/>
        </w:rPr>
        <w:t>Bob Reinalda</w:t>
      </w:r>
    </w:p>
    <w:p w14:paraId="10FA3171" w14:textId="77777777" w:rsidR="001904C6" w:rsidRPr="00F4259E" w:rsidRDefault="001904C6" w:rsidP="009825C6">
      <w:pPr>
        <w:jc w:val="both"/>
        <w:rPr>
          <w:color w:val="000000"/>
          <w:shd w:val="clear" w:color="auto" w:fill="F8F9FA"/>
          <w:lang w:val="en-GB"/>
        </w:rPr>
      </w:pPr>
    </w:p>
    <w:p w14:paraId="585CF28F" w14:textId="34BBFBCE" w:rsidR="004E1245" w:rsidRPr="00F4259E" w:rsidRDefault="00AA1D98" w:rsidP="009825C6">
      <w:pPr>
        <w:jc w:val="both"/>
        <w:rPr>
          <w:b/>
          <w:bCs/>
          <w:color w:val="000000"/>
          <w:shd w:val="clear" w:color="auto" w:fill="F8F9FA"/>
          <w:lang w:val="en-GB"/>
        </w:rPr>
      </w:pPr>
      <w:r w:rsidRPr="00F4259E">
        <w:rPr>
          <w:b/>
          <w:bCs/>
          <w:color w:val="000000"/>
          <w:shd w:val="clear" w:color="auto" w:fill="F8F9FA"/>
          <w:lang w:val="en-GB"/>
        </w:rPr>
        <w:t xml:space="preserve">Version </w:t>
      </w:r>
      <w:r w:rsidR="009825C6" w:rsidRPr="00F4259E">
        <w:rPr>
          <w:b/>
          <w:bCs/>
          <w:color w:val="000000"/>
          <w:shd w:val="clear" w:color="auto" w:fill="F8F9FA"/>
          <w:lang w:val="en-GB"/>
        </w:rPr>
        <w:t>1</w:t>
      </w:r>
      <w:r w:rsidR="009D2B64" w:rsidRPr="00F4259E">
        <w:rPr>
          <w:b/>
          <w:bCs/>
          <w:color w:val="000000"/>
          <w:shd w:val="clear" w:color="auto" w:fill="F8F9FA"/>
          <w:lang w:val="en-GB"/>
        </w:rPr>
        <w:t xml:space="preserve"> </w:t>
      </w:r>
      <w:r w:rsidR="009825C6" w:rsidRPr="00F4259E">
        <w:rPr>
          <w:b/>
          <w:bCs/>
          <w:color w:val="000000"/>
          <w:shd w:val="clear" w:color="auto" w:fill="F8F9FA"/>
          <w:lang w:val="en-GB"/>
        </w:rPr>
        <w:t>June</w:t>
      </w:r>
      <w:r w:rsidR="009D2B64" w:rsidRPr="00F4259E">
        <w:rPr>
          <w:b/>
          <w:bCs/>
          <w:color w:val="000000"/>
          <w:shd w:val="clear" w:color="auto" w:fill="F8F9FA"/>
          <w:lang w:val="en-GB"/>
        </w:rPr>
        <w:t xml:space="preserve"> 2021</w:t>
      </w:r>
    </w:p>
    <w:p w14:paraId="4D43DC08" w14:textId="3F5CF60C" w:rsidR="002C659A" w:rsidRPr="00F4259E" w:rsidRDefault="002C659A" w:rsidP="009825C6">
      <w:pPr>
        <w:jc w:val="both"/>
        <w:rPr>
          <w:b/>
          <w:bCs/>
          <w:color w:val="000000"/>
          <w:shd w:val="clear" w:color="auto" w:fill="F8F9FA"/>
          <w:lang w:val="en-GB"/>
        </w:rPr>
      </w:pPr>
    </w:p>
    <w:p w14:paraId="0912F9C7" w14:textId="77777777" w:rsidR="002C659A" w:rsidRPr="00F4259E" w:rsidRDefault="002C659A" w:rsidP="009825C6">
      <w:pPr>
        <w:jc w:val="both"/>
        <w:rPr>
          <w:b/>
          <w:lang w:val="en-US"/>
        </w:rPr>
      </w:pPr>
      <w:r w:rsidRPr="00F4259E">
        <w:rPr>
          <w:b/>
          <w:lang w:val="en-US"/>
        </w:rPr>
        <w:t xml:space="preserve">How To Cite This IO BIO Entry? </w:t>
      </w:r>
    </w:p>
    <w:p w14:paraId="6C580DB6" w14:textId="206EEC79" w:rsidR="002C659A" w:rsidRPr="00F4259E" w:rsidRDefault="002C659A" w:rsidP="009825C6">
      <w:pPr>
        <w:jc w:val="both"/>
        <w:rPr>
          <w:b/>
          <w:bCs/>
          <w:color w:val="000000"/>
          <w:shd w:val="clear" w:color="auto" w:fill="F8F9FA"/>
          <w:lang w:val="en-US"/>
        </w:rPr>
      </w:pPr>
      <w:r w:rsidRPr="00F4259E">
        <w:rPr>
          <w:lang w:val="en-US"/>
        </w:rPr>
        <w:t xml:space="preserve">Bob Reinalda, ‘Chan, Margaret’ in </w:t>
      </w:r>
      <w:r w:rsidRPr="00F4259E">
        <w:rPr>
          <w:i/>
          <w:lang w:val="en-US"/>
        </w:rPr>
        <w:t>IO BIO, Biographical Dictionary of Secretaries-General of International Organizations</w:t>
      </w:r>
      <w:r w:rsidRPr="00F4259E">
        <w:rPr>
          <w:lang w:val="en-US"/>
        </w:rPr>
        <w:t xml:space="preserve">, Edited by Bob Reinalda, Kent J. Kille and Jaci </w:t>
      </w:r>
      <w:r w:rsidR="00F4259E">
        <w:rPr>
          <w:lang w:val="en-US"/>
        </w:rPr>
        <w:t xml:space="preserve">L. </w:t>
      </w:r>
      <w:r w:rsidRPr="00F4259E">
        <w:rPr>
          <w:lang w:val="en-US"/>
        </w:rPr>
        <w:t xml:space="preserve">Eisenberg, </w:t>
      </w:r>
      <w:hyperlink r:id="rId14" w:history="1">
        <w:r w:rsidRPr="00F4259E">
          <w:rPr>
            <w:rStyle w:val="Hyperlink"/>
            <w:u w:val="none"/>
            <w:lang w:val="en-US"/>
          </w:rPr>
          <w:t>www.ru.nl/fm/iobio</w:t>
        </w:r>
      </w:hyperlink>
      <w:r w:rsidRPr="00F4259E">
        <w:rPr>
          <w:lang w:val="en-US"/>
        </w:rPr>
        <w:t>, Accessed DAY MONTH YEAR</w:t>
      </w:r>
    </w:p>
    <w:sectPr w:rsidR="002C659A" w:rsidRPr="00F4259E" w:rsidSect="00F4259E">
      <w:headerReference w:type="even" r:id="rId15"/>
      <w:headerReference w:type="default" r:id="rId16"/>
      <w:footerReference w:type="default" r:id="rId17"/>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D3AC2" w14:textId="77777777" w:rsidR="005F7758" w:rsidRDefault="005F7758" w:rsidP="0027251B">
      <w:r>
        <w:separator/>
      </w:r>
    </w:p>
  </w:endnote>
  <w:endnote w:type="continuationSeparator" w:id="0">
    <w:p w14:paraId="6670B779" w14:textId="77777777" w:rsidR="005F7758" w:rsidRDefault="005F7758" w:rsidP="0027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22F0" w14:textId="6E7650DC" w:rsidR="00FD0157" w:rsidRPr="00FD0157" w:rsidRDefault="00FD0157" w:rsidP="00FD0157">
    <w:pPr>
      <w:pStyle w:val="Voettekst"/>
      <w:jc w:val="center"/>
      <w:rPr>
        <w:lang w:val="en-US"/>
      </w:rPr>
    </w:pPr>
    <w:r w:rsidRPr="006156B3">
      <w:rPr>
        <w:sz w:val="20"/>
        <w:szCs w:val="18"/>
        <w:lang w:val="en-GB"/>
      </w:rPr>
      <w:t xml:space="preserve">IO BIO, </w:t>
    </w:r>
    <w:r w:rsidRPr="006156B3">
      <w:rPr>
        <w:i/>
        <w:sz w:val="20"/>
        <w:szCs w:val="18"/>
        <w:lang w:val="en-GB"/>
      </w:rPr>
      <w:t>Biographical Dictionary of Secretaries-General of International Organizations</w:t>
    </w:r>
    <w:r w:rsidRPr="006156B3">
      <w:rPr>
        <w:sz w:val="20"/>
        <w:szCs w:val="18"/>
        <w:lang w:val="en-GB"/>
      </w:rPr>
      <w:t xml:space="preserve">, </w:t>
    </w:r>
    <w:hyperlink r:id="rId1" w:history="1">
      <w:r w:rsidRPr="006156B3">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CF26" w14:textId="77777777" w:rsidR="005F7758" w:rsidRDefault="005F7758" w:rsidP="0027251B">
      <w:r>
        <w:separator/>
      </w:r>
    </w:p>
  </w:footnote>
  <w:footnote w:type="continuationSeparator" w:id="0">
    <w:p w14:paraId="15C4A758" w14:textId="77777777" w:rsidR="005F7758" w:rsidRDefault="005F7758" w:rsidP="00272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174763266"/>
      <w:docPartObj>
        <w:docPartGallery w:val="Page Numbers (Top of Page)"/>
        <w:docPartUnique/>
      </w:docPartObj>
    </w:sdtPr>
    <w:sdtContent>
      <w:p w14:paraId="3ED9BCA9" w14:textId="7DAAF841" w:rsidR="0027251B" w:rsidRDefault="0027251B" w:rsidP="0075339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840F3E8" w14:textId="77777777" w:rsidR="0027251B" w:rsidRDefault="002725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631717355"/>
      <w:docPartObj>
        <w:docPartGallery w:val="Page Numbers (Top of Page)"/>
        <w:docPartUnique/>
      </w:docPartObj>
    </w:sdtPr>
    <w:sdtContent>
      <w:p w14:paraId="70F3C78C" w14:textId="62CD8A0C" w:rsidR="0027251B" w:rsidRDefault="0027251B" w:rsidP="0075339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69944DD" w14:textId="77777777" w:rsidR="0027251B" w:rsidRDefault="0027251B">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5B"/>
    <w:rsid w:val="0000079C"/>
    <w:rsid w:val="00001FF5"/>
    <w:rsid w:val="00002FA8"/>
    <w:rsid w:val="00003AFC"/>
    <w:rsid w:val="00004289"/>
    <w:rsid w:val="00021055"/>
    <w:rsid w:val="0002301E"/>
    <w:rsid w:val="0002428F"/>
    <w:rsid w:val="00034A9A"/>
    <w:rsid w:val="00035174"/>
    <w:rsid w:val="00035BD0"/>
    <w:rsid w:val="00040182"/>
    <w:rsid w:val="000545D2"/>
    <w:rsid w:val="00055C29"/>
    <w:rsid w:val="00055CF5"/>
    <w:rsid w:val="00064E7A"/>
    <w:rsid w:val="00081391"/>
    <w:rsid w:val="00083E95"/>
    <w:rsid w:val="00095489"/>
    <w:rsid w:val="00095695"/>
    <w:rsid w:val="000A30AE"/>
    <w:rsid w:val="000A5A53"/>
    <w:rsid w:val="000A74CD"/>
    <w:rsid w:val="000A76E9"/>
    <w:rsid w:val="000B32D2"/>
    <w:rsid w:val="000B5E81"/>
    <w:rsid w:val="000C0DE1"/>
    <w:rsid w:val="000C4BED"/>
    <w:rsid w:val="000C57F4"/>
    <w:rsid w:val="000D0F2A"/>
    <w:rsid w:val="000D3932"/>
    <w:rsid w:val="000D7093"/>
    <w:rsid w:val="000D71F1"/>
    <w:rsid w:val="000D7EEE"/>
    <w:rsid w:val="000E1D31"/>
    <w:rsid w:val="000E5A80"/>
    <w:rsid w:val="000F04BD"/>
    <w:rsid w:val="000F2748"/>
    <w:rsid w:val="000F302F"/>
    <w:rsid w:val="000F4F58"/>
    <w:rsid w:val="000F6D6C"/>
    <w:rsid w:val="00101BBE"/>
    <w:rsid w:val="001024B9"/>
    <w:rsid w:val="00104289"/>
    <w:rsid w:val="00104B23"/>
    <w:rsid w:val="00105990"/>
    <w:rsid w:val="00114401"/>
    <w:rsid w:val="00117EA0"/>
    <w:rsid w:val="00121134"/>
    <w:rsid w:val="0012493C"/>
    <w:rsid w:val="001338F5"/>
    <w:rsid w:val="00135130"/>
    <w:rsid w:val="00141F01"/>
    <w:rsid w:val="00145188"/>
    <w:rsid w:val="00147031"/>
    <w:rsid w:val="00151AE0"/>
    <w:rsid w:val="00164838"/>
    <w:rsid w:val="00166C65"/>
    <w:rsid w:val="00171D37"/>
    <w:rsid w:val="00173239"/>
    <w:rsid w:val="00173FED"/>
    <w:rsid w:val="00176791"/>
    <w:rsid w:val="001816B3"/>
    <w:rsid w:val="001904C6"/>
    <w:rsid w:val="00191D47"/>
    <w:rsid w:val="0019467F"/>
    <w:rsid w:val="00197B3C"/>
    <w:rsid w:val="00197C0A"/>
    <w:rsid w:val="001B3395"/>
    <w:rsid w:val="001B4734"/>
    <w:rsid w:val="001B642B"/>
    <w:rsid w:val="001C274B"/>
    <w:rsid w:val="001D0C8E"/>
    <w:rsid w:val="001D1E0B"/>
    <w:rsid w:val="001D7DF6"/>
    <w:rsid w:val="001E05C2"/>
    <w:rsid w:val="001E1FEB"/>
    <w:rsid w:val="001E2409"/>
    <w:rsid w:val="001F2D0B"/>
    <w:rsid w:val="001F471B"/>
    <w:rsid w:val="001F74B5"/>
    <w:rsid w:val="002025A2"/>
    <w:rsid w:val="00203A59"/>
    <w:rsid w:val="00203CC6"/>
    <w:rsid w:val="002136EA"/>
    <w:rsid w:val="00213A21"/>
    <w:rsid w:val="0021738C"/>
    <w:rsid w:val="00223900"/>
    <w:rsid w:val="0022425D"/>
    <w:rsid w:val="00230FE9"/>
    <w:rsid w:val="00234B59"/>
    <w:rsid w:val="00234EBF"/>
    <w:rsid w:val="002412A2"/>
    <w:rsid w:val="0024402F"/>
    <w:rsid w:val="00247BDE"/>
    <w:rsid w:val="0025690C"/>
    <w:rsid w:val="00261649"/>
    <w:rsid w:val="002620EE"/>
    <w:rsid w:val="00263E64"/>
    <w:rsid w:val="0026629F"/>
    <w:rsid w:val="002724F7"/>
    <w:rsid w:val="0027251B"/>
    <w:rsid w:val="002772F3"/>
    <w:rsid w:val="00281A0F"/>
    <w:rsid w:val="00282517"/>
    <w:rsid w:val="00282CB2"/>
    <w:rsid w:val="002872C3"/>
    <w:rsid w:val="00290263"/>
    <w:rsid w:val="00294C51"/>
    <w:rsid w:val="00294F2E"/>
    <w:rsid w:val="002956CE"/>
    <w:rsid w:val="002959A6"/>
    <w:rsid w:val="00295EC2"/>
    <w:rsid w:val="002A513D"/>
    <w:rsid w:val="002A6E1A"/>
    <w:rsid w:val="002A71EA"/>
    <w:rsid w:val="002B0B51"/>
    <w:rsid w:val="002B19DC"/>
    <w:rsid w:val="002B23FA"/>
    <w:rsid w:val="002B27F3"/>
    <w:rsid w:val="002B7176"/>
    <w:rsid w:val="002C185A"/>
    <w:rsid w:val="002C4D84"/>
    <w:rsid w:val="002C659A"/>
    <w:rsid w:val="002C71BB"/>
    <w:rsid w:val="002D25B9"/>
    <w:rsid w:val="002E1937"/>
    <w:rsid w:val="002E3BC3"/>
    <w:rsid w:val="002E7792"/>
    <w:rsid w:val="002F31E1"/>
    <w:rsid w:val="002F3C99"/>
    <w:rsid w:val="002F6BA4"/>
    <w:rsid w:val="00300D99"/>
    <w:rsid w:val="00305961"/>
    <w:rsid w:val="00312761"/>
    <w:rsid w:val="00321429"/>
    <w:rsid w:val="003248F8"/>
    <w:rsid w:val="00325515"/>
    <w:rsid w:val="00331306"/>
    <w:rsid w:val="0033222B"/>
    <w:rsid w:val="0033516C"/>
    <w:rsid w:val="003352DF"/>
    <w:rsid w:val="003553B4"/>
    <w:rsid w:val="00360E64"/>
    <w:rsid w:val="00361A76"/>
    <w:rsid w:val="00365145"/>
    <w:rsid w:val="0037771E"/>
    <w:rsid w:val="003845C9"/>
    <w:rsid w:val="00384896"/>
    <w:rsid w:val="00392F96"/>
    <w:rsid w:val="003A00CD"/>
    <w:rsid w:val="003A337D"/>
    <w:rsid w:val="003A39FB"/>
    <w:rsid w:val="003A7597"/>
    <w:rsid w:val="003B4823"/>
    <w:rsid w:val="003B5DC8"/>
    <w:rsid w:val="003C6CBD"/>
    <w:rsid w:val="003C6F4C"/>
    <w:rsid w:val="003C7D8A"/>
    <w:rsid w:val="003C7F17"/>
    <w:rsid w:val="003D366E"/>
    <w:rsid w:val="003E0E8B"/>
    <w:rsid w:val="003E1A14"/>
    <w:rsid w:val="003E2767"/>
    <w:rsid w:val="003E6E05"/>
    <w:rsid w:val="003F01D7"/>
    <w:rsid w:val="003F3CB8"/>
    <w:rsid w:val="003F514C"/>
    <w:rsid w:val="003F5724"/>
    <w:rsid w:val="003F5F60"/>
    <w:rsid w:val="003F78B5"/>
    <w:rsid w:val="00402730"/>
    <w:rsid w:val="004106B1"/>
    <w:rsid w:val="00410D01"/>
    <w:rsid w:val="00415415"/>
    <w:rsid w:val="0042170C"/>
    <w:rsid w:val="00426837"/>
    <w:rsid w:val="00426CE9"/>
    <w:rsid w:val="00430C00"/>
    <w:rsid w:val="00431C1D"/>
    <w:rsid w:val="004333FA"/>
    <w:rsid w:val="004339ED"/>
    <w:rsid w:val="004416FA"/>
    <w:rsid w:val="0044283D"/>
    <w:rsid w:val="004439CF"/>
    <w:rsid w:val="00444FDE"/>
    <w:rsid w:val="004502D8"/>
    <w:rsid w:val="00451949"/>
    <w:rsid w:val="00460ED6"/>
    <w:rsid w:val="004620E2"/>
    <w:rsid w:val="00463B1E"/>
    <w:rsid w:val="00463F1B"/>
    <w:rsid w:val="004713FF"/>
    <w:rsid w:val="004746F8"/>
    <w:rsid w:val="004762CF"/>
    <w:rsid w:val="00486E96"/>
    <w:rsid w:val="00491704"/>
    <w:rsid w:val="004A3950"/>
    <w:rsid w:val="004A438A"/>
    <w:rsid w:val="004B1593"/>
    <w:rsid w:val="004B4246"/>
    <w:rsid w:val="004C0A51"/>
    <w:rsid w:val="004C3658"/>
    <w:rsid w:val="004C6B36"/>
    <w:rsid w:val="004C6C31"/>
    <w:rsid w:val="004D6511"/>
    <w:rsid w:val="004E1245"/>
    <w:rsid w:val="004E32B2"/>
    <w:rsid w:val="004E384A"/>
    <w:rsid w:val="004E3EB4"/>
    <w:rsid w:val="004F7145"/>
    <w:rsid w:val="004F7C46"/>
    <w:rsid w:val="005006E2"/>
    <w:rsid w:val="00501E16"/>
    <w:rsid w:val="00502961"/>
    <w:rsid w:val="005030A6"/>
    <w:rsid w:val="00511A54"/>
    <w:rsid w:val="005146D4"/>
    <w:rsid w:val="005224BD"/>
    <w:rsid w:val="005228F5"/>
    <w:rsid w:val="00525E4C"/>
    <w:rsid w:val="00526C28"/>
    <w:rsid w:val="005301FA"/>
    <w:rsid w:val="00532EC2"/>
    <w:rsid w:val="0053750C"/>
    <w:rsid w:val="005416CD"/>
    <w:rsid w:val="00546064"/>
    <w:rsid w:val="005466A5"/>
    <w:rsid w:val="00546CAD"/>
    <w:rsid w:val="00550470"/>
    <w:rsid w:val="00550D66"/>
    <w:rsid w:val="005553A8"/>
    <w:rsid w:val="00560489"/>
    <w:rsid w:val="00562269"/>
    <w:rsid w:val="00564C7B"/>
    <w:rsid w:val="00572E8D"/>
    <w:rsid w:val="00581F02"/>
    <w:rsid w:val="00582848"/>
    <w:rsid w:val="00584CD1"/>
    <w:rsid w:val="00584D04"/>
    <w:rsid w:val="00584D37"/>
    <w:rsid w:val="00584D44"/>
    <w:rsid w:val="00590225"/>
    <w:rsid w:val="00590312"/>
    <w:rsid w:val="00590E85"/>
    <w:rsid w:val="005914FE"/>
    <w:rsid w:val="00591EEB"/>
    <w:rsid w:val="00591F32"/>
    <w:rsid w:val="00592540"/>
    <w:rsid w:val="005A4081"/>
    <w:rsid w:val="005B3411"/>
    <w:rsid w:val="005B75C3"/>
    <w:rsid w:val="005B77E7"/>
    <w:rsid w:val="005C3807"/>
    <w:rsid w:val="005C4491"/>
    <w:rsid w:val="005D0D85"/>
    <w:rsid w:val="005E312E"/>
    <w:rsid w:val="005E3136"/>
    <w:rsid w:val="005E57D9"/>
    <w:rsid w:val="005E5D3C"/>
    <w:rsid w:val="005E7688"/>
    <w:rsid w:val="005F7758"/>
    <w:rsid w:val="0060331C"/>
    <w:rsid w:val="0060417A"/>
    <w:rsid w:val="00604B65"/>
    <w:rsid w:val="00605891"/>
    <w:rsid w:val="00605FC0"/>
    <w:rsid w:val="006069EF"/>
    <w:rsid w:val="00612FFE"/>
    <w:rsid w:val="0061370A"/>
    <w:rsid w:val="00614B57"/>
    <w:rsid w:val="006179F7"/>
    <w:rsid w:val="00622BBB"/>
    <w:rsid w:val="00624FAA"/>
    <w:rsid w:val="00627690"/>
    <w:rsid w:val="00637865"/>
    <w:rsid w:val="00653915"/>
    <w:rsid w:val="00654255"/>
    <w:rsid w:val="00657347"/>
    <w:rsid w:val="006669F1"/>
    <w:rsid w:val="00671D7E"/>
    <w:rsid w:val="00672DF6"/>
    <w:rsid w:val="00673DE0"/>
    <w:rsid w:val="006760D6"/>
    <w:rsid w:val="0067625B"/>
    <w:rsid w:val="00683084"/>
    <w:rsid w:val="00695A59"/>
    <w:rsid w:val="006A1D85"/>
    <w:rsid w:val="006A2BCF"/>
    <w:rsid w:val="006C3603"/>
    <w:rsid w:val="006D3B8B"/>
    <w:rsid w:val="006D4B2B"/>
    <w:rsid w:val="006D4EE3"/>
    <w:rsid w:val="006E3109"/>
    <w:rsid w:val="006E4B48"/>
    <w:rsid w:val="006F19D4"/>
    <w:rsid w:val="006F2A29"/>
    <w:rsid w:val="006F438A"/>
    <w:rsid w:val="006F50CA"/>
    <w:rsid w:val="006F511D"/>
    <w:rsid w:val="006F61B9"/>
    <w:rsid w:val="007037E6"/>
    <w:rsid w:val="00704983"/>
    <w:rsid w:val="00707C56"/>
    <w:rsid w:val="00710952"/>
    <w:rsid w:val="00712108"/>
    <w:rsid w:val="007161D7"/>
    <w:rsid w:val="00720254"/>
    <w:rsid w:val="00720276"/>
    <w:rsid w:val="00720349"/>
    <w:rsid w:val="00727084"/>
    <w:rsid w:val="00732384"/>
    <w:rsid w:val="00733465"/>
    <w:rsid w:val="0073631D"/>
    <w:rsid w:val="00742F31"/>
    <w:rsid w:val="007433CE"/>
    <w:rsid w:val="00743A58"/>
    <w:rsid w:val="00743BF9"/>
    <w:rsid w:val="00755A64"/>
    <w:rsid w:val="00757C61"/>
    <w:rsid w:val="007621D0"/>
    <w:rsid w:val="00763001"/>
    <w:rsid w:val="00763429"/>
    <w:rsid w:val="00763994"/>
    <w:rsid w:val="00772084"/>
    <w:rsid w:val="0077349F"/>
    <w:rsid w:val="00774F35"/>
    <w:rsid w:val="007762CF"/>
    <w:rsid w:val="00780CCA"/>
    <w:rsid w:val="0078322A"/>
    <w:rsid w:val="0078554C"/>
    <w:rsid w:val="00785DE3"/>
    <w:rsid w:val="00787476"/>
    <w:rsid w:val="00790157"/>
    <w:rsid w:val="00794F88"/>
    <w:rsid w:val="007A2F84"/>
    <w:rsid w:val="007A46DD"/>
    <w:rsid w:val="007A49C0"/>
    <w:rsid w:val="007A5CC9"/>
    <w:rsid w:val="007C5276"/>
    <w:rsid w:val="007D6FBC"/>
    <w:rsid w:val="007E0C0E"/>
    <w:rsid w:val="007E0CD3"/>
    <w:rsid w:val="007E61AE"/>
    <w:rsid w:val="007E7E94"/>
    <w:rsid w:val="007F072C"/>
    <w:rsid w:val="007F28B0"/>
    <w:rsid w:val="007F38A5"/>
    <w:rsid w:val="007F3E27"/>
    <w:rsid w:val="007F59DF"/>
    <w:rsid w:val="007F7959"/>
    <w:rsid w:val="008041BF"/>
    <w:rsid w:val="0081466E"/>
    <w:rsid w:val="0081696C"/>
    <w:rsid w:val="00816DA7"/>
    <w:rsid w:val="00817C29"/>
    <w:rsid w:val="0082202D"/>
    <w:rsid w:val="00822E7B"/>
    <w:rsid w:val="00823329"/>
    <w:rsid w:val="00823E71"/>
    <w:rsid w:val="008242FB"/>
    <w:rsid w:val="00845759"/>
    <w:rsid w:val="008525D9"/>
    <w:rsid w:val="00853038"/>
    <w:rsid w:val="00855033"/>
    <w:rsid w:val="008564D2"/>
    <w:rsid w:val="00860443"/>
    <w:rsid w:val="00861274"/>
    <w:rsid w:val="00866416"/>
    <w:rsid w:val="00872AEC"/>
    <w:rsid w:val="00877C0E"/>
    <w:rsid w:val="00882E93"/>
    <w:rsid w:val="00884C9C"/>
    <w:rsid w:val="00887807"/>
    <w:rsid w:val="00890BAE"/>
    <w:rsid w:val="0089166C"/>
    <w:rsid w:val="0089249A"/>
    <w:rsid w:val="008962D6"/>
    <w:rsid w:val="008A20B9"/>
    <w:rsid w:val="008A3178"/>
    <w:rsid w:val="008B1E60"/>
    <w:rsid w:val="008B6A84"/>
    <w:rsid w:val="008C1CB1"/>
    <w:rsid w:val="008C402E"/>
    <w:rsid w:val="008C4584"/>
    <w:rsid w:val="008C6C75"/>
    <w:rsid w:val="008D192F"/>
    <w:rsid w:val="008D6DB8"/>
    <w:rsid w:val="008E1D96"/>
    <w:rsid w:val="008E31B8"/>
    <w:rsid w:val="008E40CF"/>
    <w:rsid w:val="008E6530"/>
    <w:rsid w:val="008F02EA"/>
    <w:rsid w:val="008F0D8E"/>
    <w:rsid w:val="008F19D2"/>
    <w:rsid w:val="008F4CE2"/>
    <w:rsid w:val="008F6A5F"/>
    <w:rsid w:val="009018E6"/>
    <w:rsid w:val="0090680C"/>
    <w:rsid w:val="0091268D"/>
    <w:rsid w:val="0091645E"/>
    <w:rsid w:val="0092056D"/>
    <w:rsid w:val="00927B73"/>
    <w:rsid w:val="0093257A"/>
    <w:rsid w:val="00933CE5"/>
    <w:rsid w:val="00935E5F"/>
    <w:rsid w:val="0094203A"/>
    <w:rsid w:val="00942278"/>
    <w:rsid w:val="00945025"/>
    <w:rsid w:val="00960E4E"/>
    <w:rsid w:val="0096231F"/>
    <w:rsid w:val="0096548D"/>
    <w:rsid w:val="009663D9"/>
    <w:rsid w:val="00966FE1"/>
    <w:rsid w:val="009703F3"/>
    <w:rsid w:val="00970A81"/>
    <w:rsid w:val="00973526"/>
    <w:rsid w:val="00977297"/>
    <w:rsid w:val="00977590"/>
    <w:rsid w:val="009818FB"/>
    <w:rsid w:val="009825C6"/>
    <w:rsid w:val="009855F0"/>
    <w:rsid w:val="0098673D"/>
    <w:rsid w:val="00990BC5"/>
    <w:rsid w:val="00995EEA"/>
    <w:rsid w:val="009B2FE2"/>
    <w:rsid w:val="009B3D4E"/>
    <w:rsid w:val="009B4FE1"/>
    <w:rsid w:val="009B7606"/>
    <w:rsid w:val="009B7D93"/>
    <w:rsid w:val="009C0F3F"/>
    <w:rsid w:val="009C3FD6"/>
    <w:rsid w:val="009C4247"/>
    <w:rsid w:val="009C5D72"/>
    <w:rsid w:val="009D2B64"/>
    <w:rsid w:val="009D52BA"/>
    <w:rsid w:val="009F35FC"/>
    <w:rsid w:val="009F38BD"/>
    <w:rsid w:val="009F692B"/>
    <w:rsid w:val="009F6BC5"/>
    <w:rsid w:val="009F70BF"/>
    <w:rsid w:val="00A05950"/>
    <w:rsid w:val="00A164E5"/>
    <w:rsid w:val="00A318AD"/>
    <w:rsid w:val="00A36DF1"/>
    <w:rsid w:val="00A407D0"/>
    <w:rsid w:val="00A6105F"/>
    <w:rsid w:val="00A81EA7"/>
    <w:rsid w:val="00A85EF6"/>
    <w:rsid w:val="00A86625"/>
    <w:rsid w:val="00A90D4C"/>
    <w:rsid w:val="00A95A2B"/>
    <w:rsid w:val="00AA0446"/>
    <w:rsid w:val="00AA1D98"/>
    <w:rsid w:val="00AA218D"/>
    <w:rsid w:val="00AA27D4"/>
    <w:rsid w:val="00AA282F"/>
    <w:rsid w:val="00AA3338"/>
    <w:rsid w:val="00AB5C18"/>
    <w:rsid w:val="00AB7269"/>
    <w:rsid w:val="00AC2F4F"/>
    <w:rsid w:val="00AD1714"/>
    <w:rsid w:val="00AD532B"/>
    <w:rsid w:val="00AE0565"/>
    <w:rsid w:val="00AE35EB"/>
    <w:rsid w:val="00AE4909"/>
    <w:rsid w:val="00AE6048"/>
    <w:rsid w:val="00AE6C72"/>
    <w:rsid w:val="00B13003"/>
    <w:rsid w:val="00B13B1C"/>
    <w:rsid w:val="00B13BA1"/>
    <w:rsid w:val="00B14431"/>
    <w:rsid w:val="00B15FD1"/>
    <w:rsid w:val="00B161E4"/>
    <w:rsid w:val="00B16B73"/>
    <w:rsid w:val="00B212CD"/>
    <w:rsid w:val="00B26146"/>
    <w:rsid w:val="00B308E8"/>
    <w:rsid w:val="00B35232"/>
    <w:rsid w:val="00B40881"/>
    <w:rsid w:val="00B42757"/>
    <w:rsid w:val="00B463CD"/>
    <w:rsid w:val="00B53721"/>
    <w:rsid w:val="00B5465F"/>
    <w:rsid w:val="00B609D5"/>
    <w:rsid w:val="00B612D0"/>
    <w:rsid w:val="00B71483"/>
    <w:rsid w:val="00B752FF"/>
    <w:rsid w:val="00B82437"/>
    <w:rsid w:val="00B83097"/>
    <w:rsid w:val="00B838C0"/>
    <w:rsid w:val="00B934EF"/>
    <w:rsid w:val="00BA0521"/>
    <w:rsid w:val="00BA4F46"/>
    <w:rsid w:val="00BB064A"/>
    <w:rsid w:val="00BB758D"/>
    <w:rsid w:val="00BC0F74"/>
    <w:rsid w:val="00BC118D"/>
    <w:rsid w:val="00BC2F14"/>
    <w:rsid w:val="00BD5206"/>
    <w:rsid w:val="00BD5CA7"/>
    <w:rsid w:val="00BF0FFB"/>
    <w:rsid w:val="00BF615C"/>
    <w:rsid w:val="00BF65EB"/>
    <w:rsid w:val="00BF6FBE"/>
    <w:rsid w:val="00C00905"/>
    <w:rsid w:val="00C01E30"/>
    <w:rsid w:val="00C10B43"/>
    <w:rsid w:val="00C1351B"/>
    <w:rsid w:val="00C17B73"/>
    <w:rsid w:val="00C2342E"/>
    <w:rsid w:val="00C25E26"/>
    <w:rsid w:val="00C32E06"/>
    <w:rsid w:val="00C330ED"/>
    <w:rsid w:val="00C3398F"/>
    <w:rsid w:val="00C339ED"/>
    <w:rsid w:val="00C35434"/>
    <w:rsid w:val="00C42316"/>
    <w:rsid w:val="00C42A9E"/>
    <w:rsid w:val="00C4561F"/>
    <w:rsid w:val="00C458E5"/>
    <w:rsid w:val="00C468E1"/>
    <w:rsid w:val="00C4791C"/>
    <w:rsid w:val="00C52FB7"/>
    <w:rsid w:val="00C60166"/>
    <w:rsid w:val="00C6263A"/>
    <w:rsid w:val="00C666A4"/>
    <w:rsid w:val="00C66E43"/>
    <w:rsid w:val="00C67A78"/>
    <w:rsid w:val="00C75FBF"/>
    <w:rsid w:val="00C7691A"/>
    <w:rsid w:val="00C77B26"/>
    <w:rsid w:val="00C80540"/>
    <w:rsid w:val="00C8111A"/>
    <w:rsid w:val="00C82431"/>
    <w:rsid w:val="00C8640F"/>
    <w:rsid w:val="00C9125A"/>
    <w:rsid w:val="00C93020"/>
    <w:rsid w:val="00C95E6F"/>
    <w:rsid w:val="00C97091"/>
    <w:rsid w:val="00C97B65"/>
    <w:rsid w:val="00C97C5A"/>
    <w:rsid w:val="00CA0E89"/>
    <w:rsid w:val="00CA26FD"/>
    <w:rsid w:val="00CA3AA5"/>
    <w:rsid w:val="00CA53C4"/>
    <w:rsid w:val="00CA6F41"/>
    <w:rsid w:val="00CA7620"/>
    <w:rsid w:val="00CB2018"/>
    <w:rsid w:val="00CC2C55"/>
    <w:rsid w:val="00CC3FCE"/>
    <w:rsid w:val="00CD077C"/>
    <w:rsid w:val="00CD7240"/>
    <w:rsid w:val="00CE4B39"/>
    <w:rsid w:val="00CE5229"/>
    <w:rsid w:val="00CF4EA2"/>
    <w:rsid w:val="00CF52F1"/>
    <w:rsid w:val="00D00F4E"/>
    <w:rsid w:val="00D03023"/>
    <w:rsid w:val="00D0495E"/>
    <w:rsid w:val="00D063FF"/>
    <w:rsid w:val="00D06407"/>
    <w:rsid w:val="00D13047"/>
    <w:rsid w:val="00D137D2"/>
    <w:rsid w:val="00D143ED"/>
    <w:rsid w:val="00D21AA6"/>
    <w:rsid w:val="00D232EB"/>
    <w:rsid w:val="00D24C13"/>
    <w:rsid w:val="00D267B0"/>
    <w:rsid w:val="00D305F8"/>
    <w:rsid w:val="00D57BA1"/>
    <w:rsid w:val="00D57C7D"/>
    <w:rsid w:val="00D67A8E"/>
    <w:rsid w:val="00D707DF"/>
    <w:rsid w:val="00D80EF0"/>
    <w:rsid w:val="00D86F74"/>
    <w:rsid w:val="00D907E8"/>
    <w:rsid w:val="00D9205B"/>
    <w:rsid w:val="00DA0BEE"/>
    <w:rsid w:val="00DA1C0B"/>
    <w:rsid w:val="00DB32D6"/>
    <w:rsid w:val="00DB4B68"/>
    <w:rsid w:val="00DC1DB9"/>
    <w:rsid w:val="00DC50E9"/>
    <w:rsid w:val="00DC5F10"/>
    <w:rsid w:val="00DC6174"/>
    <w:rsid w:val="00DD4517"/>
    <w:rsid w:val="00DD5F2F"/>
    <w:rsid w:val="00DD77AD"/>
    <w:rsid w:val="00DE710F"/>
    <w:rsid w:val="00DF1B38"/>
    <w:rsid w:val="00DF688B"/>
    <w:rsid w:val="00DF7709"/>
    <w:rsid w:val="00E01415"/>
    <w:rsid w:val="00E02E6E"/>
    <w:rsid w:val="00E0466B"/>
    <w:rsid w:val="00E0478C"/>
    <w:rsid w:val="00E106E1"/>
    <w:rsid w:val="00E11801"/>
    <w:rsid w:val="00E20F72"/>
    <w:rsid w:val="00E23BA1"/>
    <w:rsid w:val="00E2548C"/>
    <w:rsid w:val="00E255A3"/>
    <w:rsid w:val="00E26C7F"/>
    <w:rsid w:val="00E26F9E"/>
    <w:rsid w:val="00E304EE"/>
    <w:rsid w:val="00E32188"/>
    <w:rsid w:val="00E34C8B"/>
    <w:rsid w:val="00E37B8B"/>
    <w:rsid w:val="00E41570"/>
    <w:rsid w:val="00E4198E"/>
    <w:rsid w:val="00E42912"/>
    <w:rsid w:val="00E461F7"/>
    <w:rsid w:val="00E5630A"/>
    <w:rsid w:val="00E56853"/>
    <w:rsid w:val="00E72530"/>
    <w:rsid w:val="00E811E1"/>
    <w:rsid w:val="00E83E44"/>
    <w:rsid w:val="00E91818"/>
    <w:rsid w:val="00E953CB"/>
    <w:rsid w:val="00E95DFC"/>
    <w:rsid w:val="00EA057B"/>
    <w:rsid w:val="00EA3733"/>
    <w:rsid w:val="00EA485B"/>
    <w:rsid w:val="00EB6BA4"/>
    <w:rsid w:val="00EC186C"/>
    <w:rsid w:val="00EC2293"/>
    <w:rsid w:val="00EC25C0"/>
    <w:rsid w:val="00EC35D5"/>
    <w:rsid w:val="00EC6382"/>
    <w:rsid w:val="00EE0463"/>
    <w:rsid w:val="00EE3D41"/>
    <w:rsid w:val="00EF52E6"/>
    <w:rsid w:val="00F00AD4"/>
    <w:rsid w:val="00F048B7"/>
    <w:rsid w:val="00F06E56"/>
    <w:rsid w:val="00F1393B"/>
    <w:rsid w:val="00F148EC"/>
    <w:rsid w:val="00F150D9"/>
    <w:rsid w:val="00F155DF"/>
    <w:rsid w:val="00F20B32"/>
    <w:rsid w:val="00F21213"/>
    <w:rsid w:val="00F26D08"/>
    <w:rsid w:val="00F35EEC"/>
    <w:rsid w:val="00F410A4"/>
    <w:rsid w:val="00F411D4"/>
    <w:rsid w:val="00F4259E"/>
    <w:rsid w:val="00F42BB5"/>
    <w:rsid w:val="00F47933"/>
    <w:rsid w:val="00F518CA"/>
    <w:rsid w:val="00F52E75"/>
    <w:rsid w:val="00F540A5"/>
    <w:rsid w:val="00F5419C"/>
    <w:rsid w:val="00F55501"/>
    <w:rsid w:val="00F55E3D"/>
    <w:rsid w:val="00F55F54"/>
    <w:rsid w:val="00F610D4"/>
    <w:rsid w:val="00F6177A"/>
    <w:rsid w:val="00F61F0B"/>
    <w:rsid w:val="00F63278"/>
    <w:rsid w:val="00F63DCA"/>
    <w:rsid w:val="00F64081"/>
    <w:rsid w:val="00F769EC"/>
    <w:rsid w:val="00F9099A"/>
    <w:rsid w:val="00F96408"/>
    <w:rsid w:val="00F97997"/>
    <w:rsid w:val="00FA0875"/>
    <w:rsid w:val="00FA30C2"/>
    <w:rsid w:val="00FB3C6E"/>
    <w:rsid w:val="00FB7BA0"/>
    <w:rsid w:val="00FC2851"/>
    <w:rsid w:val="00FC7B7D"/>
    <w:rsid w:val="00FD0157"/>
    <w:rsid w:val="00FD4E67"/>
    <w:rsid w:val="00FD4FAB"/>
    <w:rsid w:val="00FE10E0"/>
    <w:rsid w:val="00FE30EA"/>
    <w:rsid w:val="00FE59D1"/>
    <w:rsid w:val="00FF3C4C"/>
    <w:rsid w:val="00FF4276"/>
    <w:rsid w:val="00FF56D3"/>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775AFF2"/>
  <w14:defaultImageDpi w14:val="32767"/>
  <w15:chartTrackingRefBased/>
  <w15:docId w15:val="{1A76581B-B46E-3E48-97F3-083F990D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E1245"/>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4E1245"/>
    <w:rPr>
      <w:color w:val="0563C1" w:themeColor="hyperlink"/>
      <w:u w:val="single"/>
    </w:rPr>
  </w:style>
  <w:style w:type="character" w:styleId="Onopgelostemelding">
    <w:name w:val="Unresolved Mention"/>
    <w:basedOn w:val="Standaardalinea-lettertype"/>
    <w:uiPriority w:val="99"/>
    <w:rsid w:val="004E1245"/>
    <w:rPr>
      <w:color w:val="605E5C"/>
      <w:shd w:val="clear" w:color="auto" w:fill="E1DFDD"/>
    </w:rPr>
  </w:style>
  <w:style w:type="paragraph" w:styleId="Koptekst">
    <w:name w:val="header"/>
    <w:basedOn w:val="Standaard"/>
    <w:link w:val="KoptekstChar"/>
    <w:uiPriority w:val="99"/>
    <w:unhideWhenUsed/>
    <w:rsid w:val="0027251B"/>
    <w:pPr>
      <w:tabs>
        <w:tab w:val="center" w:pos="4536"/>
        <w:tab w:val="right" w:pos="9072"/>
      </w:tabs>
    </w:pPr>
  </w:style>
  <w:style w:type="character" w:customStyle="1" w:styleId="KoptekstChar">
    <w:name w:val="Koptekst Char"/>
    <w:basedOn w:val="Standaardalinea-lettertype"/>
    <w:link w:val="Koptekst"/>
    <w:uiPriority w:val="99"/>
    <w:rsid w:val="0027251B"/>
    <w:rPr>
      <w:rFonts w:ascii="Times New Roman" w:eastAsia="Times New Roman" w:hAnsi="Times New Roman" w:cs="Times New Roman"/>
      <w:lang w:eastAsia="nl-NL"/>
    </w:rPr>
  </w:style>
  <w:style w:type="character" w:styleId="Paginanummer">
    <w:name w:val="page number"/>
    <w:basedOn w:val="Standaardalinea-lettertype"/>
    <w:uiPriority w:val="99"/>
    <w:semiHidden/>
    <w:unhideWhenUsed/>
    <w:rsid w:val="0027251B"/>
  </w:style>
  <w:style w:type="character" w:styleId="Verwijzingopmerking">
    <w:name w:val="annotation reference"/>
    <w:basedOn w:val="Standaardalinea-lettertype"/>
    <w:uiPriority w:val="99"/>
    <w:semiHidden/>
    <w:unhideWhenUsed/>
    <w:rsid w:val="000F4F58"/>
    <w:rPr>
      <w:sz w:val="16"/>
      <w:szCs w:val="16"/>
    </w:rPr>
  </w:style>
  <w:style w:type="paragraph" w:styleId="Tekstopmerking">
    <w:name w:val="annotation text"/>
    <w:basedOn w:val="Standaard"/>
    <w:link w:val="TekstopmerkingChar"/>
    <w:uiPriority w:val="99"/>
    <w:semiHidden/>
    <w:unhideWhenUsed/>
    <w:rsid w:val="000F4F58"/>
    <w:rPr>
      <w:sz w:val="20"/>
      <w:szCs w:val="20"/>
    </w:rPr>
  </w:style>
  <w:style w:type="character" w:customStyle="1" w:styleId="TekstopmerkingChar">
    <w:name w:val="Tekst opmerking Char"/>
    <w:basedOn w:val="Standaardalinea-lettertype"/>
    <w:link w:val="Tekstopmerking"/>
    <w:uiPriority w:val="99"/>
    <w:semiHidden/>
    <w:rsid w:val="000F4F58"/>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F4F58"/>
    <w:rPr>
      <w:b/>
      <w:bCs/>
    </w:rPr>
  </w:style>
  <w:style w:type="character" w:customStyle="1" w:styleId="OnderwerpvanopmerkingChar">
    <w:name w:val="Onderwerp van opmerking Char"/>
    <w:basedOn w:val="TekstopmerkingChar"/>
    <w:link w:val="Onderwerpvanopmerking"/>
    <w:uiPriority w:val="99"/>
    <w:semiHidden/>
    <w:rsid w:val="000F4F58"/>
    <w:rPr>
      <w:rFonts w:ascii="Times New Roman" w:eastAsia="Times New Roman" w:hAnsi="Times New Roman" w:cs="Times New Roman"/>
      <w:b/>
      <w:bCs/>
      <w:sz w:val="20"/>
      <w:szCs w:val="20"/>
      <w:lang w:eastAsia="nl-NL"/>
    </w:rPr>
  </w:style>
  <w:style w:type="paragraph" w:styleId="Voettekst">
    <w:name w:val="footer"/>
    <w:basedOn w:val="Standaard"/>
    <w:link w:val="VoettekstChar"/>
    <w:uiPriority w:val="99"/>
    <w:unhideWhenUsed/>
    <w:rsid w:val="00FD0157"/>
    <w:pPr>
      <w:tabs>
        <w:tab w:val="center" w:pos="4536"/>
        <w:tab w:val="right" w:pos="9072"/>
      </w:tabs>
    </w:pPr>
  </w:style>
  <w:style w:type="character" w:customStyle="1" w:styleId="VoettekstChar">
    <w:name w:val="Voettekst Char"/>
    <w:basedOn w:val="Standaardalinea-lettertype"/>
    <w:link w:val="Voettekst"/>
    <w:uiPriority w:val="99"/>
    <w:rsid w:val="00FD0157"/>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25233">
      <w:bodyDiv w:val="1"/>
      <w:marLeft w:val="0"/>
      <w:marRight w:val="0"/>
      <w:marTop w:val="0"/>
      <w:marBottom w:val="0"/>
      <w:divBdr>
        <w:top w:val="none" w:sz="0" w:space="0" w:color="auto"/>
        <w:left w:val="none" w:sz="0" w:space="0" w:color="auto"/>
        <w:bottom w:val="none" w:sz="0" w:space="0" w:color="auto"/>
        <w:right w:val="none" w:sz="0" w:space="0" w:color="auto"/>
      </w:divBdr>
    </w:div>
    <w:div w:id="818812394">
      <w:bodyDiv w:val="1"/>
      <w:marLeft w:val="0"/>
      <w:marRight w:val="0"/>
      <w:marTop w:val="0"/>
      <w:marBottom w:val="0"/>
      <w:divBdr>
        <w:top w:val="none" w:sz="0" w:space="0" w:color="auto"/>
        <w:left w:val="none" w:sz="0" w:space="0" w:color="auto"/>
        <w:bottom w:val="none" w:sz="0" w:space="0" w:color="auto"/>
        <w:right w:val="none" w:sz="0" w:space="0" w:color="auto"/>
      </w:divBdr>
    </w:div>
    <w:div w:id="130574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mediacentre/news/statements/2007/s05/en/" TargetMode="External"/><Relationship Id="rId13" Type="http://schemas.openxmlformats.org/officeDocument/2006/relationships/hyperlink" Target="http://www.who.int/dg/chan/en/"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who.int/disabilities/media/news/2014/idpd_dg/en/" TargetMode="External"/><Relationship Id="rId12" Type="http://schemas.openxmlformats.org/officeDocument/2006/relationships/hyperlink" Target="http://www.ncbi.nlm.nih.gov/pmc/articles/PMC7120366/"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politico.eu/article/world-looks-for-a-better-doctor/"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2012-2017.usaid.gov/news-information/frontlines/global-healthiraq/exclusive-interview-whos-dr-margaret-chan"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who.int/publications/10-year-review/dg-letter/en/"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3850</Words>
  <Characters>21176</Characters>
  <Application>Microsoft Office Word</Application>
  <DocSecurity>0</DocSecurity>
  <Lines>176</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3</cp:revision>
  <cp:lastPrinted>2021-04-16T16:07:00Z</cp:lastPrinted>
  <dcterms:created xsi:type="dcterms:W3CDTF">2025-03-17T18:07:00Z</dcterms:created>
  <dcterms:modified xsi:type="dcterms:W3CDTF">2025-03-17T18:09:00Z</dcterms:modified>
</cp:coreProperties>
</file>