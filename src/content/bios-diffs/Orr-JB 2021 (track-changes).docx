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E0DDB" w14:textId="5F656D16" w:rsidR="00C70120" w:rsidRPr="0006538A" w:rsidRDefault="0043118A" w:rsidP="00CB18C8">
      <w:pPr>
        <w:widowControl w:val="0"/>
        <w:jc w:val="both"/>
        <w:rPr>
          <w:lang w:val="en-US"/>
        </w:rPr>
      </w:pPr>
      <w:del w:id="1000" w:author="IO BIO parser" w:date="2026-05-18T08:57:46Z">
        <w:r w:rsidRPr="0006538A">
          <w:fldChar w:fldCharType="begin"/>
        </w:r>
      </w:del>
      <w:del w:id="1000" w:author="IO BIO parser" w:date="2026-05-18T08:57:46Z">
        <w:r w:rsidRPr="0006538A">
          <w:rPr>
            <w:lang w:val="en-US"/>
          </w:rPr>
          <w:instrText xml:space="preserve"> SEQ CHAPTER \h \r 1</w:instrText>
        </w:r>
      </w:del>
      <w:del w:id="1000" w:author="IO BIO parser" w:date="2026-05-18T08:57:46Z">
        <w:r w:rsidRPr="0006538A">
          <w:fldChar w:fldCharType="end"/>
        </w:r>
      </w:del>
      <w:del w:id="1000" w:author="IO BIO parser" w:date="2026-05-18T08:57:46Z">
        <w:r w:rsidRPr="0006538A">
          <w:rPr>
            <w:b/>
            <w:lang w:val="en-US"/>
          </w:rPr>
          <w:delText xml:space="preserve">ORR, John Boyd, nutritional scientist and first Director-General of the Food and Agriculture Organization of the United Nations </w:delText>
        </w:r>
      </w:del>
      <w:del w:id="1000" w:author="IO BIO parser" w:date="2026-05-18T08:57:46Z">
        <w:r w:rsidR="00C70120" w:rsidRPr="0006538A">
          <w:rPr>
            <w:b/>
            <w:lang w:val="en-US"/>
          </w:rPr>
          <w:delText xml:space="preserve">(</w:delText>
        </w:r>
      </w:del>
      <w:del w:id="1000" w:author="IO BIO parser" w:date="2026-05-18T08:57:46Z">
        <w:r w:rsidRPr="0006538A">
          <w:rPr>
            <w:b/>
            <w:lang w:val="en-US"/>
          </w:rPr>
          <w:delText xml:space="preserve">FAO</w:delText>
        </w:r>
      </w:del>
      <w:del w:id="1000" w:author="IO BIO parser" w:date="2026-05-18T08:57:46Z">
        <w:r w:rsidR="00C70120" w:rsidRPr="0006538A">
          <w:rPr>
            <w:b/>
            <w:lang w:val="en-US"/>
          </w:rPr>
          <w:delText xml:space="preserve">)</w:delText>
        </w:r>
      </w:del>
      <w:del w:id="1000" w:author="IO BIO parser" w:date="2026-05-18T08:57:46Z">
        <w:r w:rsidRPr="0006538A">
          <w:rPr>
            <w:b/>
            <w:lang w:val="en-US"/>
          </w:rPr>
          <w:delText xml:space="preserve"> 1945-</w:delText>
        </w:r>
      </w:del>
      <w:del w:id="1000" w:author="IO BIO parser" w:date="2026-05-18T08:57:46Z">
        <w:r w:rsidR="00C70120" w:rsidRPr="0006538A">
          <w:rPr>
            <w:b/>
            <w:lang w:val="en-US"/>
          </w:rPr>
          <w:delText xml:space="preserve">19</w:delText>
        </w:r>
      </w:del>
      <w:del w:id="1000" w:author="IO BIO parser" w:date="2026-05-18T08:57:46Z">
        <w:r w:rsidRPr="0006538A">
          <w:rPr>
            <w:b/>
            <w:lang w:val="en-US"/>
          </w:rPr>
          <w:delText xml:space="preserve">4</w:delText>
        </w:r>
      </w:del>
      <w:del w:id="1000" w:author="IO BIO parser" w:date="2026-05-18T08:57:46Z">
        <w:r w:rsidR="00794A4A" w:rsidRPr="0006538A">
          <w:rPr>
            <w:b/>
            <w:lang w:val="en-US"/>
          </w:rPr>
          <w:delText xml:space="preserve">8</w:delText>
        </w:r>
      </w:del>
      <w:del w:id="1000" w:author="IO BIO parser" w:date="2026-05-18T08:57:46Z">
        <w:r w:rsidRPr="0006538A">
          <w:rPr>
            <w:b/>
            <w:lang w:val="en-US"/>
          </w:rPr>
          <w:delText xml:space="preserve">, was born 23 September 1880 in Kilmaurs, Ayrshire, Scotland, United Kingdom and passed away 25 June 1971 </w:delText>
        </w:r>
      </w:del>
      <w:del w:id="1000" w:author="IO BIO parser" w:date="2026-05-18T08:57:46Z">
        <w:r w:rsidR="00C70120" w:rsidRPr="0006538A">
          <w:rPr>
            <w:b/>
            <w:lang w:val="en-US"/>
          </w:rPr>
          <w:delText xml:space="preserve">in</w:delText>
        </w:r>
      </w:del>
      <w:del w:id="1000" w:author="IO BIO parser" w:date="2026-05-18T08:57:46Z">
        <w:r w:rsidRPr="0006538A">
          <w:rPr>
            <w:b/>
            <w:lang w:val="en-US"/>
          </w:rPr>
          <w:delText xml:space="preserve"> </w:delText>
        </w:r>
      </w:del>
      <w:del w:id="1000" w:author="IO BIO parser" w:date="2026-05-18T08:57:46Z">
        <w:r w:rsidR="00934352" w:rsidRPr="0006538A">
          <w:rPr>
            <w:b/>
            <w:lang w:val="en-US"/>
          </w:rPr>
          <w:delText xml:space="preserve">Brechin</w:delText>
        </w:r>
      </w:del>
      <w:del w:id="1000" w:author="IO BIO parser" w:date="2026-05-18T08:57:46Z">
        <w:r w:rsidRPr="0006538A">
          <w:rPr>
            <w:b/>
            <w:lang w:val="en-US"/>
          </w:rPr>
          <w:delText xml:space="preserve">, </w:delText>
        </w:r>
      </w:del>
      <w:del w:id="1000" w:author="IO BIO parser" w:date="2026-05-18T08:57:46Z">
        <w:r w:rsidR="00FF1E2B" w:rsidRPr="0006538A">
          <w:rPr>
            <w:b/>
            <w:lang w:val="en-US"/>
          </w:rPr>
          <w:delText xml:space="preserve">Angus, </w:delText>
        </w:r>
      </w:del>
      <w:del w:id="1000" w:author="IO BIO parser" w:date="2026-05-18T08:57:46Z">
        <w:r w:rsidRPr="0006538A">
          <w:rPr>
            <w:b/>
            <w:lang w:val="en-US"/>
          </w:rPr>
          <w:delText xml:space="preserve">Scotland. He was </w:delText>
        </w:r>
      </w:del>
      <w:del w:id="1000" w:author="IO BIO parser" w:date="2026-05-18T08:57:46Z">
        <w:r w:rsidR="00C70120" w:rsidRPr="0006538A">
          <w:rPr>
            <w:b/>
            <w:lang w:val="en-US"/>
          </w:rPr>
          <w:delText xml:space="preserve">the son of</w:delText>
        </w:r>
      </w:del>
      <w:del w:id="1000" w:author="IO BIO parser" w:date="2026-05-18T08:57:46Z">
        <w:r w:rsidRPr="0006538A">
          <w:rPr>
            <w:b/>
            <w:lang w:val="en-US"/>
          </w:rPr>
          <w:delText xml:space="preserve"> Robert C</w:delText>
        </w:r>
      </w:del>
      <w:del w:id="1000" w:author="IO BIO parser" w:date="2026-05-18T08:57:46Z">
        <w:r w:rsidR="00C70120" w:rsidRPr="0006538A">
          <w:rPr>
            <w:b/>
            <w:lang w:val="en-US"/>
          </w:rPr>
          <w:delText xml:space="preserve">lark</w:delText>
        </w:r>
      </w:del>
      <w:del w:id="1000" w:author="IO BIO parser" w:date="2026-05-18T08:57:46Z">
        <w:r w:rsidRPr="0006538A">
          <w:rPr>
            <w:b/>
            <w:lang w:val="en-US"/>
          </w:rPr>
          <w:delText xml:space="preserve"> Orr, </w:delText>
        </w:r>
      </w:del>
      <w:del w:id="1000" w:author="IO BIO parser" w:date="2026-05-18T08:57:46Z">
        <w:r w:rsidR="00B70EF2" w:rsidRPr="0006538A">
          <w:rPr>
            <w:b/>
            <w:lang w:val="en-US"/>
          </w:rPr>
          <w:delText xml:space="preserve">house painter and </w:delText>
        </w:r>
      </w:del>
      <w:del w:id="1000" w:author="IO BIO parser" w:date="2026-05-18T08:57:46Z">
        <w:r w:rsidRPr="0006538A">
          <w:rPr>
            <w:b/>
            <w:lang w:val="en-US"/>
          </w:rPr>
          <w:delText xml:space="preserve">quarry owner, and Annie Boyd.</w:delText>
        </w:r>
      </w:del>
      <w:del w:id="1000" w:author="IO BIO parser" w:date="2026-05-18T08:57:46Z">
        <w:r w:rsidR="00E9063D" w:rsidRPr="0006538A">
          <w:rPr>
            <w:b/>
            <w:lang w:val="en-US"/>
          </w:rPr>
          <w:delText xml:space="preserve"> </w:delText>
        </w:r>
      </w:del>
      <w:del w:id="1000" w:author="IO BIO parser" w:date="2026-05-18T08:57:46Z">
        <w:r w:rsidR="00C70120" w:rsidRPr="0006538A">
          <w:rPr>
            <w:b/>
            <w:lang w:val="en-US"/>
          </w:rPr>
          <w:delText xml:space="preserve">On </w:delText>
        </w:r>
      </w:del>
      <w:del w:id="1000" w:author="IO BIO parser" w:date="2026-05-18T08:57:46Z">
        <w:r w:rsidR="00C5223E" w:rsidRPr="0006538A">
          <w:rPr>
            <w:b/>
            <w:lang w:val="en-US"/>
          </w:rPr>
          <w:delText xml:space="preserve">21 February 1915</w:delText>
        </w:r>
      </w:del>
      <w:del w:id="1000" w:author="IO BIO parser" w:date="2026-05-18T08:57:46Z">
        <w:r w:rsidRPr="0006538A">
          <w:rPr>
            <w:b/>
            <w:lang w:val="en-US"/>
          </w:rPr>
          <w:delText xml:space="preserve"> he married Elizabeth Pearson Callum. They had two daughters</w:delText>
        </w:r>
      </w:del>
      <w:del w:id="1000" w:author="IO BIO parser" w:date="2026-05-18T08:57:46Z">
        <w:r w:rsidR="002B1376" w:rsidRPr="0006538A">
          <w:rPr>
            <w:b/>
            <w:lang w:val="en-US"/>
          </w:rPr>
          <w:delText xml:space="preserve"> and one son.</w:delText>
        </w:r>
      </w:del>
      <w:ins w:id="1001" w:author="IO BIO parser" w:date="2026-05-18T08:57:46Z">
        <w:r>
          <w:t xml:space="preserve">ORR, John Boyd, British nutritional scientist and first Director-General of the Food and Agriculture Organization of the United Nations (FAO) 1945-1948, was born 23 September 1880 in Kilmaurs, Ayrshire, Scotland, United Kingdom and passed away 25 June 1971 in Brechin, Angus, Scotland. He was the son of Robert Clark Orr, house painter and quarry owner, and Annie Boyd. On 21 February 1915 he married Elizabeth Pearson Callum. They had two daughters and one son.</w:t>
        </w:r>
      </w:ins>
    </w:p>
    <w:p w14:paraId="26E67928" w14:textId="77777777" w:rsidR="00C70120" w:rsidRPr="0006538A" w:rsidRDefault="002B1376" w:rsidP="00CB18C8">
      <w:pPr>
        <w:widowControl w:val="0"/>
        <w:ind w:firstLine="708"/>
        <w:jc w:val="both"/>
        <w:rPr>
          <w:lang w:val="en-US"/>
        </w:rPr>
      </w:pPr>
      <w:r w:rsidRPr="0006538A">
        <w:rPr>
          <w:b/>
          <w:lang w:val="en-US"/>
        </w:rPr>
        <w:t xml:space="preserve">Orr was </w:t>
      </w:r>
      <w:r w:rsidR="00C70120" w:rsidRPr="0006538A">
        <w:rPr>
          <w:b/>
          <w:lang w:val="en-US"/>
        </w:rPr>
        <w:t xml:space="preserve">knighted </w:t>
      </w:r>
      <w:r w:rsidRPr="0006538A">
        <w:rPr>
          <w:b/>
          <w:lang w:val="en-US"/>
        </w:rPr>
        <w:t xml:space="preserve">in </w:t>
      </w:r>
      <w:r w:rsidR="00C70120" w:rsidRPr="0006538A">
        <w:rPr>
          <w:b/>
          <w:lang w:val="en-US"/>
        </w:rPr>
        <w:t>1935</w:t>
      </w:r>
      <w:r w:rsidRPr="0006538A">
        <w:rPr>
          <w:b/>
          <w:lang w:val="en-US"/>
        </w:rPr>
        <w:t xml:space="preserve"> and</w:t>
      </w:r>
      <w:r w:rsidR="00C70120" w:rsidRPr="0006538A">
        <w:rPr>
          <w:b/>
          <w:lang w:val="en-US"/>
        </w:rPr>
        <w:t xml:space="preserve"> elevated to Lord Boyd Orr of Brechin Mearns </w:t>
      </w:r>
      <w:r w:rsidRPr="0006538A">
        <w:rPr>
          <w:b/>
          <w:lang w:val="en-US"/>
        </w:rPr>
        <w:t xml:space="preserve">in </w:t>
      </w:r>
      <w:r w:rsidR="00C70120" w:rsidRPr="0006538A">
        <w:rPr>
          <w:b/>
          <w:lang w:val="en-US"/>
        </w:rPr>
        <w:t>1949</w:t>
      </w:r>
      <w:r w:rsidRPr="0006538A">
        <w:rPr>
          <w:b/>
          <w:lang w:val="en-US"/>
        </w:rPr>
        <w:t>.</w:t>
      </w:r>
    </w:p>
    <w:p w14:paraId="72C2AAE7" w14:textId="77777777" w:rsidR="0043118A" w:rsidRPr="0006538A" w:rsidRDefault="0043118A" w:rsidP="00CB18C8">
      <w:pPr>
        <w:widowControl w:val="0"/>
        <w:jc w:val="both"/>
        <w:rPr>
          <w:lang w:val="en-US"/>
        </w:rPr>
      </w:pPr>
    </w:p>
    <w:p w14:paraId="55EB2197" w14:textId="3A83ADDB" w:rsidR="00FF1E2B" w:rsidRPr="0006538A" w:rsidRDefault="00FF1E2B" w:rsidP="00CB18C8">
      <w:pPr>
        <w:jc w:val="both"/>
      </w:pPr>
      <w:r w:rsidRPr="0006538A">
        <w:fldChar w:fldCharType="begin"/>
      </w:r>
      <w:r w:rsidRPr="0006538A">
        <w:instrText xml:space="preserve"> INCLUDEPICTURE "/var/folders/9v/225tk7zx5sb9c4sf0kklp89h0000gn/T/com.microsoft.Word/WebArchiveCopyPasteTempFiles/Boyd_Orr.png" \* MERGEFORMATINET </w:instrText>
      </w:r>
      <w:r w:rsidRPr="0006538A">
        <w:fldChar w:fldCharType="separate"/>
      </w:r>
      <w:r w:rsidRPr="0006538A">
        <w:rPr>
          <w:noProof/>
        </w:rPr>
        <w:drawing>
          <wp:inline distT="0" distB="0" distL="0" distR="0" wp14:anchorId="6C6BF9DB" wp14:editId="3D17E7D9">
            <wp:extent cx="2387600" cy="2387600"/>
            <wp:effectExtent l="0" t="0" r="0" b="0"/>
            <wp:docPr id="5" name="Afbeelding 5" descr="The Directors-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Directors-Genera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7600" cy="2387600"/>
                    </a:xfrm>
                    <a:prstGeom prst="rect">
                      <a:avLst/>
                    </a:prstGeom>
                    <a:noFill/>
                    <a:ln>
                      <a:noFill/>
                    </a:ln>
                  </pic:spPr>
                </pic:pic>
              </a:graphicData>
            </a:graphic>
          </wp:inline>
        </w:drawing>
      </w:r>
      <w:r w:rsidRPr="0006538A">
        <w:fldChar w:fldCharType="end"/>
      </w:r>
      <w:r w:rsidRPr="0006538A">
        <w:fldChar w:fldCharType="begin"/>
      </w:r>
      <w:r w:rsidRPr="0006538A">
        <w:instrText xml:space="preserve"> INCLUDEPICTURE "http://www.fao.org/library/resources/lord-john-boyd-orr/en/uploads/pics/portrait_pipe.jpg" \* MERGEFORMATINET </w:instrText>
      </w:r>
      <w:r w:rsidRPr="0006538A">
        <w:fldChar w:fldCharType="separate"/>
      </w:r>
      <w:r w:rsidRPr="0006538A">
        <w:fldChar w:fldCharType="end"/>
      </w:r>
    </w:p>
    <w:p w14:paraId="30C1A9E9" w14:textId="42AEF131" w:rsidR="006B1243" w:rsidRPr="0006538A" w:rsidRDefault="006B1243" w:rsidP="00CB18C8">
      <w:pPr>
        <w:jc w:val="both"/>
        <w:rPr>
          <w:lang w:val="en-US"/>
        </w:rPr>
      </w:pPr>
      <w:r w:rsidRPr="0006538A">
        <w:fldChar w:fldCharType="begin"/>
      </w:r>
      <w:r w:rsidRPr="0006538A">
        <w:rPr>
          <w:lang w:val="en-US"/>
        </w:rPr>
        <w:instrText xml:space="preserve"> INCLUDEPICTURE "http://www.fao.org/library/resources/lord-john-boyd-orr/en/uploads/pics/portrait_pipe.jpg" \* MERGEFORMATINET </w:instrText>
      </w:r>
      <w:r w:rsidRPr="0006538A">
        <w:fldChar w:fldCharType="end"/>
      </w:r>
      <w:r w:rsidRPr="0006538A">
        <w:rPr>
          <w:lang w:val="en-US"/>
        </w:rPr>
        <w:t xml:space="preserve">Source: </w:t>
      </w:r>
      <w:hyperlink r:id="rId7" w:history="1">
        <w:r w:rsidR="00FF1E2B" w:rsidRPr="0006538A">
          <w:rPr>
            <w:rStyle w:val="Hyperlink"/>
            <w:u w:val="none"/>
            <w:lang w:val="en-US"/>
          </w:rPr>
          <w:t>www.fao.org/3/cb1182en/online/directors.html</w:t>
        </w:r>
      </w:hyperlink>
      <w:r w:rsidR="00FF1E2B" w:rsidRPr="0006538A">
        <w:rPr>
          <w:lang w:val="en-US"/>
        </w:rPr>
        <w:t xml:space="preserve"> </w:t>
      </w:r>
    </w:p>
    <w:p w14:paraId="10A018ED" w14:textId="77777777" w:rsidR="00C70120" w:rsidRPr="0006538A" w:rsidRDefault="00C70120" w:rsidP="00CB18C8">
      <w:pPr>
        <w:widowControl w:val="0"/>
        <w:jc w:val="both"/>
        <w:rPr>
          <w:lang w:val="en-US"/>
        </w:rPr>
      </w:pPr>
    </w:p>
    <w:p w14:paraId="68E9084C" w14:textId="2283EFC7" w:rsidR="0043118A" w:rsidRPr="0006538A" w:rsidRDefault="00CA079E" w:rsidP="00CB18C8">
      <w:pPr>
        <w:widowControl w:val="0"/>
        <w:jc w:val="both"/>
        <w:rPr>
          <w:lang w:val="en-US"/>
        </w:rPr>
      </w:pPr>
      <w:r w:rsidRPr="0006538A">
        <w:rPr>
          <w:lang w:val="en-US"/>
        </w:rPr>
        <w:t xml:space="preserve">Orr was the middle of seven children. </w:t>
      </w:r>
      <w:r w:rsidR="00DA3310" w:rsidRPr="0006538A">
        <w:rPr>
          <w:lang w:val="en-US"/>
        </w:rPr>
        <w:t xml:space="preserve">His </w:t>
      </w:r>
      <w:r w:rsidRPr="0006538A">
        <w:rPr>
          <w:lang w:val="en-US"/>
        </w:rPr>
        <w:t>father engaged in several professions, including shipping, house painting and quarry</w:t>
      </w:r>
      <w:r w:rsidR="00B70EF2" w:rsidRPr="0006538A">
        <w:rPr>
          <w:lang w:val="en-US"/>
        </w:rPr>
        <w:t xml:space="preserve"> owner</w:t>
      </w:r>
      <w:r w:rsidR="00F10CCC" w:rsidRPr="0006538A">
        <w:rPr>
          <w:lang w:val="en-US"/>
        </w:rPr>
        <w:t>, and saw his finances often depleted.</w:t>
      </w:r>
      <w:r w:rsidRPr="0006538A">
        <w:rPr>
          <w:lang w:val="en-US"/>
        </w:rPr>
        <w:t xml:space="preserve"> </w:t>
      </w:r>
      <w:r w:rsidR="00DA3310" w:rsidRPr="0006538A">
        <w:rPr>
          <w:lang w:val="en-US"/>
        </w:rPr>
        <w:t xml:space="preserve">His </w:t>
      </w:r>
      <w:r w:rsidRPr="0006538A">
        <w:rPr>
          <w:lang w:val="en-US"/>
        </w:rPr>
        <w:t>mothe</w:t>
      </w:r>
      <w:r w:rsidR="00F10CCC" w:rsidRPr="0006538A">
        <w:rPr>
          <w:lang w:val="en-US"/>
        </w:rPr>
        <w:t>r,</w:t>
      </w:r>
      <w:r w:rsidRPr="0006538A">
        <w:rPr>
          <w:lang w:val="en-US"/>
        </w:rPr>
        <w:t xml:space="preserve"> who had a </w:t>
      </w:r>
      <w:proofErr w:type="gramStart"/>
      <w:r w:rsidR="00C63B6A" w:rsidRPr="0006538A">
        <w:rPr>
          <w:lang w:val="en-US"/>
        </w:rPr>
        <w:t>m</w:t>
      </w:r>
      <w:r w:rsidRPr="0006538A">
        <w:rPr>
          <w:lang w:val="en-US"/>
        </w:rPr>
        <w:t xml:space="preserve">aster of </w:t>
      </w:r>
      <w:r w:rsidR="00C63B6A" w:rsidRPr="0006538A">
        <w:rPr>
          <w:lang w:val="en-US"/>
        </w:rPr>
        <w:t>a</w:t>
      </w:r>
      <w:r w:rsidRPr="0006538A">
        <w:rPr>
          <w:lang w:val="en-US"/>
        </w:rPr>
        <w:t>rts</w:t>
      </w:r>
      <w:proofErr w:type="gramEnd"/>
      <w:r w:rsidRPr="0006538A">
        <w:rPr>
          <w:lang w:val="en-US"/>
        </w:rPr>
        <w:t xml:space="preserve"> degree from Edinburgh University, served as </w:t>
      </w:r>
      <w:r w:rsidR="00B54811" w:rsidRPr="0006538A">
        <w:rPr>
          <w:lang w:val="en-US"/>
        </w:rPr>
        <w:t>P</w:t>
      </w:r>
      <w:r w:rsidRPr="0006538A">
        <w:rPr>
          <w:lang w:val="en-US"/>
        </w:rPr>
        <w:t>resident of the Women’s Rural Institute in Aberdeen and in other voluntary community roles</w:t>
      </w:r>
      <w:r w:rsidR="00F10CCC" w:rsidRPr="0006538A">
        <w:rPr>
          <w:lang w:val="en-US"/>
        </w:rPr>
        <w:t>. Orr went to the village school and</w:t>
      </w:r>
      <w:r w:rsidR="00DD71EA" w:rsidRPr="0006538A">
        <w:rPr>
          <w:lang w:val="en-US"/>
        </w:rPr>
        <w:t>,</w:t>
      </w:r>
      <w:r w:rsidR="000D6337" w:rsidRPr="0006538A">
        <w:rPr>
          <w:lang w:val="en-US"/>
        </w:rPr>
        <w:t xml:space="preserve"> after winning a bursary</w:t>
      </w:r>
      <w:r w:rsidR="00F10CCC" w:rsidRPr="0006538A">
        <w:rPr>
          <w:lang w:val="en-US"/>
        </w:rPr>
        <w:t xml:space="preserve"> at thirteen</w:t>
      </w:r>
      <w:r w:rsidR="00DD71EA" w:rsidRPr="0006538A">
        <w:rPr>
          <w:lang w:val="en-US"/>
        </w:rPr>
        <w:t>,</w:t>
      </w:r>
      <w:r w:rsidR="00F10CCC" w:rsidRPr="0006538A">
        <w:rPr>
          <w:lang w:val="en-US"/>
        </w:rPr>
        <w:t xml:space="preserve"> was sent to Kilmarnock Academy twenty miles away, but returned to the village school</w:t>
      </w:r>
      <w:r w:rsidR="00D05110" w:rsidRPr="0006538A">
        <w:rPr>
          <w:lang w:val="en-US"/>
        </w:rPr>
        <w:t xml:space="preserve">, where he </w:t>
      </w:r>
      <w:r w:rsidR="000D6337" w:rsidRPr="0006538A">
        <w:rPr>
          <w:lang w:val="en-US"/>
        </w:rPr>
        <w:t>eventually taught</w:t>
      </w:r>
      <w:r w:rsidR="00D05110" w:rsidRPr="0006538A">
        <w:rPr>
          <w:lang w:val="en-US"/>
        </w:rPr>
        <w:t xml:space="preserve"> as a ‘pupil teacher’ </w:t>
      </w:r>
      <w:r w:rsidR="000D6337" w:rsidRPr="0006538A">
        <w:rPr>
          <w:lang w:val="en-US"/>
        </w:rPr>
        <w:t>to</w:t>
      </w:r>
      <w:r w:rsidR="00D05110" w:rsidRPr="0006538A">
        <w:rPr>
          <w:lang w:val="en-US"/>
        </w:rPr>
        <w:t xml:space="preserve"> earn some money.</w:t>
      </w:r>
      <w:r w:rsidR="000D6337" w:rsidRPr="0006538A">
        <w:rPr>
          <w:lang w:val="en-US"/>
        </w:rPr>
        <w:t xml:space="preserve"> </w:t>
      </w:r>
      <w:r w:rsidR="002033C3" w:rsidRPr="0006538A">
        <w:rPr>
          <w:lang w:val="en-US"/>
        </w:rPr>
        <w:t>In 1899 he became</w:t>
      </w:r>
      <w:r w:rsidR="0043118A" w:rsidRPr="0006538A">
        <w:rPr>
          <w:lang w:val="en-US"/>
        </w:rPr>
        <w:t xml:space="preserve"> a scholarship student at the University of Glasgow, </w:t>
      </w:r>
      <w:r w:rsidR="006A2752" w:rsidRPr="0006538A">
        <w:rPr>
          <w:lang w:val="en-US"/>
        </w:rPr>
        <w:t>earn</w:t>
      </w:r>
      <w:r w:rsidR="00ED041C" w:rsidRPr="0006538A">
        <w:rPr>
          <w:lang w:val="en-US"/>
        </w:rPr>
        <w:t>ing</w:t>
      </w:r>
      <w:r w:rsidR="006A2752" w:rsidRPr="0006538A">
        <w:rPr>
          <w:lang w:val="en-US"/>
        </w:rPr>
        <w:t xml:space="preserve"> his </w:t>
      </w:r>
      <w:proofErr w:type="gramStart"/>
      <w:r w:rsidR="00C63B6A" w:rsidRPr="0006538A">
        <w:rPr>
          <w:lang w:val="en-US"/>
        </w:rPr>
        <w:t>m</w:t>
      </w:r>
      <w:r w:rsidR="00EB7FD8" w:rsidRPr="0006538A">
        <w:rPr>
          <w:lang w:val="en-US"/>
        </w:rPr>
        <w:t>aster</w:t>
      </w:r>
      <w:r w:rsidR="006A2752" w:rsidRPr="0006538A">
        <w:rPr>
          <w:lang w:val="en-US"/>
        </w:rPr>
        <w:t xml:space="preserve"> of </w:t>
      </w:r>
      <w:r w:rsidR="00C63B6A" w:rsidRPr="0006538A">
        <w:rPr>
          <w:lang w:val="en-US"/>
        </w:rPr>
        <w:t>a</w:t>
      </w:r>
      <w:r w:rsidR="006A2752" w:rsidRPr="0006538A">
        <w:rPr>
          <w:lang w:val="en-US"/>
        </w:rPr>
        <w:t>rts</w:t>
      </w:r>
      <w:proofErr w:type="gramEnd"/>
      <w:r w:rsidR="006A2752" w:rsidRPr="0006538A">
        <w:rPr>
          <w:lang w:val="en-US"/>
        </w:rPr>
        <w:t xml:space="preserve"> in 1902</w:t>
      </w:r>
      <w:r w:rsidR="00ED041C" w:rsidRPr="0006538A">
        <w:rPr>
          <w:lang w:val="en-US"/>
        </w:rPr>
        <w:t xml:space="preserve">, </w:t>
      </w:r>
      <w:r w:rsidR="006A2752" w:rsidRPr="0006538A">
        <w:rPr>
          <w:lang w:val="en-US"/>
        </w:rPr>
        <w:t xml:space="preserve">where </w:t>
      </w:r>
      <w:r w:rsidR="0043118A" w:rsidRPr="0006538A">
        <w:rPr>
          <w:lang w:val="en-US"/>
        </w:rPr>
        <w:t>his weekend travels and teaching jobs showed him the poverty and malnutrition of many city residents.</w:t>
      </w:r>
      <w:r w:rsidR="00E9063D" w:rsidRPr="0006538A">
        <w:rPr>
          <w:lang w:val="en-US"/>
        </w:rPr>
        <w:t xml:space="preserve"> </w:t>
      </w:r>
      <w:r w:rsidR="0043118A" w:rsidRPr="0006538A">
        <w:rPr>
          <w:lang w:val="en-US"/>
        </w:rPr>
        <w:t xml:space="preserve">After a stint as a teacher (a condition of his scholarship) he turned to the sciences, receiving his </w:t>
      </w:r>
      <w:proofErr w:type="gramStart"/>
      <w:r w:rsidR="00C63B6A" w:rsidRPr="0006538A">
        <w:rPr>
          <w:lang w:val="en-US"/>
        </w:rPr>
        <w:t>b</w:t>
      </w:r>
      <w:r w:rsidR="006A2752" w:rsidRPr="0006538A">
        <w:rPr>
          <w:lang w:val="en-US"/>
        </w:rPr>
        <w:t xml:space="preserve">achelor of </w:t>
      </w:r>
      <w:r w:rsidR="00C63B6A" w:rsidRPr="0006538A">
        <w:rPr>
          <w:lang w:val="en-US"/>
        </w:rPr>
        <w:t>s</w:t>
      </w:r>
      <w:r w:rsidR="006A2752" w:rsidRPr="0006538A">
        <w:rPr>
          <w:lang w:val="en-US"/>
        </w:rPr>
        <w:t>cience</w:t>
      </w:r>
      <w:proofErr w:type="gramEnd"/>
      <w:r w:rsidR="0043118A" w:rsidRPr="0006538A">
        <w:rPr>
          <w:lang w:val="en-US"/>
        </w:rPr>
        <w:t xml:space="preserve"> in 1910, his </w:t>
      </w:r>
      <w:proofErr w:type="gramStart"/>
      <w:r w:rsidR="00C63B6A" w:rsidRPr="0006538A">
        <w:rPr>
          <w:lang w:val="en-US"/>
        </w:rPr>
        <w:t>b</w:t>
      </w:r>
      <w:r w:rsidR="006A2752" w:rsidRPr="0006538A">
        <w:rPr>
          <w:lang w:val="en-US"/>
        </w:rPr>
        <w:t xml:space="preserve">achelor of </w:t>
      </w:r>
      <w:r w:rsidR="00C63B6A" w:rsidRPr="0006538A">
        <w:rPr>
          <w:lang w:val="en-US"/>
        </w:rPr>
        <w:t>m</w:t>
      </w:r>
      <w:r w:rsidR="006A2752" w:rsidRPr="0006538A">
        <w:rPr>
          <w:lang w:val="en-US"/>
        </w:rPr>
        <w:t>edicine</w:t>
      </w:r>
      <w:proofErr w:type="gramEnd"/>
      <w:r w:rsidR="0043118A" w:rsidRPr="0006538A">
        <w:rPr>
          <w:lang w:val="en-US"/>
        </w:rPr>
        <w:t xml:space="preserve"> </w:t>
      </w:r>
      <w:r w:rsidR="006A2752" w:rsidRPr="0006538A">
        <w:rPr>
          <w:lang w:val="en-US"/>
        </w:rPr>
        <w:t xml:space="preserve">and </w:t>
      </w:r>
      <w:proofErr w:type="gramStart"/>
      <w:r w:rsidR="00C63B6A" w:rsidRPr="0006538A">
        <w:rPr>
          <w:lang w:val="en-US"/>
        </w:rPr>
        <w:t>b</w:t>
      </w:r>
      <w:r w:rsidR="00EB7FD8" w:rsidRPr="0006538A">
        <w:rPr>
          <w:lang w:val="en-US"/>
        </w:rPr>
        <w:t xml:space="preserve">achelor of </w:t>
      </w:r>
      <w:r w:rsidR="00C63B6A" w:rsidRPr="0006538A">
        <w:rPr>
          <w:lang w:val="en-US"/>
        </w:rPr>
        <w:t>s</w:t>
      </w:r>
      <w:r w:rsidR="006A2752" w:rsidRPr="0006538A">
        <w:rPr>
          <w:lang w:val="en-US"/>
        </w:rPr>
        <w:t>urgery</w:t>
      </w:r>
      <w:proofErr w:type="gramEnd"/>
      <w:r w:rsidR="0043118A" w:rsidRPr="0006538A">
        <w:rPr>
          <w:lang w:val="en-US"/>
        </w:rPr>
        <w:t xml:space="preserve"> in 1912 and his </w:t>
      </w:r>
      <w:proofErr w:type="gramStart"/>
      <w:r w:rsidR="00C63B6A" w:rsidRPr="0006538A">
        <w:rPr>
          <w:lang w:val="en-US"/>
        </w:rPr>
        <w:t>d</w:t>
      </w:r>
      <w:r w:rsidR="00EB7FD8" w:rsidRPr="0006538A">
        <w:rPr>
          <w:lang w:val="en-US"/>
        </w:rPr>
        <w:t xml:space="preserve">octor of </w:t>
      </w:r>
      <w:r w:rsidR="00C63B6A" w:rsidRPr="0006538A">
        <w:rPr>
          <w:lang w:val="en-US"/>
        </w:rPr>
        <w:t>m</w:t>
      </w:r>
      <w:r w:rsidR="00EB7FD8" w:rsidRPr="0006538A">
        <w:rPr>
          <w:lang w:val="en-US"/>
        </w:rPr>
        <w:t>edicine</w:t>
      </w:r>
      <w:proofErr w:type="gramEnd"/>
      <w:r w:rsidR="0043118A" w:rsidRPr="0006538A">
        <w:rPr>
          <w:lang w:val="en-US"/>
        </w:rPr>
        <w:t xml:space="preserve"> with honors in 1914.</w:t>
      </w:r>
      <w:r w:rsidR="00E9063D" w:rsidRPr="0006538A">
        <w:rPr>
          <w:lang w:val="en-US"/>
        </w:rPr>
        <w:t xml:space="preserve"> </w:t>
      </w:r>
      <w:r w:rsidR="0043118A" w:rsidRPr="0006538A">
        <w:rPr>
          <w:lang w:val="en-US"/>
        </w:rPr>
        <w:t xml:space="preserve">Finding that practicing medicine was not his calling either, he </w:t>
      </w:r>
      <w:r w:rsidR="00B70EF2" w:rsidRPr="0006538A">
        <w:rPr>
          <w:lang w:val="en-US"/>
        </w:rPr>
        <w:t xml:space="preserve">was attracted by the new problems in the field of metabolism and nutrition and </w:t>
      </w:r>
      <w:r w:rsidR="0043118A" w:rsidRPr="0006538A">
        <w:rPr>
          <w:lang w:val="en-US"/>
        </w:rPr>
        <w:t xml:space="preserve">accepted a two-year Carnegie research fellowship to continue </w:t>
      </w:r>
      <w:r w:rsidR="00DD71EA" w:rsidRPr="0006538A">
        <w:rPr>
          <w:lang w:val="en-US"/>
        </w:rPr>
        <w:t xml:space="preserve">his </w:t>
      </w:r>
      <w:r w:rsidR="0043118A" w:rsidRPr="0006538A">
        <w:rPr>
          <w:lang w:val="en-US"/>
        </w:rPr>
        <w:t>studies with pioneering nutritionist E</w:t>
      </w:r>
      <w:r w:rsidR="00EB7FD8" w:rsidRPr="0006538A">
        <w:rPr>
          <w:lang w:val="en-US"/>
        </w:rPr>
        <w:t>dward</w:t>
      </w:r>
      <w:r w:rsidR="0043118A" w:rsidRPr="0006538A">
        <w:rPr>
          <w:lang w:val="en-US"/>
        </w:rPr>
        <w:t xml:space="preserve"> Cathcart at the University of Glasgow’s</w:t>
      </w:r>
      <w:r w:rsidR="00E9063D" w:rsidRPr="0006538A">
        <w:rPr>
          <w:lang w:val="en-US"/>
        </w:rPr>
        <w:t xml:space="preserve"> </w:t>
      </w:r>
      <w:r w:rsidR="0043118A" w:rsidRPr="0006538A">
        <w:rPr>
          <w:lang w:val="en-US"/>
        </w:rPr>
        <w:t xml:space="preserve">Institute of Physiology, </w:t>
      </w:r>
      <w:r w:rsidR="00DD71EA" w:rsidRPr="0006538A">
        <w:rPr>
          <w:lang w:val="en-US"/>
        </w:rPr>
        <w:t xml:space="preserve">which included </w:t>
      </w:r>
      <w:r w:rsidR="0043118A" w:rsidRPr="0006538A">
        <w:rPr>
          <w:lang w:val="en-US"/>
        </w:rPr>
        <w:t xml:space="preserve">publishing </w:t>
      </w:r>
      <w:r w:rsidR="00DD71EA" w:rsidRPr="0006538A">
        <w:rPr>
          <w:lang w:val="en-US"/>
        </w:rPr>
        <w:t>several</w:t>
      </w:r>
      <w:r w:rsidR="0043118A" w:rsidRPr="0006538A">
        <w:rPr>
          <w:lang w:val="en-US"/>
        </w:rPr>
        <w:t xml:space="preserve"> research papers.</w:t>
      </w:r>
      <w:r w:rsidR="002033C3" w:rsidRPr="0006538A">
        <w:rPr>
          <w:lang w:val="en-US"/>
        </w:rPr>
        <w:t xml:space="preserve"> </w:t>
      </w:r>
      <w:r w:rsidR="0043118A" w:rsidRPr="0006538A">
        <w:rPr>
          <w:lang w:val="en-US"/>
        </w:rPr>
        <w:t xml:space="preserve">In April 1914 </w:t>
      </w:r>
      <w:r w:rsidR="002033C3" w:rsidRPr="0006538A">
        <w:rPr>
          <w:lang w:val="en-US"/>
        </w:rPr>
        <w:t>he</w:t>
      </w:r>
      <w:r w:rsidR="0043118A" w:rsidRPr="0006538A">
        <w:rPr>
          <w:lang w:val="en-US"/>
        </w:rPr>
        <w:t xml:space="preserve"> was appointed to a new research position in animal nutrition by the Joint Committee of the North of Scotland College of Agriculture and the University of Aberdeen, which he eventually built into a pioneering nutrition research facility.</w:t>
      </w:r>
      <w:r w:rsidR="00E9063D" w:rsidRPr="0006538A">
        <w:rPr>
          <w:lang w:val="en-US"/>
        </w:rPr>
        <w:t xml:space="preserve"> </w:t>
      </w:r>
      <w:r w:rsidR="004F3B65" w:rsidRPr="0006538A">
        <w:rPr>
          <w:lang w:val="en-US"/>
        </w:rPr>
        <w:t xml:space="preserve">However, </w:t>
      </w:r>
      <w:r w:rsidR="0043118A" w:rsidRPr="0006538A">
        <w:rPr>
          <w:lang w:val="en-US"/>
        </w:rPr>
        <w:t>military service forestalled the beginning of that work.</w:t>
      </w:r>
      <w:r w:rsidR="00E9063D" w:rsidRPr="0006538A">
        <w:rPr>
          <w:lang w:val="en-US"/>
        </w:rPr>
        <w:t xml:space="preserve"> </w:t>
      </w:r>
      <w:r w:rsidR="0043118A" w:rsidRPr="0006538A">
        <w:rPr>
          <w:lang w:val="en-US"/>
        </w:rPr>
        <w:t xml:space="preserve">He had served in the Glasgow University Officers’ Training Corps, but </w:t>
      </w:r>
      <w:r w:rsidR="00745C8B" w:rsidRPr="0006538A">
        <w:rPr>
          <w:lang w:val="en-US"/>
        </w:rPr>
        <w:t xml:space="preserve">at age </w:t>
      </w:r>
      <w:r w:rsidR="0043118A" w:rsidRPr="0006538A">
        <w:rPr>
          <w:lang w:val="en-US"/>
        </w:rPr>
        <w:t xml:space="preserve">34 at the beginning of the </w:t>
      </w:r>
      <w:r w:rsidR="002033C3" w:rsidRPr="0006538A">
        <w:rPr>
          <w:lang w:val="en-US"/>
        </w:rPr>
        <w:t>First World W</w:t>
      </w:r>
      <w:r w:rsidR="0043118A" w:rsidRPr="0006538A">
        <w:rPr>
          <w:lang w:val="en-US"/>
        </w:rPr>
        <w:t>ar he accepted a commission in the special civilian branch of the Royal Army Medical Corps.</w:t>
      </w:r>
      <w:r w:rsidR="00E9063D" w:rsidRPr="0006538A">
        <w:rPr>
          <w:lang w:val="en-US"/>
        </w:rPr>
        <w:t xml:space="preserve"> </w:t>
      </w:r>
      <w:r w:rsidR="0043118A" w:rsidRPr="0006538A">
        <w:rPr>
          <w:lang w:val="en-US"/>
        </w:rPr>
        <w:t xml:space="preserve">After initial sanitary work in the temporary troop staging camps, </w:t>
      </w:r>
      <w:r w:rsidR="002033C3" w:rsidRPr="0006538A">
        <w:rPr>
          <w:lang w:val="en-US"/>
        </w:rPr>
        <w:t>he</w:t>
      </w:r>
      <w:r w:rsidR="0043118A" w:rsidRPr="0006538A">
        <w:rPr>
          <w:lang w:val="en-US"/>
        </w:rPr>
        <w:t xml:space="preserve"> served as the medical officer attached to the </w:t>
      </w:r>
      <w:r w:rsidR="00B54811" w:rsidRPr="0006538A">
        <w:rPr>
          <w:lang w:val="en-US"/>
        </w:rPr>
        <w:t>First</w:t>
      </w:r>
      <w:r w:rsidR="0043118A" w:rsidRPr="0006538A">
        <w:rPr>
          <w:lang w:val="en-US"/>
        </w:rPr>
        <w:t xml:space="preserve"> Battalion of the Sherwood Foresters in France, winning the Distinguished Service Order (from the Battle of Passchendaele</w:t>
      </w:r>
      <w:r w:rsidR="002365FA" w:rsidRPr="0006538A">
        <w:rPr>
          <w:lang w:val="en-US"/>
        </w:rPr>
        <w:t>, in which</w:t>
      </w:r>
      <w:r w:rsidR="0043118A" w:rsidRPr="0006538A">
        <w:rPr>
          <w:lang w:val="en-US"/>
        </w:rPr>
        <w:t xml:space="preserve"> one of his younger brothers died) and Military Cross (from the Battle of the Somme) before shifting to the Royal Navy</w:t>
      </w:r>
      <w:r w:rsidR="00B54811" w:rsidRPr="0006538A">
        <w:rPr>
          <w:lang w:val="en-US"/>
        </w:rPr>
        <w:t xml:space="preserve"> in 1918</w:t>
      </w:r>
      <w:r w:rsidR="0043118A" w:rsidRPr="0006538A">
        <w:rPr>
          <w:lang w:val="en-US"/>
        </w:rPr>
        <w:t>.</w:t>
      </w:r>
      <w:r w:rsidR="00E9063D" w:rsidRPr="0006538A">
        <w:rPr>
          <w:lang w:val="en-US"/>
        </w:rPr>
        <w:t xml:space="preserve"> </w:t>
      </w:r>
      <w:r w:rsidR="0043118A" w:rsidRPr="0006538A">
        <w:rPr>
          <w:lang w:val="en-US"/>
        </w:rPr>
        <w:t xml:space="preserve">After brief service at a naval hospital and on the </w:t>
      </w:r>
      <w:r w:rsidR="0043118A" w:rsidRPr="0006538A">
        <w:rPr>
          <w:i/>
          <w:lang w:val="en-US"/>
        </w:rPr>
        <w:t>H.M.S.</w:t>
      </w:r>
      <w:r w:rsidR="0043118A" w:rsidRPr="0006538A">
        <w:rPr>
          <w:lang w:val="en-US"/>
        </w:rPr>
        <w:t xml:space="preserve"> </w:t>
      </w:r>
      <w:r w:rsidR="0043118A" w:rsidRPr="0006538A">
        <w:rPr>
          <w:i/>
          <w:lang w:val="en-US"/>
        </w:rPr>
        <w:t>Furious</w:t>
      </w:r>
      <w:r w:rsidR="0043118A" w:rsidRPr="0006538A">
        <w:rPr>
          <w:lang w:val="en-US"/>
        </w:rPr>
        <w:t xml:space="preserve">, the Admiralty assigned him to study the physical </w:t>
      </w:r>
      <w:r w:rsidR="0043118A" w:rsidRPr="0006538A">
        <w:rPr>
          <w:lang w:val="en-US"/>
        </w:rPr>
        <w:lastRenderedPageBreak/>
        <w:t xml:space="preserve">requirements of servicemen in the Royal Army </w:t>
      </w:r>
      <w:proofErr w:type="gramStart"/>
      <w:r w:rsidR="0043118A" w:rsidRPr="0006538A">
        <w:rPr>
          <w:lang w:val="en-US"/>
        </w:rPr>
        <w:t>in order to</w:t>
      </w:r>
      <w:proofErr w:type="gramEnd"/>
      <w:r w:rsidR="0043118A" w:rsidRPr="0006538A">
        <w:rPr>
          <w:lang w:val="en-US"/>
        </w:rPr>
        <w:t xml:space="preserve"> rationalize the division of food between the civilian and military </w:t>
      </w:r>
      <w:r w:rsidR="00B6788E" w:rsidRPr="0006538A">
        <w:rPr>
          <w:lang w:val="en-US"/>
        </w:rPr>
        <w:t xml:space="preserve">parts </w:t>
      </w:r>
      <w:r w:rsidR="0043118A" w:rsidRPr="0006538A">
        <w:rPr>
          <w:lang w:val="en-US"/>
        </w:rPr>
        <w:t>of the British population.</w:t>
      </w:r>
      <w:r w:rsidR="00E9063D" w:rsidRPr="0006538A">
        <w:rPr>
          <w:lang w:val="en-US"/>
        </w:rPr>
        <w:t xml:space="preserve"> </w:t>
      </w:r>
      <w:r w:rsidR="00491E8E" w:rsidRPr="0006538A">
        <w:rPr>
          <w:lang w:val="en-US"/>
        </w:rPr>
        <w:t xml:space="preserve">In 1915 </w:t>
      </w:r>
      <w:r w:rsidR="00462898" w:rsidRPr="0006538A">
        <w:rPr>
          <w:lang w:val="en-US"/>
        </w:rPr>
        <w:t>Orr</w:t>
      </w:r>
      <w:r w:rsidR="00491E8E" w:rsidRPr="0006538A">
        <w:rPr>
          <w:lang w:val="en-US"/>
        </w:rPr>
        <w:t xml:space="preserve"> </w:t>
      </w:r>
      <w:r w:rsidR="00B6788E" w:rsidRPr="0006538A">
        <w:rPr>
          <w:lang w:val="en-US"/>
        </w:rPr>
        <w:t xml:space="preserve">was </w:t>
      </w:r>
      <w:r w:rsidR="00491E8E" w:rsidRPr="0006538A">
        <w:rPr>
          <w:lang w:val="en-US"/>
        </w:rPr>
        <w:t>married</w:t>
      </w:r>
      <w:r w:rsidR="00B6788E" w:rsidRPr="0006538A">
        <w:rPr>
          <w:lang w:val="en-US"/>
        </w:rPr>
        <w:t xml:space="preserve">, with a </w:t>
      </w:r>
      <w:r w:rsidR="00491E8E" w:rsidRPr="0006538A">
        <w:rPr>
          <w:lang w:val="en-US"/>
        </w:rPr>
        <w:t>daughter born in 1916</w:t>
      </w:r>
      <w:r w:rsidR="00785071" w:rsidRPr="0006538A">
        <w:rPr>
          <w:lang w:val="en-US"/>
        </w:rPr>
        <w:t>,</w:t>
      </w:r>
      <w:r w:rsidR="00B6788E" w:rsidRPr="0006538A">
        <w:rPr>
          <w:lang w:val="en-US"/>
        </w:rPr>
        <w:t xml:space="preserve"> a </w:t>
      </w:r>
      <w:r w:rsidR="00462898" w:rsidRPr="0006538A">
        <w:rPr>
          <w:lang w:val="en-US"/>
        </w:rPr>
        <w:t xml:space="preserve">second </w:t>
      </w:r>
      <w:r w:rsidR="006150CA" w:rsidRPr="0006538A">
        <w:rPr>
          <w:lang w:val="en-US"/>
        </w:rPr>
        <w:t xml:space="preserve">daughter </w:t>
      </w:r>
      <w:r w:rsidR="00462898" w:rsidRPr="0006538A">
        <w:rPr>
          <w:lang w:val="en-US"/>
        </w:rPr>
        <w:t>in 1919</w:t>
      </w:r>
      <w:r w:rsidR="00785071" w:rsidRPr="0006538A">
        <w:rPr>
          <w:lang w:val="en-US"/>
        </w:rPr>
        <w:t xml:space="preserve"> and a son in 1921</w:t>
      </w:r>
      <w:r w:rsidR="00462898" w:rsidRPr="0006538A">
        <w:rPr>
          <w:lang w:val="en-US"/>
        </w:rPr>
        <w:t>.</w:t>
      </w:r>
    </w:p>
    <w:p w14:paraId="4EF04165" w14:textId="0955DDD7" w:rsidR="0043118A" w:rsidRPr="0006538A" w:rsidRDefault="0043118A" w:rsidP="00CB18C8">
      <w:pPr>
        <w:widowControl w:val="0"/>
        <w:jc w:val="both"/>
        <w:rPr>
          <w:lang w:val="en-US"/>
        </w:rPr>
      </w:pPr>
      <w:r w:rsidRPr="0006538A">
        <w:rPr>
          <w:lang w:val="en-US"/>
        </w:rPr>
        <w:tab/>
      </w:r>
      <w:r w:rsidR="00F20D7A" w:rsidRPr="0006538A">
        <w:rPr>
          <w:lang w:val="en-US"/>
        </w:rPr>
        <w:t xml:space="preserve">In January 1919 </w:t>
      </w:r>
      <w:r w:rsidR="00462898" w:rsidRPr="0006538A">
        <w:rPr>
          <w:lang w:val="en-US"/>
        </w:rPr>
        <w:t>Orr</w:t>
      </w:r>
      <w:r w:rsidRPr="0006538A">
        <w:rPr>
          <w:lang w:val="en-US"/>
        </w:rPr>
        <w:t xml:space="preserve"> returned to Aberdeen</w:t>
      </w:r>
      <w:r w:rsidR="00F20D7A" w:rsidRPr="0006538A">
        <w:rPr>
          <w:lang w:val="en-US"/>
        </w:rPr>
        <w:t>, where</w:t>
      </w:r>
      <w:r w:rsidRPr="0006538A">
        <w:rPr>
          <w:lang w:val="en-US"/>
        </w:rPr>
        <w:t xml:space="preserve"> he began building the facilities, staff (including post-graduate researchers from the Dominions and other countries) </w:t>
      </w:r>
      <w:r w:rsidR="002365FA" w:rsidRPr="0006538A">
        <w:rPr>
          <w:lang w:val="en-US"/>
        </w:rPr>
        <w:t xml:space="preserve">and reputation </w:t>
      </w:r>
      <w:r w:rsidRPr="0006538A">
        <w:rPr>
          <w:lang w:val="en-US"/>
        </w:rPr>
        <w:t>of what was soon called the Rowett Research Institute</w:t>
      </w:r>
      <w:r w:rsidR="00462898" w:rsidRPr="0006538A">
        <w:rPr>
          <w:lang w:val="en-US"/>
        </w:rPr>
        <w:t xml:space="preserve"> </w:t>
      </w:r>
      <w:r w:rsidRPr="0006538A">
        <w:rPr>
          <w:lang w:val="en-US"/>
        </w:rPr>
        <w:t>after its patron John Quiller Rowett.</w:t>
      </w:r>
      <w:r w:rsidR="00E9063D" w:rsidRPr="0006538A">
        <w:rPr>
          <w:lang w:val="en-US"/>
        </w:rPr>
        <w:t xml:space="preserve"> </w:t>
      </w:r>
      <w:r w:rsidR="00ED041C" w:rsidRPr="0006538A">
        <w:rPr>
          <w:lang w:val="en-US"/>
        </w:rPr>
        <w:t>The Institute’s r</w:t>
      </w:r>
      <w:r w:rsidRPr="0006538A">
        <w:rPr>
          <w:lang w:val="en-US"/>
        </w:rPr>
        <w:t>esearch in the 1920s focused on the role of minerals in the nutrition of both farm animals and people and the value of cod-liver oil.</w:t>
      </w:r>
      <w:r w:rsidR="00E9063D" w:rsidRPr="0006538A">
        <w:rPr>
          <w:lang w:val="en-US"/>
        </w:rPr>
        <w:t xml:space="preserve"> </w:t>
      </w:r>
      <w:r w:rsidRPr="0006538A">
        <w:rPr>
          <w:lang w:val="en-US"/>
        </w:rPr>
        <w:t xml:space="preserve">As </w:t>
      </w:r>
      <w:r w:rsidR="00F20D7A" w:rsidRPr="0006538A">
        <w:rPr>
          <w:lang w:val="en-US"/>
        </w:rPr>
        <w:t>the Institute’s</w:t>
      </w:r>
      <w:r w:rsidRPr="0006538A">
        <w:rPr>
          <w:lang w:val="en-US"/>
        </w:rPr>
        <w:t xml:space="preserve"> reputation grew, so did its connections with others in the British Empire.</w:t>
      </w:r>
      <w:r w:rsidR="00E9063D" w:rsidRPr="0006538A">
        <w:rPr>
          <w:lang w:val="en-US"/>
        </w:rPr>
        <w:t xml:space="preserve"> </w:t>
      </w:r>
      <w:r w:rsidRPr="0006538A">
        <w:rPr>
          <w:lang w:val="en-US"/>
        </w:rPr>
        <w:t>Work with the Empire Marketing Board (est</w:t>
      </w:r>
      <w:r w:rsidR="00462898" w:rsidRPr="0006538A">
        <w:rPr>
          <w:lang w:val="en-US"/>
        </w:rPr>
        <w:t>ablished in</w:t>
      </w:r>
      <w:r w:rsidRPr="0006538A">
        <w:rPr>
          <w:lang w:val="en-US"/>
        </w:rPr>
        <w:t xml:space="preserve"> 1925) connected Orr to Frank MacDougall of Australia, who went on to promote Orr’s work in the League of Nations in the 1930s.</w:t>
      </w:r>
      <w:r w:rsidR="00E9063D" w:rsidRPr="0006538A">
        <w:rPr>
          <w:lang w:val="en-US"/>
        </w:rPr>
        <w:t xml:space="preserve"> </w:t>
      </w:r>
      <w:r w:rsidRPr="0006538A">
        <w:rPr>
          <w:lang w:val="en-US"/>
        </w:rPr>
        <w:t xml:space="preserve">In the 1920s Rowett and Orr did research on animal husbandry in Palestine, investigated nutritional problems among the African people of Kenya, consulted with the Australian government under </w:t>
      </w:r>
      <w:r w:rsidR="00931452" w:rsidRPr="0006538A">
        <w:rPr>
          <w:lang w:val="en-US"/>
        </w:rPr>
        <w:t xml:space="preserve">Prime Minister </w:t>
      </w:r>
      <w:r w:rsidRPr="0006538A">
        <w:rPr>
          <w:lang w:val="en-US"/>
        </w:rPr>
        <w:t xml:space="preserve">Stanley Bruce on agricultural development and served as a </w:t>
      </w:r>
      <w:r w:rsidR="00462898" w:rsidRPr="0006538A">
        <w:rPr>
          <w:lang w:val="en-US"/>
        </w:rPr>
        <w:t>United Kingdom (UK)</w:t>
      </w:r>
      <w:r w:rsidRPr="0006538A">
        <w:rPr>
          <w:lang w:val="en-US"/>
        </w:rPr>
        <w:t xml:space="preserve"> delegate to the International Dairy Congress </w:t>
      </w:r>
      <w:r w:rsidR="006817CF" w:rsidRPr="0006538A">
        <w:rPr>
          <w:lang w:val="en-US"/>
        </w:rPr>
        <w:t xml:space="preserve">held </w:t>
      </w:r>
      <w:r w:rsidRPr="0006538A">
        <w:rPr>
          <w:lang w:val="en-US"/>
        </w:rPr>
        <w:t>in the United States</w:t>
      </w:r>
      <w:r w:rsidR="00462898" w:rsidRPr="0006538A">
        <w:rPr>
          <w:lang w:val="en-US"/>
        </w:rPr>
        <w:t xml:space="preserve"> (US)</w:t>
      </w:r>
      <w:r w:rsidRPr="0006538A">
        <w:rPr>
          <w:lang w:val="en-US"/>
        </w:rPr>
        <w:t>.</w:t>
      </w:r>
      <w:r w:rsidR="00E9063D" w:rsidRPr="0006538A">
        <w:rPr>
          <w:lang w:val="en-US"/>
        </w:rPr>
        <w:t xml:space="preserve"> </w:t>
      </w:r>
      <w:r w:rsidRPr="0006538A">
        <w:rPr>
          <w:lang w:val="en-US"/>
        </w:rPr>
        <w:t xml:space="preserve">The </w:t>
      </w:r>
      <w:r w:rsidR="00931452" w:rsidRPr="0006538A">
        <w:rPr>
          <w:lang w:val="en-US"/>
        </w:rPr>
        <w:t>I</w:t>
      </w:r>
      <w:r w:rsidRPr="0006538A">
        <w:rPr>
          <w:lang w:val="en-US"/>
        </w:rPr>
        <w:t xml:space="preserve">nstitute’s reputation continued to spread through its journal </w:t>
      </w:r>
      <w:r w:rsidRPr="0006538A">
        <w:rPr>
          <w:i/>
          <w:lang w:val="en-US"/>
        </w:rPr>
        <w:t>Nutrition Abstracts and Views</w:t>
      </w:r>
      <w:r w:rsidRPr="0006538A">
        <w:rPr>
          <w:lang w:val="en-US"/>
        </w:rPr>
        <w:t xml:space="preserve"> </w:t>
      </w:r>
      <w:r w:rsidR="00462898" w:rsidRPr="0006538A">
        <w:rPr>
          <w:lang w:val="en-US"/>
        </w:rPr>
        <w:t>(</w:t>
      </w:r>
      <w:r w:rsidRPr="0006538A">
        <w:rPr>
          <w:lang w:val="en-US"/>
        </w:rPr>
        <w:t xml:space="preserve">published </w:t>
      </w:r>
      <w:r w:rsidR="00462898" w:rsidRPr="0006538A">
        <w:rPr>
          <w:lang w:val="en-US"/>
        </w:rPr>
        <w:t>since</w:t>
      </w:r>
      <w:r w:rsidRPr="0006538A">
        <w:rPr>
          <w:lang w:val="en-US"/>
        </w:rPr>
        <w:t xml:space="preserve"> 1931 in conjunction with a college of agriculture and medical school) </w:t>
      </w:r>
      <w:r w:rsidR="00931452" w:rsidRPr="0006538A">
        <w:rPr>
          <w:lang w:val="en-US"/>
        </w:rPr>
        <w:t>and</w:t>
      </w:r>
      <w:r w:rsidRPr="0006538A">
        <w:rPr>
          <w:lang w:val="en-US"/>
        </w:rPr>
        <w:t xml:space="preserve"> its new research into human nutrition.</w:t>
      </w:r>
      <w:r w:rsidR="00E9063D" w:rsidRPr="0006538A">
        <w:rPr>
          <w:lang w:val="en-US"/>
        </w:rPr>
        <w:t xml:space="preserve"> </w:t>
      </w:r>
      <w:r w:rsidR="00462898" w:rsidRPr="0006538A">
        <w:rPr>
          <w:lang w:val="en-US"/>
        </w:rPr>
        <w:t>Orr’s</w:t>
      </w:r>
      <w:r w:rsidRPr="0006538A">
        <w:rPr>
          <w:lang w:val="en-US"/>
        </w:rPr>
        <w:t xml:space="preserve"> scientific work </w:t>
      </w:r>
      <w:r w:rsidR="00ED041C" w:rsidRPr="0006538A">
        <w:rPr>
          <w:lang w:val="en-US"/>
        </w:rPr>
        <w:t>was recognized,</w:t>
      </w:r>
      <w:r w:rsidRPr="0006538A">
        <w:rPr>
          <w:lang w:val="en-US"/>
        </w:rPr>
        <w:t xml:space="preserve"> he became a Fellow of the Royal Society in 1932 and was knighted in 1935.</w:t>
      </w:r>
      <w:r w:rsidR="00931452" w:rsidRPr="0006538A">
        <w:rPr>
          <w:lang w:val="en-US"/>
        </w:rPr>
        <w:t xml:space="preserve"> </w:t>
      </w:r>
      <w:r w:rsidRPr="0006538A">
        <w:rPr>
          <w:lang w:val="en-US"/>
        </w:rPr>
        <w:t>Rowett’s research on milk consumption and the corresponding growth of schoolchildren in 192</w:t>
      </w:r>
      <w:r w:rsidR="00931452" w:rsidRPr="0006538A">
        <w:rPr>
          <w:lang w:val="en-US"/>
        </w:rPr>
        <w:t xml:space="preserve">9, </w:t>
      </w:r>
      <w:r w:rsidRPr="0006538A">
        <w:rPr>
          <w:lang w:val="en-US"/>
        </w:rPr>
        <w:t>as well as Orr’s public addresses on the need for a food policy based on health needs</w:t>
      </w:r>
      <w:r w:rsidR="00931452" w:rsidRPr="0006538A">
        <w:rPr>
          <w:lang w:val="en-US"/>
        </w:rPr>
        <w:t xml:space="preserve">, </w:t>
      </w:r>
      <w:r w:rsidRPr="0006538A">
        <w:rPr>
          <w:lang w:val="en-US"/>
        </w:rPr>
        <w:t>helped to counter narratives about limit</w:t>
      </w:r>
      <w:r w:rsidR="0034298D" w:rsidRPr="0006538A">
        <w:rPr>
          <w:lang w:val="en-US"/>
        </w:rPr>
        <w:t>ing</w:t>
      </w:r>
      <w:r w:rsidRPr="0006538A">
        <w:rPr>
          <w:lang w:val="en-US"/>
        </w:rPr>
        <w:t xml:space="preserve"> production </w:t>
      </w:r>
      <w:proofErr w:type="gramStart"/>
      <w:r w:rsidRPr="0006538A">
        <w:rPr>
          <w:lang w:val="en-US"/>
        </w:rPr>
        <w:t>in order to</w:t>
      </w:r>
      <w:proofErr w:type="gramEnd"/>
      <w:r w:rsidRPr="0006538A">
        <w:rPr>
          <w:lang w:val="en-US"/>
        </w:rPr>
        <w:t xml:space="preserve"> raise prices </w:t>
      </w:r>
      <w:r w:rsidR="00FF6947" w:rsidRPr="0006538A">
        <w:rPr>
          <w:lang w:val="en-US"/>
        </w:rPr>
        <w:t xml:space="preserve">while </w:t>
      </w:r>
      <w:r w:rsidRPr="0006538A">
        <w:rPr>
          <w:lang w:val="en-US"/>
        </w:rPr>
        <w:t>the Great Depression gripped much of the world.</w:t>
      </w:r>
      <w:r w:rsidR="00E9063D" w:rsidRPr="0006538A">
        <w:rPr>
          <w:lang w:val="en-US"/>
        </w:rPr>
        <w:t xml:space="preserve"> </w:t>
      </w:r>
      <w:r w:rsidRPr="0006538A">
        <w:rPr>
          <w:lang w:val="en-US"/>
        </w:rPr>
        <w:t xml:space="preserve">Orr then expanded this research to a dietary survey of 607 families in seven Scottish cities and towns before moving beyond Scotland to encompass the UK in his </w:t>
      </w:r>
      <w:r w:rsidR="00510ABA" w:rsidRPr="0006538A">
        <w:rPr>
          <w:lang w:val="en-US"/>
        </w:rPr>
        <w:t xml:space="preserve">classic publication </w:t>
      </w:r>
      <w:r w:rsidRPr="0006538A">
        <w:rPr>
          <w:i/>
          <w:lang w:val="en-US"/>
        </w:rPr>
        <w:t xml:space="preserve">Food, Health and Income: Report on a Survey of Adequacy of Diet in Relation to Income </w:t>
      </w:r>
      <w:r w:rsidRPr="0006538A">
        <w:rPr>
          <w:lang w:val="en-US"/>
        </w:rPr>
        <w:t>(</w:t>
      </w:r>
      <w:r w:rsidR="00510ABA" w:rsidRPr="0006538A">
        <w:rPr>
          <w:lang w:val="en-US"/>
        </w:rPr>
        <w:t xml:space="preserve">London </w:t>
      </w:r>
      <w:r w:rsidRPr="0006538A">
        <w:rPr>
          <w:lang w:val="en-US"/>
        </w:rPr>
        <w:t>1936).</w:t>
      </w:r>
      <w:r w:rsidR="00E9063D" w:rsidRPr="0006538A">
        <w:rPr>
          <w:lang w:val="en-US"/>
        </w:rPr>
        <w:t xml:space="preserve"> </w:t>
      </w:r>
      <w:r w:rsidRPr="0006538A">
        <w:rPr>
          <w:lang w:val="en-US"/>
        </w:rPr>
        <w:t xml:space="preserve">Demonstrating that a diet sufficient for health was beyond the income of </w:t>
      </w:r>
      <w:r w:rsidR="00510ABA" w:rsidRPr="0006538A">
        <w:rPr>
          <w:lang w:val="en-US"/>
        </w:rPr>
        <w:t>fifty</w:t>
      </w:r>
      <w:r w:rsidRPr="0006538A">
        <w:rPr>
          <w:lang w:val="en-US"/>
        </w:rPr>
        <w:t xml:space="preserve"> per cent or more of the population of the British Isles</w:t>
      </w:r>
      <w:r w:rsidR="00554CFE" w:rsidRPr="0006538A">
        <w:rPr>
          <w:lang w:val="en-US"/>
        </w:rPr>
        <w:t xml:space="preserve"> </w:t>
      </w:r>
      <w:r w:rsidRPr="0006538A">
        <w:rPr>
          <w:lang w:val="en-US"/>
        </w:rPr>
        <w:t>required politicians standing for election to tackle the political aspects of this nutritional problem.</w:t>
      </w:r>
      <w:r w:rsidR="00E9063D" w:rsidRPr="0006538A">
        <w:rPr>
          <w:lang w:val="en-US"/>
        </w:rPr>
        <w:t xml:space="preserve"> </w:t>
      </w:r>
      <w:r w:rsidRPr="0006538A">
        <w:rPr>
          <w:lang w:val="en-US"/>
        </w:rPr>
        <w:t xml:space="preserve">Committees against </w:t>
      </w:r>
      <w:r w:rsidR="009F4BEF" w:rsidRPr="0006538A">
        <w:rPr>
          <w:lang w:val="en-US"/>
        </w:rPr>
        <w:t>m</w:t>
      </w:r>
      <w:r w:rsidRPr="0006538A">
        <w:rPr>
          <w:lang w:val="en-US"/>
        </w:rPr>
        <w:t xml:space="preserve">alnutrition sprouted across </w:t>
      </w:r>
      <w:r w:rsidR="00510ABA" w:rsidRPr="0006538A">
        <w:rPr>
          <w:lang w:val="en-US"/>
        </w:rPr>
        <w:t xml:space="preserve">the </w:t>
      </w:r>
      <w:r w:rsidRPr="0006538A">
        <w:rPr>
          <w:lang w:val="en-US"/>
        </w:rPr>
        <w:t>UK and international organizations began calling for similar nutritional studies.</w:t>
      </w:r>
      <w:r w:rsidR="00E9063D" w:rsidRPr="0006538A">
        <w:rPr>
          <w:lang w:val="en-US"/>
        </w:rPr>
        <w:t xml:space="preserve"> </w:t>
      </w:r>
      <w:r w:rsidRPr="0006538A">
        <w:rPr>
          <w:lang w:val="en-US"/>
        </w:rPr>
        <w:t xml:space="preserve">In 1935 </w:t>
      </w:r>
      <w:r w:rsidR="00510ABA" w:rsidRPr="0006538A">
        <w:rPr>
          <w:lang w:val="en-US"/>
        </w:rPr>
        <w:t xml:space="preserve">Australia’s </w:t>
      </w:r>
      <w:r w:rsidRPr="0006538A">
        <w:rPr>
          <w:lang w:val="en-US"/>
        </w:rPr>
        <w:t xml:space="preserve">Bruce proposed that the League </w:t>
      </w:r>
      <w:r w:rsidR="00510ABA" w:rsidRPr="0006538A">
        <w:rPr>
          <w:lang w:val="en-US"/>
        </w:rPr>
        <w:t xml:space="preserve">of Nations </w:t>
      </w:r>
      <w:r w:rsidRPr="0006538A">
        <w:rPr>
          <w:lang w:val="en-US"/>
        </w:rPr>
        <w:t xml:space="preserve">examine how much food </w:t>
      </w:r>
      <w:r w:rsidR="00ED041C" w:rsidRPr="0006538A">
        <w:rPr>
          <w:lang w:val="en-US"/>
        </w:rPr>
        <w:t>was</w:t>
      </w:r>
      <w:r w:rsidRPr="0006538A">
        <w:rPr>
          <w:lang w:val="en-US"/>
        </w:rPr>
        <w:t xml:space="preserve"> needed to meet the basic nutritional needs revealed by earlier national and international surveys.</w:t>
      </w:r>
      <w:r w:rsidR="00E9063D" w:rsidRPr="0006538A">
        <w:rPr>
          <w:lang w:val="en-US"/>
        </w:rPr>
        <w:t xml:space="preserve"> </w:t>
      </w:r>
      <w:r w:rsidRPr="0006538A">
        <w:rPr>
          <w:lang w:val="en-US"/>
        </w:rPr>
        <w:t xml:space="preserve">Such a world food policy could be the lever for lifting the global economy out of depression, argued the resulting report </w:t>
      </w:r>
      <w:r w:rsidRPr="0006538A">
        <w:rPr>
          <w:i/>
          <w:lang w:val="en-US"/>
        </w:rPr>
        <w:t>The Relation of Health, Agriculture and Economic Policy</w:t>
      </w:r>
      <w:r w:rsidR="00794A4A" w:rsidRPr="0006538A">
        <w:rPr>
          <w:iCs/>
          <w:lang w:val="en-US"/>
        </w:rPr>
        <w:t xml:space="preserve"> (</w:t>
      </w:r>
      <w:r w:rsidR="00090ECB" w:rsidRPr="0006538A">
        <w:rPr>
          <w:iCs/>
          <w:lang w:val="en-US"/>
        </w:rPr>
        <w:t xml:space="preserve">Geneva </w:t>
      </w:r>
      <w:r w:rsidR="00794A4A" w:rsidRPr="0006538A">
        <w:rPr>
          <w:iCs/>
          <w:lang w:val="en-US"/>
        </w:rPr>
        <w:t>1937)</w:t>
      </w:r>
      <w:r w:rsidRPr="0006538A">
        <w:rPr>
          <w:lang w:val="en-US"/>
        </w:rPr>
        <w:t xml:space="preserve">, and this was the topic of a 1938 conference </w:t>
      </w:r>
      <w:r w:rsidR="00C010AA" w:rsidRPr="0006538A">
        <w:rPr>
          <w:lang w:val="en-US"/>
        </w:rPr>
        <w:t>in</w:t>
      </w:r>
      <w:r w:rsidR="00554CFE" w:rsidRPr="0006538A">
        <w:rPr>
          <w:lang w:val="en-US"/>
        </w:rPr>
        <w:t xml:space="preserve"> Geneva</w:t>
      </w:r>
      <w:r w:rsidR="00C010AA" w:rsidRPr="0006538A">
        <w:rPr>
          <w:color w:val="FF0000"/>
          <w:lang w:val="en-US"/>
        </w:rPr>
        <w:t xml:space="preserve"> </w:t>
      </w:r>
      <w:r w:rsidRPr="0006538A">
        <w:rPr>
          <w:lang w:val="en-US"/>
        </w:rPr>
        <w:t xml:space="preserve">attended by 22 </w:t>
      </w:r>
      <w:r w:rsidR="00F17E7D" w:rsidRPr="0006538A">
        <w:rPr>
          <w:lang w:val="en-US"/>
        </w:rPr>
        <w:t>countries</w:t>
      </w:r>
      <w:r w:rsidRPr="0006538A">
        <w:rPr>
          <w:lang w:val="en-US"/>
        </w:rPr>
        <w:t>.</w:t>
      </w:r>
      <w:r w:rsidR="00E9063D" w:rsidRPr="0006538A">
        <w:rPr>
          <w:lang w:val="en-US"/>
        </w:rPr>
        <w:t xml:space="preserve">  </w:t>
      </w:r>
    </w:p>
    <w:p w14:paraId="7209AE35" w14:textId="30727845" w:rsidR="0043118A" w:rsidRPr="0006538A" w:rsidRDefault="0043118A" w:rsidP="00CB18C8">
      <w:pPr>
        <w:widowControl w:val="0"/>
        <w:jc w:val="both"/>
        <w:rPr>
          <w:lang w:val="en-US"/>
        </w:rPr>
      </w:pPr>
      <w:r w:rsidRPr="0006538A">
        <w:rPr>
          <w:lang w:val="en-US"/>
        </w:rPr>
        <w:tab/>
        <w:t>With the outbreak of the Second World War</w:t>
      </w:r>
      <w:r w:rsidR="00510ABA" w:rsidRPr="0006538A">
        <w:rPr>
          <w:lang w:val="en-US"/>
        </w:rPr>
        <w:t xml:space="preserve"> in 1939</w:t>
      </w:r>
      <w:r w:rsidRPr="0006538A">
        <w:rPr>
          <w:lang w:val="en-US"/>
        </w:rPr>
        <w:t xml:space="preserve">, Orr guided British Minister of Food </w:t>
      </w:r>
      <w:r w:rsidR="00090ECB" w:rsidRPr="0006538A">
        <w:rPr>
          <w:lang w:val="en-US"/>
        </w:rPr>
        <w:t>Frederick</w:t>
      </w:r>
      <w:r w:rsidRPr="0006538A">
        <w:rPr>
          <w:lang w:val="en-US"/>
        </w:rPr>
        <w:t xml:space="preserve"> Woolton to promote home agricultural production and to develop a national food policy based on nutritional needs</w:t>
      </w:r>
      <w:r w:rsidR="00DD271B" w:rsidRPr="0006538A">
        <w:rPr>
          <w:lang w:val="en-US"/>
        </w:rPr>
        <w:t xml:space="preserve">. </w:t>
      </w:r>
      <w:r w:rsidR="009F4BEF" w:rsidRPr="0006538A">
        <w:rPr>
          <w:lang w:val="en-US"/>
        </w:rPr>
        <w:t>These measures prioritized imports of orange</w:t>
      </w:r>
      <w:r w:rsidRPr="0006538A">
        <w:rPr>
          <w:lang w:val="en-US"/>
        </w:rPr>
        <w:t xml:space="preserve"> juice and cod-liver oil for children and expectant mothers, </w:t>
      </w:r>
      <w:r w:rsidR="00ED041C" w:rsidRPr="0006538A">
        <w:rPr>
          <w:lang w:val="en-US"/>
        </w:rPr>
        <w:t xml:space="preserve">leading to a </w:t>
      </w:r>
      <w:r w:rsidRPr="0006538A">
        <w:rPr>
          <w:lang w:val="en-US"/>
        </w:rPr>
        <w:t>reduc</w:t>
      </w:r>
      <w:r w:rsidR="00ED041C" w:rsidRPr="0006538A">
        <w:rPr>
          <w:lang w:val="en-US"/>
        </w:rPr>
        <w:t>tion in</w:t>
      </w:r>
      <w:r w:rsidRPr="0006538A">
        <w:rPr>
          <w:lang w:val="en-US"/>
        </w:rPr>
        <w:t xml:space="preserve"> infant </w:t>
      </w:r>
      <w:r w:rsidR="00DD271B" w:rsidRPr="0006538A">
        <w:rPr>
          <w:lang w:val="en-US"/>
        </w:rPr>
        <w:t>mortality</w:t>
      </w:r>
      <w:r w:rsidRPr="0006538A">
        <w:rPr>
          <w:lang w:val="en-US"/>
        </w:rPr>
        <w:t>.</w:t>
      </w:r>
      <w:r w:rsidR="00E9063D" w:rsidRPr="0006538A">
        <w:rPr>
          <w:lang w:val="en-US"/>
        </w:rPr>
        <w:t xml:space="preserve"> </w:t>
      </w:r>
      <w:r w:rsidRPr="0006538A">
        <w:rPr>
          <w:lang w:val="en-US"/>
        </w:rPr>
        <w:t xml:space="preserve">Orr’s son </w:t>
      </w:r>
      <w:r w:rsidR="00DD271B" w:rsidRPr="0006538A">
        <w:rPr>
          <w:lang w:val="en-US"/>
        </w:rPr>
        <w:t>was killed in active service in 1942. This</w:t>
      </w:r>
      <w:r w:rsidRPr="0006538A">
        <w:rPr>
          <w:lang w:val="en-US"/>
        </w:rPr>
        <w:t xml:space="preserve"> prompt</w:t>
      </w:r>
      <w:r w:rsidR="00DD271B" w:rsidRPr="0006538A">
        <w:rPr>
          <w:lang w:val="en-US"/>
        </w:rPr>
        <w:t>ed</w:t>
      </w:r>
      <w:r w:rsidRPr="0006538A">
        <w:rPr>
          <w:lang w:val="en-US"/>
        </w:rPr>
        <w:t xml:space="preserve"> him to write </w:t>
      </w:r>
      <w:r w:rsidRPr="0006538A">
        <w:rPr>
          <w:i/>
          <w:lang w:val="en-US"/>
        </w:rPr>
        <w:t>Fighting for What? To ‘Billy Boy’ and All the Other Boys Killed in the War</w:t>
      </w:r>
      <w:r w:rsidR="00DD271B" w:rsidRPr="0006538A">
        <w:rPr>
          <w:lang w:val="en-US"/>
        </w:rPr>
        <w:t xml:space="preserve"> (London 1942)</w:t>
      </w:r>
      <w:r w:rsidRPr="0006538A">
        <w:rPr>
          <w:lang w:val="en-US"/>
        </w:rPr>
        <w:t>, which laid out a vision of the type of postwar world that could be deserving of the millions of lives lost in the war.</w:t>
      </w:r>
      <w:r w:rsidR="00E9063D" w:rsidRPr="0006538A">
        <w:rPr>
          <w:lang w:val="en-US"/>
        </w:rPr>
        <w:t xml:space="preserve"> </w:t>
      </w:r>
      <w:r w:rsidRPr="0006538A">
        <w:rPr>
          <w:lang w:val="en-US"/>
        </w:rPr>
        <w:t xml:space="preserve">During </w:t>
      </w:r>
      <w:r w:rsidR="00DD271B" w:rsidRPr="0006538A">
        <w:rPr>
          <w:lang w:val="en-US"/>
        </w:rPr>
        <w:t>the years 1942-1945</w:t>
      </w:r>
      <w:r w:rsidRPr="0006538A">
        <w:rPr>
          <w:lang w:val="en-US"/>
        </w:rPr>
        <w:t xml:space="preserve"> Orr served as the first </w:t>
      </w:r>
      <w:r w:rsidR="00794A4A" w:rsidRPr="0006538A">
        <w:rPr>
          <w:lang w:val="en-US"/>
        </w:rPr>
        <w:t>P</w:t>
      </w:r>
      <w:r w:rsidRPr="0006538A">
        <w:rPr>
          <w:lang w:val="en-US"/>
        </w:rPr>
        <w:t xml:space="preserve">resident of the Nutrition Society, traveled to the </w:t>
      </w:r>
      <w:r w:rsidR="00DD271B" w:rsidRPr="0006538A">
        <w:rPr>
          <w:lang w:val="en-US"/>
        </w:rPr>
        <w:t>US</w:t>
      </w:r>
      <w:r w:rsidRPr="0006538A">
        <w:rPr>
          <w:lang w:val="en-US"/>
        </w:rPr>
        <w:t xml:space="preserve"> to advocate for a world food policy based on human needs and</w:t>
      </w:r>
      <w:r w:rsidR="00ED041C" w:rsidRPr="0006538A">
        <w:rPr>
          <w:lang w:val="en-US"/>
        </w:rPr>
        <w:t>,</w:t>
      </w:r>
      <w:r w:rsidRPr="0006538A">
        <w:rPr>
          <w:lang w:val="en-US"/>
        </w:rPr>
        <w:t xml:space="preserve"> </w:t>
      </w:r>
      <w:r w:rsidR="00DD271B" w:rsidRPr="0006538A">
        <w:rPr>
          <w:lang w:val="en-US"/>
        </w:rPr>
        <w:t>in 1945</w:t>
      </w:r>
      <w:r w:rsidR="00ED041C" w:rsidRPr="0006538A">
        <w:rPr>
          <w:lang w:val="en-US"/>
        </w:rPr>
        <w:t>,</w:t>
      </w:r>
      <w:r w:rsidR="00DD271B" w:rsidRPr="0006538A">
        <w:rPr>
          <w:lang w:val="en-US"/>
        </w:rPr>
        <w:t xml:space="preserve"> </w:t>
      </w:r>
      <w:r w:rsidRPr="0006538A">
        <w:rPr>
          <w:lang w:val="en-US"/>
        </w:rPr>
        <w:t xml:space="preserve">was elected as an independent </w:t>
      </w:r>
      <w:r w:rsidR="00DD271B" w:rsidRPr="0006538A">
        <w:rPr>
          <w:lang w:val="en-US"/>
        </w:rPr>
        <w:t>M</w:t>
      </w:r>
      <w:r w:rsidRPr="0006538A">
        <w:rPr>
          <w:lang w:val="en-US"/>
        </w:rPr>
        <w:t>ember of Parliament for the Scottish Universities. As the war ended, Orr turned to the difficult work of securing peace and crafting a legacy for the millions who had died.</w:t>
      </w:r>
      <w:r w:rsidR="00E9063D" w:rsidRPr="0006538A">
        <w:rPr>
          <w:lang w:val="en-US"/>
        </w:rPr>
        <w:t xml:space="preserve"> </w:t>
      </w:r>
      <w:r w:rsidRPr="0006538A">
        <w:rPr>
          <w:lang w:val="en-US"/>
        </w:rPr>
        <w:t xml:space="preserve">He retired as the long-time </w:t>
      </w:r>
      <w:r w:rsidR="0073745E" w:rsidRPr="0006538A">
        <w:rPr>
          <w:lang w:val="en-US"/>
        </w:rPr>
        <w:t>D</w:t>
      </w:r>
      <w:r w:rsidRPr="0006538A">
        <w:rPr>
          <w:lang w:val="en-US"/>
        </w:rPr>
        <w:t>irector of the Rowett Research Institut</w:t>
      </w:r>
      <w:r w:rsidR="0073745E" w:rsidRPr="0006538A">
        <w:rPr>
          <w:lang w:val="en-US"/>
        </w:rPr>
        <w:t>e</w:t>
      </w:r>
      <w:r w:rsidRPr="0006538A">
        <w:rPr>
          <w:lang w:val="en-US"/>
        </w:rPr>
        <w:t xml:space="preserve"> in October 1945 and was elected </w:t>
      </w:r>
      <w:r w:rsidR="0073745E" w:rsidRPr="0006538A">
        <w:rPr>
          <w:lang w:val="en-US"/>
        </w:rPr>
        <w:t>P</w:t>
      </w:r>
      <w:r w:rsidRPr="0006538A">
        <w:rPr>
          <w:lang w:val="en-US"/>
        </w:rPr>
        <w:t>resident of the National Peace Council.</w:t>
      </w:r>
      <w:r w:rsidR="00E9063D" w:rsidRPr="0006538A">
        <w:rPr>
          <w:lang w:val="en-US"/>
        </w:rPr>
        <w:t xml:space="preserve"> </w:t>
      </w:r>
      <w:r w:rsidRPr="0006538A">
        <w:rPr>
          <w:lang w:val="en-US"/>
        </w:rPr>
        <w:t xml:space="preserve">He also served as </w:t>
      </w:r>
      <w:r w:rsidR="0073745E" w:rsidRPr="0006538A">
        <w:rPr>
          <w:lang w:val="en-US"/>
        </w:rPr>
        <w:t>P</w:t>
      </w:r>
      <w:r w:rsidRPr="0006538A">
        <w:rPr>
          <w:lang w:val="en-US"/>
        </w:rPr>
        <w:t xml:space="preserve">resident of the World Union of Peace </w:t>
      </w:r>
      <w:proofErr w:type="spellStart"/>
      <w:r w:rsidRPr="0006538A">
        <w:rPr>
          <w:lang w:val="en-US"/>
        </w:rPr>
        <w:t>Organisations</w:t>
      </w:r>
      <w:proofErr w:type="spellEnd"/>
      <w:r w:rsidRPr="0006538A">
        <w:rPr>
          <w:lang w:val="en-US"/>
        </w:rPr>
        <w:t xml:space="preserve"> and the World Movement for Federal Government.</w:t>
      </w:r>
      <w:r w:rsidR="00E9063D" w:rsidRPr="0006538A">
        <w:rPr>
          <w:lang w:val="en-US"/>
        </w:rPr>
        <w:t xml:space="preserve"> </w:t>
      </w:r>
      <w:r w:rsidRPr="0006538A">
        <w:rPr>
          <w:lang w:val="en-US"/>
        </w:rPr>
        <w:t xml:space="preserve">Orr saw his service to the Food and Agriculture Organization of the United Nations </w:t>
      </w:r>
      <w:r w:rsidR="007B6B1B" w:rsidRPr="0006538A">
        <w:rPr>
          <w:lang w:val="en-US"/>
        </w:rPr>
        <w:t>(</w:t>
      </w:r>
      <w:r w:rsidRPr="0006538A">
        <w:rPr>
          <w:lang w:val="en-US"/>
        </w:rPr>
        <w:t>FAO</w:t>
      </w:r>
      <w:r w:rsidR="007B6B1B" w:rsidRPr="0006538A">
        <w:rPr>
          <w:lang w:val="en-US"/>
        </w:rPr>
        <w:t>)</w:t>
      </w:r>
      <w:r w:rsidRPr="0006538A">
        <w:rPr>
          <w:lang w:val="en-US"/>
        </w:rPr>
        <w:t xml:space="preserve"> in a similar vein</w:t>
      </w:r>
      <w:r w:rsidR="007B6B1B" w:rsidRPr="0006538A">
        <w:rPr>
          <w:lang w:val="en-US"/>
        </w:rPr>
        <w:t xml:space="preserve">, </w:t>
      </w:r>
      <w:r w:rsidRPr="0006538A">
        <w:rPr>
          <w:lang w:val="en-US"/>
        </w:rPr>
        <w:t>as global peace work.</w:t>
      </w:r>
      <w:r w:rsidR="00E9063D" w:rsidRPr="0006538A">
        <w:rPr>
          <w:lang w:val="en-US"/>
        </w:rPr>
        <w:t xml:space="preserve"> </w:t>
      </w:r>
      <w:r w:rsidRPr="0006538A">
        <w:rPr>
          <w:lang w:val="en-US"/>
        </w:rPr>
        <w:t xml:space="preserve">Although Orr had not been invited by his government to attend the </w:t>
      </w:r>
      <w:r w:rsidRPr="0006538A">
        <w:rPr>
          <w:lang w:val="en-US"/>
        </w:rPr>
        <w:lastRenderedPageBreak/>
        <w:t xml:space="preserve">organizational conference of the FAO at Hot Springs in </w:t>
      </w:r>
      <w:r w:rsidR="007B6B1B" w:rsidRPr="0006538A">
        <w:rPr>
          <w:lang w:val="en-US"/>
        </w:rPr>
        <w:t xml:space="preserve">May-June </w:t>
      </w:r>
      <w:r w:rsidRPr="0006538A">
        <w:rPr>
          <w:lang w:val="en-US"/>
        </w:rPr>
        <w:t xml:space="preserve">1943 and was only an unofficial observer at the first FAO </w:t>
      </w:r>
      <w:r w:rsidR="00E2370C" w:rsidRPr="0006538A">
        <w:rPr>
          <w:lang w:val="en-US"/>
        </w:rPr>
        <w:t>conference</w:t>
      </w:r>
      <w:r w:rsidR="00EF2046" w:rsidRPr="0006538A">
        <w:rPr>
          <w:lang w:val="en-US"/>
        </w:rPr>
        <w:t>, which began</w:t>
      </w:r>
      <w:r w:rsidRPr="0006538A">
        <w:rPr>
          <w:lang w:val="en-US"/>
        </w:rPr>
        <w:t xml:space="preserve"> in Quebec</w:t>
      </w:r>
      <w:r w:rsidR="0036605A" w:rsidRPr="0006538A">
        <w:rPr>
          <w:lang w:val="en-US"/>
        </w:rPr>
        <w:t>, Canada</w:t>
      </w:r>
      <w:r w:rsidRPr="0006538A">
        <w:rPr>
          <w:lang w:val="en-US"/>
        </w:rPr>
        <w:t xml:space="preserve"> </w:t>
      </w:r>
      <w:r w:rsidR="00EF2046" w:rsidRPr="0006538A">
        <w:rPr>
          <w:lang w:val="en-US"/>
        </w:rPr>
        <w:t>on 16</w:t>
      </w:r>
      <w:r w:rsidRPr="0006538A">
        <w:rPr>
          <w:lang w:val="en-US"/>
        </w:rPr>
        <w:t xml:space="preserve"> </w:t>
      </w:r>
      <w:r w:rsidR="00AE10F9" w:rsidRPr="0006538A">
        <w:rPr>
          <w:lang w:val="en-US"/>
        </w:rPr>
        <w:t>Octo</w:t>
      </w:r>
      <w:r w:rsidRPr="0006538A">
        <w:rPr>
          <w:lang w:val="en-US"/>
        </w:rPr>
        <w:t>ber 1945, his counterparts could imagine no better person to head the new, expansive organization that had ‘freedom from want’ as its mission.</w:t>
      </w:r>
      <w:r w:rsidR="00E9063D" w:rsidRPr="0006538A">
        <w:rPr>
          <w:lang w:val="en-US"/>
        </w:rPr>
        <w:t xml:space="preserve"> </w:t>
      </w:r>
      <w:r w:rsidRPr="0006538A">
        <w:rPr>
          <w:lang w:val="en-US"/>
        </w:rPr>
        <w:t xml:space="preserve">Orr was clear about the obstacles to </w:t>
      </w:r>
      <w:r w:rsidR="00BE251F" w:rsidRPr="0006538A">
        <w:rPr>
          <w:lang w:val="en-US"/>
        </w:rPr>
        <w:t xml:space="preserve">meeting </w:t>
      </w:r>
      <w:r w:rsidRPr="0006538A">
        <w:rPr>
          <w:lang w:val="en-US"/>
        </w:rPr>
        <w:t xml:space="preserve">such a goal in his informal address to the Quebec </w:t>
      </w:r>
      <w:r w:rsidR="007B6B1B" w:rsidRPr="0006538A">
        <w:rPr>
          <w:lang w:val="en-US"/>
        </w:rPr>
        <w:t>c</w:t>
      </w:r>
      <w:r w:rsidRPr="0006538A">
        <w:rPr>
          <w:lang w:val="en-US"/>
        </w:rPr>
        <w:t xml:space="preserve">onference, but he </w:t>
      </w:r>
      <w:r w:rsidR="00F657D5" w:rsidRPr="0006538A">
        <w:rPr>
          <w:lang w:val="en-US"/>
        </w:rPr>
        <w:t>also recognized its potential and therefore</w:t>
      </w:r>
      <w:r w:rsidRPr="0006538A">
        <w:rPr>
          <w:lang w:val="en-US"/>
        </w:rPr>
        <w:t xml:space="preserve"> decried the plans that would fashion the FAO as an international department of agriculture or a new </w:t>
      </w:r>
      <w:r w:rsidR="007B6B1B" w:rsidRPr="0006538A">
        <w:rPr>
          <w:lang w:val="en-US"/>
        </w:rPr>
        <w:t>International Institute of Agriculture</w:t>
      </w:r>
      <w:r w:rsidRPr="0006538A">
        <w:rPr>
          <w:lang w:val="en-US"/>
        </w:rPr>
        <w:t>, saying</w:t>
      </w:r>
      <w:r w:rsidR="007B6B1B" w:rsidRPr="0006538A">
        <w:rPr>
          <w:lang w:val="en-US"/>
        </w:rPr>
        <w:t>:</w:t>
      </w:r>
      <w:r w:rsidRPr="0006538A">
        <w:rPr>
          <w:lang w:val="en-US"/>
        </w:rPr>
        <w:t xml:space="preserve"> ‘The people are crying out for bread and we are going to give them statistics’ (Orr 1966: 10)</w:t>
      </w:r>
      <w:r w:rsidR="007B6B1B" w:rsidRPr="0006538A">
        <w:rPr>
          <w:lang w:val="en-US"/>
        </w:rPr>
        <w:t>.</w:t>
      </w:r>
      <w:r w:rsidRPr="0006538A">
        <w:rPr>
          <w:lang w:val="en-US"/>
        </w:rPr>
        <w:t xml:space="preserve"> Instead, he wanted to build an action-oriented agency that could provide loans to promote agricultural development in developing areas, which in turn would </w:t>
      </w:r>
      <w:r w:rsidR="00F657D5" w:rsidRPr="0006538A">
        <w:rPr>
          <w:lang w:val="en-US"/>
        </w:rPr>
        <w:t xml:space="preserve">help </w:t>
      </w:r>
      <w:r w:rsidRPr="0006538A">
        <w:rPr>
          <w:lang w:val="en-US"/>
        </w:rPr>
        <w:t xml:space="preserve">farmers </w:t>
      </w:r>
      <w:r w:rsidR="00F657D5" w:rsidRPr="0006538A">
        <w:rPr>
          <w:lang w:val="en-US"/>
        </w:rPr>
        <w:t xml:space="preserve">make a better living </w:t>
      </w:r>
      <w:r w:rsidRPr="0006538A">
        <w:rPr>
          <w:lang w:val="en-US"/>
        </w:rPr>
        <w:t>and give the people of the world the food they needed at prices they could afford.</w:t>
      </w:r>
      <w:r w:rsidR="00E9063D" w:rsidRPr="0006538A">
        <w:rPr>
          <w:lang w:val="en-US"/>
        </w:rPr>
        <w:t xml:space="preserve"> </w:t>
      </w:r>
      <w:r w:rsidR="00AE10F9" w:rsidRPr="0006538A">
        <w:rPr>
          <w:lang w:val="en-US"/>
        </w:rPr>
        <w:t xml:space="preserve">The conference elected him as the first FAO </w:t>
      </w:r>
      <w:r w:rsidR="00915EE8" w:rsidRPr="0006538A">
        <w:rPr>
          <w:lang w:val="en-US"/>
        </w:rPr>
        <w:t>D</w:t>
      </w:r>
      <w:r w:rsidR="00AE10F9" w:rsidRPr="0006538A">
        <w:rPr>
          <w:lang w:val="en-US"/>
        </w:rPr>
        <w:t>irector-</w:t>
      </w:r>
      <w:r w:rsidR="00915EE8" w:rsidRPr="0006538A">
        <w:rPr>
          <w:lang w:val="en-US"/>
        </w:rPr>
        <w:t>G</w:t>
      </w:r>
      <w:r w:rsidR="00AE10F9" w:rsidRPr="0006538A">
        <w:rPr>
          <w:lang w:val="en-US"/>
        </w:rPr>
        <w:t>eneral for a two-year term ending 31 December 1947.</w:t>
      </w:r>
    </w:p>
    <w:p w14:paraId="62863F42" w14:textId="5247D0A0" w:rsidR="006B485C" w:rsidRPr="0006538A" w:rsidRDefault="0043118A" w:rsidP="00CB18C8">
      <w:pPr>
        <w:widowControl w:val="0"/>
        <w:jc w:val="both"/>
        <w:rPr>
          <w:lang w:val="en-US"/>
        </w:rPr>
      </w:pPr>
      <w:r w:rsidRPr="0006538A">
        <w:rPr>
          <w:lang w:val="en-US"/>
        </w:rPr>
        <w:tab/>
        <w:t xml:space="preserve">As Orr built a strong staff and scrapped the proposals for agricultural research projects that had emerged from the Quebec </w:t>
      </w:r>
      <w:r w:rsidR="00E2370C" w:rsidRPr="0006538A">
        <w:rPr>
          <w:lang w:val="en-US"/>
        </w:rPr>
        <w:t>conference</w:t>
      </w:r>
      <w:r w:rsidRPr="0006538A">
        <w:rPr>
          <w:lang w:val="en-US"/>
        </w:rPr>
        <w:t>, he focused on the dire postwar agricultural situation.</w:t>
      </w:r>
      <w:r w:rsidR="00E9063D" w:rsidRPr="0006538A">
        <w:rPr>
          <w:lang w:val="en-US"/>
        </w:rPr>
        <w:t xml:space="preserve"> </w:t>
      </w:r>
      <w:r w:rsidRPr="0006538A">
        <w:rPr>
          <w:lang w:val="en-US"/>
        </w:rPr>
        <w:t>The wartime devastation coupled with global population growth</w:t>
      </w:r>
      <w:r w:rsidR="00BA0187" w:rsidRPr="0006538A">
        <w:rPr>
          <w:lang w:val="en-US"/>
        </w:rPr>
        <w:t xml:space="preserve">, </w:t>
      </w:r>
      <w:r w:rsidRPr="0006538A">
        <w:rPr>
          <w:lang w:val="en-US"/>
        </w:rPr>
        <w:t>followed by a particularly harsh winter of 1945-</w:t>
      </w:r>
      <w:r w:rsidR="00634279" w:rsidRPr="0006538A">
        <w:rPr>
          <w:lang w:val="en-US"/>
        </w:rPr>
        <w:t>19</w:t>
      </w:r>
      <w:r w:rsidRPr="0006538A">
        <w:rPr>
          <w:lang w:val="en-US"/>
        </w:rPr>
        <w:t>46 and demobilization of Allied food production</w:t>
      </w:r>
      <w:r w:rsidR="00634279" w:rsidRPr="0006538A">
        <w:rPr>
          <w:lang w:val="en-US"/>
        </w:rPr>
        <w:t xml:space="preserve">, </w:t>
      </w:r>
      <w:r w:rsidRPr="0006538A">
        <w:rPr>
          <w:lang w:val="en-US"/>
        </w:rPr>
        <w:t>threatened much of the postwar world with hunger, malnutrition, disease and premature death.</w:t>
      </w:r>
      <w:r w:rsidR="00E9063D" w:rsidRPr="0006538A">
        <w:rPr>
          <w:lang w:val="en-US"/>
        </w:rPr>
        <w:t xml:space="preserve"> </w:t>
      </w:r>
      <w:r w:rsidRPr="0006538A">
        <w:rPr>
          <w:lang w:val="en-US"/>
        </w:rPr>
        <w:t xml:space="preserve">Orr led the charge to remobilize agricultural production, with the FAO hosting the international Special Meeting on Urgent Food Problems in </w:t>
      </w:r>
      <w:r w:rsidR="00634279" w:rsidRPr="0006538A">
        <w:rPr>
          <w:lang w:val="en-US"/>
        </w:rPr>
        <w:t xml:space="preserve">Washington DC in </w:t>
      </w:r>
      <w:r w:rsidRPr="0006538A">
        <w:rPr>
          <w:lang w:val="en-US"/>
        </w:rPr>
        <w:t>May 1946, which publicized the challenges and led to the creation of the International Emergency Food Council (under FAO management).</w:t>
      </w:r>
      <w:r w:rsidR="00E9063D" w:rsidRPr="0006538A">
        <w:rPr>
          <w:lang w:val="en-US"/>
        </w:rPr>
        <w:t xml:space="preserve"> </w:t>
      </w:r>
      <w:r w:rsidRPr="0006538A">
        <w:rPr>
          <w:lang w:val="en-US"/>
        </w:rPr>
        <w:t xml:space="preserve">With the crisis averted and attention focused on the FAO, Orr turned to long-term solutions to the problem of agricultural supply and demand that had </w:t>
      </w:r>
      <w:r w:rsidR="009B7F73" w:rsidRPr="0006538A">
        <w:rPr>
          <w:lang w:val="en-US"/>
        </w:rPr>
        <w:t xml:space="preserve">long </w:t>
      </w:r>
      <w:r w:rsidRPr="0006538A">
        <w:rPr>
          <w:lang w:val="en-US"/>
        </w:rPr>
        <w:t>plagued farmers and food consumers</w:t>
      </w:r>
      <w:r w:rsidR="00634279" w:rsidRPr="0006538A">
        <w:rPr>
          <w:lang w:val="en-US"/>
        </w:rPr>
        <w:t xml:space="preserve">: </w:t>
      </w:r>
      <w:r w:rsidRPr="0006538A">
        <w:rPr>
          <w:lang w:val="en-US"/>
        </w:rPr>
        <w:t>how to avoid significant price fluctuations that bankrupted farmers in times of surplus and starved consumers in times of scarcity.</w:t>
      </w:r>
      <w:r w:rsidR="00E9063D" w:rsidRPr="0006538A">
        <w:rPr>
          <w:lang w:val="en-US"/>
        </w:rPr>
        <w:t xml:space="preserve"> </w:t>
      </w:r>
      <w:r w:rsidRPr="0006538A">
        <w:rPr>
          <w:lang w:val="en-US"/>
        </w:rPr>
        <w:t>The FAO’s revised appraisal of the world food situation clearly revealed to member governments that the end of the war simply marked the beginning of a new and ongoing food crisis</w:t>
      </w:r>
      <w:r w:rsidR="00634279" w:rsidRPr="0006538A">
        <w:rPr>
          <w:lang w:val="en-US"/>
        </w:rPr>
        <w:t xml:space="preserve">, as </w:t>
      </w:r>
      <w:r w:rsidRPr="0006538A">
        <w:rPr>
          <w:lang w:val="en-US"/>
        </w:rPr>
        <w:t>population growth swelled the number of people who lacked affordable food sufficient for health.</w:t>
      </w:r>
      <w:r w:rsidR="00E9063D" w:rsidRPr="0006538A">
        <w:rPr>
          <w:lang w:val="en-US"/>
        </w:rPr>
        <w:t xml:space="preserve"> </w:t>
      </w:r>
      <w:r w:rsidRPr="0006538A">
        <w:rPr>
          <w:lang w:val="en-US"/>
        </w:rPr>
        <w:t xml:space="preserve">Orr called for a global system of </w:t>
      </w:r>
      <w:r w:rsidR="009B7F73" w:rsidRPr="0006538A">
        <w:rPr>
          <w:lang w:val="en-US"/>
        </w:rPr>
        <w:t>buffer stocks of key agricultural commodities managed by the FAO</w:t>
      </w:r>
      <w:r w:rsidR="00E31446" w:rsidRPr="0006538A">
        <w:rPr>
          <w:lang w:val="en-US"/>
        </w:rPr>
        <w:t>, which he saw as a natural expansion of the international cooperation that had helped the Allies win the war and the national rationing systems that had shown that health could be improved through nutritional intervention</w:t>
      </w:r>
      <w:r w:rsidR="009B7F73" w:rsidRPr="0006538A">
        <w:rPr>
          <w:lang w:val="en-US"/>
        </w:rPr>
        <w:t xml:space="preserve">. </w:t>
      </w:r>
      <w:r w:rsidR="00E31446" w:rsidRPr="0006538A">
        <w:rPr>
          <w:lang w:val="en-US"/>
        </w:rPr>
        <w:t>The proposed World Food Board, b</w:t>
      </w:r>
      <w:r w:rsidR="009B7F73" w:rsidRPr="0006538A">
        <w:rPr>
          <w:lang w:val="en-US"/>
        </w:rPr>
        <w:t>y purchasing</w:t>
      </w:r>
      <w:r w:rsidR="00E31446" w:rsidRPr="0006538A">
        <w:rPr>
          <w:lang w:val="en-US"/>
        </w:rPr>
        <w:t xml:space="preserve"> excess</w:t>
      </w:r>
      <w:r w:rsidR="009B7F73" w:rsidRPr="0006538A">
        <w:rPr>
          <w:lang w:val="en-US"/>
        </w:rPr>
        <w:t xml:space="preserve"> crops in years of plenty and releasing these foodstuffs in years of deficit, </w:t>
      </w:r>
      <w:r w:rsidRPr="0006538A">
        <w:rPr>
          <w:lang w:val="en-US"/>
        </w:rPr>
        <w:t xml:space="preserve">would </w:t>
      </w:r>
      <w:r w:rsidR="009B7F73" w:rsidRPr="0006538A">
        <w:rPr>
          <w:lang w:val="en-US"/>
        </w:rPr>
        <w:t xml:space="preserve">smooth international </w:t>
      </w:r>
      <w:r w:rsidRPr="0006538A">
        <w:rPr>
          <w:lang w:val="en-US"/>
        </w:rPr>
        <w:t xml:space="preserve">prices </w:t>
      </w:r>
      <w:r w:rsidR="00E31446" w:rsidRPr="0006538A">
        <w:rPr>
          <w:lang w:val="en-US"/>
        </w:rPr>
        <w:t>for</w:t>
      </w:r>
      <w:r w:rsidRPr="0006538A">
        <w:rPr>
          <w:lang w:val="en-US"/>
        </w:rPr>
        <w:t xml:space="preserve"> </w:t>
      </w:r>
      <w:r w:rsidR="009B7F73" w:rsidRPr="0006538A">
        <w:rPr>
          <w:lang w:val="en-US"/>
        </w:rPr>
        <w:t xml:space="preserve">these </w:t>
      </w:r>
      <w:r w:rsidRPr="0006538A">
        <w:rPr>
          <w:lang w:val="en-US"/>
        </w:rPr>
        <w:t>commodities</w:t>
      </w:r>
      <w:r w:rsidR="009B7F73" w:rsidRPr="0006538A">
        <w:rPr>
          <w:lang w:val="en-US"/>
        </w:rPr>
        <w:t xml:space="preserve"> </w:t>
      </w:r>
      <w:r w:rsidRPr="0006538A">
        <w:rPr>
          <w:lang w:val="en-US"/>
        </w:rPr>
        <w:t>to the benefit of both producers and consumers</w:t>
      </w:r>
      <w:r w:rsidR="0000196F" w:rsidRPr="0006538A">
        <w:rPr>
          <w:lang w:val="en-US"/>
        </w:rPr>
        <w:t xml:space="preserve"> by supporting prices for farmers in times of plenty and by keeping food affordable for consumers when harvests were down</w:t>
      </w:r>
      <w:r w:rsidRPr="0006538A">
        <w:rPr>
          <w:lang w:val="en-US"/>
        </w:rPr>
        <w:t>.</w:t>
      </w:r>
      <w:r w:rsidR="00E9063D" w:rsidRPr="0006538A">
        <w:rPr>
          <w:lang w:val="en-US"/>
        </w:rPr>
        <w:t xml:space="preserve"> </w:t>
      </w:r>
      <w:r w:rsidRPr="0006538A">
        <w:rPr>
          <w:lang w:val="en-US"/>
        </w:rPr>
        <w:t>This system</w:t>
      </w:r>
      <w:r w:rsidR="0000196F" w:rsidRPr="0006538A">
        <w:rPr>
          <w:lang w:val="en-US"/>
        </w:rPr>
        <w:t xml:space="preserve"> of buffer stocks</w:t>
      </w:r>
      <w:r w:rsidR="00634279" w:rsidRPr="0006538A">
        <w:rPr>
          <w:lang w:val="en-US"/>
        </w:rPr>
        <w:t xml:space="preserve"> (</w:t>
      </w:r>
      <w:r w:rsidRPr="0006538A">
        <w:rPr>
          <w:lang w:val="en-US"/>
        </w:rPr>
        <w:t>by buying products in times of glut and selling them in times of scarcity</w:t>
      </w:r>
      <w:r w:rsidR="00634279" w:rsidRPr="0006538A">
        <w:rPr>
          <w:lang w:val="en-US"/>
        </w:rPr>
        <w:t xml:space="preserve">) </w:t>
      </w:r>
      <w:r w:rsidRPr="0006538A">
        <w:rPr>
          <w:lang w:val="en-US"/>
        </w:rPr>
        <w:t xml:space="preserve">would also generate some income </w:t>
      </w:r>
      <w:r w:rsidR="0000196F" w:rsidRPr="0006538A">
        <w:rPr>
          <w:lang w:val="en-US"/>
        </w:rPr>
        <w:t xml:space="preserve">for the </w:t>
      </w:r>
      <w:r w:rsidR="003E5CA4" w:rsidRPr="0006538A">
        <w:rPr>
          <w:lang w:val="en-US"/>
        </w:rPr>
        <w:t>B</w:t>
      </w:r>
      <w:r w:rsidR="0000196F" w:rsidRPr="0006538A">
        <w:rPr>
          <w:lang w:val="en-US"/>
        </w:rPr>
        <w:t xml:space="preserve">oard, which Orr proposed </w:t>
      </w:r>
      <w:r w:rsidRPr="0006538A">
        <w:rPr>
          <w:lang w:val="en-US"/>
        </w:rPr>
        <w:t xml:space="preserve">be recycled to provide loans </w:t>
      </w:r>
      <w:r w:rsidR="009B7F73" w:rsidRPr="0006538A">
        <w:rPr>
          <w:lang w:val="en-US"/>
        </w:rPr>
        <w:t xml:space="preserve">to </w:t>
      </w:r>
      <w:r w:rsidRPr="0006538A">
        <w:rPr>
          <w:lang w:val="en-US"/>
        </w:rPr>
        <w:t xml:space="preserve">developing countries </w:t>
      </w:r>
      <w:r w:rsidR="0000196F" w:rsidRPr="0006538A">
        <w:rPr>
          <w:lang w:val="en-US"/>
        </w:rPr>
        <w:t xml:space="preserve">so that they could </w:t>
      </w:r>
      <w:r w:rsidRPr="0006538A">
        <w:rPr>
          <w:lang w:val="en-US"/>
        </w:rPr>
        <w:t>expand and improve their own agricultural production</w:t>
      </w:r>
      <w:r w:rsidR="00E31446" w:rsidRPr="0006538A">
        <w:rPr>
          <w:lang w:val="en-US"/>
        </w:rPr>
        <w:t>, with the ultimate goal of self-sufficiency and full nutrition for all citizens</w:t>
      </w:r>
      <w:r w:rsidRPr="0006538A">
        <w:rPr>
          <w:lang w:val="en-US"/>
        </w:rPr>
        <w:t>.</w:t>
      </w:r>
      <w:r w:rsidR="00E9063D" w:rsidRPr="0006538A">
        <w:rPr>
          <w:lang w:val="en-US"/>
        </w:rPr>
        <w:t xml:space="preserve"> </w:t>
      </w:r>
      <w:r w:rsidRPr="0006538A">
        <w:rPr>
          <w:lang w:val="en-US"/>
        </w:rPr>
        <w:t xml:space="preserve">Opposition came from both the </w:t>
      </w:r>
      <w:r w:rsidR="00634279" w:rsidRPr="0006538A">
        <w:rPr>
          <w:lang w:val="en-US"/>
        </w:rPr>
        <w:t xml:space="preserve">US, </w:t>
      </w:r>
      <w:r w:rsidRPr="0006538A">
        <w:rPr>
          <w:lang w:val="en-US"/>
        </w:rPr>
        <w:t>the world’s leading food exporter</w:t>
      </w:r>
      <w:r w:rsidR="00634279" w:rsidRPr="0006538A">
        <w:rPr>
          <w:lang w:val="en-US"/>
        </w:rPr>
        <w:t xml:space="preserve">, </w:t>
      </w:r>
      <w:r w:rsidRPr="0006538A">
        <w:rPr>
          <w:lang w:val="en-US"/>
        </w:rPr>
        <w:t xml:space="preserve">and the </w:t>
      </w:r>
      <w:r w:rsidR="00634279" w:rsidRPr="0006538A">
        <w:rPr>
          <w:lang w:val="en-US"/>
        </w:rPr>
        <w:t xml:space="preserve">UK, </w:t>
      </w:r>
      <w:r w:rsidRPr="0006538A">
        <w:rPr>
          <w:lang w:val="en-US"/>
        </w:rPr>
        <w:t>the world’s leading food importer</w:t>
      </w:r>
      <w:r w:rsidR="00E31446" w:rsidRPr="0006538A">
        <w:rPr>
          <w:lang w:val="en-US"/>
        </w:rPr>
        <w:t>, who benefitted from the existing system</w:t>
      </w:r>
      <w:r w:rsidR="00634279" w:rsidRPr="0006538A">
        <w:rPr>
          <w:lang w:val="en-US"/>
        </w:rPr>
        <w:t>. U</w:t>
      </w:r>
      <w:r w:rsidRPr="0006538A">
        <w:rPr>
          <w:lang w:val="en-US"/>
        </w:rPr>
        <w:t>ltimately the</w:t>
      </w:r>
      <w:r w:rsidR="00E31446" w:rsidRPr="0006538A">
        <w:rPr>
          <w:lang w:val="en-US"/>
        </w:rPr>
        <w:t xml:space="preserve"> World Food Board</w:t>
      </w:r>
      <w:r w:rsidRPr="0006538A">
        <w:rPr>
          <w:lang w:val="en-US"/>
        </w:rPr>
        <w:t xml:space="preserve"> proposals died despite considerable positive press coverage and international meetings </w:t>
      </w:r>
      <w:r w:rsidR="00634279" w:rsidRPr="0006538A">
        <w:rPr>
          <w:lang w:val="en-US"/>
        </w:rPr>
        <w:t xml:space="preserve">in Copenhagen, Denmark in </w:t>
      </w:r>
      <w:r w:rsidRPr="0006538A">
        <w:rPr>
          <w:lang w:val="en-US"/>
        </w:rPr>
        <w:t xml:space="preserve">September 1946 and </w:t>
      </w:r>
      <w:r w:rsidR="00634279" w:rsidRPr="0006538A">
        <w:rPr>
          <w:lang w:val="en-US"/>
        </w:rPr>
        <w:t xml:space="preserve">in Washington DC in </w:t>
      </w:r>
      <w:r w:rsidRPr="0006538A">
        <w:rPr>
          <w:lang w:val="en-US"/>
        </w:rPr>
        <w:t>May 1947.</w:t>
      </w:r>
      <w:r w:rsidR="00E9063D" w:rsidRPr="0006538A">
        <w:rPr>
          <w:lang w:val="en-US"/>
        </w:rPr>
        <w:t xml:space="preserve"> </w:t>
      </w:r>
      <w:r w:rsidR="0000196F" w:rsidRPr="0006538A">
        <w:rPr>
          <w:lang w:val="en-US"/>
        </w:rPr>
        <w:t xml:space="preserve">Anglo-American delegates declared that such commodity regulation would be better governed through the more comprehensive International Trade Organization, which never came to fruition, in part because of disputes about agricultural trade. </w:t>
      </w:r>
    </w:p>
    <w:p w14:paraId="09F861EA" w14:textId="1FCB8A13" w:rsidR="00C931D1" w:rsidRPr="0006538A" w:rsidRDefault="0000196F" w:rsidP="00CB18C8">
      <w:pPr>
        <w:widowControl w:val="0"/>
        <w:ind w:firstLine="708"/>
        <w:jc w:val="both"/>
        <w:rPr>
          <w:lang w:val="en-US"/>
        </w:rPr>
      </w:pPr>
      <w:r w:rsidRPr="0006538A">
        <w:rPr>
          <w:lang w:val="en-US"/>
        </w:rPr>
        <w:t>Orr was d</w:t>
      </w:r>
      <w:r w:rsidR="0043118A" w:rsidRPr="0006538A">
        <w:rPr>
          <w:lang w:val="en-US"/>
        </w:rPr>
        <w:t xml:space="preserve">isappointed and convinced that national governments were unwilling to move toward a positive global food policy, </w:t>
      </w:r>
      <w:r w:rsidRPr="0006538A">
        <w:rPr>
          <w:lang w:val="en-US"/>
        </w:rPr>
        <w:t xml:space="preserve">so he </w:t>
      </w:r>
      <w:r w:rsidR="0043118A" w:rsidRPr="0006538A">
        <w:rPr>
          <w:lang w:val="en-US"/>
        </w:rPr>
        <w:t xml:space="preserve">focused his remaining time </w:t>
      </w:r>
      <w:r w:rsidR="00F657D5" w:rsidRPr="0006538A">
        <w:rPr>
          <w:lang w:val="en-US"/>
        </w:rPr>
        <w:t xml:space="preserve">in office </w:t>
      </w:r>
      <w:r w:rsidRPr="0006538A">
        <w:rPr>
          <w:lang w:val="en-US"/>
        </w:rPr>
        <w:t xml:space="preserve">on </w:t>
      </w:r>
      <w:r w:rsidR="0043118A" w:rsidRPr="0006538A">
        <w:rPr>
          <w:lang w:val="en-US"/>
        </w:rPr>
        <w:t>address</w:t>
      </w:r>
      <w:r w:rsidRPr="0006538A">
        <w:rPr>
          <w:lang w:val="en-US"/>
        </w:rPr>
        <w:t>ing</w:t>
      </w:r>
      <w:r w:rsidR="0043118A" w:rsidRPr="0006538A">
        <w:rPr>
          <w:lang w:val="en-US"/>
        </w:rPr>
        <w:t xml:space="preserve"> transnational </w:t>
      </w:r>
      <w:r w:rsidR="006B485C" w:rsidRPr="0006538A">
        <w:rPr>
          <w:lang w:val="en-US"/>
        </w:rPr>
        <w:t xml:space="preserve">and national </w:t>
      </w:r>
      <w:r w:rsidR="0043118A" w:rsidRPr="0006538A">
        <w:rPr>
          <w:lang w:val="en-US"/>
        </w:rPr>
        <w:t>challenges</w:t>
      </w:r>
      <w:r w:rsidR="006B485C" w:rsidRPr="0006538A">
        <w:rPr>
          <w:lang w:val="en-US"/>
        </w:rPr>
        <w:t xml:space="preserve"> to rebuilding postwar agriculture and food production.</w:t>
      </w:r>
      <w:r w:rsidR="0043118A" w:rsidRPr="0006538A">
        <w:rPr>
          <w:lang w:val="en-US"/>
        </w:rPr>
        <w:t xml:space="preserve"> </w:t>
      </w:r>
      <w:r w:rsidR="006B485C" w:rsidRPr="0006538A">
        <w:rPr>
          <w:lang w:val="en-US"/>
        </w:rPr>
        <w:t>He toured postwar Europe (</w:t>
      </w:r>
      <w:r w:rsidR="003742DF" w:rsidRPr="0006538A">
        <w:rPr>
          <w:lang w:val="en-US"/>
        </w:rPr>
        <w:t xml:space="preserve">Austria, </w:t>
      </w:r>
      <w:r w:rsidR="006B485C" w:rsidRPr="0006538A">
        <w:rPr>
          <w:lang w:val="en-US"/>
        </w:rPr>
        <w:t xml:space="preserve">Italy </w:t>
      </w:r>
      <w:r w:rsidR="003E5CA4" w:rsidRPr="0006538A">
        <w:rPr>
          <w:lang w:val="en-US"/>
        </w:rPr>
        <w:t>and</w:t>
      </w:r>
      <w:r w:rsidR="006B485C" w:rsidRPr="0006538A">
        <w:rPr>
          <w:lang w:val="en-US"/>
        </w:rPr>
        <w:t xml:space="preserve"> Poland), where he </w:t>
      </w:r>
      <w:r w:rsidR="008021F6" w:rsidRPr="0006538A">
        <w:rPr>
          <w:lang w:val="en-US"/>
        </w:rPr>
        <w:t>observed</w:t>
      </w:r>
      <w:r w:rsidR="006B485C" w:rsidRPr="0006538A">
        <w:rPr>
          <w:lang w:val="en-US"/>
        </w:rPr>
        <w:t xml:space="preserve"> the challenges of hunger viscerally during the winter of 1946, and FAO technical missions were dispatched to both </w:t>
      </w:r>
      <w:r w:rsidR="006B485C" w:rsidRPr="0006538A">
        <w:rPr>
          <w:lang w:val="en-US"/>
        </w:rPr>
        <w:lastRenderedPageBreak/>
        <w:t>Greece and Poland under Orr. In early 1947 he traveled through Latin America (Argentin</w:t>
      </w:r>
      <w:r w:rsidR="003742DF" w:rsidRPr="0006538A">
        <w:rPr>
          <w:lang w:val="en-US"/>
        </w:rPr>
        <w:t>a, Brazil</w:t>
      </w:r>
      <w:r w:rsidR="006B485C" w:rsidRPr="0006538A">
        <w:rPr>
          <w:lang w:val="en-US"/>
        </w:rPr>
        <w:t xml:space="preserve">, </w:t>
      </w:r>
      <w:r w:rsidR="003742DF" w:rsidRPr="0006538A">
        <w:rPr>
          <w:lang w:val="en-US"/>
        </w:rPr>
        <w:t xml:space="preserve">Chile, Cuba, Peru and </w:t>
      </w:r>
      <w:r w:rsidR="006B485C" w:rsidRPr="0006538A">
        <w:rPr>
          <w:lang w:val="en-US"/>
        </w:rPr>
        <w:t xml:space="preserve">Uruguay). He </w:t>
      </w:r>
      <w:r w:rsidR="0043118A" w:rsidRPr="0006538A">
        <w:rPr>
          <w:lang w:val="en-US"/>
        </w:rPr>
        <w:t>also negotiated the move of the FAO headquarters from Washington DC, where people of color were refused service in the building’s cafeteria</w:t>
      </w:r>
      <w:r w:rsidRPr="0006538A">
        <w:rPr>
          <w:lang w:val="en-US"/>
        </w:rPr>
        <w:t xml:space="preserve"> (under the city’s prevailing racial segregation policies)</w:t>
      </w:r>
      <w:r w:rsidR="0043118A" w:rsidRPr="0006538A">
        <w:rPr>
          <w:lang w:val="en-US"/>
        </w:rPr>
        <w:t xml:space="preserve">, to Rome, Italy, the home of </w:t>
      </w:r>
      <w:r w:rsidR="00217955" w:rsidRPr="0006538A">
        <w:rPr>
          <w:lang w:val="en-US"/>
        </w:rPr>
        <w:t xml:space="preserve">the </w:t>
      </w:r>
      <w:r w:rsidR="0043118A" w:rsidRPr="0006538A">
        <w:rPr>
          <w:lang w:val="en-US"/>
        </w:rPr>
        <w:t>International Institute of Agriculture</w:t>
      </w:r>
      <w:r w:rsidR="00217955" w:rsidRPr="0006538A">
        <w:rPr>
          <w:lang w:val="en-US"/>
        </w:rPr>
        <w:t xml:space="preserve"> (created in 1905)</w:t>
      </w:r>
      <w:r w:rsidR="0043118A" w:rsidRPr="0006538A">
        <w:rPr>
          <w:lang w:val="en-US"/>
        </w:rPr>
        <w:t>.</w:t>
      </w:r>
      <w:r w:rsidR="00E9063D" w:rsidRPr="0006538A">
        <w:rPr>
          <w:lang w:val="en-US"/>
        </w:rPr>
        <w:t xml:space="preserve"> </w:t>
      </w:r>
      <w:r w:rsidR="00217955" w:rsidRPr="0006538A">
        <w:rPr>
          <w:lang w:val="en-US"/>
        </w:rPr>
        <w:t xml:space="preserve">In September 1947 his term was extended until a new </w:t>
      </w:r>
      <w:r w:rsidR="004514DC" w:rsidRPr="0006538A">
        <w:rPr>
          <w:lang w:val="en-US"/>
        </w:rPr>
        <w:t>D</w:t>
      </w:r>
      <w:r w:rsidR="00217955" w:rsidRPr="0006538A">
        <w:rPr>
          <w:lang w:val="en-US"/>
        </w:rPr>
        <w:t>irector-</w:t>
      </w:r>
      <w:r w:rsidR="004514DC" w:rsidRPr="0006538A">
        <w:rPr>
          <w:lang w:val="en-US"/>
        </w:rPr>
        <w:t>G</w:t>
      </w:r>
      <w:r w:rsidR="00217955" w:rsidRPr="0006538A">
        <w:rPr>
          <w:lang w:val="en-US"/>
        </w:rPr>
        <w:t xml:space="preserve">eneral </w:t>
      </w:r>
      <w:r w:rsidR="00F657D5" w:rsidRPr="0006538A">
        <w:rPr>
          <w:lang w:val="en-US"/>
        </w:rPr>
        <w:t>c</w:t>
      </w:r>
      <w:r w:rsidR="00217955" w:rsidRPr="0006538A">
        <w:rPr>
          <w:lang w:val="en-US"/>
        </w:rPr>
        <w:t xml:space="preserve">ould be found. </w:t>
      </w:r>
      <w:r w:rsidR="006B485C" w:rsidRPr="0006538A">
        <w:rPr>
          <w:lang w:val="en-US"/>
        </w:rPr>
        <w:t xml:space="preserve">He </w:t>
      </w:r>
      <w:r w:rsidR="00E67C7C" w:rsidRPr="0006538A">
        <w:rPr>
          <w:lang w:val="en-US"/>
        </w:rPr>
        <w:t xml:space="preserve">helped organize and </w:t>
      </w:r>
      <w:r w:rsidR="006B485C" w:rsidRPr="0006538A">
        <w:rPr>
          <w:lang w:val="en-US"/>
        </w:rPr>
        <w:t xml:space="preserve">attended the </w:t>
      </w:r>
      <w:r w:rsidR="00E67C7C" w:rsidRPr="0006538A">
        <w:rPr>
          <w:lang w:val="en-US"/>
        </w:rPr>
        <w:t xml:space="preserve">February </w:t>
      </w:r>
      <w:r w:rsidR="006B485C" w:rsidRPr="0006538A">
        <w:rPr>
          <w:lang w:val="en-US"/>
        </w:rPr>
        <w:t>1948 Cairo conference, whose representatives called for international efforts to eliminate rinderpest and to control locust</w:t>
      </w:r>
      <w:r w:rsidR="00413652" w:rsidRPr="0006538A">
        <w:rPr>
          <w:lang w:val="en-US"/>
        </w:rPr>
        <w:t>s</w:t>
      </w:r>
      <w:r w:rsidR="006B485C" w:rsidRPr="0006538A">
        <w:rPr>
          <w:lang w:val="en-US"/>
        </w:rPr>
        <w:t xml:space="preserve">. </w:t>
      </w:r>
      <w:r w:rsidR="00C931D1" w:rsidRPr="0006538A">
        <w:rPr>
          <w:lang w:val="en-US"/>
        </w:rPr>
        <w:t>On 14 April 1948 a Special Session of the FAO Conference elected American Norris Dodd as Director-General. Dodd had represented his country in the Copenhagen and Washington DC meetings that had ultimately rejected the World Food Board proposals. Orr left the FAO on 26 April and Dodd started on 7 June.</w:t>
      </w:r>
    </w:p>
    <w:p w14:paraId="0E19AAA2" w14:textId="3F3F21F3" w:rsidR="0043118A" w:rsidRPr="0006538A" w:rsidRDefault="0043118A" w:rsidP="00CB18C8">
      <w:pPr>
        <w:widowControl w:val="0"/>
        <w:ind w:firstLine="708"/>
        <w:jc w:val="both"/>
        <w:rPr>
          <w:lang w:val="en-US"/>
        </w:rPr>
      </w:pPr>
      <w:r w:rsidRPr="0006538A">
        <w:rPr>
          <w:lang w:val="en-US"/>
        </w:rPr>
        <w:t xml:space="preserve">Despite what </w:t>
      </w:r>
      <w:r w:rsidR="00217955" w:rsidRPr="0006538A">
        <w:rPr>
          <w:lang w:val="en-US"/>
        </w:rPr>
        <w:t>Orr</w:t>
      </w:r>
      <w:r w:rsidRPr="0006538A">
        <w:rPr>
          <w:lang w:val="en-US"/>
        </w:rPr>
        <w:t xml:space="preserve"> saw as a grave failure to move the world toward peace and plenty during his </w:t>
      </w:r>
      <w:r w:rsidR="00E31446" w:rsidRPr="0006538A">
        <w:rPr>
          <w:lang w:val="en-US"/>
        </w:rPr>
        <w:t xml:space="preserve">brief tenure </w:t>
      </w:r>
      <w:r w:rsidRPr="0006538A">
        <w:rPr>
          <w:lang w:val="en-US"/>
        </w:rPr>
        <w:t xml:space="preserve">at the FAO, in 1949 the Nobel Peace Prize recognized Orr’s work on behalf of the </w:t>
      </w:r>
      <w:proofErr w:type="gramStart"/>
      <w:r w:rsidRPr="0006538A">
        <w:rPr>
          <w:lang w:val="en-US"/>
        </w:rPr>
        <w:t>world’s</w:t>
      </w:r>
      <w:proofErr w:type="gramEnd"/>
      <w:r w:rsidRPr="0006538A">
        <w:rPr>
          <w:lang w:val="en-US"/>
        </w:rPr>
        <w:t xml:space="preserve"> hungry.</w:t>
      </w:r>
      <w:r w:rsidR="00E9063D" w:rsidRPr="0006538A">
        <w:rPr>
          <w:lang w:val="en-US"/>
        </w:rPr>
        <w:t xml:space="preserve"> </w:t>
      </w:r>
      <w:r w:rsidRPr="0006538A">
        <w:rPr>
          <w:lang w:val="en-US"/>
        </w:rPr>
        <w:t xml:space="preserve">Accepting </w:t>
      </w:r>
      <w:r w:rsidR="004E2A68" w:rsidRPr="0006538A">
        <w:rPr>
          <w:lang w:val="en-US"/>
        </w:rPr>
        <w:t xml:space="preserve">the prize </w:t>
      </w:r>
      <w:r w:rsidRPr="0006538A">
        <w:rPr>
          <w:lang w:val="en-US"/>
        </w:rPr>
        <w:t xml:space="preserve">as a representative of the movement for peace through international cooperation, he donated the 10,000 </w:t>
      </w:r>
      <w:r w:rsidR="004622D3" w:rsidRPr="0006538A">
        <w:rPr>
          <w:lang w:val="en-US"/>
        </w:rPr>
        <w:t xml:space="preserve">British </w:t>
      </w:r>
      <w:r w:rsidR="00A71A82" w:rsidRPr="0006538A">
        <w:rPr>
          <w:lang w:val="en-US"/>
        </w:rPr>
        <w:t xml:space="preserve">pounds </w:t>
      </w:r>
      <w:r w:rsidRPr="0006538A">
        <w:rPr>
          <w:lang w:val="en-US"/>
        </w:rPr>
        <w:t>prize money to organizations advancing that agenda.</w:t>
      </w:r>
      <w:r w:rsidR="00E9063D" w:rsidRPr="0006538A">
        <w:rPr>
          <w:lang w:val="en-US"/>
        </w:rPr>
        <w:t xml:space="preserve"> </w:t>
      </w:r>
      <w:r w:rsidRPr="0006538A">
        <w:rPr>
          <w:lang w:val="en-US"/>
        </w:rPr>
        <w:t>That same year he was named Lord Boyd Orr of Brechin Mearns.</w:t>
      </w:r>
      <w:r w:rsidR="00E9063D" w:rsidRPr="0006538A">
        <w:rPr>
          <w:lang w:val="en-US"/>
        </w:rPr>
        <w:t xml:space="preserve"> </w:t>
      </w:r>
      <w:r w:rsidRPr="0006538A">
        <w:rPr>
          <w:lang w:val="en-US"/>
        </w:rPr>
        <w:t xml:space="preserve">In addition to the honors, Orr devoted himself to the work of crafting world peace through service and leadership in the World Union of Peace </w:t>
      </w:r>
      <w:proofErr w:type="spellStart"/>
      <w:r w:rsidRPr="0006538A">
        <w:rPr>
          <w:lang w:val="en-US"/>
        </w:rPr>
        <w:t>Organisations</w:t>
      </w:r>
      <w:proofErr w:type="spellEnd"/>
      <w:r w:rsidRPr="0006538A">
        <w:rPr>
          <w:lang w:val="en-US"/>
        </w:rPr>
        <w:t>, the World Academy of Art and Science, the National Peace Council and the World Movement for Federal Government.</w:t>
      </w:r>
      <w:r w:rsidR="00A71A82" w:rsidRPr="0006538A">
        <w:rPr>
          <w:lang w:val="en-US"/>
        </w:rPr>
        <w:t xml:space="preserve"> </w:t>
      </w:r>
      <w:r w:rsidRPr="0006538A">
        <w:rPr>
          <w:lang w:val="en-US"/>
        </w:rPr>
        <w:t>The end of his FAO duties commenced a period of world travel meant to promote peace and increase international understanding as the Cold War heated up.</w:t>
      </w:r>
      <w:r w:rsidR="00E9063D" w:rsidRPr="0006538A">
        <w:rPr>
          <w:lang w:val="en-US"/>
        </w:rPr>
        <w:t xml:space="preserve"> </w:t>
      </w:r>
      <w:r w:rsidRPr="0006538A">
        <w:rPr>
          <w:lang w:val="en-US"/>
        </w:rPr>
        <w:t>In 1949 he surveyed and made recommendations on Indian agriculture before traveling to Pakistan to do the same.</w:t>
      </w:r>
      <w:r w:rsidR="00E9063D" w:rsidRPr="0006538A">
        <w:rPr>
          <w:lang w:val="en-US"/>
        </w:rPr>
        <w:t xml:space="preserve"> </w:t>
      </w:r>
      <w:r w:rsidRPr="0006538A">
        <w:rPr>
          <w:lang w:val="en-US"/>
        </w:rPr>
        <w:t xml:space="preserve">A return trip to Pakistan in 1952 was combined with attendance and a speech at the World Peace Conference in Japan, which </w:t>
      </w:r>
      <w:r w:rsidR="00F657D5" w:rsidRPr="0006538A">
        <w:rPr>
          <w:lang w:val="en-US"/>
        </w:rPr>
        <w:t>ended</w:t>
      </w:r>
      <w:r w:rsidRPr="0006538A">
        <w:rPr>
          <w:lang w:val="en-US"/>
        </w:rPr>
        <w:t xml:space="preserve"> with a visit to Hiroshima.</w:t>
      </w:r>
      <w:r w:rsidR="00E9063D" w:rsidRPr="0006538A">
        <w:rPr>
          <w:lang w:val="en-US"/>
        </w:rPr>
        <w:t xml:space="preserve"> </w:t>
      </w:r>
      <w:r w:rsidRPr="0006538A">
        <w:rPr>
          <w:lang w:val="en-US"/>
        </w:rPr>
        <w:t>Orr also weighed in on the early malaria eradication program</w:t>
      </w:r>
      <w:r w:rsidR="00E31446" w:rsidRPr="0006538A">
        <w:rPr>
          <w:lang w:val="en-US"/>
        </w:rPr>
        <w:t>s</w:t>
      </w:r>
      <w:r w:rsidRPr="0006538A">
        <w:rPr>
          <w:lang w:val="en-US"/>
        </w:rPr>
        <w:t xml:space="preserve"> in Cyprus and Sardinia that were the basis of the later World Health Organization Malaria Eradication Program.</w:t>
      </w:r>
      <w:r w:rsidR="00E9063D" w:rsidRPr="0006538A">
        <w:rPr>
          <w:lang w:val="en-US"/>
        </w:rPr>
        <w:t xml:space="preserve"> </w:t>
      </w:r>
      <w:r w:rsidRPr="0006538A">
        <w:rPr>
          <w:lang w:val="en-US"/>
        </w:rPr>
        <w:t>He led the British delegation to a 1952 Economic Conference in Moscow, which sought to regularize trade between the Soviet Union</w:t>
      </w:r>
      <w:r w:rsidR="00FC6F99" w:rsidRPr="0006538A">
        <w:rPr>
          <w:lang w:val="en-US"/>
        </w:rPr>
        <w:t>,</w:t>
      </w:r>
      <w:r w:rsidRPr="0006538A">
        <w:rPr>
          <w:lang w:val="en-US"/>
        </w:rPr>
        <w:t xml:space="preserve"> </w:t>
      </w:r>
      <w:r w:rsidR="00FC6F99" w:rsidRPr="0006538A">
        <w:rPr>
          <w:lang w:val="en-US"/>
        </w:rPr>
        <w:t xml:space="preserve">China </w:t>
      </w:r>
      <w:r w:rsidRPr="0006538A">
        <w:rPr>
          <w:lang w:val="en-US"/>
        </w:rPr>
        <w:t>and the West, which led to his long-term connection with the British Council for International Trade.</w:t>
      </w:r>
      <w:r w:rsidR="00E9063D" w:rsidRPr="0006538A">
        <w:rPr>
          <w:lang w:val="en-US"/>
        </w:rPr>
        <w:t xml:space="preserve"> </w:t>
      </w:r>
      <w:r w:rsidR="008021F6" w:rsidRPr="0006538A">
        <w:rPr>
          <w:lang w:val="en-US"/>
        </w:rPr>
        <w:t>Rela</w:t>
      </w:r>
      <w:r w:rsidRPr="0006538A">
        <w:rPr>
          <w:lang w:val="en-US"/>
        </w:rPr>
        <w:t>tions made in Moscow led to a 1956 trip to</w:t>
      </w:r>
      <w:r w:rsidR="00A71A82" w:rsidRPr="0006538A">
        <w:rPr>
          <w:lang w:val="en-US"/>
        </w:rPr>
        <w:t>,</w:t>
      </w:r>
      <w:r w:rsidRPr="0006538A">
        <w:rPr>
          <w:lang w:val="en-US"/>
        </w:rPr>
        <w:t xml:space="preserve"> and book about</w:t>
      </w:r>
      <w:r w:rsidR="00A71A82" w:rsidRPr="0006538A">
        <w:rPr>
          <w:lang w:val="en-US"/>
        </w:rPr>
        <w:t>,</w:t>
      </w:r>
      <w:r w:rsidRPr="0006538A">
        <w:rPr>
          <w:lang w:val="en-US"/>
        </w:rPr>
        <w:t xml:space="preserve"> China, seeking to dispel negative prevailing stereotypes and to highlight advances in health, agriculture, education and infrastructure.</w:t>
      </w:r>
      <w:r w:rsidR="00E9063D" w:rsidRPr="0006538A">
        <w:rPr>
          <w:lang w:val="en-US"/>
        </w:rPr>
        <w:t xml:space="preserve"> </w:t>
      </w:r>
      <w:r w:rsidR="00DF0141" w:rsidRPr="0006538A">
        <w:rPr>
          <w:lang w:val="en-US"/>
        </w:rPr>
        <w:t>In 1966 Orr published his memoirs and i</w:t>
      </w:r>
      <w:r w:rsidR="006411B1" w:rsidRPr="0006538A">
        <w:rPr>
          <w:lang w:val="en-US"/>
        </w:rPr>
        <w:t xml:space="preserve">n 1971 </w:t>
      </w:r>
      <w:r w:rsidR="00DF0141" w:rsidRPr="0006538A">
        <w:rPr>
          <w:lang w:val="en-US"/>
        </w:rPr>
        <w:t>he</w:t>
      </w:r>
      <w:r w:rsidR="006411B1" w:rsidRPr="0006538A">
        <w:rPr>
          <w:lang w:val="en-US"/>
        </w:rPr>
        <w:t xml:space="preserve"> died at his home</w:t>
      </w:r>
      <w:r w:rsidR="00DF0141" w:rsidRPr="0006538A">
        <w:rPr>
          <w:lang w:val="en-US"/>
        </w:rPr>
        <w:t xml:space="preserve"> in Scotland</w:t>
      </w:r>
      <w:r w:rsidR="002457CA" w:rsidRPr="0006538A">
        <w:rPr>
          <w:lang w:val="en-US"/>
        </w:rPr>
        <w:t>.</w:t>
      </w:r>
    </w:p>
    <w:p w14:paraId="09B3B30A" w14:textId="68783DA2" w:rsidR="003736A0" w:rsidRPr="0006538A" w:rsidRDefault="0043118A" w:rsidP="00CB18C8">
      <w:pPr>
        <w:widowControl w:val="0"/>
        <w:jc w:val="both"/>
        <w:rPr>
          <w:lang w:val="en-US"/>
        </w:rPr>
      </w:pPr>
      <w:r w:rsidRPr="0006538A">
        <w:rPr>
          <w:lang w:val="en-US"/>
        </w:rPr>
        <w:tab/>
        <w:t xml:space="preserve">Orr’s short term as the first </w:t>
      </w:r>
      <w:r w:rsidR="00A71A82" w:rsidRPr="0006538A">
        <w:rPr>
          <w:lang w:val="en-US"/>
        </w:rPr>
        <w:t xml:space="preserve">FAO </w:t>
      </w:r>
      <w:r w:rsidR="00CD3CFD" w:rsidRPr="0006538A">
        <w:rPr>
          <w:lang w:val="en-US"/>
        </w:rPr>
        <w:t>D</w:t>
      </w:r>
      <w:r w:rsidRPr="0006538A">
        <w:rPr>
          <w:lang w:val="en-US"/>
        </w:rPr>
        <w:t>irector-</w:t>
      </w:r>
      <w:r w:rsidR="00CD3CFD" w:rsidRPr="0006538A">
        <w:rPr>
          <w:lang w:val="en-US"/>
        </w:rPr>
        <w:t>G</w:t>
      </w:r>
      <w:r w:rsidRPr="0006538A">
        <w:rPr>
          <w:lang w:val="en-US"/>
        </w:rPr>
        <w:t>eneral highlighted the divergent visions for the organization</w:t>
      </w:r>
      <w:r w:rsidR="0000196F" w:rsidRPr="0006538A">
        <w:rPr>
          <w:lang w:val="en-US"/>
        </w:rPr>
        <w:t>, which had been evident at its foundational conferences</w:t>
      </w:r>
      <w:r w:rsidRPr="0006538A">
        <w:rPr>
          <w:lang w:val="en-US"/>
        </w:rPr>
        <w:t>.</w:t>
      </w:r>
      <w:r w:rsidR="00E9063D" w:rsidRPr="0006538A">
        <w:rPr>
          <w:lang w:val="en-US"/>
        </w:rPr>
        <w:t xml:space="preserve"> </w:t>
      </w:r>
      <w:r w:rsidRPr="0006538A">
        <w:rPr>
          <w:lang w:val="en-US"/>
        </w:rPr>
        <w:t>On the one hand</w:t>
      </w:r>
      <w:r w:rsidR="00A71A82" w:rsidRPr="0006538A">
        <w:rPr>
          <w:lang w:val="en-US"/>
        </w:rPr>
        <w:t xml:space="preserve"> (</w:t>
      </w:r>
      <w:r w:rsidRPr="0006538A">
        <w:rPr>
          <w:lang w:val="en-US"/>
        </w:rPr>
        <w:t>the vision espoused by Orr</w:t>
      </w:r>
      <w:r w:rsidR="00A71A82" w:rsidRPr="0006538A">
        <w:rPr>
          <w:lang w:val="en-US"/>
        </w:rPr>
        <w:t xml:space="preserve">) </w:t>
      </w:r>
      <w:r w:rsidRPr="0006538A">
        <w:rPr>
          <w:lang w:val="en-US"/>
        </w:rPr>
        <w:t xml:space="preserve">were those who advocated </w:t>
      </w:r>
      <w:r w:rsidR="0028242F" w:rsidRPr="0006538A">
        <w:rPr>
          <w:lang w:val="en-US"/>
        </w:rPr>
        <w:t xml:space="preserve">for </w:t>
      </w:r>
      <w:r w:rsidRPr="0006538A">
        <w:rPr>
          <w:lang w:val="en-US"/>
        </w:rPr>
        <w:t xml:space="preserve">an organization that would actively promote changes in global agriculture </w:t>
      </w:r>
      <w:proofErr w:type="gramStart"/>
      <w:r w:rsidRPr="0006538A">
        <w:rPr>
          <w:lang w:val="en-US"/>
        </w:rPr>
        <w:t>in order to</w:t>
      </w:r>
      <w:proofErr w:type="gramEnd"/>
      <w:r w:rsidRPr="0006538A">
        <w:rPr>
          <w:lang w:val="en-US"/>
        </w:rPr>
        <w:t xml:space="preserve"> aid farmers and a hungry world population.</w:t>
      </w:r>
      <w:r w:rsidR="00E9063D" w:rsidRPr="0006538A">
        <w:rPr>
          <w:lang w:val="en-US"/>
        </w:rPr>
        <w:t xml:space="preserve"> </w:t>
      </w:r>
      <w:r w:rsidRPr="0006538A">
        <w:rPr>
          <w:lang w:val="en-US"/>
        </w:rPr>
        <w:t xml:space="preserve">This view was manifest in later FAO initiatives such as its early development work (undertaken by Dodd) and its later Freedom </w:t>
      </w:r>
      <w:proofErr w:type="gramStart"/>
      <w:r w:rsidRPr="0006538A">
        <w:rPr>
          <w:lang w:val="en-US"/>
        </w:rPr>
        <w:t>From</w:t>
      </w:r>
      <w:proofErr w:type="gramEnd"/>
      <w:r w:rsidRPr="0006538A">
        <w:rPr>
          <w:lang w:val="en-US"/>
        </w:rPr>
        <w:t xml:space="preserve"> Hunger Campaign (the brainchild of B</w:t>
      </w:r>
      <w:r w:rsidR="00A71A82" w:rsidRPr="0006538A">
        <w:rPr>
          <w:lang w:val="en-US"/>
        </w:rPr>
        <w:t>inay Ranjan</w:t>
      </w:r>
      <w:r w:rsidRPr="0006538A">
        <w:rPr>
          <w:lang w:val="en-US"/>
        </w:rPr>
        <w:t xml:space="preserve"> Sen, the fourth FAO </w:t>
      </w:r>
      <w:r w:rsidR="00CD3CFD" w:rsidRPr="0006538A">
        <w:rPr>
          <w:lang w:val="en-US"/>
        </w:rPr>
        <w:t>D</w:t>
      </w:r>
      <w:r w:rsidRPr="0006538A">
        <w:rPr>
          <w:lang w:val="en-US"/>
        </w:rPr>
        <w:t>irector-</w:t>
      </w:r>
      <w:r w:rsidR="00CD3CFD" w:rsidRPr="0006538A">
        <w:rPr>
          <w:lang w:val="en-US"/>
        </w:rPr>
        <w:t>G</w:t>
      </w:r>
      <w:r w:rsidRPr="0006538A">
        <w:rPr>
          <w:lang w:val="en-US"/>
        </w:rPr>
        <w:t>eneral).</w:t>
      </w:r>
      <w:r w:rsidR="00E9063D" w:rsidRPr="0006538A">
        <w:rPr>
          <w:lang w:val="en-US"/>
        </w:rPr>
        <w:t xml:space="preserve"> </w:t>
      </w:r>
      <w:r w:rsidRPr="0006538A">
        <w:rPr>
          <w:lang w:val="en-US"/>
        </w:rPr>
        <w:t>Even the idea of ‘buffer stocks’ of agricultural commodities, which animated FAO discourse for decades, was the direct result of Orr’s proposal for a World Food Board.</w:t>
      </w:r>
      <w:r w:rsidR="00E9063D" w:rsidRPr="0006538A">
        <w:rPr>
          <w:lang w:val="en-US"/>
        </w:rPr>
        <w:t xml:space="preserve"> </w:t>
      </w:r>
      <w:r w:rsidRPr="0006538A">
        <w:rPr>
          <w:lang w:val="en-US"/>
        </w:rPr>
        <w:t>But powerful forces</w:t>
      </w:r>
      <w:r w:rsidR="003736A0" w:rsidRPr="0006538A">
        <w:rPr>
          <w:lang w:val="en-US"/>
        </w:rPr>
        <w:t xml:space="preserve">, </w:t>
      </w:r>
      <w:r w:rsidRPr="0006538A">
        <w:rPr>
          <w:lang w:val="en-US"/>
        </w:rPr>
        <w:t xml:space="preserve">especially the </w:t>
      </w:r>
      <w:r w:rsidR="003736A0" w:rsidRPr="0006538A">
        <w:rPr>
          <w:lang w:val="en-US"/>
        </w:rPr>
        <w:t xml:space="preserve">US, </w:t>
      </w:r>
      <w:r w:rsidRPr="0006538A">
        <w:rPr>
          <w:lang w:val="en-US"/>
        </w:rPr>
        <w:t>supported a very different vision of the FAO being something akin to an international version of its US Department of Agriculture (which had and has a much larger staff and budget than its international counterpart)</w:t>
      </w:r>
      <w:r w:rsidR="0000196F" w:rsidRPr="0006538A">
        <w:rPr>
          <w:lang w:val="en-US"/>
        </w:rPr>
        <w:t>, compiling statistics, providing technical assistance to farmers and following directives from its government</w:t>
      </w:r>
      <w:r w:rsidRPr="0006538A">
        <w:rPr>
          <w:lang w:val="en-US"/>
        </w:rPr>
        <w:t>.</w:t>
      </w:r>
      <w:r w:rsidR="00E9063D" w:rsidRPr="0006538A">
        <w:rPr>
          <w:lang w:val="en-US"/>
        </w:rPr>
        <w:t xml:space="preserve"> </w:t>
      </w:r>
      <w:r w:rsidRPr="0006538A">
        <w:rPr>
          <w:lang w:val="en-US"/>
        </w:rPr>
        <w:t xml:space="preserve">Throughout the FAO’s history it is evident that the </w:t>
      </w:r>
      <w:r w:rsidR="003736A0" w:rsidRPr="0006538A">
        <w:rPr>
          <w:lang w:val="en-US"/>
        </w:rPr>
        <w:t>US</w:t>
      </w:r>
      <w:r w:rsidRPr="0006538A">
        <w:rPr>
          <w:lang w:val="en-US"/>
        </w:rPr>
        <w:t xml:space="preserve"> preferred to use its agricultural surpluses as a key tool in its Cold War diplomacy around the globe.</w:t>
      </w:r>
      <w:r w:rsidR="00E9063D" w:rsidRPr="0006538A">
        <w:rPr>
          <w:lang w:val="en-US"/>
        </w:rPr>
        <w:t xml:space="preserve"> </w:t>
      </w:r>
      <w:r w:rsidR="0028242F" w:rsidRPr="0006538A">
        <w:rPr>
          <w:lang w:val="en-US"/>
        </w:rPr>
        <w:t xml:space="preserve">The US </w:t>
      </w:r>
      <w:r w:rsidRPr="0006538A">
        <w:rPr>
          <w:lang w:val="en-US"/>
        </w:rPr>
        <w:t xml:space="preserve">therefore consistently weakened and undermined </w:t>
      </w:r>
      <w:r w:rsidR="0028242F" w:rsidRPr="0006538A">
        <w:rPr>
          <w:lang w:val="en-US"/>
        </w:rPr>
        <w:t xml:space="preserve">a </w:t>
      </w:r>
      <w:r w:rsidRPr="0006538A">
        <w:rPr>
          <w:lang w:val="en-US"/>
        </w:rPr>
        <w:t xml:space="preserve">more ambitious FAO agenda as well as fracturing the FAO and its original mission among a set of international food agencies, all operating in Rome: the FAO, the World Food </w:t>
      </w:r>
      <w:proofErr w:type="spellStart"/>
      <w:r w:rsidRPr="0006538A">
        <w:rPr>
          <w:lang w:val="en-US"/>
        </w:rPr>
        <w:t>Programme</w:t>
      </w:r>
      <w:proofErr w:type="spellEnd"/>
      <w:r w:rsidRPr="0006538A">
        <w:rPr>
          <w:lang w:val="en-US"/>
        </w:rPr>
        <w:t xml:space="preserve"> </w:t>
      </w:r>
      <w:r w:rsidR="003736A0" w:rsidRPr="0006538A">
        <w:rPr>
          <w:lang w:val="en-US"/>
        </w:rPr>
        <w:t>(set up in</w:t>
      </w:r>
      <w:r w:rsidRPr="0006538A">
        <w:rPr>
          <w:lang w:val="en-US"/>
        </w:rPr>
        <w:t xml:space="preserve"> 1961</w:t>
      </w:r>
      <w:r w:rsidR="003736A0" w:rsidRPr="0006538A">
        <w:rPr>
          <w:lang w:val="en-US"/>
        </w:rPr>
        <w:t>)</w:t>
      </w:r>
      <w:r w:rsidRPr="0006538A">
        <w:rPr>
          <w:lang w:val="en-US"/>
        </w:rPr>
        <w:t xml:space="preserve">, the World Food Council </w:t>
      </w:r>
      <w:r w:rsidR="003736A0" w:rsidRPr="0006538A">
        <w:rPr>
          <w:lang w:val="en-US"/>
        </w:rPr>
        <w:t>(</w:t>
      </w:r>
      <w:r w:rsidRPr="0006538A">
        <w:rPr>
          <w:lang w:val="en-US"/>
        </w:rPr>
        <w:t>est</w:t>
      </w:r>
      <w:r w:rsidR="003736A0" w:rsidRPr="0006538A">
        <w:rPr>
          <w:lang w:val="en-US"/>
        </w:rPr>
        <w:t>ablished in</w:t>
      </w:r>
      <w:r w:rsidRPr="0006538A">
        <w:rPr>
          <w:lang w:val="en-US"/>
        </w:rPr>
        <w:t xml:space="preserve"> 1974</w:t>
      </w:r>
      <w:r w:rsidR="002135EF" w:rsidRPr="0006538A">
        <w:rPr>
          <w:lang w:val="en-US"/>
        </w:rPr>
        <w:t>, o</w:t>
      </w:r>
      <w:r w:rsidR="00ED041C" w:rsidRPr="0006538A">
        <w:rPr>
          <w:lang w:val="en-US"/>
        </w:rPr>
        <w:t>perations suspended in 1993</w:t>
      </w:r>
      <w:r w:rsidR="0000196F" w:rsidRPr="0006538A">
        <w:rPr>
          <w:lang w:val="en-US"/>
        </w:rPr>
        <w:t>)</w:t>
      </w:r>
      <w:r w:rsidRPr="0006538A">
        <w:rPr>
          <w:lang w:val="en-US"/>
        </w:rPr>
        <w:t xml:space="preserve"> and</w:t>
      </w:r>
      <w:r w:rsidR="00E9063D" w:rsidRPr="0006538A">
        <w:rPr>
          <w:lang w:val="en-US"/>
        </w:rPr>
        <w:t xml:space="preserve"> </w:t>
      </w:r>
      <w:r w:rsidRPr="0006538A">
        <w:rPr>
          <w:lang w:val="en-US"/>
        </w:rPr>
        <w:t xml:space="preserve">the International Fund for </w:t>
      </w:r>
      <w:r w:rsidRPr="0006538A">
        <w:rPr>
          <w:lang w:val="en-US"/>
        </w:rPr>
        <w:lastRenderedPageBreak/>
        <w:t xml:space="preserve">Agricultural Development </w:t>
      </w:r>
      <w:r w:rsidR="003736A0" w:rsidRPr="0006538A">
        <w:rPr>
          <w:lang w:val="en-US"/>
        </w:rPr>
        <w:t>(created in</w:t>
      </w:r>
      <w:r w:rsidRPr="0006538A">
        <w:rPr>
          <w:lang w:val="en-US"/>
        </w:rPr>
        <w:t xml:space="preserve"> 1977</w:t>
      </w:r>
      <w:r w:rsidR="003736A0" w:rsidRPr="0006538A">
        <w:rPr>
          <w:lang w:val="en-US"/>
        </w:rPr>
        <w:t>)</w:t>
      </w:r>
      <w:r w:rsidRPr="0006538A">
        <w:rPr>
          <w:lang w:val="en-US"/>
        </w:rPr>
        <w:t>.</w:t>
      </w:r>
      <w:r w:rsidR="003736A0" w:rsidRPr="0006538A">
        <w:rPr>
          <w:lang w:val="en-US"/>
        </w:rPr>
        <w:t xml:space="preserve"> Orr’s son-in-law David Lubbock, a prisoner of war during the Second World War, became co-author of much of Orr’s postwar work and published retrospective</w:t>
      </w:r>
      <w:r w:rsidR="00366DF9" w:rsidRPr="0006538A">
        <w:rPr>
          <w:lang w:val="en-US"/>
        </w:rPr>
        <w:t>s</w:t>
      </w:r>
      <w:r w:rsidR="003736A0" w:rsidRPr="0006538A">
        <w:rPr>
          <w:lang w:val="en-US"/>
        </w:rPr>
        <w:t xml:space="preserve"> on Orr’s career in 1992 and 2015.</w:t>
      </w:r>
    </w:p>
    <w:p w14:paraId="4DE84439" w14:textId="77777777" w:rsidR="0043118A" w:rsidRPr="0006538A" w:rsidRDefault="0043118A" w:rsidP="00CB18C8">
      <w:pPr>
        <w:widowControl w:val="0"/>
        <w:jc w:val="both"/>
        <w:rPr>
          <w:lang w:val="en-US"/>
        </w:rPr>
      </w:pPr>
    </w:p>
    <w:p w14:paraId="628E2462" w14:textId="4E0E7B4A" w:rsidR="0043118A" w:rsidRPr="0006538A" w:rsidRDefault="0043118A" w:rsidP="00CB18C8">
      <w:pPr>
        <w:widowControl w:val="0"/>
        <w:jc w:val="both"/>
        <w:rPr>
          <w:color w:val="FF0000"/>
          <w:lang w:val="en-US"/>
        </w:rPr>
      </w:pPr>
      <w:r w:rsidRPr="0006538A">
        <w:rPr>
          <w:b/>
          <w:lang w:val="en-US"/>
        </w:rPr>
        <w:t>ARCHIVES</w:t>
      </w:r>
      <w:r w:rsidRPr="0006538A">
        <w:rPr>
          <w:lang w:val="en-US"/>
        </w:rPr>
        <w:t>: J.B. Orr Papers</w:t>
      </w:r>
      <w:r w:rsidR="00D05110" w:rsidRPr="0006538A">
        <w:rPr>
          <w:lang w:val="en-US"/>
        </w:rPr>
        <w:t xml:space="preserve"> </w:t>
      </w:r>
      <w:r w:rsidR="00782564" w:rsidRPr="0006538A">
        <w:rPr>
          <w:lang w:val="en-US"/>
        </w:rPr>
        <w:t xml:space="preserve">are </w:t>
      </w:r>
      <w:r w:rsidR="00D05110" w:rsidRPr="0006538A">
        <w:rPr>
          <w:lang w:val="en-US"/>
        </w:rPr>
        <w:t>in</w:t>
      </w:r>
      <w:r w:rsidRPr="0006538A">
        <w:rPr>
          <w:lang w:val="en-US"/>
        </w:rPr>
        <w:t xml:space="preserve"> </w:t>
      </w:r>
      <w:r w:rsidR="00782564" w:rsidRPr="0006538A">
        <w:rPr>
          <w:lang w:val="en-US"/>
        </w:rPr>
        <w:t xml:space="preserve">the </w:t>
      </w:r>
      <w:r w:rsidRPr="0006538A">
        <w:rPr>
          <w:lang w:val="en-US"/>
        </w:rPr>
        <w:t xml:space="preserve">National Library of Scotland, Edinburgh, Accession 6545; </w:t>
      </w:r>
      <w:r w:rsidR="00782564" w:rsidRPr="0006538A">
        <w:rPr>
          <w:lang w:val="en-US"/>
        </w:rPr>
        <w:t xml:space="preserve">furthermore </w:t>
      </w:r>
      <w:r w:rsidRPr="0006538A">
        <w:rPr>
          <w:lang w:val="en-US"/>
        </w:rPr>
        <w:t>Record Group 1.0 and Microfilm 253</w:t>
      </w:r>
      <w:r w:rsidR="00D05110" w:rsidRPr="0006538A">
        <w:rPr>
          <w:lang w:val="en-US"/>
        </w:rPr>
        <w:t xml:space="preserve"> in </w:t>
      </w:r>
      <w:r w:rsidRPr="0006538A">
        <w:rPr>
          <w:lang w:val="en-US"/>
        </w:rPr>
        <w:t>Food and Agriculture Organization Archives, Rome, Italy,</w:t>
      </w:r>
      <w:r w:rsidR="00D05110" w:rsidRPr="0006538A">
        <w:rPr>
          <w:lang w:val="en-US"/>
        </w:rPr>
        <w:t xml:space="preserve"> see</w:t>
      </w:r>
      <w:r w:rsidR="008021F6" w:rsidRPr="0006538A">
        <w:rPr>
          <w:lang w:val="en-US"/>
        </w:rPr>
        <w:t xml:space="preserve"> </w:t>
      </w:r>
      <w:hyperlink r:id="rId8" w:history="1">
        <w:r w:rsidR="00AC6EBA" w:rsidRPr="0006538A">
          <w:rPr>
            <w:rStyle w:val="Hyperlink"/>
            <w:u w:val="none"/>
            <w:lang w:val="en-US"/>
          </w:rPr>
          <w:t>www.fao.org/library/fao-archives/about-the-archives/en</w:t>
        </w:r>
      </w:hyperlink>
      <w:r w:rsidR="00D04D33" w:rsidRPr="0006538A">
        <w:rPr>
          <w:lang w:val="en-US"/>
        </w:rPr>
        <w:t>;</w:t>
      </w:r>
      <w:r w:rsidR="00CD3CFD" w:rsidRPr="0006538A">
        <w:rPr>
          <w:lang w:val="en-US"/>
        </w:rPr>
        <w:t xml:space="preserve"> </w:t>
      </w:r>
      <w:r w:rsidRPr="0006538A">
        <w:rPr>
          <w:lang w:val="en-US"/>
        </w:rPr>
        <w:t xml:space="preserve">Foreign Office Records, lot 371, file 45647 and Treasury Files, lot 236, file 92 </w:t>
      </w:r>
      <w:r w:rsidR="00D05110" w:rsidRPr="0006538A">
        <w:rPr>
          <w:lang w:val="en-US"/>
        </w:rPr>
        <w:t>in</w:t>
      </w:r>
      <w:r w:rsidRPr="0006538A">
        <w:rPr>
          <w:lang w:val="en-US"/>
        </w:rPr>
        <w:t xml:space="preserve"> National Archives</w:t>
      </w:r>
      <w:r w:rsidR="00D05110" w:rsidRPr="0006538A">
        <w:rPr>
          <w:lang w:val="en-US"/>
        </w:rPr>
        <w:t xml:space="preserve"> in</w:t>
      </w:r>
      <w:r w:rsidRPr="0006538A">
        <w:rPr>
          <w:lang w:val="en-US"/>
        </w:rPr>
        <w:t xml:space="preserve"> Kew, England; Record Group 59 (Department of State Central Files), Decimal File 1945-49, 501.SA (Food and Agriculture Organization matters)</w:t>
      </w:r>
      <w:r w:rsidR="00D05110" w:rsidRPr="0006538A">
        <w:rPr>
          <w:lang w:val="en-US"/>
        </w:rPr>
        <w:t xml:space="preserve"> in</w:t>
      </w:r>
      <w:r w:rsidRPr="0006538A">
        <w:rPr>
          <w:lang w:val="en-US"/>
        </w:rPr>
        <w:t xml:space="preserve"> US National Archives, College Park, Maryland; </w:t>
      </w:r>
      <w:r w:rsidR="000F000D" w:rsidRPr="0006538A">
        <w:rPr>
          <w:lang w:val="en-US"/>
        </w:rPr>
        <w:t xml:space="preserve">Rowett Institute of Nutrition and Health papers, University of Aberdeen Special Collections, ref. no. MSU 1451. </w:t>
      </w:r>
    </w:p>
    <w:p w14:paraId="3B6E8985" w14:textId="7507738C" w:rsidR="00954FCB" w:rsidRPr="0080649D" w:rsidRDefault="0043118A" w:rsidP="00CB18C8">
      <w:pPr>
        <w:widowControl w:val="0"/>
        <w:jc w:val="both"/>
        <w:rPr>
          <w:b/>
          <w:lang w:val="en-US"/>
        </w:rPr>
      </w:pPr>
      <w:r w:rsidRPr="0006538A">
        <w:rPr>
          <w:b/>
          <w:lang w:val="en-US"/>
        </w:rPr>
        <w:t>PUBLICATIONS</w:t>
      </w:r>
      <w:r w:rsidRPr="0006538A">
        <w:rPr>
          <w:lang w:val="en-US"/>
        </w:rPr>
        <w:t>:</w:t>
      </w:r>
      <w:r w:rsidRPr="0006538A">
        <w:rPr>
          <w:b/>
          <w:lang w:val="en-US"/>
        </w:rPr>
        <w:t xml:space="preserve"> </w:t>
      </w:r>
      <w:r w:rsidR="00544B9B" w:rsidRPr="0006538A">
        <w:rPr>
          <w:lang w:val="en-US"/>
        </w:rPr>
        <w:t xml:space="preserve">A full bibliography, including all scientific publications, is available at FAO Library &amp; Archives, see </w:t>
      </w:r>
      <w:hyperlink r:id="rId9" w:history="1">
        <w:r w:rsidR="00544B9B" w:rsidRPr="0006538A">
          <w:rPr>
            <w:rStyle w:val="Hyperlink"/>
            <w:u w:val="none"/>
            <w:lang w:val="en-US"/>
          </w:rPr>
          <w:t>www.fao.org/library/resources/lord-john-boyd-orr/lbo-bibliography/en/</w:t>
        </w:r>
      </w:hyperlink>
      <w:r w:rsidR="00544B9B" w:rsidRPr="0006538A">
        <w:rPr>
          <w:lang w:val="en-US"/>
        </w:rPr>
        <w:t xml:space="preserve">; </w:t>
      </w:r>
      <w:r w:rsidR="00544B9B" w:rsidRPr="0006538A">
        <w:rPr>
          <w:i/>
          <w:lang w:val="en-US"/>
        </w:rPr>
        <w:t>History of the Scottish Church Crisis of 1904</w:t>
      </w:r>
      <w:r w:rsidR="00544B9B" w:rsidRPr="0006538A">
        <w:rPr>
          <w:lang w:val="en-US"/>
        </w:rPr>
        <w:t>, Glasgow 1905;</w:t>
      </w:r>
      <w:r w:rsidR="00544B9B" w:rsidRPr="0006538A">
        <w:rPr>
          <w:i/>
          <w:iCs/>
          <w:lang w:val="en-US"/>
        </w:rPr>
        <w:t xml:space="preserve"> A Contribution to the Metabolism of Creatine</w:t>
      </w:r>
      <w:r w:rsidR="00AD59BC" w:rsidRPr="0006538A">
        <w:rPr>
          <w:lang w:val="en-US"/>
        </w:rPr>
        <w:t>,</w:t>
      </w:r>
      <w:r w:rsidR="00544B9B" w:rsidRPr="0006538A">
        <w:rPr>
          <w:lang w:val="en-US"/>
        </w:rPr>
        <w:t xml:space="preserve"> Glasgow 1914 (</w:t>
      </w:r>
      <w:r w:rsidR="00AD59BC" w:rsidRPr="0006538A">
        <w:rPr>
          <w:lang w:val="en-US"/>
        </w:rPr>
        <w:t>D</w:t>
      </w:r>
      <w:r w:rsidR="00544B9B" w:rsidRPr="0006538A">
        <w:rPr>
          <w:lang w:val="en-US"/>
        </w:rPr>
        <w:t xml:space="preserve">octor of </w:t>
      </w:r>
      <w:r w:rsidR="00AD59BC" w:rsidRPr="0006538A">
        <w:rPr>
          <w:lang w:val="en-US"/>
        </w:rPr>
        <w:t>M</w:t>
      </w:r>
      <w:r w:rsidR="00544B9B" w:rsidRPr="0006538A">
        <w:rPr>
          <w:lang w:val="en-US"/>
        </w:rPr>
        <w:t>edicine thesis University of Glasgow); ‘The Influence of Excessive Water Ingestion on the Excretion of Creatine and Creatinine’</w:t>
      </w:r>
      <w:r w:rsidR="00AD59BC" w:rsidRPr="0006538A">
        <w:rPr>
          <w:lang w:val="en-US"/>
        </w:rPr>
        <w:t xml:space="preserve"> in</w:t>
      </w:r>
      <w:r w:rsidR="00544B9B" w:rsidRPr="0006538A">
        <w:rPr>
          <w:lang w:val="en-US"/>
        </w:rPr>
        <w:t xml:space="preserve"> </w:t>
      </w:r>
      <w:r w:rsidR="00544B9B" w:rsidRPr="0006538A">
        <w:rPr>
          <w:i/>
          <w:lang w:val="en-US"/>
        </w:rPr>
        <w:t>British Medical Journal</w:t>
      </w:r>
      <w:r w:rsidR="00544B9B" w:rsidRPr="0006538A">
        <w:rPr>
          <w:lang w:val="en-US"/>
        </w:rPr>
        <w:t>, 19 September 1914</w:t>
      </w:r>
      <w:r w:rsidR="003C565D" w:rsidRPr="0006538A">
        <w:rPr>
          <w:lang w:val="en-US"/>
        </w:rPr>
        <w:t>, 505-506 (with D. Burns)</w:t>
      </w:r>
      <w:r w:rsidR="00544B9B" w:rsidRPr="0006538A">
        <w:rPr>
          <w:lang w:val="en-US"/>
        </w:rPr>
        <w:t>; ‘The Influence of Acetoacetic Acid on the Estimation of Creatinine’</w:t>
      </w:r>
      <w:r w:rsidR="003C565D" w:rsidRPr="0006538A">
        <w:rPr>
          <w:lang w:val="en-US"/>
        </w:rPr>
        <w:t xml:space="preserve"> in</w:t>
      </w:r>
      <w:r w:rsidR="00544B9B" w:rsidRPr="0006538A">
        <w:rPr>
          <w:lang w:val="en-US"/>
        </w:rPr>
        <w:t xml:space="preserve"> </w:t>
      </w:r>
      <w:r w:rsidR="00544B9B" w:rsidRPr="0006538A">
        <w:rPr>
          <w:i/>
          <w:lang w:val="en-US"/>
        </w:rPr>
        <w:t>Journal of Physiology</w:t>
      </w:r>
      <w:r w:rsidR="003C565D" w:rsidRPr="0006538A">
        <w:rPr>
          <w:lang w:val="en-US"/>
        </w:rPr>
        <w:t xml:space="preserve">, </w:t>
      </w:r>
      <w:r w:rsidR="00544B9B" w:rsidRPr="0006538A">
        <w:rPr>
          <w:lang w:val="en-US"/>
        </w:rPr>
        <w:t>48</w:t>
      </w:r>
      <w:r w:rsidR="003C565D" w:rsidRPr="0006538A">
        <w:rPr>
          <w:lang w:val="en-US"/>
        </w:rPr>
        <w:t xml:space="preserve">, </w:t>
      </w:r>
      <w:r w:rsidR="00544B9B" w:rsidRPr="0006538A">
        <w:rPr>
          <w:lang w:val="en-US"/>
        </w:rPr>
        <w:t>1914</w:t>
      </w:r>
      <w:r w:rsidR="003C565D" w:rsidRPr="0006538A">
        <w:rPr>
          <w:lang w:val="en-US"/>
        </w:rPr>
        <w:t>,</w:t>
      </w:r>
      <w:r w:rsidR="00544B9B" w:rsidRPr="0006538A">
        <w:rPr>
          <w:lang w:val="en-US"/>
        </w:rPr>
        <w:t xml:space="preserve"> xxi–xxii</w:t>
      </w:r>
      <w:r w:rsidR="003C565D" w:rsidRPr="0006538A">
        <w:rPr>
          <w:lang w:val="en-US"/>
        </w:rPr>
        <w:t xml:space="preserve"> (with E.P. Cathcart)</w:t>
      </w:r>
      <w:r w:rsidR="00544B9B" w:rsidRPr="0006538A">
        <w:rPr>
          <w:lang w:val="en-US"/>
        </w:rPr>
        <w:t>; ‘The Influence of Carbohydrate and Fat on Protein Metabolism: III. The Effect of Sodium Selenite’</w:t>
      </w:r>
      <w:r w:rsidR="003C565D" w:rsidRPr="0006538A">
        <w:rPr>
          <w:lang w:val="en-US"/>
        </w:rPr>
        <w:t xml:space="preserve"> in</w:t>
      </w:r>
      <w:r w:rsidR="00544B9B" w:rsidRPr="0006538A">
        <w:rPr>
          <w:lang w:val="en-US"/>
        </w:rPr>
        <w:t xml:space="preserve"> </w:t>
      </w:r>
      <w:r w:rsidR="00544B9B" w:rsidRPr="0006538A">
        <w:rPr>
          <w:i/>
          <w:lang w:val="en-US"/>
        </w:rPr>
        <w:t>Journal of Physiology</w:t>
      </w:r>
      <w:r w:rsidR="00F21CB3" w:rsidRPr="0006538A">
        <w:rPr>
          <w:iCs/>
          <w:lang w:val="en-US"/>
        </w:rPr>
        <w:t>,</w:t>
      </w:r>
      <w:r w:rsidR="00F21CB3" w:rsidRPr="0006538A">
        <w:rPr>
          <w:i/>
          <w:lang w:val="en-US"/>
        </w:rPr>
        <w:t xml:space="preserve"> </w:t>
      </w:r>
      <w:r w:rsidR="00544B9B" w:rsidRPr="0006538A">
        <w:rPr>
          <w:lang w:val="en-US"/>
        </w:rPr>
        <w:t>48/2</w:t>
      </w:r>
      <w:r w:rsidR="0084029D" w:rsidRPr="0006538A">
        <w:rPr>
          <w:lang w:val="en-US"/>
        </w:rPr>
        <w:t>-</w:t>
      </w:r>
      <w:r w:rsidR="00544B9B" w:rsidRPr="0006538A">
        <w:rPr>
          <w:lang w:val="en-US"/>
        </w:rPr>
        <w:t>3</w:t>
      </w:r>
      <w:r w:rsidR="00F21CB3" w:rsidRPr="0006538A">
        <w:rPr>
          <w:lang w:val="en-US"/>
        </w:rPr>
        <w:t xml:space="preserve">, </w:t>
      </w:r>
      <w:r w:rsidR="00544B9B" w:rsidRPr="0006538A">
        <w:rPr>
          <w:lang w:val="en-US"/>
        </w:rPr>
        <w:t>1914</w:t>
      </w:r>
      <w:r w:rsidR="00F21CB3" w:rsidRPr="0006538A">
        <w:rPr>
          <w:lang w:val="en-US"/>
        </w:rPr>
        <w:t>,</w:t>
      </w:r>
      <w:r w:rsidR="00544B9B" w:rsidRPr="0006538A">
        <w:rPr>
          <w:lang w:val="en-US"/>
        </w:rPr>
        <w:t xml:space="preserve"> 113-</w:t>
      </w:r>
      <w:r w:rsidR="00F21CB3" w:rsidRPr="0006538A">
        <w:rPr>
          <w:lang w:val="en-US"/>
        </w:rPr>
        <w:t>1</w:t>
      </w:r>
      <w:r w:rsidR="00544B9B" w:rsidRPr="0006538A">
        <w:rPr>
          <w:lang w:val="en-US"/>
        </w:rPr>
        <w:t>27</w:t>
      </w:r>
      <w:r w:rsidR="003C565D" w:rsidRPr="0006538A">
        <w:rPr>
          <w:lang w:val="en-US"/>
        </w:rPr>
        <w:t xml:space="preserve"> (with E.P. Cathcart</w:t>
      </w:r>
      <w:r w:rsidR="003153E9" w:rsidRPr="0006538A">
        <w:rPr>
          <w:lang w:val="en-US"/>
        </w:rPr>
        <w:t>)</w:t>
      </w:r>
      <w:r w:rsidR="00544B9B" w:rsidRPr="0006538A">
        <w:rPr>
          <w:lang w:val="en-US"/>
        </w:rPr>
        <w:t xml:space="preserve">; </w:t>
      </w:r>
      <w:r w:rsidR="00544B9B" w:rsidRPr="0006538A">
        <w:rPr>
          <w:i/>
          <w:lang w:val="en-US"/>
        </w:rPr>
        <w:t>The Energy Expenditure of Infantry Recruits in Training</w:t>
      </w:r>
      <w:r w:rsidR="00544B9B" w:rsidRPr="0006538A">
        <w:rPr>
          <w:lang w:val="en-US"/>
        </w:rPr>
        <w:t xml:space="preserve">, London 1919 (with E.P. Cathcart); </w:t>
      </w:r>
      <w:r w:rsidR="00544B9B" w:rsidRPr="0006538A">
        <w:rPr>
          <w:i/>
          <w:lang w:val="en-US"/>
        </w:rPr>
        <w:t>Minerals in Pastures and Their Relation to Animal Nutrition</w:t>
      </w:r>
      <w:r w:rsidR="00544B9B" w:rsidRPr="0006538A">
        <w:rPr>
          <w:lang w:val="en-US"/>
        </w:rPr>
        <w:t>, London 1929</w:t>
      </w:r>
      <w:r w:rsidR="003C565D" w:rsidRPr="0006538A">
        <w:rPr>
          <w:lang w:val="en-US"/>
        </w:rPr>
        <w:t xml:space="preserve"> (with H. Scherbatoff)</w:t>
      </w:r>
      <w:r w:rsidR="00544B9B" w:rsidRPr="0006538A">
        <w:rPr>
          <w:lang w:val="en-US"/>
        </w:rPr>
        <w:t xml:space="preserve">; </w:t>
      </w:r>
      <w:r w:rsidR="00544B9B" w:rsidRPr="0006538A">
        <w:rPr>
          <w:i/>
          <w:lang w:val="en-US"/>
        </w:rPr>
        <w:t>Animal Husbandry in the British Empire</w:t>
      </w:r>
      <w:r w:rsidR="00544B9B" w:rsidRPr="0006538A">
        <w:rPr>
          <w:lang w:val="en-US"/>
        </w:rPr>
        <w:t>, Oxford 1931</w:t>
      </w:r>
      <w:r w:rsidR="003C565D" w:rsidRPr="0006538A">
        <w:rPr>
          <w:lang w:val="en-US"/>
        </w:rPr>
        <w:t xml:space="preserve"> (with A.N. Duckham);</w:t>
      </w:r>
      <w:r w:rsidR="003153E9" w:rsidRPr="0006538A">
        <w:rPr>
          <w:b/>
          <w:lang w:val="en-US"/>
        </w:rPr>
        <w:t xml:space="preserve"> </w:t>
      </w:r>
      <w:r w:rsidR="00544B9B" w:rsidRPr="0006538A">
        <w:rPr>
          <w:i/>
          <w:lang w:val="en-US"/>
        </w:rPr>
        <w:t xml:space="preserve">Iodine Supply and the Incidence of Endemic </w:t>
      </w:r>
      <w:proofErr w:type="spellStart"/>
      <w:r w:rsidR="00544B9B" w:rsidRPr="0006538A">
        <w:rPr>
          <w:i/>
          <w:lang w:val="en-US"/>
        </w:rPr>
        <w:t>Goitre</w:t>
      </w:r>
      <w:proofErr w:type="spellEnd"/>
      <w:r w:rsidR="00544B9B" w:rsidRPr="0006538A">
        <w:rPr>
          <w:lang w:val="en-US"/>
        </w:rPr>
        <w:t xml:space="preserve">, London 1931; </w:t>
      </w:r>
      <w:r w:rsidR="00544B9B" w:rsidRPr="0006538A">
        <w:rPr>
          <w:i/>
          <w:lang w:val="en-US"/>
        </w:rPr>
        <w:t>Studies of Nutrition: The Physique and Health of Two African Tribes</w:t>
      </w:r>
      <w:r w:rsidR="00544B9B" w:rsidRPr="0006538A">
        <w:rPr>
          <w:lang w:val="en-US"/>
        </w:rPr>
        <w:t>, London 1931</w:t>
      </w:r>
      <w:r w:rsidR="003C565D" w:rsidRPr="0006538A">
        <w:rPr>
          <w:lang w:val="en-US"/>
        </w:rPr>
        <w:t xml:space="preserve"> (with J.L. Gilks)</w:t>
      </w:r>
      <w:r w:rsidR="00544B9B" w:rsidRPr="0006538A">
        <w:rPr>
          <w:lang w:val="en-US"/>
        </w:rPr>
        <w:t>;</w:t>
      </w:r>
      <w:r w:rsidR="00E9063D" w:rsidRPr="0006538A">
        <w:rPr>
          <w:lang w:val="en-US"/>
        </w:rPr>
        <w:t xml:space="preserve"> </w:t>
      </w:r>
      <w:r w:rsidRPr="0006538A">
        <w:rPr>
          <w:i/>
          <w:lang w:val="en-US"/>
        </w:rPr>
        <w:t>The National Food Supply and Its Influence on Public Health</w:t>
      </w:r>
      <w:r w:rsidRPr="0006538A">
        <w:rPr>
          <w:lang w:val="en-US"/>
        </w:rPr>
        <w:t xml:space="preserve">, London 1934; </w:t>
      </w:r>
      <w:r w:rsidR="002B79D3" w:rsidRPr="0006538A">
        <w:rPr>
          <w:i/>
          <w:lang w:val="en-US"/>
        </w:rPr>
        <w:t>Feeding the People in War-Time</w:t>
      </w:r>
      <w:r w:rsidR="002B79D3" w:rsidRPr="0006538A">
        <w:rPr>
          <w:lang w:val="en-US"/>
        </w:rPr>
        <w:t xml:space="preserve">, London 1940 (with D. Lubbock); </w:t>
      </w:r>
      <w:r w:rsidR="002B79D3" w:rsidRPr="0006538A">
        <w:rPr>
          <w:i/>
          <w:lang w:val="en-US"/>
        </w:rPr>
        <w:t>Food and the People</w:t>
      </w:r>
      <w:r w:rsidR="002B79D3" w:rsidRPr="0006538A">
        <w:rPr>
          <w:lang w:val="en-US"/>
        </w:rPr>
        <w:t xml:space="preserve">, London 1943; </w:t>
      </w:r>
      <w:r w:rsidR="00AA15E3" w:rsidRPr="0006538A">
        <w:rPr>
          <w:i/>
          <w:lang w:val="en-US"/>
        </w:rPr>
        <w:t>Welfare and Peace</w:t>
      </w:r>
      <w:r w:rsidR="00AA15E3" w:rsidRPr="0006538A">
        <w:rPr>
          <w:lang w:val="en-US"/>
        </w:rPr>
        <w:t>, London 1945 (with G.D.H. Cole);</w:t>
      </w:r>
      <w:r w:rsidR="003153E9" w:rsidRPr="0006538A">
        <w:rPr>
          <w:b/>
          <w:lang w:val="en-US"/>
        </w:rPr>
        <w:t xml:space="preserve"> </w:t>
      </w:r>
      <w:r w:rsidR="00356618" w:rsidRPr="0006538A">
        <w:rPr>
          <w:lang w:val="en-US"/>
        </w:rPr>
        <w:t xml:space="preserve">‘The New Council of FAO’ in </w:t>
      </w:r>
      <w:r w:rsidR="00356618" w:rsidRPr="0006538A">
        <w:rPr>
          <w:i/>
          <w:lang w:val="en-US"/>
        </w:rPr>
        <w:t>United Nations Weekly Bulletin</w:t>
      </w:r>
      <w:r w:rsidR="00356618" w:rsidRPr="0006538A">
        <w:rPr>
          <w:lang w:val="en-US"/>
        </w:rPr>
        <w:t xml:space="preserve">, 23 September 1947, 382-384; </w:t>
      </w:r>
      <w:r w:rsidR="002B79D3" w:rsidRPr="0006538A">
        <w:rPr>
          <w:lang w:val="en-US"/>
        </w:rPr>
        <w:t xml:space="preserve">‘FAO: The Year Past, </w:t>
      </w:r>
      <w:r w:rsidR="002C2463" w:rsidRPr="0006538A">
        <w:rPr>
          <w:lang w:val="en-US"/>
        </w:rPr>
        <w:t>T</w:t>
      </w:r>
      <w:r w:rsidR="002B79D3" w:rsidRPr="0006538A">
        <w:rPr>
          <w:lang w:val="en-US"/>
        </w:rPr>
        <w:t xml:space="preserve">he Year </w:t>
      </w:r>
      <w:r w:rsidR="002C2463" w:rsidRPr="0006538A">
        <w:rPr>
          <w:lang w:val="en-US"/>
        </w:rPr>
        <w:t>A</w:t>
      </w:r>
      <w:r w:rsidR="002B79D3" w:rsidRPr="0006538A">
        <w:rPr>
          <w:lang w:val="en-US"/>
        </w:rPr>
        <w:t xml:space="preserve">head’ in </w:t>
      </w:r>
      <w:r w:rsidR="002B79D3" w:rsidRPr="0006538A">
        <w:rPr>
          <w:i/>
          <w:lang w:val="en-US"/>
        </w:rPr>
        <w:t>United Nations Weekly Bulletin</w:t>
      </w:r>
      <w:r w:rsidR="002B79D3" w:rsidRPr="0006538A">
        <w:rPr>
          <w:lang w:val="en-US"/>
        </w:rPr>
        <w:t xml:space="preserve">, 4, 1 January 1948, 17-19; </w:t>
      </w:r>
      <w:r w:rsidR="00356618" w:rsidRPr="0006538A">
        <w:rPr>
          <w:i/>
          <w:lang w:val="en-US"/>
        </w:rPr>
        <w:t>Food: The Foundation of World Unity</w:t>
      </w:r>
      <w:r w:rsidR="00356618" w:rsidRPr="0006538A">
        <w:rPr>
          <w:lang w:val="en-US"/>
        </w:rPr>
        <w:t xml:space="preserve">, London 1948; </w:t>
      </w:r>
      <w:r w:rsidR="00544B9B" w:rsidRPr="0006538A">
        <w:rPr>
          <w:i/>
          <w:lang w:val="en-US"/>
        </w:rPr>
        <w:t>Soil Fertility: The Wasting Basis of Human Society</w:t>
      </w:r>
      <w:r w:rsidR="00544B9B" w:rsidRPr="0006538A">
        <w:rPr>
          <w:lang w:val="en-US"/>
        </w:rPr>
        <w:t xml:space="preserve">, London 1948; </w:t>
      </w:r>
      <w:r w:rsidR="00954FCB" w:rsidRPr="0006538A">
        <w:rPr>
          <w:lang w:val="en-US"/>
        </w:rPr>
        <w:t>‘Nobel Lecture [1949]’ in F.W. Haberman (Ed.),</w:t>
      </w:r>
      <w:r w:rsidR="00954FCB" w:rsidRPr="0006538A">
        <w:rPr>
          <w:i/>
          <w:lang w:val="en-US"/>
        </w:rPr>
        <w:t xml:space="preserve"> Nobel Lectures: Peace, 1926-1950</w:t>
      </w:r>
      <w:r w:rsidR="00954FCB" w:rsidRPr="0006538A">
        <w:rPr>
          <w:lang w:val="en-US"/>
        </w:rPr>
        <w:t xml:space="preserve">, Amsterdam 1972, available at </w:t>
      </w:r>
      <w:hyperlink r:id="rId10" w:history="1">
        <w:r w:rsidR="00954FCB" w:rsidRPr="0006538A">
          <w:rPr>
            <w:rStyle w:val="Hyperlink"/>
            <w:u w:val="none"/>
            <w:lang w:val="en-US"/>
          </w:rPr>
          <w:t>www.nobelprize.org/prizes/peace/1949/orr/lecture/</w:t>
        </w:r>
      </w:hyperlink>
      <w:r w:rsidR="00954FCB" w:rsidRPr="0006538A">
        <w:rPr>
          <w:lang w:val="en-US"/>
        </w:rPr>
        <w:t xml:space="preserve">; </w:t>
      </w:r>
      <w:r w:rsidR="00544B9B" w:rsidRPr="0006538A">
        <w:rPr>
          <w:i/>
          <w:lang w:val="en-US"/>
        </w:rPr>
        <w:t>The White Man’s Dilemma: Food and the Future</w:t>
      </w:r>
      <w:r w:rsidR="00544B9B" w:rsidRPr="0006538A">
        <w:rPr>
          <w:lang w:val="en-US"/>
        </w:rPr>
        <w:t xml:space="preserve">, London 1953; </w:t>
      </w:r>
      <w:r w:rsidR="00544B9B" w:rsidRPr="0006538A">
        <w:rPr>
          <w:i/>
          <w:lang w:val="en-US"/>
        </w:rPr>
        <w:t>Feast and Famine: The Wonderful World of Food</w:t>
      </w:r>
      <w:r w:rsidR="00544B9B" w:rsidRPr="0006538A">
        <w:rPr>
          <w:lang w:val="en-US"/>
        </w:rPr>
        <w:t>, London 1957;</w:t>
      </w:r>
      <w:r w:rsidR="003153E9" w:rsidRPr="0006538A">
        <w:rPr>
          <w:lang w:val="en-US"/>
        </w:rPr>
        <w:t xml:space="preserve"> </w:t>
      </w:r>
      <w:r w:rsidR="00544B9B" w:rsidRPr="0006538A">
        <w:rPr>
          <w:i/>
          <w:lang w:val="en-US"/>
        </w:rPr>
        <w:t>What’s Happening in China</w:t>
      </w:r>
      <w:r w:rsidR="00544B9B" w:rsidRPr="0006538A">
        <w:rPr>
          <w:lang w:val="en-US"/>
        </w:rPr>
        <w:t xml:space="preserve">, London 1959 (with P. Townsend); </w:t>
      </w:r>
      <w:r w:rsidR="00954FCB" w:rsidRPr="0006538A">
        <w:rPr>
          <w:i/>
          <w:lang w:val="en-US"/>
        </w:rPr>
        <w:t>As I Recall</w:t>
      </w:r>
      <w:r w:rsidR="00F21CB3" w:rsidRPr="0006538A">
        <w:rPr>
          <w:i/>
          <w:lang w:val="en-US"/>
        </w:rPr>
        <w:t>: The 1880’s to the 1960’s</w:t>
      </w:r>
      <w:r w:rsidR="00954FCB" w:rsidRPr="0006538A">
        <w:rPr>
          <w:lang w:val="en-US"/>
        </w:rPr>
        <w:t>, London 1966</w:t>
      </w:r>
      <w:r w:rsidR="00F21CB3" w:rsidRPr="0006538A">
        <w:rPr>
          <w:lang w:val="en-US"/>
        </w:rPr>
        <w:t xml:space="preserve">, available at </w:t>
      </w:r>
      <w:hyperlink r:id="rId11" w:history="1">
        <w:r w:rsidR="0080649D" w:rsidRPr="0080649D">
          <w:rPr>
            <w:rStyle w:val="Hyperlink"/>
            <w:u w:val="none"/>
            <w:lang w:val="en-US"/>
          </w:rPr>
          <w:t>www.fao.org/fileadmin/templates/library/docs/As_I_Recall.pdf</w:t>
        </w:r>
      </w:hyperlink>
      <w:r w:rsidR="00FC218E" w:rsidRPr="0080649D">
        <w:rPr>
          <w:lang w:val="en-US"/>
        </w:rPr>
        <w:t>.</w:t>
      </w:r>
    </w:p>
    <w:p w14:paraId="50FBB04C" w14:textId="4C77D91D" w:rsidR="002B79D3" w:rsidRPr="0006538A" w:rsidRDefault="0043118A" w:rsidP="00CB18C8">
      <w:pPr>
        <w:widowControl w:val="0"/>
        <w:jc w:val="both"/>
        <w:rPr>
          <w:lang w:val="en-US"/>
        </w:rPr>
      </w:pPr>
      <w:r w:rsidRPr="0006538A">
        <w:rPr>
          <w:b/>
          <w:lang w:val="en-US"/>
        </w:rPr>
        <w:t>LITERATURE</w:t>
      </w:r>
      <w:r w:rsidRPr="0006538A">
        <w:rPr>
          <w:lang w:val="en-US"/>
        </w:rPr>
        <w:t>:</w:t>
      </w:r>
      <w:r w:rsidR="003153E9" w:rsidRPr="0006538A">
        <w:rPr>
          <w:lang w:val="en-US"/>
        </w:rPr>
        <w:t xml:space="preserve"> </w:t>
      </w:r>
      <w:r w:rsidR="00B22EBF" w:rsidRPr="0006538A">
        <w:rPr>
          <w:lang w:val="en-US"/>
        </w:rPr>
        <w:t xml:space="preserve">W.C. Waite and J.D. Black, ‘Nutrition and Agricultural Policy’ in </w:t>
      </w:r>
      <w:r w:rsidR="00B22EBF" w:rsidRPr="0006538A">
        <w:rPr>
          <w:i/>
          <w:lang w:val="en-US"/>
        </w:rPr>
        <w:t>Annals of the American Academy of Political and Social Science</w:t>
      </w:r>
      <w:r w:rsidR="00B22EBF" w:rsidRPr="0006538A">
        <w:rPr>
          <w:lang w:val="en-US"/>
        </w:rPr>
        <w:t>, 188, November 1936, 218-229;</w:t>
      </w:r>
      <w:r w:rsidR="003153E9" w:rsidRPr="0006538A">
        <w:rPr>
          <w:lang w:val="en-US"/>
        </w:rPr>
        <w:t xml:space="preserve"> </w:t>
      </w:r>
      <w:r w:rsidR="00954FCB" w:rsidRPr="0006538A">
        <w:rPr>
          <w:lang w:val="en-US"/>
        </w:rPr>
        <w:t xml:space="preserve">League of Nations, </w:t>
      </w:r>
      <w:r w:rsidR="00954FCB" w:rsidRPr="0006538A">
        <w:rPr>
          <w:i/>
          <w:lang w:val="en-US"/>
        </w:rPr>
        <w:t>The Problem of Nutrition</w:t>
      </w:r>
      <w:r w:rsidR="00954FCB" w:rsidRPr="0006538A">
        <w:rPr>
          <w:lang w:val="en-US"/>
        </w:rPr>
        <w:t xml:space="preserve">, </w:t>
      </w:r>
      <w:r w:rsidR="00797FD7" w:rsidRPr="0006538A">
        <w:rPr>
          <w:lang w:val="en-US"/>
        </w:rPr>
        <w:t>V</w:t>
      </w:r>
      <w:r w:rsidR="00954FCB" w:rsidRPr="0006538A">
        <w:rPr>
          <w:lang w:val="en-US"/>
        </w:rPr>
        <w:t xml:space="preserve">ol. 3: </w:t>
      </w:r>
      <w:r w:rsidR="00954FCB" w:rsidRPr="0006538A">
        <w:rPr>
          <w:i/>
          <w:lang w:val="en-US"/>
        </w:rPr>
        <w:t>Nutrition in Various Countries</w:t>
      </w:r>
      <w:r w:rsidR="00954FCB" w:rsidRPr="0006538A">
        <w:rPr>
          <w:lang w:val="en-US"/>
        </w:rPr>
        <w:t xml:space="preserve">, Geneva 1936; League of Nations, </w:t>
      </w:r>
      <w:r w:rsidR="00954FCB" w:rsidRPr="0006538A">
        <w:rPr>
          <w:i/>
          <w:lang w:val="en-US"/>
        </w:rPr>
        <w:t>Nutrition: Final Report of the Mixed Committee of the League of Nations on the Relation of Nutrition to Health, Agriculture and Economic Policy</w:t>
      </w:r>
      <w:r w:rsidR="00954FCB" w:rsidRPr="0006538A">
        <w:rPr>
          <w:lang w:val="en-US"/>
        </w:rPr>
        <w:t xml:space="preserve">, Geneva 1937; </w:t>
      </w:r>
      <w:r w:rsidR="00B22EBF" w:rsidRPr="0006538A">
        <w:rPr>
          <w:lang w:val="en-US"/>
        </w:rPr>
        <w:t xml:space="preserve">F.L. McDougall, ‘Food and Welfare’ in </w:t>
      </w:r>
      <w:r w:rsidR="00B22EBF" w:rsidRPr="0006538A">
        <w:rPr>
          <w:i/>
          <w:lang w:val="en-US"/>
        </w:rPr>
        <w:t>Geneva Studies</w:t>
      </w:r>
      <w:r w:rsidR="00B22EBF" w:rsidRPr="0006538A">
        <w:rPr>
          <w:lang w:val="en-US"/>
        </w:rPr>
        <w:t xml:space="preserve">, 9, November 1938, 7-56; J.D. Black (Ed.), ‘Nutrition and Food Supply: The War and After’ in </w:t>
      </w:r>
      <w:r w:rsidR="00B22EBF" w:rsidRPr="0006538A">
        <w:rPr>
          <w:i/>
          <w:lang w:val="en-US"/>
        </w:rPr>
        <w:t>Annals of the American Academy of Political and Social Science</w:t>
      </w:r>
      <w:r w:rsidR="00B22EBF" w:rsidRPr="0006538A">
        <w:rPr>
          <w:lang w:val="en-US"/>
        </w:rPr>
        <w:t>, 225, January 1943,</w:t>
      </w:r>
      <w:r w:rsidR="005F60FB" w:rsidRPr="0006538A">
        <w:rPr>
          <w:lang w:val="en-US"/>
        </w:rPr>
        <w:t xml:space="preserve"> 1-5</w:t>
      </w:r>
      <w:r w:rsidR="00B22EBF" w:rsidRPr="0006538A">
        <w:rPr>
          <w:lang w:val="en-US"/>
        </w:rPr>
        <w:t xml:space="preserve">; F.G. Boudreau, ‘Food and Nutrition: Basic Factors in International Relations’ in </w:t>
      </w:r>
      <w:r w:rsidR="00B22EBF" w:rsidRPr="0006538A">
        <w:rPr>
          <w:i/>
          <w:lang w:val="en-US"/>
        </w:rPr>
        <w:t>Nutrition Reviews</w:t>
      </w:r>
      <w:r w:rsidR="00797FD7" w:rsidRPr="0006538A">
        <w:rPr>
          <w:lang w:val="en-US"/>
        </w:rPr>
        <w:t xml:space="preserve">, </w:t>
      </w:r>
      <w:r w:rsidR="00B22EBF" w:rsidRPr="0006538A">
        <w:rPr>
          <w:lang w:val="en-US"/>
        </w:rPr>
        <w:t xml:space="preserve">1, March 1943, 129-130; F.G. Boudreau, ‘The Food Conference at Hot Springs’ in </w:t>
      </w:r>
      <w:r w:rsidR="00B22EBF" w:rsidRPr="0006538A">
        <w:rPr>
          <w:i/>
          <w:lang w:val="en-US"/>
        </w:rPr>
        <w:t xml:space="preserve">Nutrition </w:t>
      </w:r>
      <w:r w:rsidR="00B22EBF" w:rsidRPr="0006538A">
        <w:rPr>
          <w:i/>
          <w:iCs/>
          <w:lang w:val="en-US"/>
        </w:rPr>
        <w:t>Reviews</w:t>
      </w:r>
      <w:r w:rsidR="00B22EBF" w:rsidRPr="0006538A">
        <w:rPr>
          <w:lang w:val="en-US"/>
        </w:rPr>
        <w:t xml:space="preserve">, 1, September 1943, 321-326; J.D. Black, ‘The International Food Movement’ in </w:t>
      </w:r>
      <w:r w:rsidR="00B22EBF" w:rsidRPr="0006538A">
        <w:rPr>
          <w:i/>
          <w:lang w:val="en-US"/>
        </w:rPr>
        <w:t>American Economic Review</w:t>
      </w:r>
      <w:r w:rsidR="00B22EBF" w:rsidRPr="0006538A">
        <w:rPr>
          <w:lang w:val="en-US"/>
        </w:rPr>
        <w:t xml:space="preserve">, 33, December 1943, 791-811; </w:t>
      </w:r>
      <w:r w:rsidR="00682E05" w:rsidRPr="0006538A">
        <w:rPr>
          <w:lang w:val="en-US"/>
        </w:rPr>
        <w:t xml:space="preserve">United Nations Conference on Food and Agriculture, ‘Text of the </w:t>
      </w:r>
      <w:r w:rsidR="00682E05" w:rsidRPr="0006538A">
        <w:rPr>
          <w:lang w:val="en-US"/>
        </w:rPr>
        <w:lastRenderedPageBreak/>
        <w:t xml:space="preserve">Final Act’ in </w:t>
      </w:r>
      <w:r w:rsidR="00682E05" w:rsidRPr="0006538A">
        <w:rPr>
          <w:i/>
          <w:lang w:val="en-US"/>
        </w:rPr>
        <w:t>American Journal of International Law</w:t>
      </w:r>
      <w:r w:rsidR="00682E05" w:rsidRPr="0006538A">
        <w:rPr>
          <w:lang w:val="en-US"/>
        </w:rPr>
        <w:t xml:space="preserve">, 37 supplement, 1943, 159-192; </w:t>
      </w:r>
      <w:r w:rsidR="00954FCB" w:rsidRPr="0006538A">
        <w:rPr>
          <w:lang w:val="en-US"/>
        </w:rPr>
        <w:t xml:space="preserve">United Nations Interim Commission on Food and Agriculture, </w:t>
      </w:r>
      <w:r w:rsidR="00954FCB" w:rsidRPr="0006538A">
        <w:rPr>
          <w:i/>
          <w:lang w:val="en-US"/>
        </w:rPr>
        <w:t>The Work of FAO</w:t>
      </w:r>
      <w:r w:rsidR="00954FCB" w:rsidRPr="0006538A">
        <w:rPr>
          <w:lang w:val="en-US"/>
        </w:rPr>
        <w:t xml:space="preserve">, Washington DC 1945; </w:t>
      </w:r>
      <w:r w:rsidR="00597B8D" w:rsidRPr="0006538A">
        <w:rPr>
          <w:i/>
          <w:lang w:val="en-US"/>
        </w:rPr>
        <w:t>Proposals for a World Food Board</w:t>
      </w:r>
      <w:r w:rsidR="00597B8D" w:rsidRPr="0006538A">
        <w:rPr>
          <w:lang w:val="en-US"/>
        </w:rPr>
        <w:t>, Washington</w:t>
      </w:r>
      <w:r w:rsidR="00797FD7" w:rsidRPr="0006538A">
        <w:rPr>
          <w:lang w:val="en-US"/>
        </w:rPr>
        <w:t xml:space="preserve"> DC</w:t>
      </w:r>
      <w:r w:rsidR="00597B8D" w:rsidRPr="0006538A">
        <w:rPr>
          <w:lang w:val="en-US"/>
        </w:rPr>
        <w:t xml:space="preserve"> 1946; </w:t>
      </w:r>
      <w:r w:rsidR="00B22EBF" w:rsidRPr="0006538A">
        <w:rPr>
          <w:lang w:val="en-US"/>
        </w:rPr>
        <w:t xml:space="preserve">‘Food and Agriculture Organization Looks Ahead’ in </w:t>
      </w:r>
      <w:r w:rsidR="00B22EBF" w:rsidRPr="0006538A">
        <w:rPr>
          <w:i/>
          <w:lang w:val="en-US"/>
        </w:rPr>
        <w:t>Nutrition News</w:t>
      </w:r>
      <w:r w:rsidR="00B22EBF" w:rsidRPr="0006538A">
        <w:rPr>
          <w:lang w:val="en-US"/>
        </w:rPr>
        <w:t xml:space="preserve">, 9, February 1946, 1; </w:t>
      </w:r>
      <w:r w:rsidR="00597B8D" w:rsidRPr="0006538A">
        <w:rPr>
          <w:i/>
          <w:lang w:val="en-US"/>
        </w:rPr>
        <w:t>The State of Food and Agriculture: 1947</w:t>
      </w:r>
      <w:r w:rsidR="00597B8D" w:rsidRPr="0006538A">
        <w:rPr>
          <w:lang w:val="en-US"/>
        </w:rPr>
        <w:t>, Geneva 1947;</w:t>
      </w:r>
      <w:r w:rsidR="00E67C7C" w:rsidRPr="0006538A">
        <w:rPr>
          <w:lang w:val="en-US"/>
        </w:rPr>
        <w:t xml:space="preserve"> </w:t>
      </w:r>
      <w:r w:rsidR="00E67C7C" w:rsidRPr="0006538A">
        <w:rPr>
          <w:i/>
          <w:lang w:val="en-US"/>
        </w:rPr>
        <w:t>The State of Food and Agriculture, 1948: A Survey of World Conditions and Prospects</w:t>
      </w:r>
      <w:r w:rsidR="00E67C7C" w:rsidRPr="0006538A">
        <w:rPr>
          <w:lang w:val="en-US"/>
        </w:rPr>
        <w:t>, Washington</w:t>
      </w:r>
      <w:r w:rsidR="00D04D33" w:rsidRPr="0006538A">
        <w:rPr>
          <w:lang w:val="en-US"/>
        </w:rPr>
        <w:t xml:space="preserve"> DC</w:t>
      </w:r>
      <w:r w:rsidR="00E67C7C" w:rsidRPr="0006538A">
        <w:rPr>
          <w:lang w:val="en-US"/>
        </w:rPr>
        <w:t xml:space="preserve"> 1948</w:t>
      </w:r>
      <w:r w:rsidR="00D04D33" w:rsidRPr="0006538A">
        <w:rPr>
          <w:lang w:val="en-US"/>
        </w:rPr>
        <w:t xml:space="preserve">, </w:t>
      </w:r>
      <w:r w:rsidR="00E67C7C" w:rsidRPr="0006538A">
        <w:rPr>
          <w:lang w:val="en-US"/>
        </w:rPr>
        <w:t xml:space="preserve">available at </w:t>
      </w:r>
      <w:hyperlink r:id="rId12" w:history="1">
        <w:r w:rsidR="00053975" w:rsidRPr="0080649D">
          <w:rPr>
            <w:rStyle w:val="Hyperlink"/>
            <w:u w:val="none"/>
            <w:lang w:val="en-US"/>
          </w:rPr>
          <w:t>www.fao.org/3/ap636e/ap636e.pdf</w:t>
        </w:r>
      </w:hyperlink>
      <w:r w:rsidR="00E67C7C" w:rsidRPr="0080649D">
        <w:rPr>
          <w:lang w:val="en-US"/>
        </w:rPr>
        <w:t>;</w:t>
      </w:r>
      <w:r w:rsidR="00797FD7" w:rsidRPr="0080649D">
        <w:rPr>
          <w:lang w:val="en-US"/>
        </w:rPr>
        <w:t xml:space="preserve"> </w:t>
      </w:r>
      <w:r w:rsidR="00A1014D" w:rsidRPr="0080649D">
        <w:rPr>
          <w:lang w:val="en-US"/>
        </w:rPr>
        <w:t>‘Personalities: Sir John Boyd Orr, John J. McCloy, Edward</w:t>
      </w:r>
      <w:r w:rsidR="00A1014D" w:rsidRPr="0006538A">
        <w:rPr>
          <w:lang w:val="en-US"/>
        </w:rPr>
        <w:t xml:space="preserve"> Phelan’ in </w:t>
      </w:r>
      <w:r w:rsidR="00A1014D" w:rsidRPr="0006538A">
        <w:rPr>
          <w:i/>
          <w:lang w:val="en-US"/>
        </w:rPr>
        <w:t>United Nations Weekly Bulletin</w:t>
      </w:r>
      <w:r w:rsidR="00A1014D" w:rsidRPr="0006538A">
        <w:rPr>
          <w:lang w:val="en-US"/>
        </w:rPr>
        <w:t>, 2/12, 1 April 1947, 340</w:t>
      </w:r>
      <w:r w:rsidR="00AA15E3" w:rsidRPr="0006538A">
        <w:rPr>
          <w:lang w:val="en-US"/>
        </w:rPr>
        <w:t>;</w:t>
      </w:r>
      <w:r w:rsidR="00B818EE" w:rsidRPr="0006538A">
        <w:rPr>
          <w:lang w:val="en-US"/>
        </w:rPr>
        <w:t xml:space="preserve"> </w:t>
      </w:r>
      <w:r w:rsidR="00B22EBF" w:rsidRPr="0006538A">
        <w:rPr>
          <w:lang w:val="en-US"/>
        </w:rPr>
        <w:t xml:space="preserve">G. Hambidge, ‘The Food and Agriculture Organization at Work’ in </w:t>
      </w:r>
      <w:r w:rsidR="00B22EBF" w:rsidRPr="0006538A">
        <w:rPr>
          <w:i/>
          <w:lang w:val="en-US"/>
        </w:rPr>
        <w:t>International Conciliation</w:t>
      </w:r>
      <w:r w:rsidR="00B22EBF" w:rsidRPr="0006538A">
        <w:rPr>
          <w:lang w:val="en-US"/>
        </w:rPr>
        <w:t xml:space="preserve">, 432, December 1947, 347-422; </w:t>
      </w:r>
      <w:r w:rsidR="00682E05" w:rsidRPr="0006538A">
        <w:rPr>
          <w:lang w:val="en-US"/>
        </w:rPr>
        <w:t xml:space="preserve">E. de Vries, </w:t>
      </w:r>
      <w:r w:rsidR="00682E05" w:rsidRPr="0006538A">
        <w:rPr>
          <w:i/>
          <w:lang w:val="en-US"/>
        </w:rPr>
        <w:t>Life and Work of Sir John Boyd Orr</w:t>
      </w:r>
      <w:r w:rsidR="00682E05" w:rsidRPr="0006538A">
        <w:rPr>
          <w:lang w:val="en-US"/>
        </w:rPr>
        <w:t xml:space="preserve">, Wageningen 1948, available at </w:t>
      </w:r>
      <w:hyperlink r:id="rId13" w:history="1">
        <w:r w:rsidR="00682E05" w:rsidRPr="0006538A">
          <w:rPr>
            <w:rStyle w:val="Hyperlink"/>
            <w:u w:val="none"/>
            <w:lang w:val="en-US"/>
          </w:rPr>
          <w:t>https://edepot.wur.nl/249014</w:t>
        </w:r>
      </w:hyperlink>
      <w:r w:rsidR="00682E05" w:rsidRPr="0006538A">
        <w:rPr>
          <w:lang w:val="en-US"/>
        </w:rPr>
        <w:t>;</w:t>
      </w:r>
      <w:r w:rsidR="00E9063D" w:rsidRPr="0006538A">
        <w:rPr>
          <w:lang w:val="en-US"/>
        </w:rPr>
        <w:t xml:space="preserve"> </w:t>
      </w:r>
      <w:proofErr w:type="spellStart"/>
      <w:r w:rsidR="00597B8D" w:rsidRPr="0006538A">
        <w:rPr>
          <w:i/>
          <w:lang w:val="en-US"/>
        </w:rPr>
        <w:t>Programme</w:t>
      </w:r>
      <w:proofErr w:type="spellEnd"/>
      <w:r w:rsidR="00597B8D" w:rsidRPr="0006538A">
        <w:rPr>
          <w:i/>
          <w:lang w:val="en-US"/>
        </w:rPr>
        <w:t xml:space="preserve"> of Work for 1949</w:t>
      </w:r>
      <w:r w:rsidR="00597B8D" w:rsidRPr="0006538A">
        <w:rPr>
          <w:lang w:val="en-US"/>
        </w:rPr>
        <w:t>, Washington</w:t>
      </w:r>
      <w:r w:rsidR="00797FD7" w:rsidRPr="0006538A">
        <w:rPr>
          <w:lang w:val="en-US"/>
        </w:rPr>
        <w:t xml:space="preserve"> DC</w:t>
      </w:r>
      <w:r w:rsidR="00597B8D" w:rsidRPr="0006538A">
        <w:rPr>
          <w:lang w:val="en-US"/>
        </w:rPr>
        <w:t xml:space="preserve"> 1948; </w:t>
      </w:r>
      <w:r w:rsidR="00B22EBF" w:rsidRPr="0006538A">
        <w:rPr>
          <w:lang w:val="en-US"/>
        </w:rPr>
        <w:t xml:space="preserve">G. Hambidge, </w:t>
      </w:r>
      <w:r w:rsidR="00B22EBF" w:rsidRPr="0006538A">
        <w:rPr>
          <w:i/>
          <w:lang w:val="en-US"/>
        </w:rPr>
        <w:t>The Story of FAO</w:t>
      </w:r>
      <w:r w:rsidR="00B22EBF" w:rsidRPr="0006538A">
        <w:rPr>
          <w:lang w:val="en-US"/>
        </w:rPr>
        <w:t xml:space="preserve">, Toronto 1955; F.W. Kohlmeyer, </w:t>
      </w:r>
      <w:r w:rsidR="00B22EBF" w:rsidRPr="0006538A">
        <w:rPr>
          <w:i/>
          <w:iCs/>
          <w:lang w:val="en-US"/>
        </w:rPr>
        <w:t>The Movement toward International Cooperation in Food and Agriculture: Background of the FAO of the UN</w:t>
      </w:r>
      <w:r w:rsidR="00797FD7" w:rsidRPr="0006538A">
        <w:rPr>
          <w:lang w:val="en-US"/>
        </w:rPr>
        <w:t>,</w:t>
      </w:r>
      <w:r w:rsidR="00B22EBF" w:rsidRPr="0006538A">
        <w:rPr>
          <w:lang w:val="en-US"/>
        </w:rPr>
        <w:t xml:space="preserve"> Minneapolis 1954 (dissertation University of Minnesota); P.L. Yates,</w:t>
      </w:r>
      <w:r w:rsidR="00B22EBF" w:rsidRPr="0006538A">
        <w:rPr>
          <w:i/>
          <w:lang w:val="en-US"/>
        </w:rPr>
        <w:t xml:space="preserve"> So Bold an Aim: Ten Years of International Co-operation toward Freedom from Want</w:t>
      </w:r>
      <w:r w:rsidR="00B22EBF" w:rsidRPr="0006538A">
        <w:rPr>
          <w:lang w:val="en-US"/>
        </w:rPr>
        <w:t xml:space="preserve">, Rome 1955; </w:t>
      </w:r>
      <w:r w:rsidRPr="0006538A">
        <w:rPr>
          <w:i/>
          <w:lang w:val="en-US"/>
        </w:rPr>
        <w:t>Functions of a World Food Reserve: Scope and Limitations</w:t>
      </w:r>
      <w:r w:rsidRPr="0006538A">
        <w:rPr>
          <w:lang w:val="en-US"/>
        </w:rPr>
        <w:t xml:space="preserve">, Rome 1956; </w:t>
      </w:r>
      <w:r w:rsidR="00A1014D" w:rsidRPr="0006538A">
        <w:rPr>
          <w:lang w:val="en-US"/>
        </w:rPr>
        <w:t xml:space="preserve">‘Lord Boyd Orr, 90, F.A.O. Leader, Dies’ in </w:t>
      </w:r>
      <w:r w:rsidR="00A1014D" w:rsidRPr="0006538A">
        <w:rPr>
          <w:i/>
          <w:lang w:val="en-US"/>
        </w:rPr>
        <w:t>The New York Times</w:t>
      </w:r>
      <w:r w:rsidR="00A1014D" w:rsidRPr="0006538A">
        <w:rPr>
          <w:lang w:val="en-US"/>
        </w:rPr>
        <w:t>, 26 June 1971;</w:t>
      </w:r>
      <w:r w:rsidR="00B818EE" w:rsidRPr="0006538A">
        <w:rPr>
          <w:lang w:val="en-US"/>
        </w:rPr>
        <w:t xml:space="preserve"> </w:t>
      </w:r>
      <w:r w:rsidR="00A1014D" w:rsidRPr="0006538A">
        <w:rPr>
          <w:i/>
          <w:lang w:val="en-US"/>
        </w:rPr>
        <w:t>The Times</w:t>
      </w:r>
      <w:r w:rsidR="00A1014D" w:rsidRPr="0006538A">
        <w:rPr>
          <w:lang w:val="en-US"/>
        </w:rPr>
        <w:t xml:space="preserve">, 26 June 1971; </w:t>
      </w:r>
      <w:r w:rsidR="00B22EBF" w:rsidRPr="0006538A">
        <w:rPr>
          <w:lang w:val="en-US"/>
        </w:rPr>
        <w:t xml:space="preserve">D.P. Cuthbertson, ‘Obituary Notice: Lord Boyd Orr, 23 September 1880 to 25 June 1971’ in </w:t>
      </w:r>
      <w:r w:rsidR="00B22EBF" w:rsidRPr="0006538A">
        <w:rPr>
          <w:i/>
          <w:lang w:val="en-US"/>
        </w:rPr>
        <w:t>British Journal of Nutrition</w:t>
      </w:r>
      <w:r w:rsidR="00B22EBF" w:rsidRPr="0006538A">
        <w:rPr>
          <w:lang w:val="en-US"/>
        </w:rPr>
        <w:t xml:space="preserve">, 27/1, January 1972, 1-5, available at </w:t>
      </w:r>
      <w:hyperlink r:id="rId14" w:history="1">
        <w:r w:rsidR="00B22EBF" w:rsidRPr="0006538A">
          <w:rPr>
            <w:rStyle w:val="Hyperlink"/>
            <w:u w:val="none"/>
            <w:lang w:val="en-US"/>
          </w:rPr>
          <w:t>https://doi.org/10.1079/BJN19720063</w:t>
        </w:r>
      </w:hyperlink>
      <w:r w:rsidR="00B22EBF" w:rsidRPr="0006538A">
        <w:rPr>
          <w:lang w:val="en-US"/>
        </w:rPr>
        <w:t xml:space="preserve">; </w:t>
      </w:r>
      <w:r w:rsidR="00FB31B7" w:rsidRPr="0006538A">
        <w:rPr>
          <w:lang w:val="en-US"/>
        </w:rPr>
        <w:t xml:space="preserve">H.D. Kay, ‘John Boyd Orr. Baron Boyd Orr of Brechin Mearns. 1880-1971’ in </w:t>
      </w:r>
      <w:r w:rsidR="00FB31B7" w:rsidRPr="0006538A">
        <w:rPr>
          <w:i/>
          <w:lang w:val="en-US"/>
        </w:rPr>
        <w:t>Biographical Memoirs of Fellows of the Royal Society</w:t>
      </w:r>
      <w:r w:rsidR="00FB31B7" w:rsidRPr="0006538A">
        <w:rPr>
          <w:lang w:val="en-US"/>
        </w:rPr>
        <w:t xml:space="preserve">, 18, November 1972, 43-81; </w:t>
      </w:r>
      <w:r w:rsidR="00B22EBF" w:rsidRPr="0006538A">
        <w:rPr>
          <w:lang w:val="en-US"/>
        </w:rPr>
        <w:t xml:space="preserve">R.W. Phillips, </w:t>
      </w:r>
      <w:r w:rsidR="00B22EBF" w:rsidRPr="0006538A">
        <w:rPr>
          <w:i/>
          <w:lang w:val="en-US"/>
        </w:rPr>
        <w:t>FAO: Its Origins, Formation and Evolution, 1945-1981</w:t>
      </w:r>
      <w:r w:rsidR="00B22EBF" w:rsidRPr="0006538A">
        <w:rPr>
          <w:lang w:val="en-US"/>
        </w:rPr>
        <w:t xml:space="preserve">, Rome 1981; </w:t>
      </w:r>
      <w:r w:rsidR="00055398" w:rsidRPr="0006538A">
        <w:rPr>
          <w:lang w:val="en-US"/>
        </w:rPr>
        <w:t xml:space="preserve">J.W. Gould, ‘Boyd-Orr, John’ in W.F. Kuehl (Ed.), </w:t>
      </w:r>
      <w:r w:rsidR="00055398" w:rsidRPr="0006538A">
        <w:rPr>
          <w:i/>
          <w:iCs/>
          <w:lang w:val="en-US"/>
        </w:rPr>
        <w:t>Biographical Dictionary of Internationalists</w:t>
      </w:r>
      <w:r w:rsidR="00055398" w:rsidRPr="0006538A">
        <w:rPr>
          <w:lang w:val="en-US"/>
        </w:rPr>
        <w:t xml:space="preserve">, Westport 1983, 102-104; </w:t>
      </w:r>
      <w:r w:rsidR="00B22EBF" w:rsidRPr="0006538A">
        <w:rPr>
          <w:lang w:val="en-US"/>
        </w:rPr>
        <w:t xml:space="preserve">S. Marchisio and A. di Blase, </w:t>
      </w:r>
      <w:r w:rsidR="00B22EBF" w:rsidRPr="0006538A">
        <w:rPr>
          <w:i/>
          <w:lang w:val="en-US"/>
        </w:rPr>
        <w:t>The Food and Agriculture Organization (FAO)</w:t>
      </w:r>
      <w:r w:rsidR="00B22EBF" w:rsidRPr="0006538A">
        <w:rPr>
          <w:lang w:val="en-US"/>
        </w:rPr>
        <w:t xml:space="preserve">, Dordrecht 1991; R.B. Talbot and H.W. Moyer, ‘Who Governs the Rome Food Agencies?’ in </w:t>
      </w:r>
      <w:r w:rsidR="00B22EBF" w:rsidRPr="0006538A">
        <w:rPr>
          <w:i/>
          <w:lang w:val="en-US"/>
        </w:rPr>
        <w:t>Peace by Pieces: United Nations Agencies and Their Roles: A Reader and Selective Bibliography</w:t>
      </w:r>
      <w:r w:rsidR="00B22EBF" w:rsidRPr="0006538A">
        <w:rPr>
          <w:lang w:val="en-US"/>
        </w:rPr>
        <w:t xml:space="preserve">, Metuchen 1991, 40-65; </w:t>
      </w:r>
      <w:r w:rsidRPr="0006538A">
        <w:rPr>
          <w:lang w:val="en-US"/>
        </w:rPr>
        <w:t xml:space="preserve">D. Lubbock, </w:t>
      </w:r>
      <w:r w:rsidRPr="0006538A">
        <w:rPr>
          <w:i/>
          <w:lang w:val="en-US"/>
        </w:rPr>
        <w:t>The Boyd Orr View: From the Old World to the New, with Proposal for Action to Banish Hunger: The Late Lord Boyd Orr’s Testament</w:t>
      </w:r>
      <w:r w:rsidRPr="0006538A">
        <w:rPr>
          <w:lang w:val="en-US"/>
        </w:rPr>
        <w:t xml:space="preserve">, </w:t>
      </w:r>
      <w:proofErr w:type="spellStart"/>
      <w:r w:rsidR="00721FBD" w:rsidRPr="0006538A">
        <w:rPr>
          <w:lang w:val="en-US"/>
        </w:rPr>
        <w:t>s.l.</w:t>
      </w:r>
      <w:proofErr w:type="spellEnd"/>
      <w:r w:rsidR="00721FBD" w:rsidRPr="0006538A">
        <w:rPr>
          <w:lang w:val="en-US"/>
        </w:rPr>
        <w:t xml:space="preserve"> </w:t>
      </w:r>
      <w:r w:rsidRPr="0006538A">
        <w:rPr>
          <w:lang w:val="en-US"/>
        </w:rPr>
        <w:t xml:space="preserve">1992; </w:t>
      </w:r>
      <w:r w:rsidR="00954FCB" w:rsidRPr="0006538A">
        <w:rPr>
          <w:lang w:val="en-US"/>
        </w:rPr>
        <w:t xml:space="preserve">A.L.S. Staples, ‘To Win the Peace: The Food and Agriculture Organization, Sir John Boyd Orr, and the World Food Board Proposals’ in </w:t>
      </w:r>
      <w:r w:rsidR="00954FCB" w:rsidRPr="0006538A">
        <w:rPr>
          <w:i/>
          <w:lang w:val="en-US"/>
        </w:rPr>
        <w:t>Peace &amp; Change</w:t>
      </w:r>
      <w:r w:rsidR="00954FCB" w:rsidRPr="0006538A">
        <w:rPr>
          <w:lang w:val="en-US"/>
        </w:rPr>
        <w:t>, 28, October 2003, 495-523;</w:t>
      </w:r>
      <w:r w:rsidR="00B818EE" w:rsidRPr="0006538A">
        <w:rPr>
          <w:lang w:val="en-US"/>
        </w:rPr>
        <w:t xml:space="preserve"> </w:t>
      </w:r>
      <w:r w:rsidR="0084029D" w:rsidRPr="0006538A">
        <w:rPr>
          <w:lang w:val="en-US"/>
        </w:rPr>
        <w:t>K.L. Baxter, ‘Orr, John Boyd, Baron Boyd Orr (1880-1971)</w:t>
      </w:r>
      <w:r w:rsidR="00DD3734" w:rsidRPr="0006538A">
        <w:rPr>
          <w:lang w:val="en-US"/>
        </w:rPr>
        <w:t>’</w:t>
      </w:r>
      <w:r w:rsidR="0084029D" w:rsidRPr="0006538A">
        <w:rPr>
          <w:lang w:val="en-US"/>
        </w:rPr>
        <w:t xml:space="preserve"> in </w:t>
      </w:r>
      <w:r w:rsidR="0084029D" w:rsidRPr="0006538A">
        <w:rPr>
          <w:i/>
          <w:lang w:val="en-US"/>
        </w:rPr>
        <w:t>Oxford Dictionary of National Biography</w:t>
      </w:r>
      <w:r w:rsidR="00FB31B7" w:rsidRPr="0006538A">
        <w:rPr>
          <w:lang w:val="en-US"/>
        </w:rPr>
        <w:t xml:space="preserve">, Oxford 2004, see </w:t>
      </w:r>
      <w:hyperlink r:id="rId15" w:history="1">
        <w:r w:rsidR="00FB31B7" w:rsidRPr="0006538A">
          <w:rPr>
            <w:rStyle w:val="Hyperlink"/>
            <w:u w:val="none"/>
            <w:lang w:val="en-US"/>
          </w:rPr>
          <w:t>www.oxforddnb.com/view/article/31519</w:t>
        </w:r>
      </w:hyperlink>
      <w:r w:rsidR="00FB31B7" w:rsidRPr="0006538A">
        <w:rPr>
          <w:lang w:val="en-US"/>
        </w:rPr>
        <w:t xml:space="preserve">; </w:t>
      </w:r>
      <w:r w:rsidRPr="0006538A">
        <w:rPr>
          <w:lang w:val="en-US"/>
        </w:rPr>
        <w:t xml:space="preserve">A.L.S. Staples, </w:t>
      </w:r>
      <w:r w:rsidRPr="0006538A">
        <w:rPr>
          <w:i/>
          <w:lang w:val="en-US"/>
        </w:rPr>
        <w:t>The Birth of Development: How the World Bank, Food and Agriculture Organization, and World Health Organization Changed the World, 1945-1965</w:t>
      </w:r>
      <w:r w:rsidRPr="0006538A">
        <w:rPr>
          <w:lang w:val="en-US"/>
        </w:rPr>
        <w:t xml:space="preserve">, Kent 2006; D. Lubbock, </w:t>
      </w:r>
      <w:r w:rsidRPr="0006538A">
        <w:rPr>
          <w:i/>
          <w:lang w:val="en-US"/>
        </w:rPr>
        <w:t>Just for the Family</w:t>
      </w:r>
      <w:r w:rsidRPr="0006538A">
        <w:rPr>
          <w:lang w:val="en-US"/>
        </w:rPr>
        <w:t xml:space="preserve">, </w:t>
      </w:r>
      <w:r w:rsidR="00CF2F4B" w:rsidRPr="0006538A">
        <w:rPr>
          <w:lang w:val="en-US"/>
        </w:rPr>
        <w:t xml:space="preserve">Bloomington </w:t>
      </w:r>
      <w:r w:rsidRPr="0006538A">
        <w:rPr>
          <w:lang w:val="en-US"/>
        </w:rPr>
        <w:t>2015</w:t>
      </w:r>
      <w:r w:rsidR="0006538A">
        <w:rPr>
          <w:lang w:val="en-US"/>
        </w:rPr>
        <w:t xml:space="preserve"> (all websites accessed on 27 May 2021)</w:t>
      </w:r>
      <w:r w:rsidR="0084029D" w:rsidRPr="0006538A">
        <w:rPr>
          <w:lang w:val="en-US"/>
        </w:rPr>
        <w:t>.</w:t>
      </w:r>
    </w:p>
    <w:p w14:paraId="62A74220" w14:textId="77777777" w:rsidR="006B1243" w:rsidRPr="0006538A" w:rsidRDefault="006B1243" w:rsidP="00CB18C8">
      <w:pPr>
        <w:jc w:val="both"/>
        <w:rPr>
          <w:lang w:val="en-US"/>
        </w:rPr>
      </w:pPr>
    </w:p>
    <w:p w14:paraId="45A0C2C1" w14:textId="779CB8CA" w:rsidR="006B1243" w:rsidRPr="0006538A" w:rsidRDefault="006B1243" w:rsidP="00CB18C8">
      <w:pPr>
        <w:jc w:val="both"/>
        <w:rPr>
          <w:b/>
          <w:bCs/>
          <w:lang w:val="en-US"/>
        </w:rPr>
      </w:pPr>
      <w:r w:rsidRPr="0006538A">
        <w:rPr>
          <w:b/>
          <w:bCs/>
          <w:lang w:val="en-US"/>
        </w:rPr>
        <w:t xml:space="preserve">Amy </w:t>
      </w:r>
      <w:r w:rsidR="00F657D5" w:rsidRPr="0006538A">
        <w:rPr>
          <w:b/>
          <w:bCs/>
          <w:lang w:val="en-US"/>
        </w:rPr>
        <w:t xml:space="preserve">L. </w:t>
      </w:r>
      <w:r w:rsidRPr="0006538A">
        <w:rPr>
          <w:b/>
          <w:bCs/>
          <w:lang w:val="en-US"/>
        </w:rPr>
        <w:t>Sayward</w:t>
      </w:r>
    </w:p>
    <w:p w14:paraId="435C4CFD" w14:textId="77777777" w:rsidR="006B1243" w:rsidRPr="0006538A" w:rsidRDefault="006B1243" w:rsidP="00CB18C8">
      <w:pPr>
        <w:jc w:val="both"/>
        <w:rPr>
          <w:lang w:val="en-US"/>
        </w:rPr>
      </w:pPr>
    </w:p>
    <w:p w14:paraId="47026ECF" w14:textId="37EB7162" w:rsidR="006B1243" w:rsidRPr="0006538A" w:rsidRDefault="006B1243" w:rsidP="00CB18C8">
      <w:pPr>
        <w:jc w:val="both"/>
        <w:rPr>
          <w:b/>
          <w:lang w:val="en-US"/>
        </w:rPr>
      </w:pPr>
      <w:r w:rsidRPr="0006538A">
        <w:rPr>
          <w:b/>
          <w:lang w:val="en-US"/>
        </w:rPr>
        <w:t xml:space="preserve">Version </w:t>
      </w:r>
      <w:r w:rsidR="00CB18C8" w:rsidRPr="0006538A">
        <w:rPr>
          <w:b/>
          <w:lang w:val="en-US"/>
        </w:rPr>
        <w:t>1</w:t>
      </w:r>
      <w:r w:rsidRPr="0006538A">
        <w:rPr>
          <w:b/>
          <w:lang w:val="en-US"/>
        </w:rPr>
        <w:t xml:space="preserve"> </w:t>
      </w:r>
      <w:r w:rsidR="00CB18C8" w:rsidRPr="0006538A">
        <w:rPr>
          <w:b/>
          <w:lang w:val="en-US"/>
        </w:rPr>
        <w:t>June</w:t>
      </w:r>
      <w:r w:rsidRPr="0006538A">
        <w:rPr>
          <w:b/>
          <w:lang w:val="en-US"/>
        </w:rPr>
        <w:t xml:space="preserve"> 202</w:t>
      </w:r>
      <w:r w:rsidR="00934352" w:rsidRPr="0006538A">
        <w:rPr>
          <w:b/>
          <w:lang w:val="en-US"/>
        </w:rPr>
        <w:t>1</w:t>
      </w:r>
      <w:r w:rsidRPr="0006538A">
        <w:rPr>
          <w:b/>
          <w:lang w:val="en-US"/>
        </w:rPr>
        <w:t xml:space="preserve"> </w:t>
      </w:r>
    </w:p>
    <w:p w14:paraId="1CEB9EA6" w14:textId="77777777" w:rsidR="002B1376" w:rsidRPr="0006538A" w:rsidRDefault="002B1376" w:rsidP="00CB18C8">
      <w:pPr>
        <w:jc w:val="both"/>
        <w:rPr>
          <w:lang w:val="en-US"/>
        </w:rPr>
      </w:pPr>
    </w:p>
    <w:p w14:paraId="1BE34B57" w14:textId="77777777" w:rsidR="00E6459E" w:rsidRPr="0006538A" w:rsidRDefault="00E6459E" w:rsidP="00CB18C8">
      <w:pPr>
        <w:jc w:val="both"/>
        <w:rPr>
          <w:b/>
          <w:lang w:val="en-US"/>
        </w:rPr>
      </w:pPr>
      <w:r w:rsidRPr="0006538A">
        <w:rPr>
          <w:b/>
          <w:lang w:val="en-US"/>
        </w:rPr>
        <w:t xml:space="preserve">How To Cite This IO BIO Entry? </w:t>
      </w:r>
    </w:p>
    <w:p w14:paraId="6AE5410A" w14:textId="3EFAFD86" w:rsidR="002B1376" w:rsidRPr="0006538A" w:rsidRDefault="00E6459E" w:rsidP="00CB18C8">
      <w:pPr>
        <w:jc w:val="both"/>
        <w:rPr>
          <w:lang w:val="en-US"/>
        </w:rPr>
      </w:pPr>
      <w:r w:rsidRPr="0006538A">
        <w:rPr>
          <w:lang w:val="en-US"/>
        </w:rPr>
        <w:t xml:space="preserve">Amy </w:t>
      </w:r>
      <w:r w:rsidR="00F657D5" w:rsidRPr="0006538A">
        <w:rPr>
          <w:lang w:val="en-US"/>
        </w:rPr>
        <w:t xml:space="preserve">L. </w:t>
      </w:r>
      <w:r w:rsidRPr="0006538A">
        <w:rPr>
          <w:lang w:val="en-US"/>
        </w:rPr>
        <w:t xml:space="preserve">Sayward, ‘Orr, John Boyd’ in </w:t>
      </w:r>
      <w:r w:rsidRPr="0006538A">
        <w:rPr>
          <w:i/>
          <w:lang w:val="en-US"/>
        </w:rPr>
        <w:t>IO BIO, Biographical Dictionary of Secretaries-General of International Organizations</w:t>
      </w:r>
      <w:r w:rsidRPr="0006538A">
        <w:rPr>
          <w:lang w:val="en-US"/>
        </w:rPr>
        <w:t xml:space="preserve">, Edited by Bob Reinalda, Kent J. Kille and Jaci </w:t>
      </w:r>
      <w:r w:rsidR="0006538A">
        <w:rPr>
          <w:lang w:val="en-US"/>
        </w:rPr>
        <w:t xml:space="preserve">L. </w:t>
      </w:r>
      <w:r w:rsidRPr="0006538A">
        <w:rPr>
          <w:lang w:val="en-US"/>
        </w:rPr>
        <w:t xml:space="preserve">Eisenberg, </w:t>
      </w:r>
      <w:hyperlink r:id="rId16" w:history="1">
        <w:r w:rsidRPr="0006538A">
          <w:rPr>
            <w:rStyle w:val="Hyperlink"/>
            <w:u w:val="none"/>
            <w:lang w:val="en-US"/>
          </w:rPr>
          <w:t>www.ru.nl/fm/iobio</w:t>
        </w:r>
      </w:hyperlink>
      <w:r w:rsidRPr="0006538A">
        <w:rPr>
          <w:lang w:val="en-US"/>
        </w:rPr>
        <w:t>, Accessed DAY MONTH YEAR</w:t>
      </w:r>
    </w:p>
    <w:sectPr w:rsidR="002B1376" w:rsidRPr="0006538A" w:rsidSect="0006538A">
      <w:headerReference w:type="even" r:id="rId17"/>
      <w:headerReference w:type="default" r:id="rId18"/>
      <w:footerReference w:type="default" r:id="rId19"/>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20EE8" w14:textId="77777777" w:rsidR="00CE0E1D" w:rsidRDefault="00CE0E1D" w:rsidP="0043118A">
      <w:r>
        <w:separator/>
      </w:r>
    </w:p>
  </w:endnote>
  <w:endnote w:type="continuationSeparator" w:id="0">
    <w:p w14:paraId="17F72379" w14:textId="77777777" w:rsidR="00CE0E1D" w:rsidRDefault="00CE0E1D" w:rsidP="00431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A5A9" w14:textId="629D8385" w:rsidR="002349E0" w:rsidRPr="002349E0" w:rsidRDefault="002349E0" w:rsidP="002349E0">
    <w:pPr>
      <w:pStyle w:val="Voettekst"/>
      <w:jc w:val="center"/>
      <w:rPr>
        <w:lang w:val="en-US"/>
      </w:rPr>
    </w:pPr>
    <w:r w:rsidRPr="002349E0">
      <w:rPr>
        <w:sz w:val="20"/>
        <w:szCs w:val="18"/>
        <w:lang w:val="en-GB"/>
      </w:rPr>
      <w:t xml:space="preserve">IO BIO, </w:t>
    </w:r>
    <w:r w:rsidRPr="002349E0">
      <w:rPr>
        <w:i/>
        <w:sz w:val="20"/>
        <w:szCs w:val="18"/>
        <w:lang w:val="en-GB"/>
      </w:rPr>
      <w:t>Biographical Dictionary of Secretaries-General of International Organizations</w:t>
    </w:r>
    <w:r w:rsidRPr="002349E0">
      <w:rPr>
        <w:sz w:val="20"/>
        <w:szCs w:val="18"/>
        <w:lang w:val="en-GB"/>
      </w:rPr>
      <w:t xml:space="preserve">, </w:t>
    </w:r>
    <w:hyperlink r:id="rId1" w:history="1">
      <w:r w:rsidRPr="002349E0">
        <w:rPr>
          <w:rStyle w:val="Hyperlink"/>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DD484" w14:textId="77777777" w:rsidR="00CE0E1D" w:rsidRDefault="00CE0E1D" w:rsidP="0043118A">
      <w:r>
        <w:separator/>
      </w:r>
    </w:p>
  </w:footnote>
  <w:footnote w:type="continuationSeparator" w:id="0">
    <w:p w14:paraId="0BBE03E4" w14:textId="77777777" w:rsidR="00CE0E1D" w:rsidRDefault="00CE0E1D" w:rsidP="004311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548573252"/>
      <w:docPartObj>
        <w:docPartGallery w:val="Page Numbers (Top of Page)"/>
        <w:docPartUnique/>
      </w:docPartObj>
    </w:sdtPr>
    <w:sdtContent>
      <w:p w14:paraId="1BE64024" w14:textId="77777777" w:rsidR="00BA0187" w:rsidRDefault="00BA0187" w:rsidP="00BA0187">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6B376D75" w14:textId="77777777" w:rsidR="00BA0187" w:rsidRDefault="00BA018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491024891"/>
      <w:docPartObj>
        <w:docPartGallery w:val="Page Numbers (Top of Page)"/>
        <w:docPartUnique/>
      </w:docPartObj>
    </w:sdtPr>
    <w:sdtContent>
      <w:p w14:paraId="675951EF" w14:textId="2B37F251" w:rsidR="00BA0187" w:rsidRDefault="00BA0187" w:rsidP="00BA0187">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sidR="00AE2943">
          <w:rPr>
            <w:rStyle w:val="Paginanummer"/>
            <w:noProof/>
          </w:rPr>
          <w:t>6</w:t>
        </w:r>
        <w:r>
          <w:rPr>
            <w:rStyle w:val="Paginanummer"/>
          </w:rPr>
          <w:fldChar w:fldCharType="end"/>
        </w:r>
      </w:p>
    </w:sdtContent>
  </w:sdt>
  <w:p w14:paraId="68A92ED0" w14:textId="77777777" w:rsidR="00BA0187" w:rsidRDefault="00BA0187">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18A"/>
    <w:rsid w:val="0000079C"/>
    <w:rsid w:val="0000196F"/>
    <w:rsid w:val="00001FF5"/>
    <w:rsid w:val="00035BD0"/>
    <w:rsid w:val="00040182"/>
    <w:rsid w:val="00053975"/>
    <w:rsid w:val="00055398"/>
    <w:rsid w:val="00055C29"/>
    <w:rsid w:val="000568EC"/>
    <w:rsid w:val="0006538A"/>
    <w:rsid w:val="00090ECB"/>
    <w:rsid w:val="00095489"/>
    <w:rsid w:val="000A15C0"/>
    <w:rsid w:val="000A74CD"/>
    <w:rsid w:val="000A76E9"/>
    <w:rsid w:val="000C4BED"/>
    <w:rsid w:val="000D0F2A"/>
    <w:rsid w:val="000D6337"/>
    <w:rsid w:val="000D71F1"/>
    <w:rsid w:val="000E5A80"/>
    <w:rsid w:val="000F000D"/>
    <w:rsid w:val="000F04BD"/>
    <w:rsid w:val="000F285F"/>
    <w:rsid w:val="000F302F"/>
    <w:rsid w:val="00114401"/>
    <w:rsid w:val="001212CA"/>
    <w:rsid w:val="0012493C"/>
    <w:rsid w:val="00166C65"/>
    <w:rsid w:val="00173239"/>
    <w:rsid w:val="00173FED"/>
    <w:rsid w:val="00176791"/>
    <w:rsid w:val="00191D47"/>
    <w:rsid w:val="001D1E0B"/>
    <w:rsid w:val="001D7DF6"/>
    <w:rsid w:val="002033C3"/>
    <w:rsid w:val="00203A59"/>
    <w:rsid w:val="00203CC6"/>
    <w:rsid w:val="002135EF"/>
    <w:rsid w:val="00217955"/>
    <w:rsid w:val="00230FE9"/>
    <w:rsid w:val="002349E0"/>
    <w:rsid w:val="00234B59"/>
    <w:rsid w:val="00234EBF"/>
    <w:rsid w:val="002365FA"/>
    <w:rsid w:val="002457CA"/>
    <w:rsid w:val="002620EE"/>
    <w:rsid w:val="0026629F"/>
    <w:rsid w:val="002733DA"/>
    <w:rsid w:val="0028242F"/>
    <w:rsid w:val="002872C3"/>
    <w:rsid w:val="00295EC2"/>
    <w:rsid w:val="002A513D"/>
    <w:rsid w:val="002B1376"/>
    <w:rsid w:val="002B79D3"/>
    <w:rsid w:val="002C185A"/>
    <w:rsid w:val="002C2463"/>
    <w:rsid w:val="002E1937"/>
    <w:rsid w:val="002E3BC3"/>
    <w:rsid w:val="002E7792"/>
    <w:rsid w:val="003153E9"/>
    <w:rsid w:val="00321429"/>
    <w:rsid w:val="00330BF0"/>
    <w:rsid w:val="0034298D"/>
    <w:rsid w:val="003553B4"/>
    <w:rsid w:val="00356618"/>
    <w:rsid w:val="0036605A"/>
    <w:rsid w:val="00366DF9"/>
    <w:rsid w:val="00370186"/>
    <w:rsid w:val="003736A0"/>
    <w:rsid w:val="003742DF"/>
    <w:rsid w:val="003845C9"/>
    <w:rsid w:val="003B5ADD"/>
    <w:rsid w:val="003B5DC8"/>
    <w:rsid w:val="003C565D"/>
    <w:rsid w:val="003C6CBD"/>
    <w:rsid w:val="003C7D8A"/>
    <w:rsid w:val="003C7F17"/>
    <w:rsid w:val="003E2767"/>
    <w:rsid w:val="003E5CA4"/>
    <w:rsid w:val="003E6E05"/>
    <w:rsid w:val="003F3CB8"/>
    <w:rsid w:val="003F5724"/>
    <w:rsid w:val="003F5F60"/>
    <w:rsid w:val="00413652"/>
    <w:rsid w:val="0042170C"/>
    <w:rsid w:val="00430C00"/>
    <w:rsid w:val="0043118A"/>
    <w:rsid w:val="004333FA"/>
    <w:rsid w:val="00444FDE"/>
    <w:rsid w:val="004514DC"/>
    <w:rsid w:val="004622D3"/>
    <w:rsid w:val="00462898"/>
    <w:rsid w:val="00491704"/>
    <w:rsid w:val="00491E8E"/>
    <w:rsid w:val="004A438A"/>
    <w:rsid w:val="004C3658"/>
    <w:rsid w:val="004C6C02"/>
    <w:rsid w:val="004C6C31"/>
    <w:rsid w:val="004D2A32"/>
    <w:rsid w:val="004E2A68"/>
    <w:rsid w:val="004F0E76"/>
    <w:rsid w:val="004F3B65"/>
    <w:rsid w:val="004F7145"/>
    <w:rsid w:val="005006E2"/>
    <w:rsid w:val="0050159C"/>
    <w:rsid w:val="00501E16"/>
    <w:rsid w:val="00510ABA"/>
    <w:rsid w:val="005228F5"/>
    <w:rsid w:val="005301FA"/>
    <w:rsid w:val="00544B9B"/>
    <w:rsid w:val="00554CFE"/>
    <w:rsid w:val="005553A8"/>
    <w:rsid w:val="00560489"/>
    <w:rsid w:val="00563CE1"/>
    <w:rsid w:val="00564C7B"/>
    <w:rsid w:val="00572E8D"/>
    <w:rsid w:val="00581F02"/>
    <w:rsid w:val="00582848"/>
    <w:rsid w:val="00584BA8"/>
    <w:rsid w:val="00584D44"/>
    <w:rsid w:val="00590E85"/>
    <w:rsid w:val="00592540"/>
    <w:rsid w:val="00597B8D"/>
    <w:rsid w:val="005B77E7"/>
    <w:rsid w:val="005C3807"/>
    <w:rsid w:val="005C4491"/>
    <w:rsid w:val="005E3136"/>
    <w:rsid w:val="005E57D9"/>
    <w:rsid w:val="005E7688"/>
    <w:rsid w:val="005F60FB"/>
    <w:rsid w:val="00605891"/>
    <w:rsid w:val="0060663E"/>
    <w:rsid w:val="006069EF"/>
    <w:rsid w:val="006077B2"/>
    <w:rsid w:val="0061370A"/>
    <w:rsid w:val="00614B57"/>
    <w:rsid w:val="006150CA"/>
    <w:rsid w:val="00622BBB"/>
    <w:rsid w:val="00634279"/>
    <w:rsid w:val="00636F0A"/>
    <w:rsid w:val="006411B1"/>
    <w:rsid w:val="00652031"/>
    <w:rsid w:val="00672DF6"/>
    <w:rsid w:val="00673DE0"/>
    <w:rsid w:val="006817CF"/>
    <w:rsid w:val="00682553"/>
    <w:rsid w:val="00682E05"/>
    <w:rsid w:val="00683084"/>
    <w:rsid w:val="00695A59"/>
    <w:rsid w:val="006A2752"/>
    <w:rsid w:val="006A2B77"/>
    <w:rsid w:val="006A2BCF"/>
    <w:rsid w:val="006A2DC8"/>
    <w:rsid w:val="006B1243"/>
    <w:rsid w:val="006B485C"/>
    <w:rsid w:val="006C3603"/>
    <w:rsid w:val="007161D7"/>
    <w:rsid w:val="00720349"/>
    <w:rsid w:val="00721FBD"/>
    <w:rsid w:val="0073745E"/>
    <w:rsid w:val="00743A58"/>
    <w:rsid w:val="00745C8B"/>
    <w:rsid w:val="00755A64"/>
    <w:rsid w:val="00767857"/>
    <w:rsid w:val="007762CF"/>
    <w:rsid w:val="00780CCA"/>
    <w:rsid w:val="00782564"/>
    <w:rsid w:val="0078322A"/>
    <w:rsid w:val="00785071"/>
    <w:rsid w:val="00787C21"/>
    <w:rsid w:val="00790157"/>
    <w:rsid w:val="00794A4A"/>
    <w:rsid w:val="00797FD7"/>
    <w:rsid w:val="007A6544"/>
    <w:rsid w:val="007B6B1B"/>
    <w:rsid w:val="007D6FBC"/>
    <w:rsid w:val="007E61AE"/>
    <w:rsid w:val="007E7E94"/>
    <w:rsid w:val="007F072C"/>
    <w:rsid w:val="007F7959"/>
    <w:rsid w:val="008021F6"/>
    <w:rsid w:val="008041BF"/>
    <w:rsid w:val="0080649D"/>
    <w:rsid w:val="0081696C"/>
    <w:rsid w:val="00837025"/>
    <w:rsid w:val="0084029D"/>
    <w:rsid w:val="008525D9"/>
    <w:rsid w:val="00861274"/>
    <w:rsid w:val="008635AD"/>
    <w:rsid w:val="00866416"/>
    <w:rsid w:val="00872AEC"/>
    <w:rsid w:val="00877C0E"/>
    <w:rsid w:val="0089166C"/>
    <w:rsid w:val="008A20B9"/>
    <w:rsid w:val="008A3178"/>
    <w:rsid w:val="008B045E"/>
    <w:rsid w:val="008B1E60"/>
    <w:rsid w:val="008B6A84"/>
    <w:rsid w:val="008C402E"/>
    <w:rsid w:val="008D6DB8"/>
    <w:rsid w:val="008E6530"/>
    <w:rsid w:val="008F0D8E"/>
    <w:rsid w:val="0090680C"/>
    <w:rsid w:val="00915EE8"/>
    <w:rsid w:val="00931452"/>
    <w:rsid w:val="009330B1"/>
    <w:rsid w:val="00934352"/>
    <w:rsid w:val="00954FCB"/>
    <w:rsid w:val="00960E4E"/>
    <w:rsid w:val="009663D9"/>
    <w:rsid w:val="0098405B"/>
    <w:rsid w:val="009855F0"/>
    <w:rsid w:val="00995EEA"/>
    <w:rsid w:val="009B7D93"/>
    <w:rsid w:val="009B7F73"/>
    <w:rsid w:val="009C4247"/>
    <w:rsid w:val="009F35FC"/>
    <w:rsid w:val="009F38BD"/>
    <w:rsid w:val="009F4BEF"/>
    <w:rsid w:val="009F70BF"/>
    <w:rsid w:val="00A1014D"/>
    <w:rsid w:val="00A164E5"/>
    <w:rsid w:val="00A17F6F"/>
    <w:rsid w:val="00A255B6"/>
    <w:rsid w:val="00A407D0"/>
    <w:rsid w:val="00A6105F"/>
    <w:rsid w:val="00A71A82"/>
    <w:rsid w:val="00AA15E3"/>
    <w:rsid w:val="00AA27D4"/>
    <w:rsid w:val="00AA282F"/>
    <w:rsid w:val="00AA3338"/>
    <w:rsid w:val="00AA7CE9"/>
    <w:rsid w:val="00AB5C18"/>
    <w:rsid w:val="00AB7269"/>
    <w:rsid w:val="00AC6EBA"/>
    <w:rsid w:val="00AD1714"/>
    <w:rsid w:val="00AD59BC"/>
    <w:rsid w:val="00AE10F9"/>
    <w:rsid w:val="00AE2943"/>
    <w:rsid w:val="00AE6C72"/>
    <w:rsid w:val="00B13B1C"/>
    <w:rsid w:val="00B13BA1"/>
    <w:rsid w:val="00B15FD1"/>
    <w:rsid w:val="00B212CD"/>
    <w:rsid w:val="00B22EBF"/>
    <w:rsid w:val="00B308E8"/>
    <w:rsid w:val="00B30CA5"/>
    <w:rsid w:val="00B42757"/>
    <w:rsid w:val="00B54811"/>
    <w:rsid w:val="00B6788E"/>
    <w:rsid w:val="00B70EF2"/>
    <w:rsid w:val="00B71483"/>
    <w:rsid w:val="00B818EE"/>
    <w:rsid w:val="00B838C0"/>
    <w:rsid w:val="00B934EF"/>
    <w:rsid w:val="00BA0187"/>
    <w:rsid w:val="00BB064A"/>
    <w:rsid w:val="00BB758D"/>
    <w:rsid w:val="00BC0F74"/>
    <w:rsid w:val="00BC118D"/>
    <w:rsid w:val="00BE251F"/>
    <w:rsid w:val="00BF0FFB"/>
    <w:rsid w:val="00BF65EB"/>
    <w:rsid w:val="00C010AA"/>
    <w:rsid w:val="00C01E30"/>
    <w:rsid w:val="00C10B43"/>
    <w:rsid w:val="00C1351B"/>
    <w:rsid w:val="00C17B73"/>
    <w:rsid w:val="00C330ED"/>
    <w:rsid w:val="00C35434"/>
    <w:rsid w:val="00C458E5"/>
    <w:rsid w:val="00C468E1"/>
    <w:rsid w:val="00C4791C"/>
    <w:rsid w:val="00C5223E"/>
    <w:rsid w:val="00C6263A"/>
    <w:rsid w:val="00C63B6A"/>
    <w:rsid w:val="00C70120"/>
    <w:rsid w:val="00C7691A"/>
    <w:rsid w:val="00C77B26"/>
    <w:rsid w:val="00C80540"/>
    <w:rsid w:val="00C81961"/>
    <w:rsid w:val="00C8640F"/>
    <w:rsid w:val="00C9125A"/>
    <w:rsid w:val="00C931D1"/>
    <w:rsid w:val="00C95E6F"/>
    <w:rsid w:val="00C97C5A"/>
    <w:rsid w:val="00CA079E"/>
    <w:rsid w:val="00CA3AA5"/>
    <w:rsid w:val="00CA53C4"/>
    <w:rsid w:val="00CA7620"/>
    <w:rsid w:val="00CB18C8"/>
    <w:rsid w:val="00CB2018"/>
    <w:rsid w:val="00CD077C"/>
    <w:rsid w:val="00CD3CFD"/>
    <w:rsid w:val="00CE0E1D"/>
    <w:rsid w:val="00CE5229"/>
    <w:rsid w:val="00CF2F4B"/>
    <w:rsid w:val="00CF4EA2"/>
    <w:rsid w:val="00CF52F1"/>
    <w:rsid w:val="00D0495E"/>
    <w:rsid w:val="00D04D33"/>
    <w:rsid w:val="00D05110"/>
    <w:rsid w:val="00D063FF"/>
    <w:rsid w:val="00D06407"/>
    <w:rsid w:val="00D232EB"/>
    <w:rsid w:val="00D530F3"/>
    <w:rsid w:val="00D57BA1"/>
    <w:rsid w:val="00D6435B"/>
    <w:rsid w:val="00D707DF"/>
    <w:rsid w:val="00D9205B"/>
    <w:rsid w:val="00DA3310"/>
    <w:rsid w:val="00DB5831"/>
    <w:rsid w:val="00DC1DB9"/>
    <w:rsid w:val="00DC50E9"/>
    <w:rsid w:val="00DD271B"/>
    <w:rsid w:val="00DD3734"/>
    <w:rsid w:val="00DD4517"/>
    <w:rsid w:val="00DD71EA"/>
    <w:rsid w:val="00DF0141"/>
    <w:rsid w:val="00DF4FE7"/>
    <w:rsid w:val="00E02E6E"/>
    <w:rsid w:val="00E106E1"/>
    <w:rsid w:val="00E11801"/>
    <w:rsid w:val="00E2370C"/>
    <w:rsid w:val="00E23BA1"/>
    <w:rsid w:val="00E26C7F"/>
    <w:rsid w:val="00E26F9E"/>
    <w:rsid w:val="00E27190"/>
    <w:rsid w:val="00E31446"/>
    <w:rsid w:val="00E4198E"/>
    <w:rsid w:val="00E461F7"/>
    <w:rsid w:val="00E5630A"/>
    <w:rsid w:val="00E6459E"/>
    <w:rsid w:val="00E67C7C"/>
    <w:rsid w:val="00E72530"/>
    <w:rsid w:val="00E811E1"/>
    <w:rsid w:val="00E9063D"/>
    <w:rsid w:val="00EA485B"/>
    <w:rsid w:val="00EA7862"/>
    <w:rsid w:val="00EB6BA4"/>
    <w:rsid w:val="00EB7FD8"/>
    <w:rsid w:val="00EC2293"/>
    <w:rsid w:val="00EC25C0"/>
    <w:rsid w:val="00ED041C"/>
    <w:rsid w:val="00EF2046"/>
    <w:rsid w:val="00EF52E6"/>
    <w:rsid w:val="00F10CCC"/>
    <w:rsid w:val="00F17E7D"/>
    <w:rsid w:val="00F206F8"/>
    <w:rsid w:val="00F20B32"/>
    <w:rsid w:val="00F20D7A"/>
    <w:rsid w:val="00F21213"/>
    <w:rsid w:val="00F21CB3"/>
    <w:rsid w:val="00F35EEC"/>
    <w:rsid w:val="00F411D4"/>
    <w:rsid w:val="00F42BB5"/>
    <w:rsid w:val="00F610D4"/>
    <w:rsid w:val="00F63278"/>
    <w:rsid w:val="00F63DCA"/>
    <w:rsid w:val="00F657D5"/>
    <w:rsid w:val="00F96408"/>
    <w:rsid w:val="00FA0875"/>
    <w:rsid w:val="00FA30C2"/>
    <w:rsid w:val="00FB31B7"/>
    <w:rsid w:val="00FC218E"/>
    <w:rsid w:val="00FC6F99"/>
    <w:rsid w:val="00FE30EA"/>
    <w:rsid w:val="00FF1E2B"/>
    <w:rsid w:val="00FF3C4C"/>
    <w:rsid w:val="00FF4276"/>
    <w:rsid w:val="00FF62E2"/>
    <w:rsid w:val="00FF694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7B157"/>
  <w14:defaultImageDpi w14:val="32767"/>
  <w15:chartTrackingRefBased/>
  <w15:docId w15:val="{9283C913-14C8-B54A-9DB3-901CBA621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B1243"/>
    <w:rPr>
      <w:rFonts w:ascii="Times New Roman" w:eastAsia="Times New Roman" w:hAnsi="Times New Roman" w:cs="Times New Roman"/>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43118A"/>
    <w:pPr>
      <w:tabs>
        <w:tab w:val="center" w:pos="4536"/>
        <w:tab w:val="right" w:pos="9072"/>
      </w:tabs>
    </w:pPr>
    <w:rPr>
      <w:szCs w:val="20"/>
      <w:lang w:val="en-US" w:eastAsia="en-US"/>
    </w:rPr>
  </w:style>
  <w:style w:type="character" w:customStyle="1" w:styleId="KoptekstChar">
    <w:name w:val="Koptekst Char"/>
    <w:basedOn w:val="Standaardalinea-lettertype"/>
    <w:link w:val="Koptekst"/>
    <w:uiPriority w:val="99"/>
    <w:rsid w:val="0043118A"/>
    <w:rPr>
      <w:rFonts w:ascii="Times New Roman" w:eastAsia="Times New Roman" w:hAnsi="Times New Roman" w:cs="Times New Roman"/>
      <w:szCs w:val="20"/>
      <w:lang w:val="en-US"/>
    </w:rPr>
  </w:style>
  <w:style w:type="character" w:styleId="Paginanummer">
    <w:name w:val="page number"/>
    <w:basedOn w:val="Standaardalinea-lettertype"/>
    <w:uiPriority w:val="99"/>
    <w:semiHidden/>
    <w:unhideWhenUsed/>
    <w:rsid w:val="0043118A"/>
  </w:style>
  <w:style w:type="character" w:styleId="Hyperlink">
    <w:name w:val="Hyperlink"/>
    <w:basedOn w:val="Standaardalinea-lettertype"/>
    <w:uiPriority w:val="99"/>
    <w:unhideWhenUsed/>
    <w:rsid w:val="00D05110"/>
    <w:rPr>
      <w:color w:val="0563C1" w:themeColor="hyperlink"/>
      <w:u w:val="single"/>
    </w:rPr>
  </w:style>
  <w:style w:type="character" w:customStyle="1" w:styleId="Onopgelostemelding1">
    <w:name w:val="Onopgeloste melding1"/>
    <w:basedOn w:val="Standaardalinea-lettertype"/>
    <w:uiPriority w:val="99"/>
    <w:rsid w:val="00D05110"/>
    <w:rPr>
      <w:color w:val="605E5C"/>
      <w:shd w:val="clear" w:color="auto" w:fill="E1DFDD"/>
    </w:rPr>
  </w:style>
  <w:style w:type="character" w:styleId="GevolgdeHyperlink">
    <w:name w:val="FollowedHyperlink"/>
    <w:basedOn w:val="Standaardalinea-lettertype"/>
    <w:uiPriority w:val="99"/>
    <w:semiHidden/>
    <w:unhideWhenUsed/>
    <w:rsid w:val="003153E9"/>
    <w:rPr>
      <w:color w:val="954F72" w:themeColor="followedHyperlink"/>
      <w:u w:val="single"/>
    </w:rPr>
  </w:style>
  <w:style w:type="character" w:styleId="Verwijzingopmerking">
    <w:name w:val="annotation reference"/>
    <w:basedOn w:val="Standaardalinea-lettertype"/>
    <w:uiPriority w:val="99"/>
    <w:semiHidden/>
    <w:unhideWhenUsed/>
    <w:rsid w:val="0000196F"/>
    <w:rPr>
      <w:sz w:val="16"/>
      <w:szCs w:val="16"/>
    </w:rPr>
  </w:style>
  <w:style w:type="paragraph" w:styleId="Tekstopmerking">
    <w:name w:val="annotation text"/>
    <w:basedOn w:val="Standaard"/>
    <w:link w:val="TekstopmerkingChar"/>
    <w:uiPriority w:val="99"/>
    <w:semiHidden/>
    <w:unhideWhenUsed/>
    <w:rsid w:val="0000196F"/>
    <w:rPr>
      <w:sz w:val="20"/>
      <w:szCs w:val="20"/>
    </w:rPr>
  </w:style>
  <w:style w:type="character" w:customStyle="1" w:styleId="TekstopmerkingChar">
    <w:name w:val="Tekst opmerking Char"/>
    <w:basedOn w:val="Standaardalinea-lettertype"/>
    <w:link w:val="Tekstopmerking"/>
    <w:uiPriority w:val="99"/>
    <w:semiHidden/>
    <w:rsid w:val="0000196F"/>
    <w:rPr>
      <w:rFonts w:ascii="Times New Roman" w:eastAsia="Times New Roman" w:hAnsi="Times New Roman" w:cs="Times New Roman"/>
      <w:sz w:val="20"/>
      <w:szCs w:val="20"/>
      <w:lang w:eastAsia="nl-NL"/>
    </w:rPr>
  </w:style>
  <w:style w:type="paragraph" w:styleId="Onderwerpvanopmerking">
    <w:name w:val="annotation subject"/>
    <w:basedOn w:val="Tekstopmerking"/>
    <w:next w:val="Tekstopmerking"/>
    <w:link w:val="OnderwerpvanopmerkingChar"/>
    <w:uiPriority w:val="99"/>
    <w:semiHidden/>
    <w:unhideWhenUsed/>
    <w:rsid w:val="0000196F"/>
    <w:rPr>
      <w:b/>
      <w:bCs/>
    </w:rPr>
  </w:style>
  <w:style w:type="character" w:customStyle="1" w:styleId="OnderwerpvanopmerkingChar">
    <w:name w:val="Onderwerp van opmerking Char"/>
    <w:basedOn w:val="TekstopmerkingChar"/>
    <w:link w:val="Onderwerpvanopmerking"/>
    <w:uiPriority w:val="99"/>
    <w:semiHidden/>
    <w:rsid w:val="0000196F"/>
    <w:rPr>
      <w:rFonts w:ascii="Times New Roman" w:eastAsia="Times New Roman" w:hAnsi="Times New Roman" w:cs="Times New Roman"/>
      <w:b/>
      <w:bCs/>
      <w:sz w:val="20"/>
      <w:szCs w:val="20"/>
      <w:lang w:eastAsia="nl-NL"/>
    </w:rPr>
  </w:style>
  <w:style w:type="paragraph" w:styleId="Ballontekst">
    <w:name w:val="Balloon Text"/>
    <w:basedOn w:val="Standaard"/>
    <w:link w:val="BallontekstChar"/>
    <w:uiPriority w:val="99"/>
    <w:semiHidden/>
    <w:unhideWhenUsed/>
    <w:rsid w:val="0000196F"/>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00196F"/>
    <w:rPr>
      <w:rFonts w:ascii="Segoe UI" w:eastAsia="Times New Roman" w:hAnsi="Segoe UI" w:cs="Segoe UI"/>
      <w:sz w:val="18"/>
      <w:szCs w:val="18"/>
      <w:lang w:eastAsia="nl-NL"/>
    </w:rPr>
  </w:style>
  <w:style w:type="paragraph" w:styleId="Revisie">
    <w:name w:val="Revision"/>
    <w:hidden/>
    <w:uiPriority w:val="99"/>
    <w:semiHidden/>
    <w:rsid w:val="006B485C"/>
    <w:rPr>
      <w:rFonts w:ascii="Times New Roman" w:eastAsia="Times New Roman" w:hAnsi="Times New Roman" w:cs="Times New Roman"/>
      <w:lang w:eastAsia="nl-NL"/>
    </w:rPr>
  </w:style>
  <w:style w:type="character" w:styleId="Onopgelostemelding">
    <w:name w:val="Unresolved Mention"/>
    <w:basedOn w:val="Standaardalinea-lettertype"/>
    <w:uiPriority w:val="99"/>
    <w:semiHidden/>
    <w:unhideWhenUsed/>
    <w:rsid w:val="00FF1E2B"/>
    <w:rPr>
      <w:color w:val="605E5C"/>
      <w:shd w:val="clear" w:color="auto" w:fill="E1DFDD"/>
    </w:rPr>
  </w:style>
  <w:style w:type="paragraph" w:styleId="Voettekst">
    <w:name w:val="footer"/>
    <w:basedOn w:val="Standaard"/>
    <w:link w:val="VoettekstChar"/>
    <w:uiPriority w:val="99"/>
    <w:unhideWhenUsed/>
    <w:rsid w:val="002349E0"/>
    <w:pPr>
      <w:tabs>
        <w:tab w:val="center" w:pos="4536"/>
        <w:tab w:val="right" w:pos="9072"/>
      </w:tabs>
    </w:pPr>
  </w:style>
  <w:style w:type="character" w:customStyle="1" w:styleId="VoettekstChar">
    <w:name w:val="Voettekst Char"/>
    <w:basedOn w:val="Standaardalinea-lettertype"/>
    <w:link w:val="Voettekst"/>
    <w:uiPriority w:val="99"/>
    <w:rsid w:val="002349E0"/>
    <w:rPr>
      <w:rFonts w:ascii="Times New Roman" w:eastAsia="Times New Roman" w:hAnsi="Times New Roman" w:cs="Times New Roman"/>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208383">
      <w:bodyDiv w:val="1"/>
      <w:marLeft w:val="0"/>
      <w:marRight w:val="0"/>
      <w:marTop w:val="0"/>
      <w:marBottom w:val="0"/>
      <w:divBdr>
        <w:top w:val="none" w:sz="0" w:space="0" w:color="auto"/>
        <w:left w:val="none" w:sz="0" w:space="0" w:color="auto"/>
        <w:bottom w:val="none" w:sz="0" w:space="0" w:color="auto"/>
        <w:right w:val="none" w:sz="0" w:space="0" w:color="auto"/>
      </w:divBdr>
    </w:div>
    <w:div w:id="224688479">
      <w:bodyDiv w:val="1"/>
      <w:marLeft w:val="0"/>
      <w:marRight w:val="0"/>
      <w:marTop w:val="0"/>
      <w:marBottom w:val="0"/>
      <w:divBdr>
        <w:top w:val="none" w:sz="0" w:space="0" w:color="auto"/>
        <w:left w:val="none" w:sz="0" w:space="0" w:color="auto"/>
        <w:bottom w:val="none" w:sz="0" w:space="0" w:color="auto"/>
        <w:right w:val="none" w:sz="0" w:space="0" w:color="auto"/>
      </w:divBdr>
    </w:div>
    <w:div w:id="309214128">
      <w:bodyDiv w:val="1"/>
      <w:marLeft w:val="0"/>
      <w:marRight w:val="0"/>
      <w:marTop w:val="0"/>
      <w:marBottom w:val="0"/>
      <w:divBdr>
        <w:top w:val="none" w:sz="0" w:space="0" w:color="auto"/>
        <w:left w:val="none" w:sz="0" w:space="0" w:color="auto"/>
        <w:bottom w:val="none" w:sz="0" w:space="0" w:color="auto"/>
        <w:right w:val="none" w:sz="0" w:space="0" w:color="auto"/>
      </w:divBdr>
    </w:div>
    <w:div w:id="439030532">
      <w:bodyDiv w:val="1"/>
      <w:marLeft w:val="0"/>
      <w:marRight w:val="0"/>
      <w:marTop w:val="0"/>
      <w:marBottom w:val="0"/>
      <w:divBdr>
        <w:top w:val="none" w:sz="0" w:space="0" w:color="auto"/>
        <w:left w:val="none" w:sz="0" w:space="0" w:color="auto"/>
        <w:bottom w:val="none" w:sz="0" w:space="0" w:color="auto"/>
        <w:right w:val="none" w:sz="0" w:space="0" w:color="auto"/>
      </w:divBdr>
    </w:div>
    <w:div w:id="656619067">
      <w:bodyDiv w:val="1"/>
      <w:marLeft w:val="0"/>
      <w:marRight w:val="0"/>
      <w:marTop w:val="0"/>
      <w:marBottom w:val="0"/>
      <w:divBdr>
        <w:top w:val="none" w:sz="0" w:space="0" w:color="auto"/>
        <w:left w:val="none" w:sz="0" w:space="0" w:color="auto"/>
        <w:bottom w:val="none" w:sz="0" w:space="0" w:color="auto"/>
        <w:right w:val="none" w:sz="0" w:space="0" w:color="auto"/>
      </w:divBdr>
    </w:div>
    <w:div w:id="693502400">
      <w:bodyDiv w:val="1"/>
      <w:marLeft w:val="0"/>
      <w:marRight w:val="0"/>
      <w:marTop w:val="0"/>
      <w:marBottom w:val="0"/>
      <w:divBdr>
        <w:top w:val="none" w:sz="0" w:space="0" w:color="auto"/>
        <w:left w:val="none" w:sz="0" w:space="0" w:color="auto"/>
        <w:bottom w:val="none" w:sz="0" w:space="0" w:color="auto"/>
        <w:right w:val="none" w:sz="0" w:space="0" w:color="auto"/>
      </w:divBdr>
    </w:div>
    <w:div w:id="771703984">
      <w:bodyDiv w:val="1"/>
      <w:marLeft w:val="0"/>
      <w:marRight w:val="0"/>
      <w:marTop w:val="0"/>
      <w:marBottom w:val="0"/>
      <w:divBdr>
        <w:top w:val="none" w:sz="0" w:space="0" w:color="auto"/>
        <w:left w:val="none" w:sz="0" w:space="0" w:color="auto"/>
        <w:bottom w:val="none" w:sz="0" w:space="0" w:color="auto"/>
        <w:right w:val="none" w:sz="0" w:space="0" w:color="auto"/>
      </w:divBdr>
    </w:div>
    <w:div w:id="1005401777">
      <w:bodyDiv w:val="1"/>
      <w:marLeft w:val="0"/>
      <w:marRight w:val="0"/>
      <w:marTop w:val="0"/>
      <w:marBottom w:val="0"/>
      <w:divBdr>
        <w:top w:val="none" w:sz="0" w:space="0" w:color="auto"/>
        <w:left w:val="none" w:sz="0" w:space="0" w:color="auto"/>
        <w:bottom w:val="none" w:sz="0" w:space="0" w:color="auto"/>
        <w:right w:val="none" w:sz="0" w:space="0" w:color="auto"/>
      </w:divBdr>
    </w:div>
    <w:div w:id="1618488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o.org/library/fao-archives/about-the-archives/en" TargetMode="External"/><Relationship Id="rId13" Type="http://schemas.openxmlformats.org/officeDocument/2006/relationships/hyperlink" Target="https://edepot.wur.nl/249014" TargetMode="External"/><Relationship Id="rId18" Type="http://schemas.openxmlformats.org/officeDocument/2006/relationships/header" Target="header2.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www.fao.org/3/cb1182en/online/directors.html" TargetMode="External"/><Relationship Id="rId12" Type="http://schemas.openxmlformats.org/officeDocument/2006/relationships/hyperlink" Target="http://www.fao.org/3/ap636e/%20ap636e.pdf"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www.ru.nl/fm/iobio"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www.fao.org/fileadmin/templates/library/docs/As_I_Recall.pdf" TargetMode="External"/><Relationship Id="rId5" Type="http://schemas.openxmlformats.org/officeDocument/2006/relationships/endnotes" Target="endnotes.xml"/><Relationship Id="rId15" Type="http://schemas.openxmlformats.org/officeDocument/2006/relationships/hyperlink" Target="http://www.oxforddnb.com/view/article/31519" TargetMode="External"/><Relationship Id="rId10" Type="http://schemas.openxmlformats.org/officeDocument/2006/relationships/hyperlink" Target="http://www.nobelprize.org/prizes/peace/1949/orr/lecture/" TargetMode="External"/><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www.fao.org/library/resources/lord-john-boyd-orr/lbo-bibliography/en/" TargetMode="External"/><Relationship Id="rId14" Type="http://schemas.openxmlformats.org/officeDocument/2006/relationships/hyperlink" Target="https://doi.org/10.1079/BJN19720063"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3868</Words>
  <Characters>21280</Characters>
  <Application>Microsoft Office Word</Application>
  <DocSecurity>0</DocSecurity>
  <Lines>177</Lines>
  <Paragraphs>50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dc:description/>
  <cp:lastModifiedBy>Reinalda, B. (Bob)</cp:lastModifiedBy>
  <cp:revision>4</cp:revision>
  <cp:lastPrinted>2021-05-09T20:11:00Z</cp:lastPrinted>
  <dcterms:created xsi:type="dcterms:W3CDTF">2025-03-18T12:54:00Z</dcterms:created>
  <dcterms:modified xsi:type="dcterms:W3CDTF">2026-01-28T09:24:00Z</dcterms:modified>
</cp:coreProperties>
</file>