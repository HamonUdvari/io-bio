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AB323" w14:textId="02A5816A" w:rsidR="00690B94" w:rsidRPr="00726D17" w:rsidRDefault="00F71355" w:rsidP="00926654">
      <w:pPr>
        <w:spacing w:after="0" w:line="240" w:lineRule="auto"/>
        <w:jc w:val="both"/>
        <w:rPr>
          <w:rFonts w:ascii="Times New Roman" w:hAnsi="Times New Roman" w:cs="Times New Roman"/>
          <w:b/>
          <w:sz w:val="24"/>
          <w:szCs w:val="24"/>
          <w:lang w:val="en-GB"/>
        </w:rPr>
      </w:pPr>
      <w:del w:id="1000" w:author="IO BIO parser" w:date="2026-05-18T09:16:08Z">
        <w:r w:rsidRPr="00726D17">
          <w:rPr>
            <w:rFonts w:ascii="Times New Roman" w:hAnsi="Times New Roman" w:cs="Times New Roman"/>
            <w:b/>
            <w:sz w:val="24"/>
            <w:szCs w:val="24"/>
            <w:lang w:val="en-GB"/>
          </w:rPr>
          <w:delText xml:space="preserve">PHELAN, Edward Joseph, British civil servant of Irish descent and fourth Director of the International Labour Office </w:delText>
        </w:r>
      </w:del>
      <w:del w:id="1000" w:author="IO BIO parser" w:date="2026-05-18T09:16:08Z">
        <w:r w:rsidR="005B4E0F" w:rsidRPr="00726D17">
          <w:rPr>
            <w:rFonts w:ascii="Times New Roman" w:hAnsi="Times New Roman" w:cs="Times New Roman"/>
            <w:b/>
            <w:sz w:val="24"/>
            <w:szCs w:val="24"/>
            <w:lang w:val="en-GB"/>
          </w:rPr>
          <w:delText xml:space="preserve">of the International Labour Organization (ILO) </w:delText>
        </w:r>
      </w:del>
      <w:del w:id="1000" w:author="IO BIO parser" w:date="2026-05-18T09:16:08Z">
        <w:r w:rsidR="00484DE2" w:rsidRPr="00726D17">
          <w:rPr>
            <w:rFonts w:ascii="Times New Roman" w:hAnsi="Times New Roman" w:cs="Times New Roman"/>
            <w:b/>
            <w:sz w:val="24"/>
            <w:szCs w:val="24"/>
            <w:lang w:val="en-GB"/>
          </w:rPr>
          <w:delText xml:space="preserve">1941-1946 </w:delText>
        </w:r>
      </w:del>
      <w:del w:id="1000" w:author="IO BIO parser" w:date="2026-05-18T09:16:08Z">
        <w:r w:rsidR="00E2714E" w:rsidRPr="00726D17">
          <w:rPr>
            <w:rFonts w:ascii="Times New Roman" w:hAnsi="Times New Roman" w:cs="Times New Roman"/>
            <w:b/>
            <w:sz w:val="24"/>
            <w:szCs w:val="24"/>
            <w:lang w:val="en-GB"/>
          </w:rPr>
          <w:delText xml:space="preserve">(acting) </w:delText>
        </w:r>
      </w:del>
      <w:del w:id="1000" w:author="IO BIO parser" w:date="2026-05-18T09:16:08Z">
        <w:r w:rsidRPr="00726D17">
          <w:rPr>
            <w:rFonts w:ascii="Times New Roman" w:hAnsi="Times New Roman" w:cs="Times New Roman"/>
            <w:b/>
            <w:sz w:val="24"/>
            <w:szCs w:val="24"/>
            <w:lang w:val="en-GB"/>
          </w:rPr>
          <w:delText xml:space="preserve">and Director-General 1941-1948</w:delText>
        </w:r>
      </w:del>
      <w:del w:id="1000" w:author="IO BIO parser" w:date="2026-05-18T09:16:08Z">
        <w:r w:rsidR="00E2714E" w:rsidRPr="00726D17">
          <w:rPr>
            <w:rFonts w:ascii="Times New Roman" w:hAnsi="Times New Roman" w:cs="Times New Roman"/>
            <w:b/>
            <w:sz w:val="24"/>
            <w:szCs w:val="24"/>
            <w:lang w:val="en-GB"/>
          </w:rPr>
          <w:delText xml:space="preserve"> (retroactive appointment in 1946)</w:delText>
        </w:r>
      </w:del>
      <w:del w:id="1000" w:author="IO BIO parser" w:date="2026-05-18T09:16:08Z">
        <w:r w:rsidRPr="00726D17">
          <w:rPr>
            <w:rFonts w:ascii="Times New Roman" w:hAnsi="Times New Roman" w:cs="Times New Roman"/>
            <w:b/>
            <w:sz w:val="24"/>
            <w:szCs w:val="24"/>
            <w:lang w:val="en-GB"/>
          </w:rPr>
          <w:delText xml:space="preserve">, was born 25 (officially 26) July 1888 in Summer Hill, Tramore, Ireland, and passed away 15 September 1967 in </w:delText>
        </w:r>
      </w:del>
      <w:proofErr w:type="spellStart"/>
      <w:del w:id="1000" w:author="IO BIO parser" w:date="2026-05-18T09:16:08Z">
        <w:r w:rsidRPr="00726D17">
          <w:rPr>
            <w:rFonts w:ascii="Times New Roman" w:hAnsi="Times New Roman" w:cs="Times New Roman"/>
            <w:b/>
            <w:sz w:val="24"/>
            <w:szCs w:val="24"/>
            <w:lang w:val="en-GB"/>
          </w:rPr>
          <w:delText xml:space="preserve">Genthod</w:delText>
        </w:r>
      </w:del>
      <w:proofErr w:type="spellEnd"/>
      <w:del w:id="1000" w:author="IO BIO parser" w:date="2026-05-18T09:16:08Z">
        <w:r w:rsidRPr="00726D17">
          <w:rPr>
            <w:rFonts w:ascii="Times New Roman" w:hAnsi="Times New Roman" w:cs="Times New Roman"/>
            <w:b/>
            <w:sz w:val="24"/>
            <w:szCs w:val="24"/>
            <w:lang w:val="en-GB"/>
          </w:rPr>
          <w:delText xml:space="preserve">, Switzerland. He was the son of Thomas Phelan, master mariner, and Bridget Caroll. On 10 June 1940 he married Fernande </w:delText>
        </w:r>
      </w:del>
      <w:proofErr w:type="spellStart"/>
      <w:del w:id="1000" w:author="IO BIO parser" w:date="2026-05-18T09:16:08Z">
        <w:r w:rsidRPr="00726D17">
          <w:rPr>
            <w:rFonts w:ascii="Times New Roman" w:hAnsi="Times New Roman" w:cs="Times New Roman"/>
            <w:b/>
            <w:sz w:val="24"/>
            <w:szCs w:val="24"/>
            <w:lang w:val="en-GB"/>
          </w:rPr>
          <w:delText xml:space="preserve">Croutaz</w:delText>
        </w:r>
      </w:del>
      <w:proofErr w:type="spellEnd"/>
      <w:del w:id="1000" w:author="IO BIO parser" w:date="2026-05-18T09:16:08Z">
        <w:r w:rsidRPr="00726D17">
          <w:rPr>
            <w:rFonts w:ascii="Times New Roman" w:hAnsi="Times New Roman" w:cs="Times New Roman"/>
            <w:b/>
            <w:sz w:val="24"/>
            <w:szCs w:val="24"/>
            <w:lang w:val="en-GB"/>
          </w:rPr>
          <w:delText xml:space="preserve">. </w:delText>
        </w:r>
      </w:del>
      <w:ins w:id="1001" w:author="IO BIO parser" w:date="2026-05-18T09:16:08Z">
        <w:r>
          <w:t xml:space="preserve">PHELAN, Edward Joseph, British civil servant of Irish descent and fourth Director of the International Labour Office of the International Labour Organization (ILO) 1941-1946 (acting) and Director-General of the International Labour Organization (ILO) 1941-1948 (retroactive appointment in 1946), was born 25 (officially 26) July 1888 in Summer Hill, Tramore, Ireland, and passed away 15 September 1967 in Genthod, Switzerland. He was the son of Thomas Phelan, master mariner, and Bridget Caroll. On 10 June 1940 he married Fernande Croutaz. </w:t>
        </w:r>
      </w:ins>
    </w:p>
    <w:p w14:paraId="68F72579" w14:textId="77777777" w:rsidR="00F71355" w:rsidRPr="00726D17" w:rsidRDefault="00F71355" w:rsidP="00926654">
      <w:pPr>
        <w:spacing w:after="0" w:line="240" w:lineRule="auto"/>
        <w:jc w:val="both"/>
        <w:rPr>
          <w:rFonts w:ascii="Times New Roman" w:hAnsi="Times New Roman" w:cs="Times New Roman"/>
          <w:b/>
          <w:sz w:val="24"/>
          <w:szCs w:val="24"/>
          <w:lang w:val="en-GB"/>
        </w:rPr>
      </w:pPr>
    </w:p>
    <w:p w14:paraId="6C65720A" w14:textId="77777777" w:rsidR="004534CB" w:rsidRPr="00726D17" w:rsidRDefault="00690B94"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noProof/>
          <w:sz w:val="24"/>
          <w:szCs w:val="24"/>
          <w:lang w:val="en-US" w:eastAsia="nl-NL"/>
        </w:rPr>
        <w:drawing>
          <wp:inline distT="0" distB="0" distL="0" distR="0" wp14:anchorId="05F9C88E" wp14:editId="5A8FB2F2">
            <wp:extent cx="2017613" cy="2477770"/>
            <wp:effectExtent l="25400" t="0" r="0" b="0"/>
            <wp:docPr id="3"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2020274" cy="2481038"/>
                    </a:xfrm>
                    <a:prstGeom prst="rect">
                      <a:avLst/>
                    </a:prstGeom>
                    <a:noFill/>
                    <a:ln w="9525">
                      <a:noFill/>
                      <a:miter lim="800000"/>
                      <a:headEnd/>
                      <a:tailEnd/>
                    </a:ln>
                  </pic:spPr>
                </pic:pic>
              </a:graphicData>
            </a:graphic>
          </wp:inline>
        </w:drawing>
      </w:r>
    </w:p>
    <w:p w14:paraId="0AD4D6BB" w14:textId="77777777" w:rsidR="00EA098D" w:rsidRPr="00726D17" w:rsidRDefault="00EA098D"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Source: </w:t>
      </w:r>
      <w:hyperlink r:id="rId7" w:history="1">
        <w:r w:rsidRPr="00726D17">
          <w:rPr>
            <w:rStyle w:val="Hyperlink"/>
            <w:rFonts w:ascii="Times New Roman" w:hAnsi="Times New Roman" w:cs="Times New Roman"/>
            <w:sz w:val="24"/>
            <w:szCs w:val="24"/>
            <w:u w:val="none"/>
            <w:lang w:val="en-GB"/>
          </w:rPr>
          <w:t>www.ilo.org/dyn/media/mediasearch.fiche?p_ref=bw0158</w:t>
        </w:r>
      </w:hyperlink>
      <w:r w:rsidR="00F779A1" w:rsidRPr="00726D17">
        <w:rPr>
          <w:rFonts w:ascii="Times New Roman" w:hAnsi="Times New Roman" w:cs="Times New Roman"/>
          <w:sz w:val="24"/>
          <w:szCs w:val="24"/>
          <w:lang w:val="en-US"/>
        </w:rPr>
        <w:t xml:space="preserve"> </w:t>
      </w:r>
      <w:r w:rsidR="00BD1611" w:rsidRPr="00726D17">
        <w:rPr>
          <w:rFonts w:ascii="Times New Roman" w:hAnsi="Times New Roman" w:cs="Times New Roman"/>
          <w:sz w:val="24"/>
          <w:szCs w:val="24"/>
          <w:lang w:val="en-US"/>
        </w:rPr>
        <w:t xml:space="preserve">(copyright International </w:t>
      </w:r>
      <w:proofErr w:type="spellStart"/>
      <w:r w:rsidR="00BD1611" w:rsidRPr="00726D17">
        <w:rPr>
          <w:rFonts w:ascii="Times New Roman" w:hAnsi="Times New Roman" w:cs="Times New Roman"/>
          <w:sz w:val="24"/>
          <w:szCs w:val="24"/>
          <w:lang w:val="en-US"/>
        </w:rPr>
        <w:t>Labour</w:t>
      </w:r>
      <w:proofErr w:type="spellEnd"/>
      <w:r w:rsidR="00BD1611" w:rsidRPr="00726D17">
        <w:rPr>
          <w:rFonts w:ascii="Times New Roman" w:hAnsi="Times New Roman" w:cs="Times New Roman"/>
          <w:sz w:val="24"/>
          <w:szCs w:val="24"/>
          <w:lang w:val="en-US"/>
        </w:rPr>
        <w:t xml:space="preserve"> Organization)</w:t>
      </w:r>
    </w:p>
    <w:p w14:paraId="223E8965" w14:textId="77777777" w:rsidR="004534CB" w:rsidRPr="00726D17" w:rsidRDefault="004534CB" w:rsidP="00926654">
      <w:pPr>
        <w:spacing w:after="0" w:line="240" w:lineRule="auto"/>
        <w:jc w:val="both"/>
        <w:rPr>
          <w:rFonts w:ascii="Times New Roman" w:hAnsi="Times New Roman" w:cs="Times New Roman"/>
          <w:sz w:val="24"/>
          <w:szCs w:val="24"/>
          <w:lang w:val="en-GB"/>
        </w:rPr>
      </w:pPr>
    </w:p>
    <w:p w14:paraId="5429A9C7" w14:textId="77777777" w:rsidR="00B048EA" w:rsidRPr="00726D17" w:rsidRDefault="00E478AB"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Phelan </w:t>
      </w:r>
      <w:r w:rsidR="003012D2" w:rsidRPr="00726D17">
        <w:rPr>
          <w:rFonts w:ascii="Times New Roman" w:hAnsi="Times New Roman" w:cs="Times New Roman"/>
          <w:sz w:val="24"/>
          <w:szCs w:val="24"/>
          <w:lang w:val="en-GB"/>
        </w:rPr>
        <w:t xml:space="preserve">was born into a prosperous, Catholic upper-class family </w:t>
      </w:r>
      <w:r w:rsidRPr="00726D17">
        <w:rPr>
          <w:rFonts w:ascii="Times New Roman" w:hAnsi="Times New Roman" w:cs="Times New Roman"/>
          <w:sz w:val="24"/>
          <w:szCs w:val="24"/>
          <w:lang w:val="en-GB"/>
        </w:rPr>
        <w:t xml:space="preserve">in </w:t>
      </w:r>
      <w:r w:rsidR="009D1D8A" w:rsidRPr="00726D17">
        <w:rPr>
          <w:rFonts w:ascii="Times New Roman" w:hAnsi="Times New Roman" w:cs="Times New Roman"/>
          <w:sz w:val="24"/>
          <w:szCs w:val="24"/>
          <w:lang w:val="en-GB"/>
        </w:rPr>
        <w:t>Waterford on the sout</w:t>
      </w:r>
      <w:r w:rsidR="00382E92" w:rsidRPr="00726D17">
        <w:rPr>
          <w:rFonts w:ascii="Times New Roman" w:hAnsi="Times New Roman" w:cs="Times New Roman"/>
          <w:sz w:val="24"/>
          <w:szCs w:val="24"/>
          <w:lang w:val="en-GB"/>
        </w:rPr>
        <w:t>heast coast of Ireland, where they lived until he was seven</w:t>
      </w:r>
      <w:r w:rsidR="009D1D8A" w:rsidRPr="00726D17">
        <w:rPr>
          <w:rFonts w:ascii="Times New Roman" w:hAnsi="Times New Roman" w:cs="Times New Roman"/>
          <w:sz w:val="24"/>
          <w:szCs w:val="24"/>
          <w:lang w:val="en-GB"/>
        </w:rPr>
        <w:t xml:space="preserve">. His father, a </w:t>
      </w:r>
      <w:r w:rsidR="00FB4638" w:rsidRPr="00726D17">
        <w:rPr>
          <w:rFonts w:ascii="Times New Roman" w:hAnsi="Times New Roman" w:cs="Times New Roman"/>
          <w:sz w:val="24"/>
          <w:szCs w:val="24"/>
          <w:lang w:val="en-GB"/>
        </w:rPr>
        <w:t xml:space="preserve">merchant </w:t>
      </w:r>
      <w:r w:rsidR="009D1D8A" w:rsidRPr="00726D17">
        <w:rPr>
          <w:rFonts w:ascii="Times New Roman" w:hAnsi="Times New Roman" w:cs="Times New Roman"/>
          <w:sz w:val="24"/>
          <w:szCs w:val="24"/>
          <w:lang w:val="en-GB"/>
        </w:rPr>
        <w:t xml:space="preserve">navy officer, was mostly absent during </w:t>
      </w:r>
      <w:r w:rsidR="00FB4638" w:rsidRPr="00726D17">
        <w:rPr>
          <w:rFonts w:ascii="Times New Roman" w:hAnsi="Times New Roman" w:cs="Times New Roman"/>
          <w:sz w:val="24"/>
          <w:szCs w:val="24"/>
          <w:lang w:val="en-GB"/>
        </w:rPr>
        <w:t>his formative</w:t>
      </w:r>
      <w:r w:rsidR="009D1D8A" w:rsidRPr="00726D17">
        <w:rPr>
          <w:rFonts w:ascii="Times New Roman" w:hAnsi="Times New Roman" w:cs="Times New Roman"/>
          <w:sz w:val="24"/>
          <w:szCs w:val="24"/>
          <w:lang w:val="en-GB"/>
        </w:rPr>
        <w:t xml:space="preserve"> years</w:t>
      </w:r>
      <w:r w:rsidR="00FB4638" w:rsidRPr="00726D17">
        <w:rPr>
          <w:rFonts w:ascii="Times New Roman" w:hAnsi="Times New Roman" w:cs="Times New Roman"/>
          <w:sz w:val="24"/>
          <w:szCs w:val="24"/>
          <w:lang w:val="en-GB"/>
        </w:rPr>
        <w:t xml:space="preserve">. As </w:t>
      </w:r>
      <w:r w:rsidR="00430F32" w:rsidRPr="00726D17">
        <w:rPr>
          <w:rFonts w:ascii="Times New Roman" w:hAnsi="Times New Roman" w:cs="Times New Roman"/>
          <w:sz w:val="24"/>
          <w:szCs w:val="24"/>
          <w:lang w:val="en-GB"/>
        </w:rPr>
        <w:t>Phelan</w:t>
      </w:r>
      <w:r w:rsidR="00FB4638" w:rsidRPr="00726D17">
        <w:rPr>
          <w:rFonts w:ascii="Times New Roman" w:hAnsi="Times New Roman" w:cs="Times New Roman"/>
          <w:sz w:val="24"/>
          <w:szCs w:val="24"/>
          <w:lang w:val="en-GB"/>
        </w:rPr>
        <w:t xml:space="preserve"> spent </w:t>
      </w:r>
      <w:r w:rsidR="00430F32" w:rsidRPr="00726D17">
        <w:rPr>
          <w:rFonts w:ascii="Times New Roman" w:hAnsi="Times New Roman" w:cs="Times New Roman"/>
          <w:sz w:val="24"/>
          <w:szCs w:val="24"/>
          <w:lang w:val="en-GB"/>
        </w:rPr>
        <w:t>much</w:t>
      </w:r>
      <w:r w:rsidR="00FB4638" w:rsidRPr="00726D17">
        <w:rPr>
          <w:rFonts w:ascii="Times New Roman" w:hAnsi="Times New Roman" w:cs="Times New Roman"/>
          <w:sz w:val="24"/>
          <w:szCs w:val="24"/>
          <w:lang w:val="en-GB"/>
        </w:rPr>
        <w:t xml:space="preserve"> time with his grandfather on his mother’s side, who was </w:t>
      </w:r>
      <w:r w:rsidR="00430F32" w:rsidRPr="00726D17">
        <w:rPr>
          <w:rFonts w:ascii="Times New Roman" w:hAnsi="Times New Roman" w:cs="Times New Roman"/>
          <w:sz w:val="24"/>
          <w:szCs w:val="24"/>
          <w:lang w:val="en-GB"/>
        </w:rPr>
        <w:t>a seaman</w:t>
      </w:r>
      <w:r w:rsidR="00FB4638" w:rsidRPr="00726D17">
        <w:rPr>
          <w:rFonts w:ascii="Times New Roman" w:hAnsi="Times New Roman" w:cs="Times New Roman"/>
          <w:sz w:val="24"/>
          <w:szCs w:val="24"/>
          <w:lang w:val="en-GB"/>
        </w:rPr>
        <w:t xml:space="preserve"> </w:t>
      </w:r>
      <w:r w:rsidR="00F74335" w:rsidRPr="00726D17">
        <w:rPr>
          <w:rFonts w:ascii="Times New Roman" w:hAnsi="Times New Roman" w:cs="Times New Roman"/>
          <w:sz w:val="24"/>
          <w:szCs w:val="24"/>
          <w:lang w:val="en-GB"/>
        </w:rPr>
        <w:t>as well</w:t>
      </w:r>
      <w:r w:rsidR="00FB4638" w:rsidRPr="00726D17">
        <w:rPr>
          <w:rFonts w:ascii="Times New Roman" w:hAnsi="Times New Roman" w:cs="Times New Roman"/>
          <w:sz w:val="24"/>
          <w:szCs w:val="24"/>
          <w:lang w:val="en-GB"/>
        </w:rPr>
        <w:t xml:space="preserve">, he developed a lifelong fascination with the sea and </w:t>
      </w:r>
      <w:r w:rsidR="00F91340" w:rsidRPr="00726D17">
        <w:rPr>
          <w:rFonts w:ascii="Times New Roman" w:hAnsi="Times New Roman" w:cs="Times New Roman"/>
          <w:sz w:val="24"/>
          <w:szCs w:val="24"/>
          <w:lang w:val="en-GB"/>
        </w:rPr>
        <w:t xml:space="preserve">maritime </w:t>
      </w:r>
      <w:r w:rsidR="00EB235D" w:rsidRPr="00726D17">
        <w:rPr>
          <w:rFonts w:ascii="Times New Roman" w:hAnsi="Times New Roman" w:cs="Times New Roman"/>
          <w:sz w:val="24"/>
          <w:szCs w:val="24"/>
          <w:lang w:val="en-GB"/>
        </w:rPr>
        <w:t>navigation</w:t>
      </w:r>
      <w:r w:rsidR="00F91340"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1035C6" w:rsidRPr="00726D17">
        <w:rPr>
          <w:rFonts w:ascii="Times New Roman" w:hAnsi="Times New Roman" w:cs="Times New Roman"/>
          <w:sz w:val="24"/>
          <w:szCs w:val="24"/>
          <w:lang w:val="en-GB"/>
        </w:rPr>
        <w:t>Attempting to settle down</w:t>
      </w:r>
      <w:r w:rsidR="00C7456B" w:rsidRPr="00726D17">
        <w:rPr>
          <w:rFonts w:ascii="Times New Roman" w:hAnsi="Times New Roman" w:cs="Times New Roman"/>
          <w:sz w:val="24"/>
          <w:szCs w:val="24"/>
          <w:lang w:val="en-GB"/>
        </w:rPr>
        <w:t xml:space="preserve"> to a more fixed schedule</w:t>
      </w:r>
      <w:r w:rsidR="001035C6" w:rsidRPr="00726D17">
        <w:rPr>
          <w:rFonts w:ascii="Times New Roman" w:hAnsi="Times New Roman" w:cs="Times New Roman"/>
          <w:sz w:val="24"/>
          <w:szCs w:val="24"/>
          <w:lang w:val="en-GB"/>
        </w:rPr>
        <w:t xml:space="preserve">, his father </w:t>
      </w:r>
      <w:r w:rsidR="00DA6ABA" w:rsidRPr="00726D17">
        <w:rPr>
          <w:rFonts w:ascii="Times New Roman" w:hAnsi="Times New Roman" w:cs="Times New Roman"/>
          <w:sz w:val="24"/>
          <w:szCs w:val="24"/>
          <w:lang w:val="en-GB"/>
        </w:rPr>
        <w:t>found employment with a Liverpool shipping company and the family consequently</w:t>
      </w:r>
      <w:r w:rsidR="00430F32" w:rsidRPr="00726D17">
        <w:rPr>
          <w:rFonts w:ascii="Times New Roman" w:hAnsi="Times New Roman" w:cs="Times New Roman"/>
          <w:sz w:val="24"/>
          <w:szCs w:val="24"/>
          <w:lang w:val="en-GB"/>
        </w:rPr>
        <w:t xml:space="preserve"> </w:t>
      </w:r>
      <w:r w:rsidR="00DA6ABA" w:rsidRPr="00726D17">
        <w:rPr>
          <w:rFonts w:ascii="Times New Roman" w:hAnsi="Times New Roman" w:cs="Times New Roman"/>
          <w:sz w:val="24"/>
          <w:szCs w:val="24"/>
          <w:lang w:val="en-GB"/>
        </w:rPr>
        <w:t xml:space="preserve">moved to </w:t>
      </w:r>
      <w:r w:rsidR="00430F32" w:rsidRPr="00726D17">
        <w:rPr>
          <w:rFonts w:ascii="Times New Roman" w:hAnsi="Times New Roman" w:cs="Times New Roman"/>
          <w:sz w:val="24"/>
          <w:szCs w:val="24"/>
          <w:lang w:val="en-GB"/>
        </w:rPr>
        <w:t>Liverpool, with</w:t>
      </w:r>
      <w:r w:rsidR="00DA6ABA" w:rsidRPr="00726D17">
        <w:rPr>
          <w:rFonts w:ascii="Times New Roman" w:hAnsi="Times New Roman" w:cs="Times New Roman"/>
          <w:sz w:val="24"/>
          <w:szCs w:val="24"/>
          <w:lang w:val="en-GB"/>
        </w:rPr>
        <w:t xml:space="preserve"> Ireland </w:t>
      </w:r>
      <w:r w:rsidR="00430F32" w:rsidRPr="00726D17">
        <w:rPr>
          <w:rFonts w:ascii="Times New Roman" w:hAnsi="Times New Roman" w:cs="Times New Roman"/>
          <w:sz w:val="24"/>
          <w:szCs w:val="24"/>
          <w:lang w:val="en-GB"/>
        </w:rPr>
        <w:t>becoming</w:t>
      </w:r>
      <w:r w:rsidR="00DA6ABA" w:rsidRPr="00726D17">
        <w:rPr>
          <w:rFonts w:ascii="Times New Roman" w:hAnsi="Times New Roman" w:cs="Times New Roman"/>
          <w:sz w:val="24"/>
          <w:szCs w:val="24"/>
          <w:lang w:val="en-GB"/>
        </w:rPr>
        <w:t xml:space="preserve"> a holiday destination.</w:t>
      </w:r>
      <w:r w:rsidR="006C0786" w:rsidRPr="00726D17">
        <w:rPr>
          <w:rFonts w:ascii="Times New Roman" w:hAnsi="Times New Roman" w:cs="Times New Roman"/>
          <w:sz w:val="24"/>
          <w:szCs w:val="24"/>
          <w:lang w:val="en-GB"/>
        </w:rPr>
        <w:t xml:space="preserve"> </w:t>
      </w:r>
      <w:r w:rsidR="00430F32" w:rsidRPr="00726D17">
        <w:rPr>
          <w:rFonts w:ascii="Times New Roman" w:hAnsi="Times New Roman" w:cs="Times New Roman"/>
          <w:sz w:val="24"/>
          <w:szCs w:val="24"/>
          <w:lang w:val="en-GB"/>
        </w:rPr>
        <w:t xml:space="preserve">Phelan </w:t>
      </w:r>
      <w:r w:rsidR="006C0786" w:rsidRPr="00726D17">
        <w:rPr>
          <w:rFonts w:ascii="Times New Roman" w:hAnsi="Times New Roman" w:cs="Times New Roman"/>
          <w:sz w:val="24"/>
          <w:szCs w:val="24"/>
          <w:lang w:val="en-GB"/>
        </w:rPr>
        <w:t>continued his studies at the Jesuit S</w:t>
      </w:r>
      <w:r w:rsidR="005813BA" w:rsidRPr="00726D17">
        <w:rPr>
          <w:rFonts w:ascii="Times New Roman" w:hAnsi="Times New Roman" w:cs="Times New Roman"/>
          <w:sz w:val="24"/>
          <w:szCs w:val="24"/>
          <w:lang w:val="en-GB"/>
        </w:rPr>
        <w:t>ain</w:t>
      </w:r>
      <w:r w:rsidR="00EB235D" w:rsidRPr="00726D17">
        <w:rPr>
          <w:rFonts w:ascii="Times New Roman" w:hAnsi="Times New Roman" w:cs="Times New Roman"/>
          <w:sz w:val="24"/>
          <w:szCs w:val="24"/>
          <w:lang w:val="en-GB"/>
        </w:rPr>
        <w:t xml:space="preserve">t </w:t>
      </w:r>
      <w:r w:rsidR="006C0786" w:rsidRPr="00726D17">
        <w:rPr>
          <w:rFonts w:ascii="Times New Roman" w:hAnsi="Times New Roman" w:cs="Times New Roman"/>
          <w:sz w:val="24"/>
          <w:szCs w:val="24"/>
          <w:lang w:val="en-GB"/>
        </w:rPr>
        <w:t>Francis Xavier’s College in the Everton district. When his parents move</w:t>
      </w:r>
      <w:r w:rsidR="00516CC8" w:rsidRPr="00726D17">
        <w:rPr>
          <w:rFonts w:ascii="Times New Roman" w:hAnsi="Times New Roman" w:cs="Times New Roman"/>
          <w:sz w:val="24"/>
          <w:szCs w:val="24"/>
          <w:lang w:val="en-GB"/>
        </w:rPr>
        <w:t>d</w:t>
      </w:r>
      <w:r w:rsidR="006C0786" w:rsidRPr="00726D17">
        <w:rPr>
          <w:rFonts w:ascii="Times New Roman" w:hAnsi="Times New Roman" w:cs="Times New Roman"/>
          <w:sz w:val="24"/>
          <w:szCs w:val="24"/>
          <w:lang w:val="en-GB"/>
        </w:rPr>
        <w:t xml:space="preserve"> to Hamburg for professional reasons, Phelan stayed in the </w:t>
      </w:r>
      <w:r w:rsidR="00430F32" w:rsidRPr="00726D17">
        <w:rPr>
          <w:rFonts w:ascii="Times New Roman" w:hAnsi="Times New Roman" w:cs="Times New Roman"/>
          <w:sz w:val="24"/>
          <w:szCs w:val="24"/>
          <w:lang w:val="en-GB"/>
        </w:rPr>
        <w:t>United Kingdom (</w:t>
      </w:r>
      <w:r w:rsidR="006C0786" w:rsidRPr="00726D17">
        <w:rPr>
          <w:rFonts w:ascii="Times New Roman" w:hAnsi="Times New Roman" w:cs="Times New Roman"/>
          <w:sz w:val="24"/>
          <w:szCs w:val="24"/>
          <w:lang w:val="en-GB"/>
        </w:rPr>
        <w:t>UK</w:t>
      </w:r>
      <w:r w:rsidR="00430F32" w:rsidRPr="00726D17">
        <w:rPr>
          <w:rFonts w:ascii="Times New Roman" w:hAnsi="Times New Roman" w:cs="Times New Roman"/>
          <w:sz w:val="24"/>
          <w:szCs w:val="24"/>
          <w:lang w:val="en-GB"/>
        </w:rPr>
        <w:t>)</w:t>
      </w:r>
      <w:r w:rsidR="006C0786" w:rsidRPr="00726D17">
        <w:rPr>
          <w:rFonts w:ascii="Times New Roman" w:hAnsi="Times New Roman" w:cs="Times New Roman"/>
          <w:sz w:val="24"/>
          <w:szCs w:val="24"/>
          <w:lang w:val="en-GB"/>
        </w:rPr>
        <w:t xml:space="preserve">. </w:t>
      </w:r>
      <w:r w:rsidR="0006716F" w:rsidRPr="00726D17">
        <w:rPr>
          <w:rFonts w:ascii="Times New Roman" w:hAnsi="Times New Roman" w:cs="Times New Roman"/>
          <w:sz w:val="24"/>
          <w:szCs w:val="24"/>
          <w:lang w:val="en-GB"/>
        </w:rPr>
        <w:t>He lodged with Miss Ely, a woman of Irish Catholic descent, who was involved</w:t>
      </w:r>
      <w:r w:rsidR="00430F32" w:rsidRPr="00726D17">
        <w:rPr>
          <w:rFonts w:ascii="Times New Roman" w:hAnsi="Times New Roman" w:cs="Times New Roman"/>
          <w:sz w:val="24"/>
          <w:szCs w:val="24"/>
          <w:lang w:val="en-GB"/>
        </w:rPr>
        <w:t xml:space="preserve"> </w:t>
      </w:r>
      <w:r w:rsidR="0006716F" w:rsidRPr="00726D17">
        <w:rPr>
          <w:rFonts w:ascii="Times New Roman" w:hAnsi="Times New Roman" w:cs="Times New Roman"/>
          <w:sz w:val="24"/>
          <w:szCs w:val="24"/>
          <w:lang w:val="en-GB"/>
        </w:rPr>
        <w:t xml:space="preserve">in one of the </w:t>
      </w:r>
      <w:r w:rsidR="00A60123" w:rsidRPr="00726D17">
        <w:rPr>
          <w:rFonts w:ascii="Times New Roman" w:hAnsi="Times New Roman" w:cs="Times New Roman"/>
          <w:sz w:val="24"/>
          <w:szCs w:val="24"/>
          <w:lang w:val="en-GB"/>
        </w:rPr>
        <w:t xml:space="preserve">voluntary </w:t>
      </w:r>
      <w:r w:rsidR="00C02847" w:rsidRPr="00726D17">
        <w:rPr>
          <w:rFonts w:ascii="Times New Roman" w:hAnsi="Times New Roman" w:cs="Times New Roman"/>
          <w:sz w:val="24"/>
          <w:szCs w:val="24"/>
          <w:lang w:val="en-GB"/>
        </w:rPr>
        <w:t>friendly societ</w:t>
      </w:r>
      <w:r w:rsidR="005236B2" w:rsidRPr="00726D17">
        <w:rPr>
          <w:rFonts w:ascii="Times New Roman" w:hAnsi="Times New Roman" w:cs="Times New Roman"/>
          <w:sz w:val="24"/>
          <w:szCs w:val="24"/>
          <w:lang w:val="en-GB"/>
        </w:rPr>
        <w:t>ies that</w:t>
      </w:r>
      <w:r w:rsidR="00A60123" w:rsidRPr="00726D17">
        <w:rPr>
          <w:rFonts w:ascii="Times New Roman" w:hAnsi="Times New Roman" w:cs="Times New Roman"/>
          <w:sz w:val="24"/>
          <w:szCs w:val="24"/>
          <w:lang w:val="en-GB"/>
        </w:rPr>
        <w:t xml:space="preserve"> provided </w:t>
      </w:r>
      <w:r w:rsidR="00C02847" w:rsidRPr="00726D17">
        <w:rPr>
          <w:rFonts w:ascii="Times New Roman" w:hAnsi="Times New Roman" w:cs="Times New Roman"/>
          <w:sz w:val="24"/>
          <w:szCs w:val="24"/>
          <w:lang w:val="en-GB"/>
        </w:rPr>
        <w:t>mutual assistance</w:t>
      </w:r>
      <w:r w:rsidR="00A60123" w:rsidRPr="00726D17">
        <w:rPr>
          <w:rFonts w:ascii="Times New Roman" w:hAnsi="Times New Roman" w:cs="Times New Roman"/>
          <w:sz w:val="24"/>
          <w:szCs w:val="24"/>
          <w:lang w:val="en-GB"/>
        </w:rPr>
        <w:t xml:space="preserve"> for the </w:t>
      </w:r>
      <w:r w:rsidR="002806DF" w:rsidRPr="00726D17">
        <w:rPr>
          <w:rFonts w:ascii="Times New Roman" w:hAnsi="Times New Roman" w:cs="Times New Roman"/>
          <w:sz w:val="24"/>
          <w:szCs w:val="24"/>
          <w:lang w:val="en-GB"/>
        </w:rPr>
        <w:t>workers</w:t>
      </w:r>
      <w:r w:rsidR="00B048EA" w:rsidRPr="00726D17">
        <w:rPr>
          <w:rFonts w:ascii="Times New Roman" w:hAnsi="Times New Roman" w:cs="Times New Roman"/>
          <w:sz w:val="24"/>
          <w:szCs w:val="24"/>
          <w:lang w:val="en-GB"/>
        </w:rPr>
        <w:t>. T</w:t>
      </w:r>
      <w:r w:rsidR="00E215A1" w:rsidRPr="00726D17">
        <w:rPr>
          <w:rFonts w:ascii="Times New Roman" w:hAnsi="Times New Roman" w:cs="Times New Roman"/>
          <w:sz w:val="24"/>
          <w:szCs w:val="24"/>
          <w:lang w:val="en-GB"/>
        </w:rPr>
        <w:t xml:space="preserve">hrough </w:t>
      </w:r>
      <w:r w:rsidR="00B048EA" w:rsidRPr="00726D17">
        <w:rPr>
          <w:rFonts w:ascii="Times New Roman" w:hAnsi="Times New Roman" w:cs="Times New Roman"/>
          <w:sz w:val="24"/>
          <w:szCs w:val="24"/>
          <w:lang w:val="en-GB"/>
        </w:rPr>
        <w:t>her</w:t>
      </w:r>
      <w:r w:rsidR="00E215A1" w:rsidRPr="00726D17">
        <w:rPr>
          <w:rFonts w:ascii="Times New Roman" w:hAnsi="Times New Roman" w:cs="Times New Roman"/>
          <w:sz w:val="24"/>
          <w:szCs w:val="24"/>
          <w:lang w:val="en-GB"/>
        </w:rPr>
        <w:t xml:space="preserve"> </w:t>
      </w:r>
      <w:r w:rsidR="00701CD1" w:rsidRPr="00726D17">
        <w:rPr>
          <w:rFonts w:ascii="Times New Roman" w:hAnsi="Times New Roman" w:cs="Times New Roman"/>
          <w:sz w:val="24"/>
          <w:szCs w:val="24"/>
          <w:lang w:val="en-GB"/>
        </w:rPr>
        <w:t xml:space="preserve">Phelan learned that </w:t>
      </w:r>
      <w:r w:rsidR="00DD54EC" w:rsidRPr="00726D17">
        <w:rPr>
          <w:rFonts w:ascii="Times New Roman" w:hAnsi="Times New Roman" w:cs="Times New Roman"/>
          <w:sz w:val="24"/>
          <w:szCs w:val="24"/>
          <w:lang w:val="en-GB"/>
        </w:rPr>
        <w:t>the living conditions of</w:t>
      </w:r>
      <w:r w:rsidR="00701CD1" w:rsidRPr="00726D17">
        <w:rPr>
          <w:rFonts w:ascii="Times New Roman" w:hAnsi="Times New Roman" w:cs="Times New Roman"/>
          <w:sz w:val="24"/>
          <w:szCs w:val="24"/>
          <w:lang w:val="en-GB"/>
        </w:rPr>
        <w:t xml:space="preserve"> the British working class were dreadful</w:t>
      </w:r>
      <w:r w:rsidR="00B048EA" w:rsidRPr="00726D17">
        <w:rPr>
          <w:rFonts w:ascii="Times New Roman" w:hAnsi="Times New Roman" w:cs="Times New Roman"/>
          <w:sz w:val="24"/>
          <w:szCs w:val="24"/>
          <w:lang w:val="en-GB"/>
        </w:rPr>
        <w:t>, which</w:t>
      </w:r>
      <w:r w:rsidR="00DD54EC" w:rsidRPr="00726D17">
        <w:rPr>
          <w:rFonts w:ascii="Times New Roman" w:hAnsi="Times New Roman" w:cs="Times New Roman"/>
          <w:sz w:val="24"/>
          <w:szCs w:val="24"/>
          <w:lang w:val="en-GB"/>
        </w:rPr>
        <w:t xml:space="preserve"> left a profound impression</w:t>
      </w:r>
      <w:r w:rsidR="009C37A3" w:rsidRPr="00726D17">
        <w:rPr>
          <w:rFonts w:ascii="Times New Roman" w:hAnsi="Times New Roman" w:cs="Times New Roman"/>
          <w:sz w:val="24"/>
          <w:szCs w:val="24"/>
          <w:lang w:val="en-GB"/>
        </w:rPr>
        <w:t xml:space="preserve">. </w:t>
      </w:r>
      <w:r w:rsidR="004B1070" w:rsidRPr="00726D17">
        <w:rPr>
          <w:rFonts w:ascii="Times New Roman" w:hAnsi="Times New Roman" w:cs="Times New Roman"/>
          <w:sz w:val="24"/>
          <w:szCs w:val="24"/>
          <w:lang w:val="en-GB"/>
        </w:rPr>
        <w:t xml:space="preserve">He </w:t>
      </w:r>
      <w:r w:rsidR="00072259" w:rsidRPr="00726D17">
        <w:rPr>
          <w:rFonts w:ascii="Times New Roman" w:hAnsi="Times New Roman" w:cs="Times New Roman"/>
          <w:sz w:val="24"/>
          <w:szCs w:val="24"/>
          <w:lang w:val="en-GB"/>
        </w:rPr>
        <w:t>began</w:t>
      </w:r>
      <w:r w:rsidR="004B1070" w:rsidRPr="00726D17">
        <w:rPr>
          <w:rFonts w:ascii="Times New Roman" w:hAnsi="Times New Roman" w:cs="Times New Roman"/>
          <w:sz w:val="24"/>
          <w:szCs w:val="24"/>
          <w:lang w:val="en-GB"/>
        </w:rPr>
        <w:t xml:space="preserve"> studying mathematics at University College Liverpool </w:t>
      </w:r>
      <w:r w:rsidR="00EB235D" w:rsidRPr="00726D17">
        <w:rPr>
          <w:rFonts w:ascii="Times New Roman" w:hAnsi="Times New Roman" w:cs="Times New Roman"/>
          <w:sz w:val="24"/>
          <w:szCs w:val="24"/>
          <w:lang w:val="en-GB"/>
        </w:rPr>
        <w:t xml:space="preserve">in 1906 </w:t>
      </w:r>
      <w:r w:rsidR="004B1070" w:rsidRPr="00726D17">
        <w:rPr>
          <w:rFonts w:ascii="Times New Roman" w:hAnsi="Times New Roman" w:cs="Times New Roman"/>
          <w:sz w:val="24"/>
          <w:szCs w:val="24"/>
          <w:lang w:val="en-GB"/>
        </w:rPr>
        <w:t xml:space="preserve">and proved </w:t>
      </w:r>
      <w:r w:rsidR="005236B2" w:rsidRPr="00726D17">
        <w:rPr>
          <w:rFonts w:ascii="Times New Roman" w:hAnsi="Times New Roman" w:cs="Times New Roman"/>
          <w:sz w:val="24"/>
          <w:szCs w:val="24"/>
          <w:lang w:val="en-GB"/>
        </w:rPr>
        <w:t xml:space="preserve">to be </w:t>
      </w:r>
      <w:r w:rsidR="004B1070" w:rsidRPr="00726D17">
        <w:rPr>
          <w:rFonts w:ascii="Times New Roman" w:hAnsi="Times New Roman" w:cs="Times New Roman"/>
          <w:sz w:val="24"/>
          <w:szCs w:val="24"/>
          <w:lang w:val="en-GB"/>
        </w:rPr>
        <w:t xml:space="preserve">a brilliant student. However, he failed his </w:t>
      </w:r>
      <w:r w:rsidR="00E24537" w:rsidRPr="00726D17">
        <w:rPr>
          <w:rFonts w:ascii="Times New Roman" w:hAnsi="Times New Roman" w:cs="Times New Roman"/>
          <w:sz w:val="24"/>
          <w:szCs w:val="24"/>
          <w:lang w:val="en-GB"/>
        </w:rPr>
        <w:t xml:space="preserve">1909 exams due to poor </w:t>
      </w:r>
      <w:r w:rsidR="00072259" w:rsidRPr="00726D17">
        <w:rPr>
          <w:rFonts w:ascii="Times New Roman" w:hAnsi="Times New Roman" w:cs="Times New Roman"/>
          <w:sz w:val="24"/>
          <w:szCs w:val="24"/>
          <w:lang w:val="en-GB"/>
        </w:rPr>
        <w:t>instruction</w:t>
      </w:r>
      <w:r w:rsidR="00E24537" w:rsidRPr="00726D17">
        <w:rPr>
          <w:rFonts w:ascii="Times New Roman" w:hAnsi="Times New Roman" w:cs="Times New Roman"/>
          <w:sz w:val="24"/>
          <w:szCs w:val="24"/>
          <w:lang w:val="en-GB"/>
        </w:rPr>
        <w:t xml:space="preserve"> and </w:t>
      </w:r>
      <w:r w:rsidR="007455EB" w:rsidRPr="00726D17">
        <w:rPr>
          <w:rFonts w:ascii="Times New Roman" w:hAnsi="Times New Roman" w:cs="Times New Roman"/>
          <w:sz w:val="24"/>
          <w:szCs w:val="24"/>
          <w:lang w:val="en-GB"/>
        </w:rPr>
        <w:t>misjudgement</w:t>
      </w:r>
      <w:r w:rsidR="00E24537" w:rsidRPr="00726D17">
        <w:rPr>
          <w:rFonts w:ascii="Times New Roman" w:hAnsi="Times New Roman" w:cs="Times New Roman"/>
          <w:sz w:val="24"/>
          <w:szCs w:val="24"/>
          <w:lang w:val="en-GB"/>
        </w:rPr>
        <w:t xml:space="preserve"> of the curriculum. He then </w:t>
      </w:r>
      <w:r w:rsidR="00072259" w:rsidRPr="00726D17">
        <w:rPr>
          <w:rFonts w:ascii="Times New Roman" w:hAnsi="Times New Roman" w:cs="Times New Roman"/>
          <w:sz w:val="24"/>
          <w:szCs w:val="24"/>
          <w:lang w:val="en-GB"/>
        </w:rPr>
        <w:t>completed</w:t>
      </w:r>
      <w:r w:rsidR="00E24537" w:rsidRPr="00726D17">
        <w:rPr>
          <w:rFonts w:ascii="Times New Roman" w:hAnsi="Times New Roman" w:cs="Times New Roman"/>
          <w:sz w:val="24"/>
          <w:szCs w:val="24"/>
          <w:lang w:val="en-GB"/>
        </w:rPr>
        <w:t xml:space="preserve"> a </w:t>
      </w:r>
      <w:proofErr w:type="spellStart"/>
      <w:r w:rsidR="00E24537" w:rsidRPr="00726D17">
        <w:rPr>
          <w:rFonts w:ascii="Times New Roman" w:hAnsi="Times New Roman" w:cs="Times New Roman"/>
          <w:i/>
          <w:sz w:val="24"/>
          <w:szCs w:val="24"/>
          <w:lang w:val="en-GB"/>
        </w:rPr>
        <w:t>Diplome</w:t>
      </w:r>
      <w:proofErr w:type="spellEnd"/>
      <w:r w:rsidR="00E24537" w:rsidRPr="00726D17">
        <w:rPr>
          <w:rFonts w:ascii="Times New Roman" w:hAnsi="Times New Roman" w:cs="Times New Roman"/>
          <w:i/>
          <w:sz w:val="24"/>
          <w:szCs w:val="24"/>
          <w:lang w:val="en-GB"/>
        </w:rPr>
        <w:t xml:space="preserve"> Sup</w:t>
      </w:r>
      <w:r w:rsidR="00EB235D" w:rsidRPr="00726D17">
        <w:rPr>
          <w:rFonts w:ascii="Times New Roman" w:hAnsi="Times New Roman" w:cs="Times New Roman"/>
          <w:i/>
          <w:sz w:val="24"/>
          <w:szCs w:val="24"/>
          <w:lang w:val="en-GB"/>
        </w:rPr>
        <w:t>é</w:t>
      </w:r>
      <w:r w:rsidR="00E24537" w:rsidRPr="00726D17">
        <w:rPr>
          <w:rFonts w:ascii="Times New Roman" w:hAnsi="Times New Roman" w:cs="Times New Roman"/>
          <w:i/>
          <w:sz w:val="24"/>
          <w:szCs w:val="24"/>
          <w:lang w:val="en-GB"/>
        </w:rPr>
        <w:t>rieure</w:t>
      </w:r>
      <w:r w:rsidR="00E24537" w:rsidRPr="00726D17">
        <w:rPr>
          <w:rFonts w:ascii="Times New Roman" w:hAnsi="Times New Roman" w:cs="Times New Roman"/>
          <w:sz w:val="24"/>
          <w:szCs w:val="24"/>
          <w:lang w:val="en-GB"/>
        </w:rPr>
        <w:t xml:space="preserve"> at the University of R</w:t>
      </w:r>
      <w:r w:rsidR="00B048EA" w:rsidRPr="00726D17">
        <w:rPr>
          <w:rFonts w:ascii="Times New Roman" w:hAnsi="Times New Roman" w:cs="Times New Roman"/>
          <w:sz w:val="24"/>
          <w:szCs w:val="24"/>
          <w:lang w:val="en-GB"/>
        </w:rPr>
        <w:t>ennes in France</w:t>
      </w:r>
      <w:r w:rsidR="002226C3" w:rsidRPr="00726D17">
        <w:rPr>
          <w:rFonts w:ascii="Times New Roman" w:hAnsi="Times New Roman" w:cs="Times New Roman"/>
          <w:sz w:val="24"/>
          <w:szCs w:val="24"/>
          <w:lang w:val="en-GB"/>
        </w:rPr>
        <w:t xml:space="preserve"> and</w:t>
      </w:r>
      <w:r w:rsidR="00E24537" w:rsidRPr="00726D17">
        <w:rPr>
          <w:rFonts w:ascii="Times New Roman" w:hAnsi="Times New Roman" w:cs="Times New Roman"/>
          <w:sz w:val="24"/>
          <w:szCs w:val="24"/>
          <w:lang w:val="en-GB"/>
        </w:rPr>
        <w:t xml:space="preserve"> </w:t>
      </w:r>
      <w:r w:rsidR="002226C3" w:rsidRPr="00726D17">
        <w:rPr>
          <w:rFonts w:ascii="Times New Roman" w:hAnsi="Times New Roman" w:cs="Times New Roman"/>
          <w:sz w:val="24"/>
          <w:szCs w:val="24"/>
          <w:lang w:val="en-GB"/>
        </w:rPr>
        <w:t xml:space="preserve">in Liverpool </w:t>
      </w:r>
      <w:r w:rsidR="00072259" w:rsidRPr="00726D17">
        <w:rPr>
          <w:rFonts w:ascii="Times New Roman" w:hAnsi="Times New Roman" w:cs="Times New Roman"/>
          <w:sz w:val="24"/>
          <w:szCs w:val="24"/>
          <w:lang w:val="en-GB"/>
        </w:rPr>
        <w:t>a</w:t>
      </w:r>
      <w:r w:rsidR="00E24537" w:rsidRPr="00726D17">
        <w:rPr>
          <w:rFonts w:ascii="Times New Roman" w:hAnsi="Times New Roman" w:cs="Times New Roman"/>
          <w:sz w:val="24"/>
          <w:szCs w:val="24"/>
          <w:lang w:val="en-GB"/>
        </w:rPr>
        <w:t xml:space="preserve"> Bachelor of Science degree in physics </w:t>
      </w:r>
      <w:r w:rsidR="002226C3" w:rsidRPr="00726D17">
        <w:rPr>
          <w:rFonts w:ascii="Times New Roman" w:hAnsi="Times New Roman" w:cs="Times New Roman"/>
          <w:sz w:val="24"/>
          <w:szCs w:val="24"/>
          <w:lang w:val="en-GB"/>
        </w:rPr>
        <w:t>(1910)</w:t>
      </w:r>
      <w:r w:rsidR="00484AC2" w:rsidRPr="00726D17">
        <w:rPr>
          <w:rFonts w:ascii="Times New Roman" w:hAnsi="Times New Roman" w:cs="Times New Roman"/>
          <w:sz w:val="24"/>
          <w:szCs w:val="24"/>
          <w:lang w:val="en-GB"/>
        </w:rPr>
        <w:t xml:space="preserve">, </w:t>
      </w:r>
      <w:r w:rsidR="00E24537" w:rsidRPr="00726D17">
        <w:rPr>
          <w:rFonts w:ascii="Times New Roman" w:hAnsi="Times New Roman" w:cs="Times New Roman"/>
          <w:sz w:val="24"/>
          <w:szCs w:val="24"/>
          <w:lang w:val="en-GB"/>
        </w:rPr>
        <w:t xml:space="preserve">a </w:t>
      </w:r>
      <w:r w:rsidR="002226C3" w:rsidRPr="00726D17">
        <w:rPr>
          <w:rFonts w:ascii="Times New Roman" w:hAnsi="Times New Roman" w:cs="Times New Roman"/>
          <w:sz w:val="24"/>
          <w:szCs w:val="24"/>
          <w:lang w:val="en-GB"/>
        </w:rPr>
        <w:t>Bachelor</w:t>
      </w:r>
      <w:r w:rsidR="00E24537" w:rsidRPr="00726D17">
        <w:rPr>
          <w:rFonts w:ascii="Times New Roman" w:hAnsi="Times New Roman" w:cs="Times New Roman"/>
          <w:sz w:val="24"/>
          <w:szCs w:val="24"/>
          <w:lang w:val="en-GB"/>
        </w:rPr>
        <w:t xml:space="preserve"> of Arts in </w:t>
      </w:r>
      <w:r w:rsidR="00B048EA" w:rsidRPr="00726D17">
        <w:rPr>
          <w:rFonts w:ascii="Times New Roman" w:hAnsi="Times New Roman" w:cs="Times New Roman"/>
          <w:sz w:val="24"/>
          <w:szCs w:val="24"/>
          <w:lang w:val="en-GB"/>
        </w:rPr>
        <w:t>mathematics and French</w:t>
      </w:r>
      <w:r w:rsidR="002226C3" w:rsidRPr="00726D17">
        <w:rPr>
          <w:rFonts w:ascii="Times New Roman" w:hAnsi="Times New Roman" w:cs="Times New Roman"/>
          <w:sz w:val="24"/>
          <w:szCs w:val="24"/>
          <w:lang w:val="en-GB"/>
        </w:rPr>
        <w:t xml:space="preserve"> </w:t>
      </w:r>
      <w:r w:rsidR="001F16DC" w:rsidRPr="00726D17">
        <w:rPr>
          <w:rFonts w:ascii="Times New Roman" w:hAnsi="Times New Roman" w:cs="Times New Roman"/>
          <w:sz w:val="24"/>
          <w:szCs w:val="24"/>
          <w:lang w:val="en-GB"/>
        </w:rPr>
        <w:t>and</w:t>
      </w:r>
      <w:r w:rsidR="002226C3" w:rsidRPr="00726D17">
        <w:rPr>
          <w:rFonts w:ascii="Times New Roman" w:hAnsi="Times New Roman" w:cs="Times New Roman"/>
          <w:sz w:val="24"/>
          <w:szCs w:val="24"/>
          <w:lang w:val="en-GB"/>
        </w:rPr>
        <w:t xml:space="preserve"> a Master of Science degree</w:t>
      </w:r>
      <w:r w:rsidR="00B048EA" w:rsidRPr="00726D17">
        <w:rPr>
          <w:rFonts w:ascii="Times New Roman" w:hAnsi="Times New Roman" w:cs="Times New Roman"/>
          <w:sz w:val="24"/>
          <w:szCs w:val="24"/>
          <w:lang w:val="en-GB"/>
        </w:rPr>
        <w:t xml:space="preserve"> </w:t>
      </w:r>
      <w:r w:rsidR="002226C3" w:rsidRPr="00726D17">
        <w:rPr>
          <w:rFonts w:ascii="Times New Roman" w:hAnsi="Times New Roman" w:cs="Times New Roman"/>
          <w:sz w:val="24"/>
          <w:szCs w:val="24"/>
          <w:lang w:val="en-GB"/>
        </w:rPr>
        <w:t>(</w:t>
      </w:r>
      <w:r w:rsidR="00B048EA" w:rsidRPr="00726D17">
        <w:rPr>
          <w:rFonts w:ascii="Times New Roman" w:hAnsi="Times New Roman" w:cs="Times New Roman"/>
          <w:sz w:val="24"/>
          <w:szCs w:val="24"/>
          <w:lang w:val="en-GB"/>
        </w:rPr>
        <w:t>1911</w:t>
      </w:r>
      <w:r w:rsidR="002226C3" w:rsidRPr="00726D17">
        <w:rPr>
          <w:rFonts w:ascii="Times New Roman" w:hAnsi="Times New Roman" w:cs="Times New Roman"/>
          <w:sz w:val="24"/>
          <w:szCs w:val="24"/>
          <w:lang w:val="en-GB"/>
        </w:rPr>
        <w:t>)</w:t>
      </w:r>
      <w:r w:rsidR="00B048EA" w:rsidRPr="00726D17">
        <w:rPr>
          <w:rFonts w:ascii="Times New Roman" w:hAnsi="Times New Roman" w:cs="Times New Roman"/>
          <w:sz w:val="24"/>
          <w:szCs w:val="24"/>
          <w:lang w:val="en-GB"/>
        </w:rPr>
        <w:t>.</w:t>
      </w:r>
    </w:p>
    <w:p w14:paraId="5D631913" w14:textId="77777777" w:rsidR="00B60B71" w:rsidRPr="00726D17" w:rsidRDefault="00C16444"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Phelan embarked on </w:t>
      </w:r>
      <w:r w:rsidR="00EB235D" w:rsidRPr="00726D17">
        <w:rPr>
          <w:rFonts w:ascii="Times New Roman" w:hAnsi="Times New Roman" w:cs="Times New Roman"/>
          <w:sz w:val="24"/>
          <w:szCs w:val="24"/>
          <w:lang w:val="en-GB"/>
        </w:rPr>
        <w:t xml:space="preserve">his </w:t>
      </w:r>
      <w:r w:rsidRPr="00726D17">
        <w:rPr>
          <w:rFonts w:ascii="Times New Roman" w:hAnsi="Times New Roman" w:cs="Times New Roman"/>
          <w:sz w:val="24"/>
          <w:szCs w:val="24"/>
          <w:lang w:val="en-GB"/>
        </w:rPr>
        <w:t xml:space="preserve">career as a </w:t>
      </w:r>
      <w:r w:rsidR="007E2249" w:rsidRPr="00726D17">
        <w:rPr>
          <w:rFonts w:ascii="Times New Roman" w:hAnsi="Times New Roman" w:cs="Times New Roman"/>
          <w:sz w:val="24"/>
          <w:szCs w:val="24"/>
          <w:lang w:val="en-GB"/>
        </w:rPr>
        <w:t xml:space="preserve">British </w:t>
      </w:r>
      <w:r w:rsidRPr="00726D17">
        <w:rPr>
          <w:rFonts w:ascii="Times New Roman" w:hAnsi="Times New Roman" w:cs="Times New Roman"/>
          <w:sz w:val="24"/>
          <w:szCs w:val="24"/>
          <w:lang w:val="en-GB"/>
        </w:rPr>
        <w:t xml:space="preserve">civil </w:t>
      </w:r>
      <w:r w:rsidR="002D36F3" w:rsidRPr="00726D17">
        <w:rPr>
          <w:rFonts w:ascii="Times New Roman" w:hAnsi="Times New Roman" w:cs="Times New Roman"/>
          <w:sz w:val="24"/>
          <w:szCs w:val="24"/>
          <w:lang w:val="en-GB"/>
        </w:rPr>
        <w:t>servant in 1911.</w:t>
      </w:r>
      <w:r w:rsidR="0006716F" w:rsidRPr="00726D17">
        <w:rPr>
          <w:rFonts w:ascii="Times New Roman" w:hAnsi="Times New Roman" w:cs="Times New Roman"/>
          <w:sz w:val="24"/>
          <w:szCs w:val="24"/>
          <w:lang w:val="en-GB"/>
        </w:rPr>
        <w:t xml:space="preserve"> </w:t>
      </w:r>
      <w:r w:rsidR="002D36F3" w:rsidRPr="00726D17">
        <w:rPr>
          <w:rFonts w:ascii="Times New Roman" w:hAnsi="Times New Roman" w:cs="Times New Roman"/>
          <w:sz w:val="24"/>
          <w:szCs w:val="24"/>
          <w:lang w:val="en-GB"/>
        </w:rPr>
        <w:t xml:space="preserve">He became a researcher </w:t>
      </w:r>
      <w:r w:rsidR="005236B2" w:rsidRPr="00726D17">
        <w:rPr>
          <w:rFonts w:ascii="Times New Roman" w:hAnsi="Times New Roman" w:cs="Times New Roman"/>
          <w:sz w:val="24"/>
          <w:szCs w:val="24"/>
          <w:lang w:val="en-GB"/>
        </w:rPr>
        <w:t>at</w:t>
      </w:r>
      <w:r w:rsidR="002D36F3" w:rsidRPr="00726D17">
        <w:rPr>
          <w:rFonts w:ascii="Times New Roman" w:hAnsi="Times New Roman" w:cs="Times New Roman"/>
          <w:sz w:val="24"/>
          <w:szCs w:val="24"/>
          <w:lang w:val="en-GB"/>
        </w:rPr>
        <w:t xml:space="preserve"> the Board of Trade</w:t>
      </w:r>
      <w:r w:rsidR="00173569" w:rsidRPr="00726D17">
        <w:rPr>
          <w:rFonts w:ascii="Times New Roman" w:hAnsi="Times New Roman" w:cs="Times New Roman"/>
          <w:sz w:val="24"/>
          <w:szCs w:val="24"/>
          <w:lang w:val="en-GB"/>
        </w:rPr>
        <w:t>, compiling data for price indic</w:t>
      </w:r>
      <w:r w:rsidR="002D36F3" w:rsidRPr="00726D17">
        <w:rPr>
          <w:rFonts w:ascii="Times New Roman" w:hAnsi="Times New Roman" w:cs="Times New Roman"/>
          <w:sz w:val="24"/>
          <w:szCs w:val="24"/>
          <w:lang w:val="en-GB"/>
        </w:rPr>
        <w:t>es and</w:t>
      </w:r>
      <w:r w:rsidR="007F5A50" w:rsidRPr="00726D17">
        <w:rPr>
          <w:rFonts w:ascii="Times New Roman" w:hAnsi="Times New Roman" w:cs="Times New Roman"/>
          <w:sz w:val="24"/>
          <w:szCs w:val="24"/>
          <w:lang w:val="en-GB"/>
        </w:rPr>
        <w:t>,</w:t>
      </w:r>
      <w:r w:rsidR="002D36F3" w:rsidRPr="00726D17">
        <w:rPr>
          <w:rFonts w:ascii="Times New Roman" w:hAnsi="Times New Roman" w:cs="Times New Roman"/>
          <w:sz w:val="24"/>
          <w:szCs w:val="24"/>
          <w:lang w:val="en-GB"/>
        </w:rPr>
        <w:t xml:space="preserve"> therefore</w:t>
      </w:r>
      <w:r w:rsidR="007F5A50" w:rsidRPr="00726D17">
        <w:rPr>
          <w:rFonts w:ascii="Times New Roman" w:hAnsi="Times New Roman" w:cs="Times New Roman"/>
          <w:sz w:val="24"/>
          <w:szCs w:val="24"/>
          <w:lang w:val="en-GB"/>
        </w:rPr>
        <w:t>,</w:t>
      </w:r>
      <w:r w:rsidR="002D36F3" w:rsidRPr="00726D17">
        <w:rPr>
          <w:rFonts w:ascii="Times New Roman" w:hAnsi="Times New Roman" w:cs="Times New Roman"/>
          <w:sz w:val="24"/>
          <w:szCs w:val="24"/>
          <w:lang w:val="en-GB"/>
        </w:rPr>
        <w:t xml:space="preserve"> travelling </w:t>
      </w:r>
      <w:r w:rsidR="00A87849" w:rsidRPr="00726D17">
        <w:rPr>
          <w:rFonts w:ascii="Times New Roman" w:hAnsi="Times New Roman" w:cs="Times New Roman"/>
          <w:sz w:val="24"/>
          <w:szCs w:val="24"/>
          <w:lang w:val="en-GB"/>
        </w:rPr>
        <w:t xml:space="preserve">to the UK’s remote corners, while living </w:t>
      </w:r>
      <w:r w:rsidR="00173569" w:rsidRPr="00726D17">
        <w:rPr>
          <w:rFonts w:ascii="Times New Roman" w:hAnsi="Times New Roman" w:cs="Times New Roman"/>
          <w:sz w:val="24"/>
          <w:szCs w:val="24"/>
          <w:lang w:val="en-GB"/>
        </w:rPr>
        <w:t xml:space="preserve">a </w:t>
      </w:r>
      <w:r w:rsidR="00A87849" w:rsidRPr="00726D17">
        <w:rPr>
          <w:rFonts w:ascii="Times New Roman" w:hAnsi="Times New Roman" w:cs="Times New Roman"/>
          <w:sz w:val="24"/>
          <w:szCs w:val="24"/>
          <w:lang w:val="en-GB"/>
        </w:rPr>
        <w:t>boh</w:t>
      </w:r>
      <w:r w:rsidR="001F16DC" w:rsidRPr="00726D17">
        <w:rPr>
          <w:rFonts w:ascii="Times New Roman" w:hAnsi="Times New Roman" w:cs="Times New Roman"/>
          <w:sz w:val="24"/>
          <w:szCs w:val="24"/>
          <w:lang w:val="en-GB"/>
        </w:rPr>
        <w:t>emian</w:t>
      </w:r>
      <w:r w:rsidR="00A87849" w:rsidRPr="00726D17">
        <w:rPr>
          <w:rFonts w:ascii="Times New Roman" w:hAnsi="Times New Roman" w:cs="Times New Roman"/>
          <w:sz w:val="24"/>
          <w:szCs w:val="24"/>
          <w:lang w:val="en-GB"/>
        </w:rPr>
        <w:t xml:space="preserve"> </w:t>
      </w:r>
      <w:r w:rsidR="001F16DC" w:rsidRPr="00726D17">
        <w:rPr>
          <w:rFonts w:ascii="Times New Roman" w:hAnsi="Times New Roman" w:cs="Times New Roman"/>
          <w:sz w:val="24"/>
          <w:szCs w:val="24"/>
          <w:lang w:val="en-GB"/>
        </w:rPr>
        <w:t xml:space="preserve">life </w:t>
      </w:r>
      <w:r w:rsidR="00A87849" w:rsidRPr="00726D17">
        <w:rPr>
          <w:rFonts w:ascii="Times New Roman" w:hAnsi="Times New Roman" w:cs="Times New Roman"/>
          <w:sz w:val="24"/>
          <w:szCs w:val="24"/>
          <w:lang w:val="en-GB"/>
        </w:rPr>
        <w:t>in London</w:t>
      </w:r>
      <w:r w:rsidR="00D37A25" w:rsidRPr="00726D17">
        <w:rPr>
          <w:rFonts w:ascii="Times New Roman" w:hAnsi="Times New Roman" w:cs="Times New Roman"/>
          <w:sz w:val="24"/>
          <w:szCs w:val="24"/>
          <w:lang w:val="en-GB"/>
        </w:rPr>
        <w:t xml:space="preserve"> </w:t>
      </w:r>
      <w:r w:rsidR="00173569" w:rsidRPr="00726D17">
        <w:rPr>
          <w:rFonts w:ascii="Times New Roman" w:hAnsi="Times New Roman" w:cs="Times New Roman"/>
          <w:sz w:val="24"/>
          <w:szCs w:val="24"/>
          <w:lang w:val="en-GB"/>
        </w:rPr>
        <w:t>among its</w:t>
      </w:r>
      <w:r w:rsidR="00A87849" w:rsidRPr="00726D17">
        <w:rPr>
          <w:rFonts w:ascii="Times New Roman" w:hAnsi="Times New Roman" w:cs="Times New Roman"/>
          <w:sz w:val="24"/>
          <w:szCs w:val="24"/>
          <w:lang w:val="en-GB"/>
        </w:rPr>
        <w:t xml:space="preserve"> Irish community. Being an Irish Catholic in Anglican England, he participated in the publ</w:t>
      </w:r>
      <w:r w:rsidR="00924515" w:rsidRPr="00726D17">
        <w:rPr>
          <w:rFonts w:ascii="Times New Roman" w:hAnsi="Times New Roman" w:cs="Times New Roman"/>
          <w:sz w:val="24"/>
          <w:szCs w:val="24"/>
          <w:lang w:val="en-GB"/>
        </w:rPr>
        <w:t>ic debate on the Irish question</w:t>
      </w:r>
      <w:r w:rsidR="00A87849" w:rsidRPr="00726D17">
        <w:rPr>
          <w:rFonts w:ascii="Times New Roman" w:hAnsi="Times New Roman" w:cs="Times New Roman"/>
          <w:sz w:val="24"/>
          <w:szCs w:val="24"/>
          <w:lang w:val="en-GB"/>
        </w:rPr>
        <w:t xml:space="preserve"> </w:t>
      </w:r>
      <w:r w:rsidR="007E2249" w:rsidRPr="00726D17">
        <w:rPr>
          <w:rFonts w:ascii="Times New Roman" w:hAnsi="Times New Roman" w:cs="Times New Roman"/>
          <w:sz w:val="24"/>
          <w:szCs w:val="24"/>
          <w:lang w:val="en-GB"/>
        </w:rPr>
        <w:t>without becoming</w:t>
      </w:r>
      <w:r w:rsidR="00A87849" w:rsidRPr="00726D17">
        <w:rPr>
          <w:rFonts w:ascii="Times New Roman" w:hAnsi="Times New Roman" w:cs="Times New Roman"/>
          <w:sz w:val="24"/>
          <w:szCs w:val="24"/>
          <w:lang w:val="en-GB"/>
        </w:rPr>
        <w:t xml:space="preserve"> involved</w:t>
      </w:r>
      <w:r w:rsidR="007E2249" w:rsidRPr="00726D17">
        <w:rPr>
          <w:rFonts w:ascii="Times New Roman" w:hAnsi="Times New Roman" w:cs="Times New Roman"/>
          <w:sz w:val="24"/>
          <w:szCs w:val="24"/>
          <w:lang w:val="en-GB"/>
        </w:rPr>
        <w:t xml:space="preserve"> in political activities</w:t>
      </w:r>
      <w:r w:rsidR="00B70D99" w:rsidRPr="00726D17">
        <w:rPr>
          <w:rFonts w:ascii="Times New Roman" w:hAnsi="Times New Roman" w:cs="Times New Roman"/>
          <w:sz w:val="24"/>
          <w:szCs w:val="24"/>
          <w:lang w:val="en-GB"/>
        </w:rPr>
        <w:t xml:space="preserve">. </w:t>
      </w:r>
      <w:r w:rsidR="00D401C0" w:rsidRPr="00726D17">
        <w:rPr>
          <w:rFonts w:ascii="Times New Roman" w:hAnsi="Times New Roman" w:cs="Times New Roman"/>
          <w:sz w:val="24"/>
          <w:szCs w:val="24"/>
          <w:lang w:val="en-GB"/>
        </w:rPr>
        <w:t xml:space="preserve">He </w:t>
      </w:r>
      <w:r w:rsidR="0038083D" w:rsidRPr="00726D17">
        <w:rPr>
          <w:rFonts w:ascii="Times New Roman" w:hAnsi="Times New Roman" w:cs="Times New Roman"/>
          <w:sz w:val="24"/>
          <w:szCs w:val="24"/>
          <w:lang w:val="en-GB"/>
        </w:rPr>
        <w:t xml:space="preserve">timidly professed his faith and </w:t>
      </w:r>
      <w:r w:rsidR="000E2BA8" w:rsidRPr="00726D17">
        <w:rPr>
          <w:rFonts w:ascii="Times New Roman" w:hAnsi="Times New Roman" w:cs="Times New Roman"/>
          <w:sz w:val="24"/>
          <w:szCs w:val="24"/>
          <w:lang w:val="en-GB"/>
        </w:rPr>
        <w:t>deliberately fostered his sense of belonging to the Irish community</w:t>
      </w:r>
      <w:r w:rsidR="00D401C0"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D401C0" w:rsidRPr="00726D17">
        <w:rPr>
          <w:rFonts w:ascii="Times New Roman" w:hAnsi="Times New Roman" w:cs="Times New Roman"/>
          <w:sz w:val="24"/>
          <w:szCs w:val="24"/>
          <w:lang w:val="en-GB"/>
        </w:rPr>
        <w:t xml:space="preserve">showing </w:t>
      </w:r>
      <w:r w:rsidR="000E2BA8" w:rsidRPr="00726D17">
        <w:rPr>
          <w:rFonts w:ascii="Times New Roman" w:hAnsi="Times New Roman" w:cs="Times New Roman"/>
          <w:sz w:val="24"/>
          <w:szCs w:val="24"/>
          <w:lang w:val="en-GB"/>
        </w:rPr>
        <w:t xml:space="preserve">that </w:t>
      </w:r>
      <w:r w:rsidR="00D401C0" w:rsidRPr="00726D17">
        <w:rPr>
          <w:rFonts w:ascii="Times New Roman" w:hAnsi="Times New Roman" w:cs="Times New Roman"/>
          <w:sz w:val="24"/>
          <w:szCs w:val="24"/>
          <w:lang w:val="en-GB"/>
        </w:rPr>
        <w:t>h</w:t>
      </w:r>
      <w:r w:rsidR="000A7681" w:rsidRPr="00726D17">
        <w:rPr>
          <w:rFonts w:ascii="Times New Roman" w:hAnsi="Times New Roman" w:cs="Times New Roman"/>
          <w:sz w:val="24"/>
          <w:szCs w:val="24"/>
          <w:lang w:val="en-GB"/>
        </w:rPr>
        <w:t>is</w:t>
      </w:r>
      <w:r w:rsidR="00D401C0" w:rsidRPr="00726D17">
        <w:rPr>
          <w:rFonts w:ascii="Times New Roman" w:hAnsi="Times New Roman" w:cs="Times New Roman"/>
          <w:sz w:val="24"/>
          <w:szCs w:val="24"/>
          <w:lang w:val="en-GB"/>
        </w:rPr>
        <w:t xml:space="preserve"> beliefs </w:t>
      </w:r>
      <w:r w:rsidR="000A7681" w:rsidRPr="00726D17">
        <w:rPr>
          <w:rFonts w:ascii="Times New Roman" w:hAnsi="Times New Roman" w:cs="Times New Roman"/>
          <w:sz w:val="24"/>
          <w:szCs w:val="24"/>
          <w:lang w:val="en-GB"/>
        </w:rPr>
        <w:t xml:space="preserve">were fundamentally different from those of many of his professional colleagues. </w:t>
      </w:r>
      <w:r w:rsidR="00D37A25" w:rsidRPr="00726D17">
        <w:rPr>
          <w:rFonts w:ascii="Times New Roman" w:hAnsi="Times New Roman" w:cs="Times New Roman"/>
          <w:sz w:val="24"/>
          <w:szCs w:val="24"/>
          <w:lang w:val="en-GB"/>
        </w:rPr>
        <w:t>This</w:t>
      </w:r>
      <w:r w:rsidR="000A7681" w:rsidRPr="00726D17">
        <w:rPr>
          <w:rFonts w:ascii="Times New Roman" w:hAnsi="Times New Roman" w:cs="Times New Roman"/>
          <w:sz w:val="24"/>
          <w:szCs w:val="24"/>
          <w:lang w:val="en-GB"/>
        </w:rPr>
        <w:t xml:space="preserve"> offers a possible explanation as to why he </w:t>
      </w:r>
      <w:r w:rsidR="00EB235D" w:rsidRPr="00726D17">
        <w:rPr>
          <w:rFonts w:ascii="Times New Roman" w:hAnsi="Times New Roman" w:cs="Times New Roman"/>
          <w:sz w:val="24"/>
          <w:szCs w:val="24"/>
          <w:lang w:val="en-GB"/>
        </w:rPr>
        <w:t>felt a desire to travel abroad</w:t>
      </w:r>
      <w:r w:rsidR="000A7681" w:rsidRPr="00726D17">
        <w:rPr>
          <w:rFonts w:ascii="Times New Roman" w:hAnsi="Times New Roman" w:cs="Times New Roman"/>
          <w:sz w:val="24"/>
          <w:szCs w:val="24"/>
          <w:lang w:val="en-GB"/>
        </w:rPr>
        <w:t xml:space="preserve">. </w:t>
      </w:r>
      <w:r w:rsidR="007161C4" w:rsidRPr="00726D17">
        <w:rPr>
          <w:rFonts w:ascii="Times New Roman" w:hAnsi="Times New Roman" w:cs="Times New Roman"/>
          <w:sz w:val="24"/>
          <w:szCs w:val="24"/>
          <w:lang w:val="en-GB"/>
        </w:rPr>
        <w:t>H</w:t>
      </w:r>
      <w:r w:rsidR="000A1BA7" w:rsidRPr="00726D17">
        <w:rPr>
          <w:rFonts w:ascii="Times New Roman" w:hAnsi="Times New Roman" w:cs="Times New Roman"/>
          <w:sz w:val="24"/>
          <w:szCs w:val="24"/>
          <w:lang w:val="en-GB"/>
        </w:rPr>
        <w:t>e accepted a</w:t>
      </w:r>
      <w:r w:rsidR="007C065A" w:rsidRPr="00726D17">
        <w:rPr>
          <w:rFonts w:ascii="Times New Roman" w:hAnsi="Times New Roman" w:cs="Times New Roman"/>
          <w:sz w:val="24"/>
          <w:szCs w:val="24"/>
          <w:lang w:val="en-GB"/>
        </w:rPr>
        <w:t xml:space="preserve"> job offer</w:t>
      </w:r>
      <w:r w:rsidR="000A1BA7" w:rsidRPr="00726D17">
        <w:rPr>
          <w:rFonts w:ascii="Times New Roman" w:hAnsi="Times New Roman" w:cs="Times New Roman"/>
          <w:sz w:val="24"/>
          <w:szCs w:val="24"/>
          <w:lang w:val="en-GB"/>
        </w:rPr>
        <w:t xml:space="preserve"> from the tour operators</w:t>
      </w:r>
      <w:r w:rsidR="00430F32" w:rsidRPr="00726D17">
        <w:rPr>
          <w:rFonts w:ascii="Times New Roman" w:hAnsi="Times New Roman" w:cs="Times New Roman"/>
          <w:sz w:val="24"/>
          <w:szCs w:val="24"/>
          <w:lang w:val="en-GB"/>
        </w:rPr>
        <w:t xml:space="preserve"> </w:t>
      </w:r>
      <w:r w:rsidR="000A1BA7" w:rsidRPr="00726D17">
        <w:rPr>
          <w:rFonts w:ascii="Times New Roman" w:hAnsi="Times New Roman" w:cs="Times New Roman"/>
          <w:sz w:val="24"/>
          <w:szCs w:val="24"/>
          <w:lang w:val="en-GB"/>
        </w:rPr>
        <w:t>Edward and George Lunn</w:t>
      </w:r>
      <w:r w:rsidR="007C065A" w:rsidRPr="00726D17">
        <w:rPr>
          <w:rFonts w:ascii="Times New Roman" w:hAnsi="Times New Roman" w:cs="Times New Roman"/>
          <w:sz w:val="24"/>
          <w:szCs w:val="24"/>
          <w:lang w:val="en-GB"/>
        </w:rPr>
        <w:t xml:space="preserve"> and became a travel guide</w:t>
      </w:r>
      <w:r w:rsidR="000A1BA7" w:rsidRPr="00726D17">
        <w:rPr>
          <w:rFonts w:ascii="Times New Roman" w:hAnsi="Times New Roman" w:cs="Times New Roman"/>
          <w:sz w:val="24"/>
          <w:szCs w:val="24"/>
          <w:lang w:val="en-GB"/>
        </w:rPr>
        <w:t xml:space="preserve">. </w:t>
      </w:r>
      <w:r w:rsidR="005813BA" w:rsidRPr="00726D17">
        <w:rPr>
          <w:rFonts w:ascii="Times New Roman" w:hAnsi="Times New Roman" w:cs="Times New Roman"/>
          <w:sz w:val="24"/>
          <w:szCs w:val="24"/>
          <w:lang w:val="en-GB"/>
        </w:rPr>
        <w:t>He enjoyed</w:t>
      </w:r>
      <w:r w:rsidR="006A4808" w:rsidRPr="00726D17">
        <w:rPr>
          <w:rFonts w:ascii="Times New Roman" w:hAnsi="Times New Roman" w:cs="Times New Roman"/>
          <w:sz w:val="24"/>
          <w:szCs w:val="24"/>
          <w:lang w:val="en-GB"/>
        </w:rPr>
        <w:t xml:space="preserve"> travel</w:t>
      </w:r>
      <w:r w:rsidR="005813BA" w:rsidRPr="00726D17">
        <w:rPr>
          <w:rFonts w:ascii="Times New Roman" w:hAnsi="Times New Roman" w:cs="Times New Roman"/>
          <w:sz w:val="24"/>
          <w:szCs w:val="24"/>
          <w:lang w:val="en-GB"/>
        </w:rPr>
        <w:t>ling</w:t>
      </w:r>
      <w:r w:rsidR="006A4808" w:rsidRPr="00726D17">
        <w:rPr>
          <w:rFonts w:ascii="Times New Roman" w:hAnsi="Times New Roman" w:cs="Times New Roman"/>
          <w:sz w:val="24"/>
          <w:szCs w:val="24"/>
          <w:lang w:val="en-GB"/>
        </w:rPr>
        <w:t xml:space="preserve"> </w:t>
      </w:r>
      <w:r w:rsidR="007C065A" w:rsidRPr="00726D17">
        <w:rPr>
          <w:rFonts w:ascii="Times New Roman" w:hAnsi="Times New Roman" w:cs="Times New Roman"/>
          <w:sz w:val="24"/>
          <w:szCs w:val="24"/>
          <w:lang w:val="en-GB"/>
        </w:rPr>
        <w:lastRenderedPageBreak/>
        <w:t>through Europe</w:t>
      </w:r>
      <w:r w:rsidR="005B12A3" w:rsidRPr="00726D17">
        <w:rPr>
          <w:rFonts w:ascii="Times New Roman" w:hAnsi="Times New Roman" w:cs="Times New Roman"/>
          <w:sz w:val="24"/>
          <w:szCs w:val="24"/>
          <w:lang w:val="en-GB"/>
        </w:rPr>
        <w:t>,</w:t>
      </w:r>
      <w:r w:rsidR="000463E1" w:rsidRPr="00726D17">
        <w:rPr>
          <w:rFonts w:ascii="Times New Roman" w:hAnsi="Times New Roman" w:cs="Times New Roman"/>
          <w:sz w:val="24"/>
          <w:szCs w:val="24"/>
          <w:lang w:val="en-GB"/>
        </w:rPr>
        <w:t xml:space="preserve"> </w:t>
      </w:r>
      <w:r w:rsidR="00451F71" w:rsidRPr="00726D17">
        <w:rPr>
          <w:rFonts w:ascii="Times New Roman" w:hAnsi="Times New Roman" w:cs="Times New Roman"/>
          <w:sz w:val="24"/>
          <w:szCs w:val="24"/>
          <w:lang w:val="en-GB"/>
        </w:rPr>
        <w:t>especially</w:t>
      </w:r>
      <w:r w:rsidR="000463E1" w:rsidRPr="00726D17">
        <w:rPr>
          <w:rFonts w:ascii="Times New Roman" w:hAnsi="Times New Roman" w:cs="Times New Roman"/>
          <w:sz w:val="24"/>
          <w:szCs w:val="24"/>
          <w:lang w:val="en-GB"/>
        </w:rPr>
        <w:t xml:space="preserve"> to Switzerland, </w:t>
      </w:r>
      <w:r w:rsidR="005813BA" w:rsidRPr="00726D17">
        <w:rPr>
          <w:rFonts w:ascii="Times New Roman" w:hAnsi="Times New Roman" w:cs="Times New Roman"/>
          <w:sz w:val="24"/>
          <w:szCs w:val="24"/>
          <w:lang w:val="en-GB"/>
        </w:rPr>
        <w:t>which</w:t>
      </w:r>
      <w:r w:rsidR="000463E1" w:rsidRPr="00726D17">
        <w:rPr>
          <w:rFonts w:ascii="Times New Roman" w:hAnsi="Times New Roman" w:cs="Times New Roman"/>
          <w:sz w:val="24"/>
          <w:szCs w:val="24"/>
          <w:lang w:val="en-GB"/>
        </w:rPr>
        <w:t xml:space="preserve"> made a profound impression on him. </w:t>
      </w:r>
      <w:r w:rsidR="005813BA" w:rsidRPr="00726D17">
        <w:rPr>
          <w:rFonts w:ascii="Times New Roman" w:hAnsi="Times New Roman" w:cs="Times New Roman"/>
          <w:sz w:val="24"/>
          <w:szCs w:val="24"/>
          <w:lang w:val="en-GB"/>
        </w:rPr>
        <w:t xml:space="preserve">One year later he was appointed as chief investigator </w:t>
      </w:r>
      <w:r w:rsidR="00F41CF9" w:rsidRPr="00726D17">
        <w:rPr>
          <w:rFonts w:ascii="Times New Roman" w:hAnsi="Times New Roman" w:cs="Times New Roman"/>
          <w:sz w:val="24"/>
          <w:szCs w:val="24"/>
          <w:lang w:val="en-GB"/>
        </w:rPr>
        <w:t>at the Board of Trade</w:t>
      </w:r>
      <w:r w:rsidR="00E708F8" w:rsidRPr="00726D17">
        <w:rPr>
          <w:rFonts w:ascii="Times New Roman" w:hAnsi="Times New Roman" w:cs="Times New Roman"/>
          <w:sz w:val="24"/>
          <w:szCs w:val="24"/>
          <w:lang w:val="en-GB"/>
        </w:rPr>
        <w:t xml:space="preserve">, conducting a </w:t>
      </w:r>
      <w:r w:rsidR="006C2E45" w:rsidRPr="00726D17">
        <w:rPr>
          <w:rFonts w:ascii="Times New Roman" w:hAnsi="Times New Roman" w:cs="Times New Roman"/>
          <w:sz w:val="24"/>
          <w:szCs w:val="24"/>
          <w:lang w:val="en-GB"/>
        </w:rPr>
        <w:t xml:space="preserve">new </w:t>
      </w:r>
      <w:r w:rsidR="00E708F8" w:rsidRPr="00726D17">
        <w:rPr>
          <w:rFonts w:ascii="Times New Roman" w:hAnsi="Times New Roman" w:cs="Times New Roman"/>
          <w:sz w:val="24"/>
          <w:szCs w:val="24"/>
          <w:lang w:val="en-GB"/>
        </w:rPr>
        <w:t xml:space="preserve">research project on housing. </w:t>
      </w:r>
      <w:r w:rsidR="008963D7" w:rsidRPr="00726D17">
        <w:rPr>
          <w:rFonts w:ascii="Times New Roman" w:hAnsi="Times New Roman" w:cs="Times New Roman"/>
          <w:sz w:val="24"/>
          <w:szCs w:val="24"/>
          <w:lang w:val="en-GB"/>
        </w:rPr>
        <w:t xml:space="preserve">With the outbreak of </w:t>
      </w:r>
      <w:r w:rsidR="00876F12" w:rsidRPr="00726D17">
        <w:rPr>
          <w:rFonts w:ascii="Times New Roman" w:hAnsi="Times New Roman" w:cs="Times New Roman"/>
          <w:sz w:val="24"/>
          <w:szCs w:val="24"/>
          <w:lang w:val="en-GB"/>
        </w:rPr>
        <w:t>world war in August 1914</w:t>
      </w:r>
      <w:r w:rsidR="008963D7" w:rsidRPr="00726D17">
        <w:rPr>
          <w:rFonts w:ascii="Times New Roman" w:hAnsi="Times New Roman" w:cs="Times New Roman"/>
          <w:sz w:val="24"/>
          <w:szCs w:val="24"/>
          <w:lang w:val="en-GB"/>
        </w:rPr>
        <w:t xml:space="preserve"> the enquiry was suspended. Phelan</w:t>
      </w:r>
      <w:r w:rsidR="00501BF6" w:rsidRPr="00726D17">
        <w:rPr>
          <w:rFonts w:ascii="Times New Roman" w:hAnsi="Times New Roman" w:cs="Times New Roman"/>
          <w:sz w:val="24"/>
          <w:szCs w:val="24"/>
          <w:lang w:val="en-GB"/>
        </w:rPr>
        <w:t xml:space="preserve"> wanted to serve in the army, but the British authorities refused his application on the grounds that collecting data about prices and wages was even more important in wartime than in peacetime. He</w:t>
      </w:r>
      <w:r w:rsidR="00876F12" w:rsidRPr="00726D17">
        <w:rPr>
          <w:rFonts w:ascii="Times New Roman" w:hAnsi="Times New Roman" w:cs="Times New Roman"/>
          <w:sz w:val="24"/>
          <w:szCs w:val="24"/>
          <w:lang w:val="en-GB"/>
        </w:rPr>
        <w:t xml:space="preserve"> continued his statistical work and</w:t>
      </w:r>
      <w:r w:rsidR="00501BF6" w:rsidRPr="00726D17">
        <w:rPr>
          <w:rFonts w:ascii="Times New Roman" w:hAnsi="Times New Roman" w:cs="Times New Roman"/>
          <w:sz w:val="24"/>
          <w:szCs w:val="24"/>
          <w:lang w:val="en-GB"/>
        </w:rPr>
        <w:t xml:space="preserve"> </w:t>
      </w:r>
      <w:r w:rsidR="007F0EA9" w:rsidRPr="00726D17">
        <w:rPr>
          <w:rFonts w:ascii="Times New Roman" w:hAnsi="Times New Roman" w:cs="Times New Roman"/>
          <w:sz w:val="24"/>
          <w:szCs w:val="24"/>
          <w:lang w:val="en-GB"/>
        </w:rPr>
        <w:t>arranged contracts for army supplies</w:t>
      </w:r>
      <w:r w:rsidR="000E2538" w:rsidRPr="00726D17">
        <w:rPr>
          <w:rFonts w:ascii="Times New Roman" w:hAnsi="Times New Roman" w:cs="Times New Roman"/>
          <w:sz w:val="24"/>
          <w:szCs w:val="24"/>
          <w:lang w:val="en-GB"/>
        </w:rPr>
        <w:t>. I</w:t>
      </w:r>
      <w:r w:rsidR="005813BA" w:rsidRPr="00726D17">
        <w:rPr>
          <w:rFonts w:ascii="Times New Roman" w:hAnsi="Times New Roman" w:cs="Times New Roman"/>
          <w:sz w:val="24"/>
          <w:szCs w:val="24"/>
          <w:lang w:val="en-GB"/>
        </w:rPr>
        <w:t xml:space="preserve">n 1916 </w:t>
      </w:r>
      <w:r w:rsidR="000E2538" w:rsidRPr="00726D17">
        <w:rPr>
          <w:rFonts w:ascii="Times New Roman" w:hAnsi="Times New Roman" w:cs="Times New Roman"/>
          <w:sz w:val="24"/>
          <w:szCs w:val="24"/>
          <w:lang w:val="en-GB"/>
        </w:rPr>
        <w:t xml:space="preserve">he </w:t>
      </w:r>
      <w:r w:rsidR="00235E54" w:rsidRPr="00726D17">
        <w:rPr>
          <w:rFonts w:ascii="Times New Roman" w:hAnsi="Times New Roman" w:cs="Times New Roman"/>
          <w:sz w:val="24"/>
          <w:szCs w:val="24"/>
          <w:lang w:val="en-GB"/>
        </w:rPr>
        <w:t xml:space="preserve">was asked to </w:t>
      </w:r>
      <w:r w:rsidR="00340098" w:rsidRPr="00726D17">
        <w:rPr>
          <w:rFonts w:ascii="Times New Roman" w:hAnsi="Times New Roman" w:cs="Times New Roman"/>
          <w:sz w:val="24"/>
          <w:szCs w:val="24"/>
          <w:lang w:val="en-GB"/>
        </w:rPr>
        <w:t>co-organize</w:t>
      </w:r>
      <w:r w:rsidR="005813BA" w:rsidRPr="00726D17">
        <w:rPr>
          <w:rFonts w:ascii="Times New Roman" w:hAnsi="Times New Roman" w:cs="Times New Roman"/>
          <w:sz w:val="24"/>
          <w:szCs w:val="24"/>
          <w:lang w:val="en-GB"/>
        </w:rPr>
        <w:t xml:space="preserve"> the work at the Intelligence Department of the Ministry of Labour, newly created by </w:t>
      </w:r>
      <w:r w:rsidR="00924515" w:rsidRPr="00726D17">
        <w:rPr>
          <w:rFonts w:ascii="Times New Roman" w:hAnsi="Times New Roman" w:cs="Times New Roman"/>
          <w:sz w:val="24"/>
          <w:szCs w:val="24"/>
          <w:lang w:val="en-GB"/>
        </w:rPr>
        <w:t xml:space="preserve">David </w:t>
      </w:r>
      <w:r w:rsidR="005813BA" w:rsidRPr="00726D17">
        <w:rPr>
          <w:rFonts w:ascii="Times New Roman" w:hAnsi="Times New Roman" w:cs="Times New Roman"/>
          <w:sz w:val="24"/>
          <w:szCs w:val="24"/>
          <w:lang w:val="en-GB"/>
        </w:rPr>
        <w:t>Lloyd George, where</w:t>
      </w:r>
      <w:r w:rsidR="00235E54" w:rsidRPr="00726D17">
        <w:rPr>
          <w:rFonts w:ascii="Times New Roman" w:hAnsi="Times New Roman" w:cs="Times New Roman"/>
          <w:sz w:val="24"/>
          <w:szCs w:val="24"/>
          <w:lang w:val="en-GB"/>
        </w:rPr>
        <w:t xml:space="preserve"> </w:t>
      </w:r>
      <w:r w:rsidR="004D48EB" w:rsidRPr="00726D17">
        <w:rPr>
          <w:rFonts w:ascii="Times New Roman" w:hAnsi="Times New Roman" w:cs="Times New Roman"/>
          <w:sz w:val="24"/>
          <w:szCs w:val="24"/>
          <w:lang w:val="en-GB"/>
        </w:rPr>
        <w:t xml:space="preserve">he </w:t>
      </w:r>
      <w:r w:rsidR="006C2E45" w:rsidRPr="00726D17">
        <w:rPr>
          <w:rFonts w:ascii="Times New Roman" w:hAnsi="Times New Roman" w:cs="Times New Roman"/>
          <w:sz w:val="24"/>
          <w:szCs w:val="24"/>
          <w:lang w:val="en-GB"/>
        </w:rPr>
        <w:t xml:space="preserve">had responsibility </w:t>
      </w:r>
      <w:r w:rsidR="004D48EB" w:rsidRPr="00726D17">
        <w:rPr>
          <w:rFonts w:ascii="Times New Roman" w:hAnsi="Times New Roman" w:cs="Times New Roman"/>
          <w:sz w:val="24"/>
          <w:szCs w:val="24"/>
          <w:lang w:val="en-GB"/>
        </w:rPr>
        <w:t xml:space="preserve">for collecting data from abroad. Shortly after the 1917 October Revolution </w:t>
      </w:r>
      <w:r w:rsidR="005813BA" w:rsidRPr="00726D17">
        <w:rPr>
          <w:rFonts w:ascii="Times New Roman" w:hAnsi="Times New Roman" w:cs="Times New Roman"/>
          <w:sz w:val="24"/>
          <w:szCs w:val="24"/>
          <w:lang w:val="en-GB"/>
        </w:rPr>
        <w:t xml:space="preserve">in Russia </w:t>
      </w:r>
      <w:r w:rsidR="004D48EB" w:rsidRPr="00726D17">
        <w:rPr>
          <w:rFonts w:ascii="Times New Roman" w:hAnsi="Times New Roman" w:cs="Times New Roman"/>
          <w:sz w:val="24"/>
          <w:szCs w:val="24"/>
          <w:lang w:val="en-GB"/>
        </w:rPr>
        <w:t>he participated in a trade mission to S</w:t>
      </w:r>
      <w:r w:rsidR="005813BA" w:rsidRPr="00726D17">
        <w:rPr>
          <w:rFonts w:ascii="Times New Roman" w:hAnsi="Times New Roman" w:cs="Times New Roman"/>
          <w:sz w:val="24"/>
          <w:szCs w:val="24"/>
          <w:lang w:val="en-GB"/>
        </w:rPr>
        <w:t>ain</w:t>
      </w:r>
      <w:r w:rsidR="006C2E45" w:rsidRPr="00726D17">
        <w:rPr>
          <w:rFonts w:ascii="Times New Roman" w:hAnsi="Times New Roman" w:cs="Times New Roman"/>
          <w:sz w:val="24"/>
          <w:szCs w:val="24"/>
          <w:lang w:val="en-GB"/>
        </w:rPr>
        <w:t>t</w:t>
      </w:r>
      <w:r w:rsidR="00430F32" w:rsidRPr="00726D17">
        <w:rPr>
          <w:rFonts w:ascii="Times New Roman" w:hAnsi="Times New Roman" w:cs="Times New Roman"/>
          <w:sz w:val="24"/>
          <w:szCs w:val="24"/>
          <w:lang w:val="en-GB"/>
        </w:rPr>
        <w:t xml:space="preserve"> </w:t>
      </w:r>
      <w:r w:rsidR="004D48EB" w:rsidRPr="00726D17">
        <w:rPr>
          <w:rFonts w:ascii="Times New Roman" w:hAnsi="Times New Roman" w:cs="Times New Roman"/>
          <w:sz w:val="24"/>
          <w:szCs w:val="24"/>
          <w:lang w:val="en-GB"/>
        </w:rPr>
        <w:t>Petersburg</w:t>
      </w:r>
      <w:r w:rsidR="005813BA" w:rsidRPr="00726D17">
        <w:rPr>
          <w:rFonts w:ascii="Times New Roman" w:hAnsi="Times New Roman" w:cs="Times New Roman"/>
          <w:sz w:val="24"/>
          <w:szCs w:val="24"/>
          <w:lang w:val="en-GB"/>
        </w:rPr>
        <w:t xml:space="preserve"> </w:t>
      </w:r>
      <w:r w:rsidR="004D48EB" w:rsidRPr="00726D17">
        <w:rPr>
          <w:rFonts w:ascii="Times New Roman" w:hAnsi="Times New Roman" w:cs="Times New Roman"/>
          <w:sz w:val="24"/>
          <w:szCs w:val="24"/>
          <w:lang w:val="en-GB"/>
        </w:rPr>
        <w:t>(Petrograd) as a labour expert</w:t>
      </w:r>
      <w:r w:rsidR="004229FC" w:rsidRPr="00726D17">
        <w:rPr>
          <w:rFonts w:ascii="Times New Roman" w:hAnsi="Times New Roman" w:cs="Times New Roman"/>
          <w:sz w:val="24"/>
          <w:szCs w:val="24"/>
          <w:lang w:val="en-GB"/>
        </w:rPr>
        <w:t>,</w:t>
      </w:r>
      <w:r w:rsidR="004D48EB" w:rsidRPr="00726D17">
        <w:rPr>
          <w:rFonts w:ascii="Times New Roman" w:hAnsi="Times New Roman" w:cs="Times New Roman"/>
          <w:sz w:val="24"/>
          <w:szCs w:val="24"/>
          <w:lang w:val="en-GB"/>
        </w:rPr>
        <w:t xml:space="preserve"> </w:t>
      </w:r>
      <w:proofErr w:type="gramStart"/>
      <w:r w:rsidR="004229FC" w:rsidRPr="00726D17">
        <w:rPr>
          <w:rFonts w:ascii="Times New Roman" w:hAnsi="Times New Roman" w:cs="Times New Roman"/>
          <w:sz w:val="24"/>
          <w:szCs w:val="24"/>
          <w:lang w:val="en-GB"/>
        </w:rPr>
        <w:t>in a</w:t>
      </w:r>
      <w:r w:rsidR="00460579" w:rsidRPr="00726D17">
        <w:rPr>
          <w:rFonts w:ascii="Times New Roman" w:hAnsi="Times New Roman" w:cs="Times New Roman"/>
          <w:sz w:val="24"/>
          <w:szCs w:val="24"/>
          <w:lang w:val="en-GB"/>
        </w:rPr>
        <w:t>n</w:t>
      </w:r>
      <w:r w:rsidR="004229FC" w:rsidRPr="00726D17">
        <w:rPr>
          <w:rFonts w:ascii="Times New Roman" w:hAnsi="Times New Roman" w:cs="Times New Roman"/>
          <w:sz w:val="24"/>
          <w:szCs w:val="24"/>
          <w:lang w:val="en-GB"/>
        </w:rPr>
        <w:t xml:space="preserve"> attempt </w:t>
      </w:r>
      <w:r w:rsidR="0088517E" w:rsidRPr="00726D17">
        <w:rPr>
          <w:rFonts w:ascii="Times New Roman" w:hAnsi="Times New Roman" w:cs="Times New Roman"/>
          <w:sz w:val="24"/>
          <w:szCs w:val="24"/>
          <w:lang w:val="en-GB"/>
        </w:rPr>
        <w:t>to</w:t>
      </w:r>
      <w:proofErr w:type="gramEnd"/>
      <w:r w:rsidR="0088517E" w:rsidRPr="00726D17">
        <w:rPr>
          <w:rFonts w:ascii="Times New Roman" w:hAnsi="Times New Roman" w:cs="Times New Roman"/>
          <w:sz w:val="24"/>
          <w:szCs w:val="24"/>
          <w:lang w:val="en-GB"/>
        </w:rPr>
        <w:t xml:space="preserve"> </w:t>
      </w:r>
      <w:r w:rsidR="00B0196E" w:rsidRPr="00726D17">
        <w:rPr>
          <w:rFonts w:ascii="Times New Roman" w:hAnsi="Times New Roman" w:cs="Times New Roman"/>
          <w:sz w:val="24"/>
          <w:szCs w:val="24"/>
          <w:lang w:val="en-GB"/>
        </w:rPr>
        <w:t>conceal</w:t>
      </w:r>
      <w:r w:rsidR="00430F32" w:rsidRPr="00726D17">
        <w:rPr>
          <w:rFonts w:ascii="Times New Roman" w:hAnsi="Times New Roman" w:cs="Times New Roman"/>
          <w:sz w:val="24"/>
          <w:szCs w:val="24"/>
          <w:lang w:val="en-GB"/>
        </w:rPr>
        <w:t xml:space="preserve"> </w:t>
      </w:r>
      <w:r w:rsidR="0088517E" w:rsidRPr="00726D17">
        <w:rPr>
          <w:rFonts w:ascii="Times New Roman" w:hAnsi="Times New Roman" w:cs="Times New Roman"/>
          <w:sz w:val="24"/>
          <w:szCs w:val="24"/>
          <w:lang w:val="en-GB"/>
        </w:rPr>
        <w:t xml:space="preserve">the </w:t>
      </w:r>
      <w:r w:rsidR="000A7891" w:rsidRPr="00726D17">
        <w:rPr>
          <w:rFonts w:ascii="Times New Roman" w:hAnsi="Times New Roman" w:cs="Times New Roman"/>
          <w:sz w:val="24"/>
          <w:szCs w:val="24"/>
          <w:lang w:val="en-GB"/>
        </w:rPr>
        <w:t xml:space="preserve">mission’s </w:t>
      </w:r>
      <w:r w:rsidR="0088517E" w:rsidRPr="00726D17">
        <w:rPr>
          <w:rFonts w:ascii="Times New Roman" w:hAnsi="Times New Roman" w:cs="Times New Roman"/>
          <w:sz w:val="24"/>
          <w:szCs w:val="24"/>
          <w:lang w:val="en-GB"/>
        </w:rPr>
        <w:t>true aims</w:t>
      </w:r>
      <w:r w:rsidR="004229FC" w:rsidRPr="00726D17">
        <w:rPr>
          <w:rFonts w:ascii="Times New Roman" w:hAnsi="Times New Roman" w:cs="Times New Roman"/>
          <w:sz w:val="24"/>
          <w:szCs w:val="24"/>
          <w:lang w:val="en-GB"/>
        </w:rPr>
        <w:t>.</w:t>
      </w:r>
      <w:r w:rsidR="000E0844" w:rsidRPr="00726D17">
        <w:rPr>
          <w:rFonts w:ascii="Times New Roman" w:hAnsi="Times New Roman" w:cs="Times New Roman"/>
          <w:sz w:val="24"/>
          <w:szCs w:val="24"/>
          <w:lang w:val="en-GB"/>
        </w:rPr>
        <w:t xml:space="preserve"> </w:t>
      </w:r>
      <w:r w:rsidR="005813BA" w:rsidRPr="00726D17">
        <w:rPr>
          <w:rFonts w:ascii="Times New Roman" w:hAnsi="Times New Roman" w:cs="Times New Roman"/>
          <w:sz w:val="24"/>
          <w:szCs w:val="24"/>
          <w:lang w:val="en-GB"/>
        </w:rPr>
        <w:t>A</w:t>
      </w:r>
      <w:r w:rsidR="00C45468" w:rsidRPr="00726D17">
        <w:rPr>
          <w:rFonts w:ascii="Times New Roman" w:hAnsi="Times New Roman" w:cs="Times New Roman"/>
          <w:sz w:val="24"/>
          <w:szCs w:val="24"/>
          <w:lang w:val="en-GB"/>
        </w:rPr>
        <w:t xml:space="preserve">fter three months </w:t>
      </w:r>
      <w:r w:rsidR="005813BA" w:rsidRPr="00726D17">
        <w:rPr>
          <w:rFonts w:ascii="Times New Roman" w:hAnsi="Times New Roman" w:cs="Times New Roman"/>
          <w:sz w:val="24"/>
          <w:szCs w:val="24"/>
          <w:lang w:val="en-GB"/>
        </w:rPr>
        <w:t xml:space="preserve">Phelan was recalled to London, where </w:t>
      </w:r>
      <w:r w:rsidR="00C45468" w:rsidRPr="00726D17">
        <w:rPr>
          <w:rFonts w:ascii="Times New Roman" w:hAnsi="Times New Roman" w:cs="Times New Roman"/>
          <w:sz w:val="24"/>
          <w:szCs w:val="24"/>
          <w:lang w:val="en-GB"/>
        </w:rPr>
        <w:t>his adventure did not go unnoticed</w:t>
      </w:r>
      <w:r w:rsidR="00C866E4" w:rsidRPr="00726D17">
        <w:rPr>
          <w:rFonts w:ascii="Times New Roman" w:hAnsi="Times New Roman" w:cs="Times New Roman"/>
          <w:sz w:val="24"/>
          <w:szCs w:val="24"/>
          <w:lang w:val="en-GB"/>
        </w:rPr>
        <w:t xml:space="preserve"> </w:t>
      </w:r>
      <w:r w:rsidR="006343A7" w:rsidRPr="00726D17">
        <w:rPr>
          <w:rFonts w:ascii="Times New Roman" w:hAnsi="Times New Roman" w:cs="Times New Roman"/>
          <w:sz w:val="24"/>
          <w:szCs w:val="24"/>
          <w:lang w:val="en-GB"/>
        </w:rPr>
        <w:t xml:space="preserve">in the upper echelons of </w:t>
      </w:r>
      <w:r w:rsidR="00C45468" w:rsidRPr="00726D17">
        <w:rPr>
          <w:rFonts w:ascii="Times New Roman" w:hAnsi="Times New Roman" w:cs="Times New Roman"/>
          <w:sz w:val="24"/>
          <w:szCs w:val="24"/>
          <w:lang w:val="en-GB"/>
        </w:rPr>
        <w:t>government.</w:t>
      </w:r>
      <w:r w:rsidR="00351AF9" w:rsidRPr="00726D17">
        <w:rPr>
          <w:rFonts w:ascii="Times New Roman" w:hAnsi="Times New Roman" w:cs="Times New Roman"/>
          <w:sz w:val="24"/>
          <w:szCs w:val="24"/>
          <w:lang w:val="en-GB"/>
        </w:rPr>
        <w:t xml:space="preserve"> At the Ministry he worked closely with Malcolm Deleving</w:t>
      </w:r>
      <w:r w:rsidR="00460579" w:rsidRPr="00726D17">
        <w:rPr>
          <w:rFonts w:ascii="Times New Roman" w:hAnsi="Times New Roman" w:cs="Times New Roman"/>
          <w:sz w:val="24"/>
          <w:szCs w:val="24"/>
          <w:lang w:val="en-GB"/>
        </w:rPr>
        <w:t>n</w:t>
      </w:r>
      <w:r w:rsidR="00351AF9" w:rsidRPr="00726D17">
        <w:rPr>
          <w:rFonts w:ascii="Times New Roman" w:hAnsi="Times New Roman" w:cs="Times New Roman"/>
          <w:sz w:val="24"/>
          <w:szCs w:val="24"/>
          <w:lang w:val="en-GB"/>
        </w:rPr>
        <w:t xml:space="preserve">e, </w:t>
      </w:r>
      <w:r w:rsidR="000A7891" w:rsidRPr="00726D17">
        <w:rPr>
          <w:rFonts w:ascii="Times New Roman" w:hAnsi="Times New Roman" w:cs="Times New Roman"/>
          <w:sz w:val="24"/>
          <w:szCs w:val="24"/>
          <w:lang w:val="en-GB"/>
        </w:rPr>
        <w:t>a key figure</w:t>
      </w:r>
      <w:r w:rsidR="00351AF9" w:rsidRPr="00726D17">
        <w:rPr>
          <w:rFonts w:ascii="Times New Roman" w:hAnsi="Times New Roman" w:cs="Times New Roman"/>
          <w:sz w:val="24"/>
          <w:szCs w:val="24"/>
          <w:lang w:val="en-GB"/>
        </w:rPr>
        <w:t xml:space="preserve"> of the private Inter</w:t>
      </w:r>
      <w:r w:rsidR="00C866E4" w:rsidRPr="00726D17">
        <w:rPr>
          <w:rFonts w:ascii="Times New Roman" w:hAnsi="Times New Roman" w:cs="Times New Roman"/>
          <w:sz w:val="24"/>
          <w:szCs w:val="24"/>
          <w:lang w:val="en-GB"/>
        </w:rPr>
        <w:t>national Association of Labour Legislation</w:t>
      </w:r>
      <w:r w:rsidR="000A7891" w:rsidRPr="00726D17">
        <w:rPr>
          <w:rFonts w:ascii="Times New Roman" w:hAnsi="Times New Roman" w:cs="Times New Roman"/>
          <w:sz w:val="24"/>
          <w:szCs w:val="24"/>
          <w:lang w:val="en-GB"/>
        </w:rPr>
        <w:t xml:space="preserve"> </w:t>
      </w:r>
      <w:r w:rsidR="00C866E4" w:rsidRPr="00726D17">
        <w:rPr>
          <w:rFonts w:ascii="Times New Roman" w:hAnsi="Times New Roman" w:cs="Times New Roman"/>
          <w:sz w:val="24"/>
          <w:szCs w:val="24"/>
          <w:lang w:val="en-GB"/>
        </w:rPr>
        <w:t>(founded in 1900), and Harold Butler,</w:t>
      </w:r>
      <w:r w:rsidR="00430F32" w:rsidRPr="00726D17">
        <w:rPr>
          <w:rFonts w:ascii="Times New Roman" w:hAnsi="Times New Roman" w:cs="Times New Roman"/>
          <w:sz w:val="24"/>
          <w:szCs w:val="24"/>
          <w:lang w:val="en-GB"/>
        </w:rPr>
        <w:t xml:space="preserve"> </w:t>
      </w:r>
      <w:r w:rsidR="00460579" w:rsidRPr="00726D17">
        <w:rPr>
          <w:rFonts w:ascii="Times New Roman" w:hAnsi="Times New Roman" w:cs="Times New Roman"/>
          <w:sz w:val="24"/>
          <w:szCs w:val="24"/>
          <w:lang w:val="en-GB"/>
        </w:rPr>
        <w:t>Assistant S</w:t>
      </w:r>
      <w:r w:rsidR="00C866E4" w:rsidRPr="00726D17">
        <w:rPr>
          <w:rFonts w:ascii="Times New Roman" w:hAnsi="Times New Roman" w:cs="Times New Roman"/>
          <w:sz w:val="24"/>
          <w:szCs w:val="24"/>
          <w:lang w:val="en-GB"/>
        </w:rPr>
        <w:t xml:space="preserve">ecretary to the Minister </w:t>
      </w:r>
      <w:r w:rsidR="000A7891" w:rsidRPr="00726D17">
        <w:rPr>
          <w:rFonts w:ascii="Times New Roman" w:hAnsi="Times New Roman" w:cs="Times New Roman"/>
          <w:sz w:val="24"/>
          <w:szCs w:val="24"/>
          <w:lang w:val="en-GB"/>
        </w:rPr>
        <w:t>since</w:t>
      </w:r>
      <w:r w:rsidR="00C866E4" w:rsidRPr="00726D17">
        <w:rPr>
          <w:rFonts w:ascii="Times New Roman" w:hAnsi="Times New Roman" w:cs="Times New Roman"/>
          <w:sz w:val="24"/>
          <w:szCs w:val="24"/>
          <w:lang w:val="en-GB"/>
        </w:rPr>
        <w:t xml:space="preserve"> 1917. The voice of those calling for international labour laws was</w:t>
      </w:r>
      <w:r w:rsidR="00430F32" w:rsidRPr="00726D17">
        <w:rPr>
          <w:rFonts w:ascii="Times New Roman" w:hAnsi="Times New Roman" w:cs="Times New Roman"/>
          <w:sz w:val="24"/>
          <w:szCs w:val="24"/>
          <w:lang w:val="en-GB"/>
        </w:rPr>
        <w:t xml:space="preserve"> </w:t>
      </w:r>
      <w:r w:rsidR="00C866E4" w:rsidRPr="00726D17">
        <w:rPr>
          <w:rFonts w:ascii="Times New Roman" w:hAnsi="Times New Roman" w:cs="Times New Roman"/>
          <w:sz w:val="24"/>
          <w:szCs w:val="24"/>
          <w:lang w:val="en-GB"/>
        </w:rPr>
        <w:t xml:space="preserve">heard more </w:t>
      </w:r>
      <w:r w:rsidR="001D66CE" w:rsidRPr="00726D17">
        <w:rPr>
          <w:rFonts w:ascii="Times New Roman" w:hAnsi="Times New Roman" w:cs="Times New Roman"/>
          <w:sz w:val="24"/>
          <w:szCs w:val="24"/>
          <w:lang w:val="en-GB"/>
        </w:rPr>
        <w:t>loudly than ever before</w:t>
      </w:r>
      <w:r w:rsidR="006343A7" w:rsidRPr="00726D17">
        <w:rPr>
          <w:rFonts w:ascii="Times New Roman" w:hAnsi="Times New Roman" w:cs="Times New Roman"/>
          <w:sz w:val="24"/>
          <w:szCs w:val="24"/>
          <w:lang w:val="en-GB"/>
        </w:rPr>
        <w:t xml:space="preserve"> </w:t>
      </w:r>
      <w:r w:rsidR="00843BFF" w:rsidRPr="00726D17">
        <w:rPr>
          <w:rFonts w:ascii="Times New Roman" w:hAnsi="Times New Roman" w:cs="Times New Roman"/>
          <w:sz w:val="24"/>
          <w:szCs w:val="24"/>
          <w:lang w:val="en-GB"/>
        </w:rPr>
        <w:t>among</w:t>
      </w:r>
      <w:r w:rsidR="00430F32" w:rsidRPr="00726D17">
        <w:rPr>
          <w:rFonts w:ascii="Times New Roman" w:hAnsi="Times New Roman" w:cs="Times New Roman"/>
          <w:sz w:val="24"/>
          <w:szCs w:val="24"/>
          <w:lang w:val="en-GB"/>
        </w:rPr>
        <w:t xml:space="preserve"> </w:t>
      </w:r>
      <w:r w:rsidR="001D66CE" w:rsidRPr="00726D17">
        <w:rPr>
          <w:rFonts w:ascii="Times New Roman" w:hAnsi="Times New Roman" w:cs="Times New Roman"/>
          <w:sz w:val="24"/>
          <w:szCs w:val="24"/>
          <w:lang w:val="en-GB"/>
        </w:rPr>
        <w:t xml:space="preserve">government </w:t>
      </w:r>
      <w:r w:rsidR="000644A3" w:rsidRPr="00726D17">
        <w:rPr>
          <w:rFonts w:ascii="Times New Roman" w:hAnsi="Times New Roman" w:cs="Times New Roman"/>
          <w:sz w:val="24"/>
          <w:szCs w:val="24"/>
          <w:lang w:val="en-GB"/>
        </w:rPr>
        <w:t xml:space="preserve">officials, </w:t>
      </w:r>
      <w:r w:rsidR="001D66CE" w:rsidRPr="00726D17">
        <w:rPr>
          <w:rFonts w:ascii="Times New Roman" w:hAnsi="Times New Roman" w:cs="Times New Roman"/>
          <w:sz w:val="24"/>
          <w:szCs w:val="24"/>
          <w:lang w:val="en-GB"/>
        </w:rPr>
        <w:t>scienti</w:t>
      </w:r>
      <w:r w:rsidR="00B0396A" w:rsidRPr="00726D17">
        <w:rPr>
          <w:rFonts w:ascii="Times New Roman" w:hAnsi="Times New Roman" w:cs="Times New Roman"/>
          <w:sz w:val="24"/>
          <w:szCs w:val="24"/>
          <w:lang w:val="en-GB"/>
        </w:rPr>
        <w:t>sts</w:t>
      </w:r>
      <w:r w:rsidR="001D66CE" w:rsidRPr="00726D17">
        <w:rPr>
          <w:rFonts w:ascii="Times New Roman" w:hAnsi="Times New Roman" w:cs="Times New Roman"/>
          <w:sz w:val="24"/>
          <w:szCs w:val="24"/>
          <w:lang w:val="en-GB"/>
        </w:rPr>
        <w:t xml:space="preserve"> </w:t>
      </w:r>
      <w:r w:rsidR="000644A3" w:rsidRPr="00726D17">
        <w:rPr>
          <w:rFonts w:ascii="Times New Roman" w:hAnsi="Times New Roman" w:cs="Times New Roman"/>
          <w:sz w:val="24"/>
          <w:szCs w:val="24"/>
          <w:lang w:val="en-GB"/>
        </w:rPr>
        <w:t>and</w:t>
      </w:r>
      <w:r w:rsidR="001D66CE" w:rsidRPr="00726D17">
        <w:rPr>
          <w:rFonts w:ascii="Times New Roman" w:hAnsi="Times New Roman" w:cs="Times New Roman"/>
          <w:sz w:val="24"/>
          <w:szCs w:val="24"/>
          <w:lang w:val="en-GB"/>
        </w:rPr>
        <w:t xml:space="preserve"> </w:t>
      </w:r>
      <w:r w:rsidR="00B0396A" w:rsidRPr="00726D17">
        <w:rPr>
          <w:rFonts w:ascii="Times New Roman" w:hAnsi="Times New Roman" w:cs="Times New Roman"/>
          <w:sz w:val="24"/>
          <w:szCs w:val="24"/>
          <w:lang w:val="en-GB"/>
        </w:rPr>
        <w:t xml:space="preserve">representatives of </w:t>
      </w:r>
      <w:r w:rsidR="001D66CE" w:rsidRPr="00726D17">
        <w:rPr>
          <w:rFonts w:ascii="Times New Roman" w:hAnsi="Times New Roman" w:cs="Times New Roman"/>
          <w:sz w:val="24"/>
          <w:szCs w:val="24"/>
          <w:lang w:val="en-GB"/>
        </w:rPr>
        <w:t>the world of labour. The issue was put on the peace talks agenda</w:t>
      </w:r>
      <w:r w:rsidR="00B0396A" w:rsidRPr="00726D17">
        <w:rPr>
          <w:rFonts w:ascii="Times New Roman" w:hAnsi="Times New Roman" w:cs="Times New Roman"/>
          <w:sz w:val="24"/>
          <w:szCs w:val="24"/>
          <w:lang w:val="en-GB"/>
        </w:rPr>
        <w:t xml:space="preserve"> at the end of </w:t>
      </w:r>
      <w:r w:rsidR="00B60B71" w:rsidRPr="00726D17">
        <w:rPr>
          <w:rFonts w:ascii="Times New Roman" w:hAnsi="Times New Roman" w:cs="Times New Roman"/>
          <w:sz w:val="24"/>
          <w:szCs w:val="24"/>
          <w:lang w:val="en-GB"/>
        </w:rPr>
        <w:t xml:space="preserve">the </w:t>
      </w:r>
      <w:r w:rsidR="00BD4B6C" w:rsidRPr="00726D17">
        <w:rPr>
          <w:rFonts w:ascii="Times New Roman" w:hAnsi="Times New Roman" w:cs="Times New Roman"/>
          <w:sz w:val="24"/>
          <w:szCs w:val="24"/>
          <w:lang w:val="en-GB"/>
        </w:rPr>
        <w:t>w</w:t>
      </w:r>
      <w:r w:rsidR="00B60B71" w:rsidRPr="00726D17">
        <w:rPr>
          <w:rFonts w:ascii="Times New Roman" w:hAnsi="Times New Roman" w:cs="Times New Roman"/>
          <w:sz w:val="24"/>
          <w:szCs w:val="24"/>
          <w:lang w:val="en-GB"/>
        </w:rPr>
        <w:t>ar</w:t>
      </w:r>
      <w:r w:rsidR="001D66CE" w:rsidRPr="00726D17">
        <w:rPr>
          <w:rFonts w:ascii="Times New Roman" w:hAnsi="Times New Roman" w:cs="Times New Roman"/>
          <w:sz w:val="24"/>
          <w:szCs w:val="24"/>
          <w:lang w:val="en-GB"/>
        </w:rPr>
        <w:t>, as it coincide</w:t>
      </w:r>
      <w:r w:rsidR="00B0396A" w:rsidRPr="00726D17">
        <w:rPr>
          <w:rFonts w:ascii="Times New Roman" w:hAnsi="Times New Roman" w:cs="Times New Roman"/>
          <w:sz w:val="24"/>
          <w:szCs w:val="24"/>
          <w:lang w:val="en-GB"/>
        </w:rPr>
        <w:t>d</w:t>
      </w:r>
      <w:r w:rsidR="001D66CE" w:rsidRPr="00726D17">
        <w:rPr>
          <w:rFonts w:ascii="Times New Roman" w:hAnsi="Times New Roman" w:cs="Times New Roman"/>
          <w:sz w:val="24"/>
          <w:szCs w:val="24"/>
          <w:lang w:val="en-GB"/>
        </w:rPr>
        <w:t xml:space="preserve"> with the Wilsonian vision o</w:t>
      </w:r>
      <w:r w:rsidR="00B60B71" w:rsidRPr="00726D17">
        <w:rPr>
          <w:rFonts w:ascii="Times New Roman" w:hAnsi="Times New Roman" w:cs="Times New Roman"/>
          <w:sz w:val="24"/>
          <w:szCs w:val="24"/>
          <w:lang w:val="en-GB"/>
        </w:rPr>
        <w:t>f free trade and was raised by S</w:t>
      </w:r>
      <w:r w:rsidR="001D66CE" w:rsidRPr="00726D17">
        <w:rPr>
          <w:rFonts w:ascii="Times New Roman" w:hAnsi="Times New Roman" w:cs="Times New Roman"/>
          <w:sz w:val="24"/>
          <w:szCs w:val="24"/>
          <w:lang w:val="en-GB"/>
        </w:rPr>
        <w:t>ocialists in Allied governments.</w:t>
      </w:r>
    </w:p>
    <w:p w14:paraId="3DC5C951" w14:textId="77777777" w:rsidR="0078600D" w:rsidRPr="00726D17" w:rsidRDefault="00B60B71"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At the Versailles Peace Conference in 1919 </w:t>
      </w:r>
      <w:r w:rsidR="00C7415A" w:rsidRPr="00726D17">
        <w:rPr>
          <w:rFonts w:ascii="Times New Roman" w:hAnsi="Times New Roman" w:cs="Times New Roman"/>
          <w:sz w:val="24"/>
          <w:szCs w:val="24"/>
          <w:lang w:val="en-GB"/>
        </w:rPr>
        <w:t>Phelan performed secretarial duties for the Labour Section of the British delegation and served as Assistant Secretary to the Commission on Labour Legislation.</w:t>
      </w:r>
      <w:r w:rsidR="00843BFF" w:rsidRPr="00726D17">
        <w:rPr>
          <w:rFonts w:ascii="Times New Roman" w:hAnsi="Times New Roman" w:cs="Times New Roman"/>
          <w:sz w:val="24"/>
          <w:szCs w:val="24"/>
          <w:lang w:val="en-GB"/>
        </w:rPr>
        <w:t xml:space="preserve"> </w:t>
      </w:r>
      <w:r w:rsidR="00166DB1" w:rsidRPr="00726D17">
        <w:rPr>
          <w:rFonts w:ascii="Times New Roman" w:hAnsi="Times New Roman" w:cs="Times New Roman"/>
          <w:sz w:val="24"/>
          <w:szCs w:val="24"/>
          <w:lang w:val="en-GB"/>
        </w:rPr>
        <w:t>H</w:t>
      </w:r>
      <w:r w:rsidR="00E64C4A" w:rsidRPr="00726D17">
        <w:rPr>
          <w:rFonts w:ascii="Times New Roman" w:hAnsi="Times New Roman" w:cs="Times New Roman"/>
          <w:sz w:val="24"/>
          <w:szCs w:val="24"/>
          <w:lang w:val="en-GB"/>
        </w:rPr>
        <w:t>e</w:t>
      </w:r>
      <w:r w:rsidR="00CE7E08" w:rsidRPr="00726D17">
        <w:rPr>
          <w:rFonts w:ascii="Times New Roman" w:hAnsi="Times New Roman" w:cs="Times New Roman"/>
          <w:sz w:val="24"/>
          <w:szCs w:val="24"/>
          <w:lang w:val="en-GB"/>
        </w:rPr>
        <w:t xml:space="preserve"> was involved in </w:t>
      </w:r>
      <w:proofErr w:type="gramStart"/>
      <w:r w:rsidR="00E64C4A" w:rsidRPr="00726D17">
        <w:rPr>
          <w:rFonts w:ascii="Times New Roman" w:hAnsi="Times New Roman" w:cs="Times New Roman"/>
          <w:sz w:val="24"/>
          <w:szCs w:val="24"/>
          <w:lang w:val="en-GB"/>
        </w:rPr>
        <w:t>making preparations</w:t>
      </w:r>
      <w:proofErr w:type="gramEnd"/>
      <w:r w:rsidR="00E64C4A" w:rsidRPr="00726D17">
        <w:rPr>
          <w:rFonts w:ascii="Times New Roman" w:hAnsi="Times New Roman" w:cs="Times New Roman"/>
          <w:sz w:val="24"/>
          <w:szCs w:val="24"/>
          <w:lang w:val="en-GB"/>
        </w:rPr>
        <w:t xml:space="preserve"> for </w:t>
      </w:r>
      <w:r w:rsidR="00CE7E08" w:rsidRPr="00726D17">
        <w:rPr>
          <w:rFonts w:ascii="Times New Roman" w:hAnsi="Times New Roman" w:cs="Times New Roman"/>
          <w:sz w:val="24"/>
          <w:szCs w:val="24"/>
          <w:lang w:val="en-GB"/>
        </w:rPr>
        <w:t>the first International Labour Conference</w:t>
      </w:r>
      <w:r w:rsidRPr="00726D17">
        <w:rPr>
          <w:rFonts w:ascii="Times New Roman" w:hAnsi="Times New Roman" w:cs="Times New Roman"/>
          <w:sz w:val="24"/>
          <w:szCs w:val="24"/>
          <w:lang w:val="en-GB"/>
        </w:rPr>
        <w:t xml:space="preserve"> in </w:t>
      </w:r>
      <w:r w:rsidR="00CE7E08" w:rsidRPr="00726D17">
        <w:rPr>
          <w:rFonts w:ascii="Times New Roman" w:hAnsi="Times New Roman" w:cs="Times New Roman"/>
          <w:sz w:val="24"/>
          <w:szCs w:val="24"/>
          <w:lang w:val="en-GB"/>
        </w:rPr>
        <w:t>Washington DC</w:t>
      </w:r>
      <w:r w:rsidRPr="00726D17">
        <w:rPr>
          <w:rFonts w:ascii="Times New Roman" w:hAnsi="Times New Roman" w:cs="Times New Roman"/>
          <w:sz w:val="24"/>
          <w:szCs w:val="24"/>
          <w:lang w:val="en-GB"/>
        </w:rPr>
        <w:t xml:space="preserve"> in</w:t>
      </w:r>
      <w:r w:rsidR="00CE7E08" w:rsidRPr="00726D17">
        <w:rPr>
          <w:rFonts w:ascii="Times New Roman" w:hAnsi="Times New Roman" w:cs="Times New Roman"/>
          <w:sz w:val="24"/>
          <w:szCs w:val="24"/>
          <w:lang w:val="en-GB"/>
        </w:rPr>
        <w:t xml:space="preserve"> October</w:t>
      </w:r>
      <w:r w:rsidR="00BB319D" w:rsidRPr="00726D17">
        <w:rPr>
          <w:rFonts w:ascii="Times New Roman" w:hAnsi="Times New Roman" w:cs="Times New Roman"/>
          <w:sz w:val="24"/>
          <w:szCs w:val="24"/>
          <w:lang w:val="en-GB"/>
        </w:rPr>
        <w:t>-November</w:t>
      </w:r>
      <w:r w:rsidR="00CE7E08" w:rsidRPr="00726D17">
        <w:rPr>
          <w:rFonts w:ascii="Times New Roman" w:hAnsi="Times New Roman" w:cs="Times New Roman"/>
          <w:sz w:val="24"/>
          <w:szCs w:val="24"/>
          <w:lang w:val="en-GB"/>
        </w:rPr>
        <w:t xml:space="preserve"> 1919</w:t>
      </w:r>
      <w:r w:rsidR="00166DB1" w:rsidRPr="00726D17">
        <w:rPr>
          <w:rFonts w:ascii="Times New Roman" w:hAnsi="Times New Roman" w:cs="Times New Roman"/>
          <w:sz w:val="24"/>
          <w:szCs w:val="24"/>
          <w:lang w:val="en-GB"/>
        </w:rPr>
        <w:t>,</w:t>
      </w:r>
      <w:r w:rsidR="00843BFF" w:rsidRPr="00726D17">
        <w:rPr>
          <w:rFonts w:ascii="Times New Roman" w:hAnsi="Times New Roman" w:cs="Times New Roman"/>
          <w:sz w:val="24"/>
          <w:szCs w:val="24"/>
          <w:lang w:val="en-GB"/>
        </w:rPr>
        <w:t xml:space="preserve"> </w:t>
      </w:r>
      <w:r w:rsidR="00166DB1" w:rsidRPr="00726D17">
        <w:rPr>
          <w:rFonts w:ascii="Times New Roman" w:hAnsi="Times New Roman" w:cs="Times New Roman"/>
          <w:sz w:val="24"/>
          <w:szCs w:val="24"/>
          <w:lang w:val="en-GB"/>
        </w:rPr>
        <w:t>where he</w:t>
      </w:r>
      <w:r w:rsidR="00843BFF" w:rsidRPr="00726D17">
        <w:rPr>
          <w:rFonts w:ascii="Times New Roman" w:hAnsi="Times New Roman" w:cs="Times New Roman"/>
          <w:sz w:val="24"/>
          <w:szCs w:val="24"/>
          <w:lang w:val="en-GB"/>
        </w:rPr>
        <w:t xml:space="preserve"> </w:t>
      </w:r>
      <w:r w:rsidR="00C171F6" w:rsidRPr="00726D17">
        <w:rPr>
          <w:rFonts w:ascii="Times New Roman" w:hAnsi="Times New Roman" w:cs="Times New Roman"/>
          <w:sz w:val="24"/>
          <w:szCs w:val="24"/>
          <w:lang w:val="en-GB"/>
        </w:rPr>
        <w:t xml:space="preserve">served </w:t>
      </w:r>
      <w:r w:rsidR="00CE7E08" w:rsidRPr="00726D17">
        <w:rPr>
          <w:rFonts w:ascii="Times New Roman" w:hAnsi="Times New Roman" w:cs="Times New Roman"/>
          <w:sz w:val="24"/>
          <w:szCs w:val="24"/>
          <w:lang w:val="en-GB"/>
        </w:rPr>
        <w:t xml:space="preserve">as </w:t>
      </w:r>
      <w:r w:rsidR="00C171F6" w:rsidRPr="00726D17">
        <w:rPr>
          <w:rFonts w:ascii="Times New Roman" w:hAnsi="Times New Roman" w:cs="Times New Roman"/>
          <w:sz w:val="24"/>
          <w:szCs w:val="24"/>
          <w:lang w:val="en-GB"/>
        </w:rPr>
        <w:t>Chief Assistant Secretary</w:t>
      </w:r>
      <w:r w:rsidR="00843BFF"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166DB1" w:rsidRPr="00726D17">
        <w:rPr>
          <w:rFonts w:ascii="Times New Roman" w:hAnsi="Times New Roman" w:cs="Times New Roman"/>
          <w:sz w:val="24"/>
          <w:szCs w:val="24"/>
          <w:lang w:val="en-GB"/>
        </w:rPr>
        <w:t xml:space="preserve">Frenchman Albert Thomas, the first Director of the </w:t>
      </w:r>
      <w:r w:rsidR="00B018CB" w:rsidRPr="00726D17">
        <w:rPr>
          <w:rFonts w:ascii="Times New Roman" w:hAnsi="Times New Roman" w:cs="Times New Roman"/>
          <w:sz w:val="24"/>
          <w:szCs w:val="24"/>
          <w:lang w:val="en-GB"/>
        </w:rPr>
        <w:t xml:space="preserve">Office of the </w:t>
      </w:r>
      <w:r w:rsidR="00166DB1" w:rsidRPr="00726D17">
        <w:rPr>
          <w:rFonts w:ascii="Times New Roman" w:hAnsi="Times New Roman" w:cs="Times New Roman"/>
          <w:sz w:val="24"/>
          <w:szCs w:val="24"/>
          <w:lang w:val="en-GB"/>
        </w:rPr>
        <w:t xml:space="preserve">newly </w:t>
      </w:r>
      <w:r w:rsidR="00C171F6" w:rsidRPr="00726D17">
        <w:rPr>
          <w:rFonts w:ascii="Times New Roman" w:hAnsi="Times New Roman" w:cs="Times New Roman"/>
          <w:sz w:val="24"/>
          <w:szCs w:val="24"/>
          <w:lang w:val="en-GB"/>
        </w:rPr>
        <w:t>established International Labour Organization</w:t>
      </w:r>
      <w:r w:rsidR="00166DB1" w:rsidRPr="00726D17">
        <w:rPr>
          <w:rFonts w:ascii="Times New Roman" w:hAnsi="Times New Roman" w:cs="Times New Roman"/>
          <w:sz w:val="24"/>
          <w:szCs w:val="24"/>
          <w:lang w:val="en-GB"/>
        </w:rPr>
        <w:t xml:space="preserve"> </w:t>
      </w:r>
      <w:r w:rsidR="00C171F6" w:rsidRPr="00726D17">
        <w:rPr>
          <w:rFonts w:ascii="Times New Roman" w:hAnsi="Times New Roman" w:cs="Times New Roman"/>
          <w:sz w:val="24"/>
          <w:szCs w:val="24"/>
          <w:lang w:val="en-GB"/>
        </w:rPr>
        <w:t xml:space="preserve">(ILO), asked him to </w:t>
      </w:r>
      <w:r w:rsidR="00843BFF" w:rsidRPr="00726D17">
        <w:rPr>
          <w:rFonts w:ascii="Times New Roman" w:hAnsi="Times New Roman" w:cs="Times New Roman"/>
          <w:sz w:val="24"/>
          <w:szCs w:val="24"/>
          <w:lang w:val="en-GB"/>
        </w:rPr>
        <w:t xml:space="preserve">become </w:t>
      </w:r>
      <w:r w:rsidR="00C171F6" w:rsidRPr="00726D17">
        <w:rPr>
          <w:rFonts w:ascii="Times New Roman" w:hAnsi="Times New Roman" w:cs="Times New Roman"/>
          <w:sz w:val="24"/>
          <w:szCs w:val="24"/>
          <w:lang w:val="en-GB"/>
        </w:rPr>
        <w:t>Head of the Diplomatic Division</w:t>
      </w:r>
      <w:r w:rsidR="000D16D9" w:rsidRPr="00726D17">
        <w:rPr>
          <w:rFonts w:ascii="Times New Roman" w:hAnsi="Times New Roman" w:cs="Times New Roman"/>
          <w:sz w:val="24"/>
          <w:szCs w:val="24"/>
          <w:lang w:val="en-GB"/>
        </w:rPr>
        <w:t xml:space="preserve"> in January 1920</w:t>
      </w:r>
      <w:r w:rsidR="00C171F6" w:rsidRPr="00726D17">
        <w:rPr>
          <w:rFonts w:ascii="Times New Roman" w:hAnsi="Times New Roman" w:cs="Times New Roman"/>
          <w:sz w:val="24"/>
          <w:szCs w:val="24"/>
          <w:lang w:val="en-GB"/>
        </w:rPr>
        <w:t>.</w:t>
      </w:r>
      <w:r w:rsidR="00235E54" w:rsidRPr="00726D17">
        <w:rPr>
          <w:rFonts w:ascii="Times New Roman" w:hAnsi="Times New Roman" w:cs="Times New Roman"/>
          <w:sz w:val="24"/>
          <w:szCs w:val="24"/>
          <w:lang w:val="en-GB"/>
        </w:rPr>
        <w:t xml:space="preserve"> </w:t>
      </w:r>
      <w:r w:rsidR="00C171F6" w:rsidRPr="00726D17">
        <w:rPr>
          <w:rFonts w:ascii="Times New Roman" w:hAnsi="Times New Roman" w:cs="Times New Roman"/>
          <w:sz w:val="24"/>
          <w:szCs w:val="24"/>
          <w:lang w:val="en-GB"/>
        </w:rPr>
        <w:t xml:space="preserve">Phelan </w:t>
      </w:r>
      <w:r w:rsidR="000D16D9" w:rsidRPr="00726D17">
        <w:rPr>
          <w:rFonts w:ascii="Times New Roman" w:hAnsi="Times New Roman" w:cs="Times New Roman"/>
          <w:sz w:val="24"/>
          <w:szCs w:val="24"/>
          <w:lang w:val="en-GB"/>
        </w:rPr>
        <w:t>accepted without hesitation</w:t>
      </w:r>
      <w:r w:rsidR="009A7614" w:rsidRPr="00726D17">
        <w:rPr>
          <w:rFonts w:ascii="Times New Roman" w:hAnsi="Times New Roman" w:cs="Times New Roman"/>
          <w:sz w:val="24"/>
          <w:szCs w:val="24"/>
          <w:lang w:val="en-GB"/>
        </w:rPr>
        <w:t xml:space="preserve"> and began to recruit staff</w:t>
      </w:r>
      <w:r w:rsidR="000D16D9" w:rsidRPr="00726D17">
        <w:rPr>
          <w:rFonts w:ascii="Times New Roman" w:hAnsi="Times New Roman" w:cs="Times New Roman"/>
          <w:sz w:val="24"/>
          <w:szCs w:val="24"/>
          <w:lang w:val="en-GB"/>
        </w:rPr>
        <w:t xml:space="preserve">. He </w:t>
      </w:r>
      <w:r w:rsidR="00C208C1" w:rsidRPr="00726D17">
        <w:rPr>
          <w:rFonts w:ascii="Times New Roman" w:hAnsi="Times New Roman" w:cs="Times New Roman"/>
          <w:sz w:val="24"/>
          <w:szCs w:val="24"/>
          <w:lang w:val="en-GB"/>
        </w:rPr>
        <w:t>worked closely together with</w:t>
      </w:r>
      <w:r w:rsidR="0016586E" w:rsidRPr="00726D17">
        <w:rPr>
          <w:rFonts w:ascii="Times New Roman" w:hAnsi="Times New Roman" w:cs="Times New Roman"/>
          <w:sz w:val="24"/>
          <w:szCs w:val="24"/>
          <w:lang w:val="en-GB"/>
        </w:rPr>
        <w:t xml:space="preserve"> Thomas</w:t>
      </w:r>
      <w:r w:rsidR="00430F32" w:rsidRPr="00726D17">
        <w:rPr>
          <w:rFonts w:ascii="Times New Roman" w:hAnsi="Times New Roman" w:cs="Times New Roman"/>
          <w:sz w:val="24"/>
          <w:szCs w:val="24"/>
          <w:lang w:val="en-GB"/>
        </w:rPr>
        <w:t xml:space="preserve"> </w:t>
      </w:r>
      <w:r w:rsidR="0016586E" w:rsidRPr="00726D17">
        <w:rPr>
          <w:rFonts w:ascii="Times New Roman" w:hAnsi="Times New Roman" w:cs="Times New Roman"/>
          <w:sz w:val="24"/>
          <w:szCs w:val="24"/>
          <w:lang w:val="en-GB"/>
        </w:rPr>
        <w:t xml:space="preserve">and </w:t>
      </w:r>
      <w:r w:rsidR="00F11FBC" w:rsidRPr="00726D17">
        <w:rPr>
          <w:rFonts w:ascii="Times New Roman" w:hAnsi="Times New Roman" w:cs="Times New Roman"/>
          <w:sz w:val="24"/>
          <w:szCs w:val="24"/>
          <w:lang w:val="en-GB"/>
        </w:rPr>
        <w:t>carried out</w:t>
      </w:r>
      <w:r w:rsidR="005D421D" w:rsidRPr="00726D17">
        <w:rPr>
          <w:rFonts w:ascii="Times New Roman" w:hAnsi="Times New Roman" w:cs="Times New Roman"/>
          <w:sz w:val="24"/>
          <w:szCs w:val="24"/>
          <w:lang w:val="en-GB"/>
        </w:rPr>
        <w:t xml:space="preserve"> </w:t>
      </w:r>
      <w:r w:rsidR="0016586E" w:rsidRPr="00726D17">
        <w:rPr>
          <w:rFonts w:ascii="Times New Roman" w:hAnsi="Times New Roman" w:cs="Times New Roman"/>
          <w:sz w:val="24"/>
          <w:szCs w:val="24"/>
          <w:lang w:val="en-GB"/>
        </w:rPr>
        <w:t>important missions</w:t>
      </w:r>
      <w:r w:rsidR="005D421D" w:rsidRPr="00726D17">
        <w:rPr>
          <w:rFonts w:ascii="Times New Roman" w:hAnsi="Times New Roman" w:cs="Times New Roman"/>
          <w:sz w:val="24"/>
          <w:szCs w:val="24"/>
          <w:lang w:val="en-GB"/>
        </w:rPr>
        <w:t xml:space="preserve"> </w:t>
      </w:r>
      <w:r w:rsidR="00F11FBC" w:rsidRPr="00726D17">
        <w:rPr>
          <w:rFonts w:ascii="Times New Roman" w:hAnsi="Times New Roman" w:cs="Times New Roman"/>
          <w:sz w:val="24"/>
          <w:szCs w:val="24"/>
          <w:lang w:val="en-GB"/>
        </w:rPr>
        <w:t>at his request</w:t>
      </w:r>
      <w:r w:rsidR="001622AB" w:rsidRPr="00726D17">
        <w:rPr>
          <w:rFonts w:ascii="Times New Roman" w:hAnsi="Times New Roman" w:cs="Times New Roman"/>
          <w:sz w:val="24"/>
          <w:szCs w:val="24"/>
          <w:lang w:val="en-GB"/>
        </w:rPr>
        <w:t xml:space="preserve">. When </w:t>
      </w:r>
      <w:r w:rsidR="00F11FBC" w:rsidRPr="00726D17">
        <w:rPr>
          <w:rFonts w:ascii="Times New Roman" w:hAnsi="Times New Roman" w:cs="Times New Roman"/>
          <w:sz w:val="24"/>
          <w:szCs w:val="24"/>
          <w:lang w:val="en-GB"/>
        </w:rPr>
        <w:t xml:space="preserve">national parliaments proved reluctant to </w:t>
      </w:r>
      <w:r w:rsidR="001622AB" w:rsidRPr="00726D17">
        <w:rPr>
          <w:rFonts w:ascii="Times New Roman" w:hAnsi="Times New Roman" w:cs="Times New Roman"/>
          <w:sz w:val="24"/>
          <w:szCs w:val="24"/>
          <w:lang w:val="en-GB"/>
        </w:rPr>
        <w:t>ratif</w:t>
      </w:r>
      <w:r w:rsidR="00F11FBC" w:rsidRPr="00726D17">
        <w:rPr>
          <w:rFonts w:ascii="Times New Roman" w:hAnsi="Times New Roman" w:cs="Times New Roman"/>
          <w:sz w:val="24"/>
          <w:szCs w:val="24"/>
          <w:lang w:val="en-GB"/>
        </w:rPr>
        <w:t>y</w:t>
      </w:r>
      <w:r w:rsidR="0016586E" w:rsidRPr="00726D17">
        <w:rPr>
          <w:rFonts w:ascii="Times New Roman" w:hAnsi="Times New Roman" w:cs="Times New Roman"/>
          <w:sz w:val="24"/>
          <w:szCs w:val="24"/>
          <w:lang w:val="en-GB"/>
        </w:rPr>
        <w:t xml:space="preserve"> the </w:t>
      </w:r>
      <w:r w:rsidR="00F11FBC" w:rsidRPr="00726D17">
        <w:rPr>
          <w:rFonts w:ascii="Times New Roman" w:hAnsi="Times New Roman" w:cs="Times New Roman"/>
          <w:sz w:val="24"/>
          <w:szCs w:val="24"/>
          <w:lang w:val="en-GB"/>
        </w:rPr>
        <w:t xml:space="preserve">first ILO </w:t>
      </w:r>
      <w:r w:rsidR="0016586E" w:rsidRPr="00726D17">
        <w:rPr>
          <w:rFonts w:ascii="Times New Roman" w:hAnsi="Times New Roman" w:cs="Times New Roman"/>
          <w:sz w:val="24"/>
          <w:szCs w:val="24"/>
          <w:lang w:val="en-GB"/>
        </w:rPr>
        <w:t>convention</w:t>
      </w:r>
      <w:r w:rsidR="009913E8" w:rsidRPr="00726D17">
        <w:rPr>
          <w:rFonts w:ascii="Times New Roman" w:hAnsi="Times New Roman" w:cs="Times New Roman"/>
          <w:sz w:val="24"/>
          <w:szCs w:val="24"/>
          <w:lang w:val="en-GB"/>
        </w:rPr>
        <w:t>s</w:t>
      </w:r>
      <w:r w:rsidR="00337F64" w:rsidRPr="00726D17">
        <w:rPr>
          <w:rFonts w:ascii="Times New Roman" w:hAnsi="Times New Roman" w:cs="Times New Roman"/>
          <w:sz w:val="24"/>
          <w:szCs w:val="24"/>
          <w:lang w:val="en-GB"/>
        </w:rPr>
        <w:t>, particularly</w:t>
      </w:r>
      <w:r w:rsidR="009913E8" w:rsidRPr="00726D17">
        <w:rPr>
          <w:rFonts w:ascii="Times New Roman" w:hAnsi="Times New Roman" w:cs="Times New Roman"/>
          <w:sz w:val="24"/>
          <w:szCs w:val="24"/>
          <w:lang w:val="en-GB"/>
        </w:rPr>
        <w:t xml:space="preserve"> the one concerning the </w:t>
      </w:r>
      <w:r w:rsidR="002B230E" w:rsidRPr="00726D17">
        <w:rPr>
          <w:rFonts w:ascii="Times New Roman" w:hAnsi="Times New Roman" w:cs="Times New Roman"/>
          <w:sz w:val="24"/>
          <w:szCs w:val="24"/>
          <w:lang w:val="en-GB"/>
        </w:rPr>
        <w:t>e</w:t>
      </w:r>
      <w:r w:rsidR="009913E8" w:rsidRPr="00726D17">
        <w:rPr>
          <w:rFonts w:ascii="Times New Roman" w:hAnsi="Times New Roman" w:cs="Times New Roman"/>
          <w:sz w:val="24"/>
          <w:szCs w:val="24"/>
          <w:lang w:val="en-GB"/>
        </w:rPr>
        <w:t>ight</w:t>
      </w:r>
      <w:r w:rsidR="002B230E" w:rsidRPr="00726D17">
        <w:rPr>
          <w:rFonts w:ascii="Times New Roman" w:hAnsi="Times New Roman" w:cs="Times New Roman"/>
          <w:sz w:val="24"/>
          <w:szCs w:val="24"/>
          <w:lang w:val="en-GB"/>
        </w:rPr>
        <w:t>-h</w:t>
      </w:r>
      <w:r w:rsidR="009913E8" w:rsidRPr="00726D17">
        <w:rPr>
          <w:rFonts w:ascii="Times New Roman" w:hAnsi="Times New Roman" w:cs="Times New Roman"/>
          <w:sz w:val="24"/>
          <w:szCs w:val="24"/>
          <w:lang w:val="en-GB"/>
        </w:rPr>
        <w:t xml:space="preserve">our </w:t>
      </w:r>
      <w:r w:rsidR="002B230E" w:rsidRPr="00726D17">
        <w:rPr>
          <w:rFonts w:ascii="Times New Roman" w:hAnsi="Times New Roman" w:cs="Times New Roman"/>
          <w:sz w:val="24"/>
          <w:szCs w:val="24"/>
          <w:lang w:val="en-GB"/>
        </w:rPr>
        <w:t>w</w:t>
      </w:r>
      <w:r w:rsidR="00337F64" w:rsidRPr="00726D17">
        <w:rPr>
          <w:rFonts w:ascii="Times New Roman" w:hAnsi="Times New Roman" w:cs="Times New Roman"/>
          <w:sz w:val="24"/>
          <w:szCs w:val="24"/>
          <w:lang w:val="en-GB"/>
        </w:rPr>
        <w:t>orking day</w:t>
      </w:r>
      <w:r w:rsidR="00A423E1" w:rsidRPr="00726D17">
        <w:rPr>
          <w:rFonts w:ascii="Times New Roman" w:hAnsi="Times New Roman" w:cs="Times New Roman"/>
          <w:sz w:val="24"/>
          <w:szCs w:val="24"/>
          <w:lang w:val="en-GB"/>
        </w:rPr>
        <w:t xml:space="preserve"> adopted in 1919</w:t>
      </w:r>
      <w:r w:rsidR="00337F64" w:rsidRPr="00726D17">
        <w:rPr>
          <w:rFonts w:ascii="Times New Roman" w:hAnsi="Times New Roman" w:cs="Times New Roman"/>
          <w:sz w:val="24"/>
          <w:szCs w:val="24"/>
          <w:lang w:val="en-GB"/>
        </w:rPr>
        <w:t>,</w:t>
      </w:r>
      <w:r w:rsidR="009913E8" w:rsidRPr="00726D17">
        <w:rPr>
          <w:rFonts w:ascii="Times New Roman" w:hAnsi="Times New Roman" w:cs="Times New Roman"/>
          <w:sz w:val="24"/>
          <w:szCs w:val="24"/>
          <w:lang w:val="en-GB"/>
        </w:rPr>
        <w:t xml:space="preserve"> </w:t>
      </w:r>
      <w:r w:rsidR="00337F64" w:rsidRPr="00726D17">
        <w:rPr>
          <w:rFonts w:ascii="Times New Roman" w:hAnsi="Times New Roman" w:cs="Times New Roman"/>
          <w:sz w:val="24"/>
          <w:szCs w:val="24"/>
          <w:lang w:val="en-GB"/>
        </w:rPr>
        <w:t xml:space="preserve">Phelan </w:t>
      </w:r>
      <w:r w:rsidR="00A423E1" w:rsidRPr="00726D17">
        <w:rPr>
          <w:rFonts w:ascii="Times New Roman" w:hAnsi="Times New Roman" w:cs="Times New Roman"/>
          <w:sz w:val="24"/>
          <w:szCs w:val="24"/>
          <w:lang w:val="en-GB"/>
        </w:rPr>
        <w:t xml:space="preserve">attempted to </w:t>
      </w:r>
      <w:r w:rsidR="009A7614" w:rsidRPr="00726D17">
        <w:rPr>
          <w:rFonts w:ascii="Times New Roman" w:hAnsi="Times New Roman" w:cs="Times New Roman"/>
          <w:sz w:val="24"/>
          <w:szCs w:val="24"/>
          <w:lang w:val="en-GB"/>
        </w:rPr>
        <w:t>encourage</w:t>
      </w:r>
      <w:r w:rsidR="00A423E1" w:rsidRPr="00726D17">
        <w:rPr>
          <w:rFonts w:ascii="Times New Roman" w:hAnsi="Times New Roman" w:cs="Times New Roman"/>
          <w:sz w:val="24"/>
          <w:szCs w:val="24"/>
          <w:lang w:val="en-GB"/>
        </w:rPr>
        <w:t xml:space="preserve"> the UK government </w:t>
      </w:r>
      <w:r w:rsidR="009A7614" w:rsidRPr="00726D17">
        <w:rPr>
          <w:rFonts w:ascii="Times New Roman" w:hAnsi="Times New Roman" w:cs="Times New Roman"/>
          <w:sz w:val="24"/>
          <w:szCs w:val="24"/>
          <w:lang w:val="en-GB"/>
        </w:rPr>
        <w:t xml:space="preserve">to be </w:t>
      </w:r>
      <w:r w:rsidR="00A423E1" w:rsidRPr="00726D17">
        <w:rPr>
          <w:rFonts w:ascii="Times New Roman" w:hAnsi="Times New Roman" w:cs="Times New Roman"/>
          <w:sz w:val="24"/>
          <w:szCs w:val="24"/>
          <w:lang w:val="en-GB"/>
        </w:rPr>
        <w:t>more receptive to this issue by suggesting legal and technical solutions</w:t>
      </w:r>
      <w:r w:rsidR="00714435" w:rsidRPr="00726D17">
        <w:rPr>
          <w:rFonts w:ascii="Times New Roman" w:hAnsi="Times New Roman" w:cs="Times New Roman"/>
          <w:sz w:val="24"/>
          <w:szCs w:val="24"/>
          <w:lang w:val="en-GB"/>
        </w:rPr>
        <w:t>. He did this</w:t>
      </w:r>
      <w:r w:rsidR="00A423E1" w:rsidRPr="00726D17">
        <w:rPr>
          <w:rFonts w:ascii="Times New Roman" w:hAnsi="Times New Roman" w:cs="Times New Roman"/>
          <w:sz w:val="24"/>
          <w:szCs w:val="24"/>
          <w:lang w:val="en-GB"/>
        </w:rPr>
        <w:t xml:space="preserve"> together with </w:t>
      </w:r>
      <w:r w:rsidR="005D421D" w:rsidRPr="00726D17">
        <w:rPr>
          <w:rFonts w:ascii="Times New Roman" w:hAnsi="Times New Roman" w:cs="Times New Roman"/>
          <w:sz w:val="24"/>
          <w:szCs w:val="24"/>
          <w:lang w:val="en-GB"/>
        </w:rPr>
        <w:t xml:space="preserve">Butler, who had been appointed ILO </w:t>
      </w:r>
      <w:r w:rsidR="008D7B26" w:rsidRPr="00726D17">
        <w:rPr>
          <w:rFonts w:ascii="Times New Roman" w:hAnsi="Times New Roman" w:cs="Times New Roman"/>
          <w:sz w:val="24"/>
          <w:szCs w:val="24"/>
          <w:lang w:val="en-GB"/>
        </w:rPr>
        <w:t>D</w:t>
      </w:r>
      <w:r w:rsidR="005D421D" w:rsidRPr="00726D17">
        <w:rPr>
          <w:rFonts w:ascii="Times New Roman" w:hAnsi="Times New Roman" w:cs="Times New Roman"/>
          <w:sz w:val="24"/>
          <w:szCs w:val="24"/>
          <w:lang w:val="en-GB"/>
        </w:rPr>
        <w:t xml:space="preserve">eputy </w:t>
      </w:r>
      <w:r w:rsidR="008D7B26" w:rsidRPr="00726D17">
        <w:rPr>
          <w:rFonts w:ascii="Times New Roman" w:hAnsi="Times New Roman" w:cs="Times New Roman"/>
          <w:sz w:val="24"/>
          <w:szCs w:val="24"/>
          <w:lang w:val="en-GB"/>
        </w:rPr>
        <w:t>D</w:t>
      </w:r>
      <w:r w:rsidR="00A423E1" w:rsidRPr="00726D17">
        <w:rPr>
          <w:rFonts w:ascii="Times New Roman" w:hAnsi="Times New Roman" w:cs="Times New Roman"/>
          <w:sz w:val="24"/>
          <w:szCs w:val="24"/>
          <w:lang w:val="en-GB"/>
        </w:rPr>
        <w:t>irector</w:t>
      </w:r>
      <w:r w:rsidR="00E01342" w:rsidRPr="00726D17">
        <w:rPr>
          <w:rFonts w:ascii="Times New Roman" w:hAnsi="Times New Roman" w:cs="Times New Roman"/>
          <w:sz w:val="24"/>
          <w:szCs w:val="24"/>
          <w:lang w:val="en-GB"/>
        </w:rPr>
        <w:t xml:space="preserve">. </w:t>
      </w:r>
      <w:r w:rsidR="001051DD" w:rsidRPr="00726D17">
        <w:rPr>
          <w:rFonts w:ascii="Times New Roman" w:hAnsi="Times New Roman" w:cs="Times New Roman"/>
          <w:sz w:val="24"/>
          <w:szCs w:val="24"/>
          <w:lang w:val="en-GB"/>
        </w:rPr>
        <w:t xml:space="preserve">Outside of some missions, Phelan spent most of his time at headquarters in Geneva, making elaborate preparations for the meetings of the Governing Body and the annual Conferences. </w:t>
      </w:r>
      <w:r w:rsidR="006C03A0" w:rsidRPr="00726D17">
        <w:rPr>
          <w:rFonts w:ascii="Times New Roman" w:hAnsi="Times New Roman" w:cs="Times New Roman"/>
          <w:sz w:val="24"/>
          <w:szCs w:val="24"/>
          <w:lang w:val="en-GB"/>
        </w:rPr>
        <w:t>He</w:t>
      </w:r>
      <w:r w:rsidR="009426B9" w:rsidRPr="00726D17">
        <w:rPr>
          <w:rFonts w:ascii="Times New Roman" w:hAnsi="Times New Roman" w:cs="Times New Roman"/>
          <w:sz w:val="24"/>
          <w:szCs w:val="24"/>
          <w:lang w:val="en-GB"/>
        </w:rPr>
        <w:t xml:space="preserve"> </w:t>
      </w:r>
      <w:r w:rsidR="00DB67CE" w:rsidRPr="00726D17">
        <w:rPr>
          <w:rFonts w:ascii="Times New Roman" w:hAnsi="Times New Roman" w:cs="Times New Roman"/>
          <w:sz w:val="24"/>
          <w:szCs w:val="24"/>
          <w:lang w:val="en-GB"/>
        </w:rPr>
        <w:t>became</w:t>
      </w:r>
      <w:r w:rsidR="00430F32" w:rsidRPr="00726D17">
        <w:rPr>
          <w:rFonts w:ascii="Times New Roman" w:hAnsi="Times New Roman" w:cs="Times New Roman"/>
          <w:sz w:val="24"/>
          <w:szCs w:val="24"/>
          <w:lang w:val="en-GB"/>
        </w:rPr>
        <w:t xml:space="preserve"> </w:t>
      </w:r>
      <w:r w:rsidR="00A51C8F" w:rsidRPr="00726D17">
        <w:rPr>
          <w:rFonts w:ascii="Times New Roman" w:hAnsi="Times New Roman" w:cs="Times New Roman"/>
          <w:sz w:val="24"/>
          <w:szCs w:val="24"/>
          <w:lang w:val="en-GB"/>
        </w:rPr>
        <w:t>a well-known</w:t>
      </w:r>
      <w:r w:rsidR="008D7B26" w:rsidRPr="00726D17">
        <w:rPr>
          <w:rFonts w:ascii="Times New Roman" w:hAnsi="Times New Roman" w:cs="Times New Roman"/>
          <w:sz w:val="24"/>
          <w:szCs w:val="24"/>
          <w:lang w:val="en-GB"/>
        </w:rPr>
        <w:t xml:space="preserve"> </w:t>
      </w:r>
      <w:r w:rsidR="00A51C8F" w:rsidRPr="00726D17">
        <w:rPr>
          <w:rFonts w:ascii="Times New Roman" w:hAnsi="Times New Roman" w:cs="Times New Roman"/>
          <w:sz w:val="24"/>
          <w:szCs w:val="24"/>
          <w:lang w:val="en-GB"/>
        </w:rPr>
        <w:t>society figure in Geneva,</w:t>
      </w:r>
      <w:r w:rsidR="00430F32" w:rsidRPr="00726D17">
        <w:rPr>
          <w:rFonts w:ascii="Times New Roman" w:hAnsi="Times New Roman" w:cs="Times New Roman"/>
          <w:sz w:val="24"/>
          <w:szCs w:val="24"/>
          <w:lang w:val="en-GB"/>
        </w:rPr>
        <w:t xml:space="preserve"> </w:t>
      </w:r>
      <w:r w:rsidR="000A6CD0" w:rsidRPr="00726D17">
        <w:rPr>
          <w:rFonts w:ascii="Times New Roman" w:hAnsi="Times New Roman" w:cs="Times New Roman"/>
          <w:sz w:val="24"/>
          <w:szCs w:val="24"/>
          <w:lang w:val="en-GB"/>
        </w:rPr>
        <w:t xml:space="preserve">as he </w:t>
      </w:r>
      <w:r w:rsidR="00DB67CE" w:rsidRPr="00726D17">
        <w:rPr>
          <w:rFonts w:ascii="Times New Roman" w:hAnsi="Times New Roman" w:cs="Times New Roman"/>
          <w:sz w:val="24"/>
          <w:szCs w:val="24"/>
          <w:lang w:val="en-GB"/>
        </w:rPr>
        <w:t>co-organiz</w:t>
      </w:r>
      <w:r w:rsidR="006C03A0" w:rsidRPr="00726D17">
        <w:rPr>
          <w:rFonts w:ascii="Times New Roman" w:hAnsi="Times New Roman" w:cs="Times New Roman"/>
          <w:sz w:val="24"/>
          <w:szCs w:val="24"/>
          <w:lang w:val="en-GB"/>
        </w:rPr>
        <w:t>ed</w:t>
      </w:r>
      <w:r w:rsidR="00DB67CE" w:rsidRPr="00726D17">
        <w:rPr>
          <w:rFonts w:ascii="Times New Roman" w:hAnsi="Times New Roman" w:cs="Times New Roman"/>
          <w:sz w:val="24"/>
          <w:szCs w:val="24"/>
          <w:lang w:val="en-GB"/>
        </w:rPr>
        <w:t xml:space="preserve"> social events</w:t>
      </w:r>
      <w:r w:rsidR="00025DAF" w:rsidRPr="00726D17">
        <w:rPr>
          <w:rFonts w:ascii="Times New Roman" w:hAnsi="Times New Roman" w:cs="Times New Roman"/>
          <w:sz w:val="24"/>
          <w:szCs w:val="24"/>
          <w:lang w:val="en-GB"/>
        </w:rPr>
        <w:t xml:space="preserve"> for officials of Geneva-based international organizations</w:t>
      </w:r>
      <w:r w:rsidR="00871624" w:rsidRPr="00726D17">
        <w:rPr>
          <w:rFonts w:ascii="Times New Roman" w:hAnsi="Times New Roman" w:cs="Times New Roman"/>
          <w:sz w:val="24"/>
          <w:szCs w:val="24"/>
          <w:lang w:val="en-GB"/>
        </w:rPr>
        <w:t xml:space="preserve"> and diplomats in the </w:t>
      </w:r>
      <w:r w:rsidR="001D624A" w:rsidRPr="00726D17">
        <w:rPr>
          <w:rFonts w:ascii="Times New Roman" w:hAnsi="Times New Roman" w:cs="Times New Roman"/>
          <w:sz w:val="24"/>
          <w:szCs w:val="24"/>
          <w:lang w:val="en-GB"/>
        </w:rPr>
        <w:t xml:space="preserve">newly set up </w:t>
      </w:r>
      <w:r w:rsidR="00871624" w:rsidRPr="00726D17">
        <w:rPr>
          <w:rFonts w:ascii="Times New Roman" w:hAnsi="Times New Roman" w:cs="Times New Roman"/>
          <w:sz w:val="24"/>
          <w:szCs w:val="24"/>
          <w:lang w:val="en-GB"/>
        </w:rPr>
        <w:t>International Club</w:t>
      </w:r>
      <w:r w:rsidR="00025DAF" w:rsidRPr="00726D17">
        <w:rPr>
          <w:rFonts w:ascii="Times New Roman" w:hAnsi="Times New Roman" w:cs="Times New Roman"/>
          <w:sz w:val="24"/>
          <w:szCs w:val="24"/>
          <w:lang w:val="en-GB"/>
        </w:rPr>
        <w:t xml:space="preserve">. </w:t>
      </w:r>
      <w:r w:rsidR="009F0FA7" w:rsidRPr="00726D17">
        <w:rPr>
          <w:rFonts w:ascii="Times New Roman" w:hAnsi="Times New Roman" w:cs="Times New Roman"/>
          <w:sz w:val="24"/>
          <w:szCs w:val="24"/>
          <w:lang w:val="en-GB"/>
        </w:rPr>
        <w:t xml:space="preserve">The French and the British were </w:t>
      </w:r>
      <w:r w:rsidR="007F5A50" w:rsidRPr="00726D17">
        <w:rPr>
          <w:rFonts w:ascii="Times New Roman" w:hAnsi="Times New Roman" w:cs="Times New Roman"/>
          <w:sz w:val="24"/>
          <w:szCs w:val="24"/>
          <w:lang w:val="en-GB"/>
        </w:rPr>
        <w:t>willing</w:t>
      </w:r>
      <w:r w:rsidR="009F0FA7" w:rsidRPr="00726D17">
        <w:rPr>
          <w:rFonts w:ascii="Times New Roman" w:hAnsi="Times New Roman" w:cs="Times New Roman"/>
          <w:sz w:val="24"/>
          <w:szCs w:val="24"/>
          <w:lang w:val="en-GB"/>
        </w:rPr>
        <w:t xml:space="preserve"> to compromise on his</w:t>
      </w:r>
      <w:r w:rsidR="00025DAF" w:rsidRPr="00726D17">
        <w:rPr>
          <w:rFonts w:ascii="Times New Roman" w:hAnsi="Times New Roman" w:cs="Times New Roman"/>
          <w:sz w:val="24"/>
          <w:szCs w:val="24"/>
          <w:lang w:val="en-GB"/>
        </w:rPr>
        <w:t xml:space="preserve"> chairman</w:t>
      </w:r>
      <w:r w:rsidR="009F0FA7" w:rsidRPr="00726D17">
        <w:rPr>
          <w:rFonts w:ascii="Times New Roman" w:hAnsi="Times New Roman" w:cs="Times New Roman"/>
          <w:sz w:val="24"/>
          <w:szCs w:val="24"/>
          <w:lang w:val="en-GB"/>
        </w:rPr>
        <w:t>ship</w:t>
      </w:r>
      <w:r w:rsidR="00916544" w:rsidRPr="00726D17">
        <w:rPr>
          <w:rFonts w:ascii="Times New Roman" w:hAnsi="Times New Roman" w:cs="Times New Roman"/>
          <w:sz w:val="24"/>
          <w:szCs w:val="24"/>
          <w:lang w:val="en-GB"/>
        </w:rPr>
        <w:t xml:space="preserve"> of the Club</w:t>
      </w:r>
      <w:r w:rsidR="009F0FA7" w:rsidRPr="00726D17">
        <w:rPr>
          <w:rFonts w:ascii="Times New Roman" w:hAnsi="Times New Roman" w:cs="Times New Roman"/>
          <w:sz w:val="24"/>
          <w:szCs w:val="24"/>
          <w:lang w:val="en-GB"/>
        </w:rPr>
        <w:t xml:space="preserve">, </w:t>
      </w:r>
      <w:proofErr w:type="gramStart"/>
      <w:r w:rsidR="009F0FA7" w:rsidRPr="00726D17">
        <w:rPr>
          <w:rFonts w:ascii="Times New Roman" w:hAnsi="Times New Roman" w:cs="Times New Roman"/>
          <w:sz w:val="24"/>
          <w:szCs w:val="24"/>
          <w:lang w:val="en-GB"/>
        </w:rPr>
        <w:t>despite the fact that</w:t>
      </w:r>
      <w:proofErr w:type="gramEnd"/>
      <w:r w:rsidR="009F0FA7" w:rsidRPr="00726D17">
        <w:rPr>
          <w:rFonts w:ascii="Times New Roman" w:hAnsi="Times New Roman" w:cs="Times New Roman"/>
          <w:sz w:val="24"/>
          <w:szCs w:val="24"/>
          <w:lang w:val="en-GB"/>
        </w:rPr>
        <w:t xml:space="preserve"> ‘he never hides his Sinn Fein principles’ (</w:t>
      </w:r>
      <w:r w:rsidR="008D7B26" w:rsidRPr="00726D17">
        <w:rPr>
          <w:rFonts w:ascii="Times New Roman" w:hAnsi="Times New Roman" w:cs="Times New Roman"/>
          <w:sz w:val="24"/>
          <w:szCs w:val="24"/>
          <w:lang w:val="en-GB"/>
        </w:rPr>
        <w:t>Extract fro</w:t>
      </w:r>
      <w:r w:rsidR="00B87C65" w:rsidRPr="00726D17">
        <w:rPr>
          <w:rFonts w:ascii="Times New Roman" w:hAnsi="Times New Roman" w:cs="Times New Roman"/>
          <w:sz w:val="24"/>
          <w:szCs w:val="24"/>
          <w:lang w:val="en-GB"/>
        </w:rPr>
        <w:t>m</w:t>
      </w:r>
      <w:r w:rsidR="008D7B26" w:rsidRPr="00726D17">
        <w:rPr>
          <w:rFonts w:ascii="Times New Roman" w:hAnsi="Times New Roman" w:cs="Times New Roman"/>
          <w:sz w:val="24"/>
          <w:szCs w:val="24"/>
          <w:lang w:val="en-GB"/>
        </w:rPr>
        <w:t xml:space="preserve"> May 1922 Report from Michael </w:t>
      </w:r>
      <w:proofErr w:type="spellStart"/>
      <w:r w:rsidR="008D7B26" w:rsidRPr="00726D17">
        <w:rPr>
          <w:rFonts w:ascii="Times New Roman" w:hAnsi="Times New Roman" w:cs="Times New Roman"/>
          <w:sz w:val="24"/>
          <w:szCs w:val="24"/>
          <w:lang w:val="en-GB"/>
        </w:rPr>
        <w:t>MacWhite</w:t>
      </w:r>
      <w:proofErr w:type="spellEnd"/>
      <w:r w:rsidR="008D7B26" w:rsidRPr="00726D17">
        <w:rPr>
          <w:rFonts w:ascii="Times New Roman" w:hAnsi="Times New Roman" w:cs="Times New Roman"/>
          <w:sz w:val="24"/>
          <w:szCs w:val="24"/>
          <w:lang w:val="en-GB"/>
        </w:rPr>
        <w:t xml:space="preserve"> </w:t>
      </w:r>
      <w:r w:rsidR="0078600D" w:rsidRPr="00726D17">
        <w:rPr>
          <w:rFonts w:ascii="Times New Roman" w:hAnsi="Times New Roman" w:cs="Times New Roman"/>
          <w:sz w:val="24"/>
          <w:szCs w:val="24"/>
          <w:lang w:val="en-GB"/>
        </w:rPr>
        <w:t xml:space="preserve">in </w:t>
      </w:r>
      <w:r w:rsidR="00C02847" w:rsidRPr="00726D17">
        <w:rPr>
          <w:rFonts w:ascii="Times New Roman" w:hAnsi="Times New Roman" w:cs="Times New Roman"/>
          <w:sz w:val="24"/>
          <w:szCs w:val="24"/>
          <w:lang w:val="en-GB"/>
        </w:rPr>
        <w:t>National</w:t>
      </w:r>
      <w:r w:rsidR="0078600D" w:rsidRPr="00726D17">
        <w:rPr>
          <w:rFonts w:ascii="Times New Roman" w:hAnsi="Times New Roman" w:cs="Times New Roman"/>
          <w:sz w:val="24"/>
          <w:szCs w:val="24"/>
          <w:lang w:val="en-GB"/>
        </w:rPr>
        <w:t xml:space="preserve"> Archives</w:t>
      </w:r>
      <w:r w:rsidR="00C02847" w:rsidRPr="00726D17">
        <w:rPr>
          <w:rFonts w:ascii="Times New Roman" w:hAnsi="Times New Roman" w:cs="Times New Roman"/>
          <w:sz w:val="24"/>
          <w:szCs w:val="24"/>
          <w:lang w:val="en-GB"/>
        </w:rPr>
        <w:t xml:space="preserve"> of Ireland</w:t>
      </w:r>
      <w:r w:rsidR="0078600D" w:rsidRPr="00726D17">
        <w:rPr>
          <w:rFonts w:ascii="Times New Roman" w:hAnsi="Times New Roman" w:cs="Times New Roman"/>
          <w:sz w:val="24"/>
          <w:szCs w:val="24"/>
          <w:lang w:val="en-GB"/>
        </w:rPr>
        <w:t xml:space="preserve">, </w:t>
      </w:r>
      <w:r w:rsidR="008D7B26" w:rsidRPr="00726D17">
        <w:rPr>
          <w:rFonts w:ascii="Times New Roman" w:hAnsi="Times New Roman" w:cs="Times New Roman"/>
          <w:sz w:val="24"/>
          <w:szCs w:val="24"/>
          <w:lang w:val="en-GB"/>
        </w:rPr>
        <w:t>NAI DFA Box 8 file 55)</w:t>
      </w:r>
      <w:r w:rsidR="00932D5E" w:rsidRPr="00726D17">
        <w:rPr>
          <w:rFonts w:ascii="Times New Roman" w:hAnsi="Times New Roman" w:cs="Times New Roman"/>
          <w:sz w:val="24"/>
          <w:szCs w:val="24"/>
          <w:lang w:val="en-GB"/>
        </w:rPr>
        <w:t xml:space="preserve">. </w:t>
      </w:r>
      <w:r w:rsidR="00916544" w:rsidRPr="00726D17">
        <w:rPr>
          <w:rFonts w:ascii="Times New Roman" w:hAnsi="Times New Roman" w:cs="Times New Roman"/>
          <w:sz w:val="24"/>
          <w:szCs w:val="24"/>
          <w:lang w:val="en-GB"/>
        </w:rPr>
        <w:t>The fact that he favoured an independent Ireland (and showed this</w:t>
      </w:r>
      <w:r w:rsidR="00F92A4A" w:rsidRPr="00726D17">
        <w:rPr>
          <w:rFonts w:ascii="Times New Roman" w:hAnsi="Times New Roman" w:cs="Times New Roman"/>
          <w:sz w:val="24"/>
          <w:szCs w:val="24"/>
          <w:lang w:val="en-GB"/>
        </w:rPr>
        <w:t>)</w:t>
      </w:r>
      <w:r w:rsidR="00916544" w:rsidRPr="00726D17">
        <w:rPr>
          <w:rFonts w:ascii="Times New Roman" w:hAnsi="Times New Roman" w:cs="Times New Roman"/>
          <w:sz w:val="24"/>
          <w:szCs w:val="24"/>
          <w:lang w:val="en-GB"/>
        </w:rPr>
        <w:t xml:space="preserve"> emerged from confidential co</w:t>
      </w:r>
      <w:r w:rsidR="007A306C" w:rsidRPr="00726D17">
        <w:rPr>
          <w:rFonts w:ascii="Times New Roman" w:hAnsi="Times New Roman" w:cs="Times New Roman"/>
          <w:sz w:val="24"/>
          <w:szCs w:val="24"/>
          <w:lang w:val="en-GB"/>
        </w:rPr>
        <w:t xml:space="preserve">rrespondence in the early 1920s, which </w:t>
      </w:r>
      <w:r w:rsidR="00173F35" w:rsidRPr="00726D17">
        <w:rPr>
          <w:rFonts w:ascii="Times New Roman" w:hAnsi="Times New Roman" w:cs="Times New Roman"/>
          <w:sz w:val="24"/>
          <w:szCs w:val="24"/>
          <w:lang w:val="en-GB"/>
        </w:rPr>
        <w:t>makes clear</w:t>
      </w:r>
      <w:r w:rsidR="007A306C" w:rsidRPr="00726D17">
        <w:rPr>
          <w:rFonts w:ascii="Times New Roman" w:hAnsi="Times New Roman" w:cs="Times New Roman"/>
          <w:sz w:val="24"/>
          <w:szCs w:val="24"/>
          <w:lang w:val="en-GB"/>
        </w:rPr>
        <w:t xml:space="preserve"> that</w:t>
      </w:r>
      <w:r w:rsidR="00916544" w:rsidRPr="00726D17">
        <w:rPr>
          <w:rFonts w:ascii="Times New Roman" w:hAnsi="Times New Roman" w:cs="Times New Roman"/>
          <w:sz w:val="24"/>
          <w:szCs w:val="24"/>
          <w:lang w:val="en-GB"/>
        </w:rPr>
        <w:t xml:space="preserve"> </w:t>
      </w:r>
      <w:r w:rsidR="009F0FA7" w:rsidRPr="00726D17">
        <w:rPr>
          <w:rFonts w:ascii="Times New Roman" w:hAnsi="Times New Roman" w:cs="Times New Roman"/>
          <w:sz w:val="24"/>
          <w:szCs w:val="24"/>
          <w:lang w:val="en-GB"/>
        </w:rPr>
        <w:t xml:space="preserve">Phelan was familiar with Irish domestic politics and </w:t>
      </w:r>
      <w:r w:rsidR="00E41C8C" w:rsidRPr="00726D17">
        <w:rPr>
          <w:rFonts w:ascii="Times New Roman" w:hAnsi="Times New Roman" w:cs="Times New Roman"/>
          <w:sz w:val="24"/>
          <w:szCs w:val="24"/>
          <w:lang w:val="en-GB"/>
        </w:rPr>
        <w:t>unofficial</w:t>
      </w:r>
      <w:r w:rsidR="00E23987" w:rsidRPr="00726D17">
        <w:rPr>
          <w:rFonts w:ascii="Times New Roman" w:hAnsi="Times New Roman" w:cs="Times New Roman"/>
          <w:sz w:val="24"/>
          <w:szCs w:val="24"/>
          <w:lang w:val="en-GB"/>
        </w:rPr>
        <w:t>ly</w:t>
      </w:r>
      <w:r w:rsidR="00E41C8C" w:rsidRPr="00726D17">
        <w:rPr>
          <w:rFonts w:ascii="Times New Roman" w:hAnsi="Times New Roman" w:cs="Times New Roman"/>
          <w:sz w:val="24"/>
          <w:szCs w:val="24"/>
          <w:lang w:val="en-GB"/>
        </w:rPr>
        <w:t xml:space="preserve"> advis</w:t>
      </w:r>
      <w:r w:rsidR="00E23987" w:rsidRPr="00726D17">
        <w:rPr>
          <w:rFonts w:ascii="Times New Roman" w:hAnsi="Times New Roman" w:cs="Times New Roman"/>
          <w:sz w:val="24"/>
          <w:szCs w:val="24"/>
          <w:lang w:val="en-GB"/>
        </w:rPr>
        <w:t>ed</w:t>
      </w:r>
      <w:r w:rsidR="00E41C8C" w:rsidRPr="00726D17">
        <w:rPr>
          <w:rFonts w:ascii="Times New Roman" w:hAnsi="Times New Roman" w:cs="Times New Roman"/>
          <w:sz w:val="24"/>
          <w:szCs w:val="24"/>
          <w:lang w:val="en-GB"/>
        </w:rPr>
        <w:t xml:space="preserve"> </w:t>
      </w:r>
      <w:r w:rsidR="00E23987" w:rsidRPr="00726D17">
        <w:rPr>
          <w:rFonts w:ascii="Times New Roman" w:hAnsi="Times New Roman" w:cs="Times New Roman"/>
          <w:sz w:val="24"/>
          <w:szCs w:val="24"/>
          <w:lang w:val="en-GB"/>
        </w:rPr>
        <w:t xml:space="preserve">leading politicians in Dublin </w:t>
      </w:r>
      <w:r w:rsidR="00E41C8C" w:rsidRPr="00726D17">
        <w:rPr>
          <w:rFonts w:ascii="Times New Roman" w:hAnsi="Times New Roman" w:cs="Times New Roman"/>
          <w:sz w:val="24"/>
          <w:szCs w:val="24"/>
          <w:lang w:val="en-GB"/>
        </w:rPr>
        <w:t>on foreign relations and the League of Nations</w:t>
      </w:r>
      <w:r w:rsidR="009F0FA7" w:rsidRPr="00726D17">
        <w:rPr>
          <w:rFonts w:ascii="Times New Roman" w:hAnsi="Times New Roman" w:cs="Times New Roman"/>
          <w:sz w:val="24"/>
          <w:szCs w:val="24"/>
          <w:lang w:val="en-GB"/>
        </w:rPr>
        <w:t xml:space="preserve">. </w:t>
      </w:r>
      <w:r w:rsidR="003358F3" w:rsidRPr="00726D17">
        <w:rPr>
          <w:rFonts w:ascii="Times New Roman" w:hAnsi="Times New Roman" w:cs="Times New Roman"/>
          <w:sz w:val="24"/>
          <w:szCs w:val="24"/>
          <w:lang w:val="en-GB"/>
        </w:rPr>
        <w:t xml:space="preserve">These </w:t>
      </w:r>
      <w:r w:rsidR="00BF37F9" w:rsidRPr="00726D17">
        <w:rPr>
          <w:rFonts w:ascii="Times New Roman" w:hAnsi="Times New Roman" w:cs="Times New Roman"/>
          <w:sz w:val="24"/>
          <w:szCs w:val="24"/>
          <w:lang w:val="en-GB"/>
        </w:rPr>
        <w:t xml:space="preserve">social and political </w:t>
      </w:r>
      <w:r w:rsidR="00F92A4A" w:rsidRPr="00726D17">
        <w:rPr>
          <w:rFonts w:ascii="Times New Roman" w:hAnsi="Times New Roman" w:cs="Times New Roman"/>
          <w:sz w:val="24"/>
          <w:szCs w:val="24"/>
          <w:lang w:val="en-GB"/>
        </w:rPr>
        <w:t>connections</w:t>
      </w:r>
      <w:r w:rsidR="003358F3" w:rsidRPr="00726D17">
        <w:rPr>
          <w:rFonts w:ascii="Times New Roman" w:hAnsi="Times New Roman" w:cs="Times New Roman"/>
          <w:sz w:val="24"/>
          <w:szCs w:val="24"/>
          <w:lang w:val="en-GB"/>
        </w:rPr>
        <w:t xml:space="preserve"> contrast</w:t>
      </w:r>
      <w:r w:rsidR="00A636C0" w:rsidRPr="00726D17">
        <w:rPr>
          <w:rFonts w:ascii="Times New Roman" w:hAnsi="Times New Roman" w:cs="Times New Roman"/>
          <w:sz w:val="24"/>
          <w:szCs w:val="24"/>
          <w:lang w:val="en-GB"/>
        </w:rPr>
        <w:t>ed</w:t>
      </w:r>
      <w:r w:rsidR="00430F32" w:rsidRPr="00726D17">
        <w:rPr>
          <w:rFonts w:ascii="Times New Roman" w:hAnsi="Times New Roman" w:cs="Times New Roman"/>
          <w:sz w:val="24"/>
          <w:szCs w:val="24"/>
          <w:lang w:val="en-GB"/>
        </w:rPr>
        <w:t xml:space="preserve"> </w:t>
      </w:r>
      <w:r w:rsidR="003358F3" w:rsidRPr="00726D17">
        <w:rPr>
          <w:rFonts w:ascii="Times New Roman" w:hAnsi="Times New Roman" w:cs="Times New Roman"/>
          <w:sz w:val="24"/>
          <w:szCs w:val="24"/>
          <w:lang w:val="en-GB"/>
        </w:rPr>
        <w:t>with</w:t>
      </w:r>
      <w:r w:rsidR="00566FD9" w:rsidRPr="00726D17">
        <w:rPr>
          <w:rFonts w:ascii="Times New Roman" w:hAnsi="Times New Roman" w:cs="Times New Roman"/>
          <w:sz w:val="24"/>
          <w:szCs w:val="24"/>
          <w:lang w:val="en-GB"/>
        </w:rPr>
        <w:t xml:space="preserve"> </w:t>
      </w:r>
      <w:r w:rsidR="00A636C0" w:rsidRPr="00726D17">
        <w:rPr>
          <w:rFonts w:ascii="Times New Roman" w:hAnsi="Times New Roman" w:cs="Times New Roman"/>
          <w:sz w:val="24"/>
          <w:szCs w:val="24"/>
          <w:lang w:val="en-GB"/>
        </w:rPr>
        <w:t>his</w:t>
      </w:r>
      <w:r w:rsidR="00430F32" w:rsidRPr="00726D17">
        <w:rPr>
          <w:rFonts w:ascii="Times New Roman" w:hAnsi="Times New Roman" w:cs="Times New Roman"/>
          <w:sz w:val="24"/>
          <w:szCs w:val="24"/>
          <w:lang w:val="en-GB"/>
        </w:rPr>
        <w:t xml:space="preserve"> </w:t>
      </w:r>
      <w:r w:rsidR="00A636C0" w:rsidRPr="00726D17">
        <w:rPr>
          <w:rFonts w:ascii="Times New Roman" w:hAnsi="Times New Roman" w:cs="Times New Roman"/>
          <w:sz w:val="24"/>
          <w:szCs w:val="24"/>
          <w:lang w:val="en-GB"/>
        </w:rPr>
        <w:t>image</w:t>
      </w:r>
      <w:r w:rsidR="00566FD9" w:rsidRPr="00726D17">
        <w:rPr>
          <w:rFonts w:ascii="Times New Roman" w:hAnsi="Times New Roman" w:cs="Times New Roman"/>
          <w:sz w:val="24"/>
          <w:szCs w:val="24"/>
          <w:lang w:val="en-GB"/>
        </w:rPr>
        <w:t xml:space="preserve"> </w:t>
      </w:r>
      <w:r w:rsidR="00451234" w:rsidRPr="00726D17">
        <w:rPr>
          <w:rFonts w:ascii="Times New Roman" w:hAnsi="Times New Roman" w:cs="Times New Roman"/>
          <w:sz w:val="24"/>
          <w:szCs w:val="24"/>
          <w:lang w:val="en-GB"/>
        </w:rPr>
        <w:t>as</w:t>
      </w:r>
      <w:r w:rsidR="00430F32" w:rsidRPr="00726D17">
        <w:rPr>
          <w:rFonts w:ascii="Times New Roman" w:hAnsi="Times New Roman" w:cs="Times New Roman"/>
          <w:sz w:val="24"/>
          <w:szCs w:val="24"/>
          <w:lang w:val="en-GB"/>
        </w:rPr>
        <w:t xml:space="preserve"> </w:t>
      </w:r>
      <w:r w:rsidR="00566FD9" w:rsidRPr="00726D17">
        <w:rPr>
          <w:rFonts w:ascii="Times New Roman" w:hAnsi="Times New Roman" w:cs="Times New Roman"/>
          <w:sz w:val="24"/>
          <w:szCs w:val="24"/>
          <w:lang w:val="en-GB"/>
        </w:rPr>
        <w:t xml:space="preserve">a somewhat detached </w:t>
      </w:r>
      <w:r w:rsidR="00213861" w:rsidRPr="00726D17">
        <w:rPr>
          <w:rFonts w:ascii="Times New Roman" w:hAnsi="Times New Roman" w:cs="Times New Roman"/>
          <w:sz w:val="24"/>
          <w:szCs w:val="24"/>
          <w:lang w:val="en-GB"/>
        </w:rPr>
        <w:t>and unapproachable person</w:t>
      </w:r>
      <w:r w:rsidR="00451234" w:rsidRPr="00726D17">
        <w:rPr>
          <w:rFonts w:ascii="Times New Roman" w:hAnsi="Times New Roman" w:cs="Times New Roman"/>
          <w:sz w:val="24"/>
          <w:szCs w:val="24"/>
          <w:lang w:val="en-GB"/>
        </w:rPr>
        <w:t xml:space="preserve"> within </w:t>
      </w:r>
      <w:r w:rsidR="0078600D" w:rsidRPr="00726D17">
        <w:rPr>
          <w:rFonts w:ascii="Times New Roman" w:hAnsi="Times New Roman" w:cs="Times New Roman"/>
          <w:sz w:val="24"/>
          <w:szCs w:val="24"/>
          <w:lang w:val="en-GB"/>
        </w:rPr>
        <w:t xml:space="preserve">the </w:t>
      </w:r>
      <w:r w:rsidR="00451234" w:rsidRPr="00726D17">
        <w:rPr>
          <w:rFonts w:ascii="Times New Roman" w:hAnsi="Times New Roman" w:cs="Times New Roman"/>
          <w:sz w:val="24"/>
          <w:szCs w:val="24"/>
          <w:lang w:val="en-GB"/>
        </w:rPr>
        <w:t>ILO</w:t>
      </w:r>
      <w:r w:rsidR="0078600D" w:rsidRPr="00726D17">
        <w:rPr>
          <w:rFonts w:ascii="Times New Roman" w:hAnsi="Times New Roman" w:cs="Times New Roman"/>
          <w:sz w:val="24"/>
          <w:szCs w:val="24"/>
          <w:lang w:val="en-GB"/>
        </w:rPr>
        <w:t>, where he</w:t>
      </w:r>
      <w:r w:rsidR="002D0BD4" w:rsidRPr="00726D17">
        <w:rPr>
          <w:rFonts w:ascii="Times New Roman" w:hAnsi="Times New Roman" w:cs="Times New Roman"/>
          <w:sz w:val="24"/>
          <w:szCs w:val="24"/>
          <w:lang w:val="en-GB"/>
        </w:rPr>
        <w:t xml:space="preserve"> work</w:t>
      </w:r>
      <w:r w:rsidR="0078600D" w:rsidRPr="00726D17">
        <w:rPr>
          <w:rFonts w:ascii="Times New Roman" w:hAnsi="Times New Roman" w:cs="Times New Roman"/>
          <w:sz w:val="24"/>
          <w:szCs w:val="24"/>
          <w:lang w:val="en-GB"/>
        </w:rPr>
        <w:t>ed</w:t>
      </w:r>
      <w:r w:rsidR="002D0BD4" w:rsidRPr="00726D17">
        <w:rPr>
          <w:rFonts w:ascii="Times New Roman" w:hAnsi="Times New Roman" w:cs="Times New Roman"/>
          <w:sz w:val="24"/>
          <w:szCs w:val="24"/>
          <w:lang w:val="en-GB"/>
        </w:rPr>
        <w:t xml:space="preserve"> unconventional hours</w:t>
      </w:r>
      <w:r w:rsidR="00A636C0" w:rsidRPr="00726D17">
        <w:rPr>
          <w:rFonts w:ascii="Times New Roman" w:hAnsi="Times New Roman" w:cs="Times New Roman"/>
          <w:sz w:val="24"/>
          <w:szCs w:val="24"/>
          <w:lang w:val="en-GB"/>
        </w:rPr>
        <w:t>,</w:t>
      </w:r>
      <w:r w:rsidR="002D0BD4" w:rsidRPr="00726D17">
        <w:rPr>
          <w:rFonts w:ascii="Times New Roman" w:hAnsi="Times New Roman" w:cs="Times New Roman"/>
          <w:sz w:val="24"/>
          <w:szCs w:val="24"/>
          <w:lang w:val="en-GB"/>
        </w:rPr>
        <w:t xml:space="preserve"> </w:t>
      </w:r>
      <w:r w:rsidR="00A636C0" w:rsidRPr="00726D17">
        <w:rPr>
          <w:rFonts w:ascii="Times New Roman" w:hAnsi="Times New Roman" w:cs="Times New Roman"/>
          <w:sz w:val="24"/>
          <w:szCs w:val="24"/>
          <w:lang w:val="en-GB"/>
        </w:rPr>
        <w:t>refus</w:t>
      </w:r>
      <w:r w:rsidR="0078600D" w:rsidRPr="00726D17">
        <w:rPr>
          <w:rFonts w:ascii="Times New Roman" w:hAnsi="Times New Roman" w:cs="Times New Roman"/>
          <w:sz w:val="24"/>
          <w:szCs w:val="24"/>
          <w:lang w:val="en-GB"/>
        </w:rPr>
        <w:t>ing</w:t>
      </w:r>
      <w:r w:rsidR="00A636C0" w:rsidRPr="00726D17">
        <w:rPr>
          <w:rFonts w:ascii="Times New Roman" w:hAnsi="Times New Roman" w:cs="Times New Roman"/>
          <w:sz w:val="24"/>
          <w:szCs w:val="24"/>
          <w:lang w:val="en-GB"/>
        </w:rPr>
        <w:t xml:space="preserve"> to</w:t>
      </w:r>
      <w:r w:rsidR="002D0BD4" w:rsidRPr="00726D17">
        <w:rPr>
          <w:rFonts w:ascii="Times New Roman" w:hAnsi="Times New Roman" w:cs="Times New Roman"/>
          <w:sz w:val="24"/>
          <w:szCs w:val="24"/>
          <w:lang w:val="en-GB"/>
        </w:rPr>
        <w:t xml:space="preserve"> work at weekends and limit</w:t>
      </w:r>
      <w:r w:rsidR="00A636C0" w:rsidRPr="00726D17">
        <w:rPr>
          <w:rFonts w:ascii="Times New Roman" w:hAnsi="Times New Roman" w:cs="Times New Roman"/>
          <w:sz w:val="24"/>
          <w:szCs w:val="24"/>
          <w:lang w:val="en-GB"/>
        </w:rPr>
        <w:t xml:space="preserve">ing </w:t>
      </w:r>
      <w:r w:rsidR="002D0BD4" w:rsidRPr="00726D17">
        <w:rPr>
          <w:rFonts w:ascii="Times New Roman" w:hAnsi="Times New Roman" w:cs="Times New Roman"/>
          <w:sz w:val="24"/>
          <w:szCs w:val="24"/>
          <w:lang w:val="en-GB"/>
        </w:rPr>
        <w:t>his dealings with ILO</w:t>
      </w:r>
      <w:r w:rsidR="00430F32" w:rsidRPr="00726D17">
        <w:rPr>
          <w:rFonts w:ascii="Times New Roman" w:hAnsi="Times New Roman" w:cs="Times New Roman"/>
          <w:sz w:val="24"/>
          <w:szCs w:val="24"/>
          <w:lang w:val="en-GB"/>
        </w:rPr>
        <w:t xml:space="preserve"> </w:t>
      </w:r>
      <w:r w:rsidR="00451234" w:rsidRPr="00726D17">
        <w:rPr>
          <w:rFonts w:ascii="Times New Roman" w:hAnsi="Times New Roman" w:cs="Times New Roman"/>
          <w:sz w:val="24"/>
          <w:szCs w:val="24"/>
          <w:lang w:val="en-GB"/>
        </w:rPr>
        <w:t>employees</w:t>
      </w:r>
      <w:r w:rsidR="00430F32"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to a</w:t>
      </w:r>
      <w:r w:rsidR="00430F32"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 xml:space="preserve">few </w:t>
      </w:r>
      <w:r w:rsidR="00451234" w:rsidRPr="00726D17">
        <w:rPr>
          <w:rFonts w:ascii="Times New Roman" w:hAnsi="Times New Roman" w:cs="Times New Roman"/>
          <w:sz w:val="24"/>
          <w:szCs w:val="24"/>
          <w:lang w:val="en-GB"/>
        </w:rPr>
        <w:t>high</w:t>
      </w:r>
      <w:r w:rsidR="002D0BD4" w:rsidRPr="00726D17">
        <w:rPr>
          <w:rFonts w:ascii="Times New Roman" w:hAnsi="Times New Roman" w:cs="Times New Roman"/>
          <w:sz w:val="24"/>
          <w:szCs w:val="24"/>
          <w:lang w:val="en-GB"/>
        </w:rPr>
        <w:t>-ranking officials. As</w:t>
      </w:r>
      <w:r w:rsidR="00430F32"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head of the diplomatic service</w:t>
      </w:r>
      <w:r w:rsidR="007437F4"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 xml:space="preserve">he maintained </w:t>
      </w:r>
      <w:r w:rsidR="007437F4" w:rsidRPr="00726D17">
        <w:rPr>
          <w:rFonts w:ascii="Times New Roman" w:hAnsi="Times New Roman" w:cs="Times New Roman"/>
          <w:sz w:val="24"/>
          <w:szCs w:val="24"/>
          <w:lang w:val="en-GB"/>
        </w:rPr>
        <w:t>close</w:t>
      </w:r>
      <w:r w:rsidR="002D0BD4" w:rsidRPr="00726D17">
        <w:rPr>
          <w:rFonts w:ascii="Times New Roman" w:hAnsi="Times New Roman" w:cs="Times New Roman"/>
          <w:sz w:val="24"/>
          <w:szCs w:val="24"/>
          <w:lang w:val="en-GB"/>
        </w:rPr>
        <w:t xml:space="preserve"> working</w:t>
      </w:r>
      <w:r w:rsidR="007437F4" w:rsidRPr="00726D17">
        <w:rPr>
          <w:rFonts w:ascii="Times New Roman" w:hAnsi="Times New Roman" w:cs="Times New Roman"/>
          <w:sz w:val="24"/>
          <w:szCs w:val="24"/>
          <w:lang w:val="en-GB"/>
        </w:rPr>
        <w:t xml:space="preserve"> relationships</w:t>
      </w:r>
      <w:r w:rsidR="00C56361" w:rsidRPr="00726D17">
        <w:rPr>
          <w:rFonts w:ascii="Times New Roman" w:hAnsi="Times New Roman" w:cs="Times New Roman"/>
          <w:sz w:val="24"/>
          <w:szCs w:val="24"/>
          <w:lang w:val="en-GB"/>
        </w:rPr>
        <w:t xml:space="preserve"> </w:t>
      </w:r>
      <w:r w:rsidR="002D0BD4" w:rsidRPr="00726D17">
        <w:rPr>
          <w:rFonts w:ascii="Times New Roman" w:hAnsi="Times New Roman" w:cs="Times New Roman"/>
          <w:sz w:val="24"/>
          <w:szCs w:val="24"/>
          <w:lang w:val="en-GB"/>
        </w:rPr>
        <w:t xml:space="preserve">with </w:t>
      </w:r>
      <w:r w:rsidR="00C56361" w:rsidRPr="00726D17">
        <w:rPr>
          <w:rFonts w:ascii="Times New Roman" w:hAnsi="Times New Roman" w:cs="Times New Roman"/>
          <w:sz w:val="24"/>
          <w:szCs w:val="24"/>
          <w:lang w:val="en-GB"/>
        </w:rPr>
        <w:t xml:space="preserve">the respective governments and </w:t>
      </w:r>
      <w:r w:rsidR="00451234" w:rsidRPr="00726D17">
        <w:rPr>
          <w:rFonts w:ascii="Times New Roman" w:hAnsi="Times New Roman" w:cs="Times New Roman"/>
          <w:sz w:val="24"/>
          <w:szCs w:val="24"/>
          <w:lang w:val="en-GB"/>
        </w:rPr>
        <w:t>made himself available</w:t>
      </w:r>
      <w:r w:rsidR="006E177C" w:rsidRPr="00726D17">
        <w:rPr>
          <w:rFonts w:ascii="Times New Roman" w:hAnsi="Times New Roman" w:cs="Times New Roman"/>
          <w:sz w:val="24"/>
          <w:szCs w:val="24"/>
          <w:lang w:val="en-GB"/>
        </w:rPr>
        <w:t xml:space="preserve"> for</w:t>
      </w:r>
      <w:r w:rsidR="00353040" w:rsidRPr="00726D17">
        <w:rPr>
          <w:rFonts w:ascii="Times New Roman" w:hAnsi="Times New Roman" w:cs="Times New Roman"/>
          <w:sz w:val="24"/>
          <w:szCs w:val="24"/>
          <w:lang w:val="en-GB"/>
        </w:rPr>
        <w:t xml:space="preserve"> politicians, diplomats </w:t>
      </w:r>
      <w:r w:rsidR="0078600D" w:rsidRPr="00726D17">
        <w:rPr>
          <w:rFonts w:ascii="Times New Roman" w:hAnsi="Times New Roman" w:cs="Times New Roman"/>
          <w:sz w:val="24"/>
          <w:szCs w:val="24"/>
          <w:lang w:val="en-GB"/>
        </w:rPr>
        <w:t>and</w:t>
      </w:r>
      <w:r w:rsidR="00353040" w:rsidRPr="00726D17">
        <w:rPr>
          <w:rFonts w:ascii="Times New Roman" w:hAnsi="Times New Roman" w:cs="Times New Roman"/>
          <w:sz w:val="24"/>
          <w:szCs w:val="24"/>
          <w:lang w:val="en-GB"/>
        </w:rPr>
        <w:t xml:space="preserve"> international officials. He did not mix with low-level ILO official</w:t>
      </w:r>
      <w:r w:rsidR="009F2DA1" w:rsidRPr="00726D17">
        <w:rPr>
          <w:rFonts w:ascii="Times New Roman" w:hAnsi="Times New Roman" w:cs="Times New Roman"/>
          <w:sz w:val="24"/>
          <w:szCs w:val="24"/>
          <w:lang w:val="en-GB"/>
        </w:rPr>
        <w:t>s</w:t>
      </w:r>
      <w:r w:rsidR="00353040" w:rsidRPr="00726D17">
        <w:rPr>
          <w:rFonts w:ascii="Times New Roman" w:hAnsi="Times New Roman" w:cs="Times New Roman"/>
          <w:sz w:val="24"/>
          <w:szCs w:val="24"/>
          <w:lang w:val="en-GB"/>
        </w:rPr>
        <w:t xml:space="preserve"> </w:t>
      </w:r>
      <w:r w:rsidR="009F2DA1" w:rsidRPr="00726D17">
        <w:rPr>
          <w:rFonts w:ascii="Times New Roman" w:hAnsi="Times New Roman" w:cs="Times New Roman"/>
          <w:sz w:val="24"/>
          <w:szCs w:val="24"/>
          <w:lang w:val="en-GB"/>
        </w:rPr>
        <w:t>and had</w:t>
      </w:r>
      <w:r w:rsidR="00353040" w:rsidRPr="00726D17">
        <w:rPr>
          <w:rFonts w:ascii="Times New Roman" w:hAnsi="Times New Roman" w:cs="Times New Roman"/>
          <w:sz w:val="24"/>
          <w:szCs w:val="24"/>
          <w:lang w:val="en-GB"/>
        </w:rPr>
        <w:t xml:space="preserve"> </w:t>
      </w:r>
      <w:r w:rsidR="006E177C" w:rsidRPr="00726D17">
        <w:rPr>
          <w:rFonts w:ascii="Times New Roman" w:hAnsi="Times New Roman" w:cs="Times New Roman"/>
          <w:sz w:val="24"/>
          <w:szCs w:val="24"/>
          <w:lang w:val="en-GB"/>
        </w:rPr>
        <w:t xml:space="preserve">a </w:t>
      </w:r>
      <w:r w:rsidR="00353040" w:rsidRPr="00726D17">
        <w:rPr>
          <w:rFonts w:ascii="Times New Roman" w:hAnsi="Times New Roman" w:cs="Times New Roman"/>
          <w:sz w:val="24"/>
          <w:szCs w:val="24"/>
          <w:lang w:val="en-GB"/>
        </w:rPr>
        <w:t>poor relations</w:t>
      </w:r>
      <w:r w:rsidR="006E177C" w:rsidRPr="00726D17">
        <w:rPr>
          <w:rFonts w:ascii="Times New Roman" w:hAnsi="Times New Roman" w:cs="Times New Roman"/>
          <w:sz w:val="24"/>
          <w:szCs w:val="24"/>
          <w:lang w:val="en-GB"/>
        </w:rPr>
        <w:t xml:space="preserve">hip </w:t>
      </w:r>
      <w:r w:rsidR="00353040" w:rsidRPr="00726D17">
        <w:rPr>
          <w:rFonts w:ascii="Times New Roman" w:hAnsi="Times New Roman" w:cs="Times New Roman"/>
          <w:sz w:val="24"/>
          <w:szCs w:val="24"/>
          <w:lang w:val="en-GB"/>
        </w:rPr>
        <w:t>with the Workers</w:t>
      </w:r>
      <w:r w:rsidR="006E177C" w:rsidRPr="00726D17">
        <w:rPr>
          <w:rFonts w:ascii="Times New Roman" w:hAnsi="Times New Roman" w:cs="Times New Roman"/>
          <w:sz w:val="24"/>
          <w:szCs w:val="24"/>
          <w:lang w:val="en-GB"/>
        </w:rPr>
        <w:t xml:space="preserve">’ Group, </w:t>
      </w:r>
      <w:r w:rsidR="009F2DA1" w:rsidRPr="00726D17">
        <w:rPr>
          <w:rFonts w:ascii="Times New Roman" w:hAnsi="Times New Roman" w:cs="Times New Roman"/>
          <w:sz w:val="24"/>
          <w:szCs w:val="24"/>
          <w:lang w:val="en-GB"/>
        </w:rPr>
        <w:t>but he had</w:t>
      </w:r>
      <w:r w:rsidR="00353040" w:rsidRPr="00726D17">
        <w:rPr>
          <w:rFonts w:ascii="Times New Roman" w:hAnsi="Times New Roman" w:cs="Times New Roman"/>
          <w:sz w:val="24"/>
          <w:szCs w:val="24"/>
          <w:lang w:val="en-GB"/>
        </w:rPr>
        <w:t xml:space="preserve"> </w:t>
      </w:r>
      <w:r w:rsidR="006E177C" w:rsidRPr="00726D17">
        <w:rPr>
          <w:rFonts w:ascii="Times New Roman" w:hAnsi="Times New Roman" w:cs="Times New Roman"/>
          <w:sz w:val="24"/>
          <w:szCs w:val="24"/>
          <w:lang w:val="en-GB"/>
        </w:rPr>
        <w:t xml:space="preserve">a </w:t>
      </w:r>
      <w:r w:rsidR="0010157B" w:rsidRPr="00726D17">
        <w:rPr>
          <w:rFonts w:ascii="Times New Roman" w:hAnsi="Times New Roman" w:cs="Times New Roman"/>
          <w:sz w:val="24"/>
          <w:szCs w:val="24"/>
          <w:lang w:val="en-GB"/>
        </w:rPr>
        <w:t>good working</w:t>
      </w:r>
      <w:r w:rsidR="00353040" w:rsidRPr="00726D17">
        <w:rPr>
          <w:rFonts w:ascii="Times New Roman" w:hAnsi="Times New Roman" w:cs="Times New Roman"/>
          <w:sz w:val="24"/>
          <w:szCs w:val="24"/>
          <w:lang w:val="en-GB"/>
        </w:rPr>
        <w:t xml:space="preserve"> </w:t>
      </w:r>
      <w:r w:rsidR="009F2DA1" w:rsidRPr="00726D17">
        <w:rPr>
          <w:rFonts w:ascii="Times New Roman" w:hAnsi="Times New Roman" w:cs="Times New Roman"/>
          <w:sz w:val="24"/>
          <w:szCs w:val="24"/>
          <w:lang w:val="en-GB"/>
        </w:rPr>
        <w:t>relationship</w:t>
      </w:r>
      <w:r w:rsidR="00353040" w:rsidRPr="00726D17">
        <w:rPr>
          <w:rFonts w:ascii="Times New Roman" w:hAnsi="Times New Roman" w:cs="Times New Roman"/>
          <w:sz w:val="24"/>
          <w:szCs w:val="24"/>
          <w:lang w:val="en-GB"/>
        </w:rPr>
        <w:t xml:space="preserve"> with Hans Oersted, the representative of the Employers</w:t>
      </w:r>
      <w:r w:rsidR="006E177C" w:rsidRPr="00726D17">
        <w:rPr>
          <w:rFonts w:ascii="Times New Roman" w:hAnsi="Times New Roman" w:cs="Times New Roman"/>
          <w:sz w:val="24"/>
          <w:szCs w:val="24"/>
          <w:lang w:val="en-GB"/>
        </w:rPr>
        <w:t>’</w:t>
      </w:r>
      <w:r w:rsidR="00353040" w:rsidRPr="00726D17">
        <w:rPr>
          <w:rFonts w:ascii="Times New Roman" w:hAnsi="Times New Roman" w:cs="Times New Roman"/>
          <w:sz w:val="24"/>
          <w:szCs w:val="24"/>
          <w:lang w:val="en-GB"/>
        </w:rPr>
        <w:t xml:space="preserve"> Group.</w:t>
      </w:r>
      <w:r w:rsidR="002D0BD4" w:rsidRPr="00726D17">
        <w:rPr>
          <w:rFonts w:ascii="Times New Roman" w:hAnsi="Times New Roman" w:cs="Times New Roman"/>
          <w:sz w:val="24"/>
          <w:szCs w:val="24"/>
          <w:lang w:val="en-GB"/>
        </w:rPr>
        <w:t xml:space="preserve"> </w:t>
      </w:r>
    </w:p>
    <w:p w14:paraId="67C8F2FA" w14:textId="77777777" w:rsidR="00BE2536" w:rsidRPr="00726D17" w:rsidRDefault="0078600D"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After </w:t>
      </w:r>
      <w:r w:rsidR="005B6F7C" w:rsidRPr="00726D17">
        <w:rPr>
          <w:rFonts w:ascii="Times New Roman" w:hAnsi="Times New Roman" w:cs="Times New Roman"/>
          <w:sz w:val="24"/>
          <w:szCs w:val="24"/>
          <w:lang w:val="en-GB"/>
        </w:rPr>
        <w:t>Thomas’</w:t>
      </w:r>
      <w:r w:rsidRPr="00726D17">
        <w:rPr>
          <w:rFonts w:ascii="Times New Roman" w:hAnsi="Times New Roman" w:cs="Times New Roman"/>
          <w:sz w:val="24"/>
          <w:szCs w:val="24"/>
          <w:lang w:val="en-GB"/>
        </w:rPr>
        <w:t>s</w:t>
      </w:r>
      <w:r w:rsidR="005B6F7C" w:rsidRPr="00726D17">
        <w:rPr>
          <w:rFonts w:ascii="Times New Roman" w:hAnsi="Times New Roman" w:cs="Times New Roman"/>
          <w:sz w:val="24"/>
          <w:szCs w:val="24"/>
          <w:lang w:val="en-GB"/>
        </w:rPr>
        <w:t xml:space="preserve"> unexpected death in May 1932 </w:t>
      </w:r>
      <w:r w:rsidR="00016260" w:rsidRPr="00726D17">
        <w:rPr>
          <w:rFonts w:ascii="Times New Roman" w:hAnsi="Times New Roman" w:cs="Times New Roman"/>
          <w:sz w:val="24"/>
          <w:szCs w:val="24"/>
          <w:lang w:val="en-GB"/>
        </w:rPr>
        <w:t xml:space="preserve">Butler was appointed as his </w:t>
      </w:r>
      <w:proofErr w:type="gramStart"/>
      <w:r w:rsidR="00016260" w:rsidRPr="00726D17">
        <w:rPr>
          <w:rFonts w:ascii="Times New Roman" w:hAnsi="Times New Roman" w:cs="Times New Roman"/>
          <w:sz w:val="24"/>
          <w:szCs w:val="24"/>
          <w:lang w:val="en-GB"/>
        </w:rPr>
        <w:t>successor</w:t>
      </w:r>
      <w:r w:rsidR="00C41A5A" w:rsidRPr="00726D17">
        <w:rPr>
          <w:rFonts w:ascii="Times New Roman" w:hAnsi="Times New Roman" w:cs="Times New Roman"/>
          <w:sz w:val="24"/>
          <w:szCs w:val="24"/>
          <w:lang w:val="en-GB"/>
        </w:rPr>
        <w:t xml:space="preserve">, </w:t>
      </w:r>
      <w:r w:rsidR="00277EDD" w:rsidRPr="00726D17">
        <w:rPr>
          <w:rFonts w:ascii="Times New Roman" w:hAnsi="Times New Roman" w:cs="Times New Roman"/>
          <w:sz w:val="24"/>
          <w:szCs w:val="24"/>
          <w:lang w:val="en-GB"/>
        </w:rPr>
        <w:t>and</w:t>
      </w:r>
      <w:proofErr w:type="gramEnd"/>
      <w:r w:rsidR="00277EDD" w:rsidRPr="00726D17">
        <w:rPr>
          <w:rFonts w:ascii="Times New Roman" w:hAnsi="Times New Roman" w:cs="Times New Roman"/>
          <w:sz w:val="24"/>
          <w:szCs w:val="24"/>
          <w:lang w:val="en-GB"/>
        </w:rPr>
        <w:t xml:space="preserve"> worked to change</w:t>
      </w:r>
      <w:r w:rsidR="00C41A5A" w:rsidRPr="00726D17">
        <w:rPr>
          <w:rFonts w:ascii="Times New Roman" w:hAnsi="Times New Roman" w:cs="Times New Roman"/>
          <w:sz w:val="24"/>
          <w:szCs w:val="24"/>
          <w:lang w:val="en-GB"/>
        </w:rPr>
        <w:t xml:space="preserve"> the decision-making </w:t>
      </w:r>
      <w:r w:rsidR="00121FA7" w:rsidRPr="00726D17">
        <w:rPr>
          <w:rFonts w:ascii="Times New Roman" w:hAnsi="Times New Roman" w:cs="Times New Roman"/>
          <w:sz w:val="24"/>
          <w:szCs w:val="24"/>
          <w:lang w:val="en-GB"/>
        </w:rPr>
        <w:t>culture</w:t>
      </w:r>
      <w:r w:rsidR="00C41A5A" w:rsidRPr="00726D17">
        <w:rPr>
          <w:rFonts w:ascii="Times New Roman" w:hAnsi="Times New Roman" w:cs="Times New Roman"/>
          <w:sz w:val="24"/>
          <w:szCs w:val="24"/>
          <w:lang w:val="en-GB"/>
        </w:rPr>
        <w:t xml:space="preserve"> of the </w:t>
      </w:r>
      <w:r w:rsidR="00A37454" w:rsidRPr="00726D17">
        <w:rPr>
          <w:rFonts w:ascii="Times New Roman" w:hAnsi="Times New Roman" w:cs="Times New Roman"/>
          <w:sz w:val="24"/>
          <w:szCs w:val="24"/>
          <w:lang w:val="en-GB"/>
        </w:rPr>
        <w:t>organization</w:t>
      </w:r>
      <w:r w:rsidR="00016260" w:rsidRPr="00726D17">
        <w:rPr>
          <w:rFonts w:ascii="Times New Roman" w:hAnsi="Times New Roman" w:cs="Times New Roman"/>
          <w:sz w:val="24"/>
          <w:szCs w:val="24"/>
          <w:lang w:val="en-GB"/>
        </w:rPr>
        <w:t xml:space="preserve">. </w:t>
      </w:r>
      <w:r w:rsidR="00C41A5A" w:rsidRPr="00726D17">
        <w:rPr>
          <w:rFonts w:ascii="Times New Roman" w:hAnsi="Times New Roman" w:cs="Times New Roman"/>
          <w:sz w:val="24"/>
          <w:szCs w:val="24"/>
          <w:lang w:val="en-GB"/>
        </w:rPr>
        <w:t xml:space="preserve">While Thomas had </w:t>
      </w:r>
      <w:r w:rsidR="00C41A5A" w:rsidRPr="00726D17">
        <w:rPr>
          <w:rFonts w:ascii="Times New Roman" w:hAnsi="Times New Roman" w:cs="Times New Roman"/>
          <w:sz w:val="24"/>
          <w:szCs w:val="24"/>
          <w:lang w:val="en-GB"/>
        </w:rPr>
        <w:lastRenderedPageBreak/>
        <w:t xml:space="preserve">shown a voluntarist approach to politics, with a presidential style of leadership and a clear vision, Butler, as a former civil servant, never questioned the idea that the Governing Body should be formulating policies. </w:t>
      </w:r>
      <w:r w:rsidR="0067001F" w:rsidRPr="00726D17">
        <w:rPr>
          <w:rFonts w:ascii="Times New Roman" w:hAnsi="Times New Roman" w:cs="Times New Roman"/>
          <w:sz w:val="24"/>
          <w:szCs w:val="24"/>
          <w:lang w:val="en-GB"/>
        </w:rPr>
        <w:t xml:space="preserve">Phelan applied for the </w:t>
      </w:r>
      <w:r w:rsidR="005E7B48" w:rsidRPr="00726D17">
        <w:rPr>
          <w:rFonts w:ascii="Times New Roman" w:hAnsi="Times New Roman" w:cs="Times New Roman"/>
          <w:sz w:val="24"/>
          <w:szCs w:val="24"/>
          <w:lang w:val="en-GB"/>
        </w:rPr>
        <w:t>vacant</w:t>
      </w:r>
      <w:r w:rsidR="00015C4A" w:rsidRPr="00726D17">
        <w:rPr>
          <w:rFonts w:ascii="Times New Roman" w:hAnsi="Times New Roman" w:cs="Times New Roman"/>
          <w:sz w:val="24"/>
          <w:szCs w:val="24"/>
          <w:lang w:val="en-GB"/>
        </w:rPr>
        <w:t xml:space="preserve"> </w:t>
      </w:r>
      <w:r w:rsidR="0010211B" w:rsidRPr="00726D17">
        <w:rPr>
          <w:rFonts w:ascii="Times New Roman" w:hAnsi="Times New Roman" w:cs="Times New Roman"/>
          <w:sz w:val="24"/>
          <w:szCs w:val="24"/>
          <w:lang w:val="en-GB"/>
        </w:rPr>
        <w:t>position</w:t>
      </w:r>
      <w:r w:rsidR="00430F32" w:rsidRPr="00726D17">
        <w:rPr>
          <w:rFonts w:ascii="Times New Roman" w:hAnsi="Times New Roman" w:cs="Times New Roman"/>
          <w:sz w:val="24"/>
          <w:szCs w:val="24"/>
          <w:lang w:val="en-GB"/>
        </w:rPr>
        <w:t xml:space="preserve"> </w:t>
      </w:r>
      <w:r w:rsidR="007941F3" w:rsidRPr="00726D17">
        <w:rPr>
          <w:rFonts w:ascii="Times New Roman" w:hAnsi="Times New Roman" w:cs="Times New Roman"/>
          <w:sz w:val="24"/>
          <w:szCs w:val="24"/>
          <w:lang w:val="en-GB"/>
        </w:rPr>
        <w:t>of Assistant Director,</w:t>
      </w:r>
      <w:r w:rsidR="0067001F" w:rsidRPr="00726D17">
        <w:rPr>
          <w:rFonts w:ascii="Times New Roman" w:hAnsi="Times New Roman" w:cs="Times New Roman"/>
          <w:sz w:val="24"/>
          <w:szCs w:val="24"/>
          <w:lang w:val="en-GB"/>
        </w:rPr>
        <w:t xml:space="preserve"> </w:t>
      </w:r>
      <w:r w:rsidR="00D8273C" w:rsidRPr="00726D17">
        <w:rPr>
          <w:rFonts w:ascii="Times New Roman" w:hAnsi="Times New Roman" w:cs="Times New Roman"/>
          <w:sz w:val="24"/>
          <w:szCs w:val="24"/>
          <w:lang w:val="en-GB"/>
        </w:rPr>
        <w:t xml:space="preserve">but was unsuccessful as </w:t>
      </w:r>
      <w:r w:rsidR="0067001F" w:rsidRPr="00726D17">
        <w:rPr>
          <w:rFonts w:ascii="Times New Roman" w:hAnsi="Times New Roman" w:cs="Times New Roman"/>
          <w:sz w:val="24"/>
          <w:szCs w:val="24"/>
          <w:lang w:val="en-GB"/>
        </w:rPr>
        <w:t xml:space="preserve">the German government </w:t>
      </w:r>
      <w:r w:rsidR="008B5706" w:rsidRPr="00726D17">
        <w:rPr>
          <w:rFonts w:ascii="Times New Roman" w:hAnsi="Times New Roman" w:cs="Times New Roman"/>
          <w:sz w:val="24"/>
          <w:szCs w:val="24"/>
          <w:lang w:val="en-GB"/>
        </w:rPr>
        <w:t xml:space="preserve">claimed </w:t>
      </w:r>
      <w:r w:rsidR="00F92A4A" w:rsidRPr="00726D17">
        <w:rPr>
          <w:rFonts w:ascii="Times New Roman" w:hAnsi="Times New Roman" w:cs="Times New Roman"/>
          <w:sz w:val="24"/>
          <w:szCs w:val="24"/>
          <w:lang w:val="en-GB"/>
        </w:rPr>
        <w:t>the position</w:t>
      </w:r>
      <w:r w:rsidR="008B5706" w:rsidRPr="00726D17">
        <w:rPr>
          <w:rFonts w:ascii="Times New Roman" w:hAnsi="Times New Roman" w:cs="Times New Roman"/>
          <w:sz w:val="24"/>
          <w:szCs w:val="24"/>
          <w:lang w:val="en-GB"/>
        </w:rPr>
        <w:t xml:space="preserve"> and the Workers’ Group wanted the candidate </w:t>
      </w:r>
      <w:r w:rsidR="00D8273C" w:rsidRPr="00726D17">
        <w:rPr>
          <w:rFonts w:ascii="Times New Roman" w:hAnsi="Times New Roman" w:cs="Times New Roman"/>
          <w:sz w:val="24"/>
          <w:szCs w:val="24"/>
          <w:lang w:val="en-GB"/>
        </w:rPr>
        <w:t xml:space="preserve">to be drawn from its ranks. The post remained </w:t>
      </w:r>
      <w:r w:rsidR="0066304D" w:rsidRPr="00726D17">
        <w:rPr>
          <w:rFonts w:ascii="Times New Roman" w:hAnsi="Times New Roman" w:cs="Times New Roman"/>
          <w:sz w:val="24"/>
          <w:szCs w:val="24"/>
          <w:lang w:val="en-GB"/>
        </w:rPr>
        <w:t>vacant,</w:t>
      </w:r>
      <w:r w:rsidR="00D8273C" w:rsidRPr="00726D17">
        <w:rPr>
          <w:rFonts w:ascii="Times New Roman" w:hAnsi="Times New Roman" w:cs="Times New Roman"/>
          <w:sz w:val="24"/>
          <w:szCs w:val="24"/>
          <w:lang w:val="en-GB"/>
        </w:rPr>
        <w:t xml:space="preserve"> </w:t>
      </w:r>
      <w:r w:rsidR="008B5706" w:rsidRPr="00726D17">
        <w:rPr>
          <w:rFonts w:ascii="Times New Roman" w:hAnsi="Times New Roman" w:cs="Times New Roman"/>
          <w:sz w:val="24"/>
          <w:szCs w:val="24"/>
          <w:lang w:val="en-GB"/>
        </w:rPr>
        <w:t xml:space="preserve">as there was no unanimous support </w:t>
      </w:r>
      <w:r w:rsidR="0010157B" w:rsidRPr="00726D17">
        <w:rPr>
          <w:rFonts w:ascii="Times New Roman" w:hAnsi="Times New Roman" w:cs="Times New Roman"/>
          <w:sz w:val="24"/>
          <w:szCs w:val="24"/>
          <w:lang w:val="en-GB"/>
        </w:rPr>
        <w:t>for a German W</w:t>
      </w:r>
      <w:r w:rsidR="0066304D" w:rsidRPr="00726D17">
        <w:rPr>
          <w:rFonts w:ascii="Times New Roman" w:hAnsi="Times New Roman" w:cs="Times New Roman"/>
          <w:sz w:val="24"/>
          <w:szCs w:val="24"/>
          <w:lang w:val="en-GB"/>
        </w:rPr>
        <w:t>orkers’ candidate</w:t>
      </w:r>
      <w:r w:rsidR="008B5706" w:rsidRPr="00726D17">
        <w:rPr>
          <w:rFonts w:ascii="Times New Roman" w:hAnsi="Times New Roman" w:cs="Times New Roman"/>
          <w:sz w:val="24"/>
          <w:szCs w:val="24"/>
          <w:lang w:val="en-GB"/>
        </w:rPr>
        <w:t>.</w:t>
      </w:r>
      <w:r w:rsidR="00334E9D" w:rsidRPr="00726D17">
        <w:rPr>
          <w:rFonts w:ascii="Times New Roman" w:hAnsi="Times New Roman" w:cs="Times New Roman"/>
          <w:sz w:val="24"/>
          <w:szCs w:val="24"/>
          <w:lang w:val="en-GB"/>
        </w:rPr>
        <w:t xml:space="preserve"> </w:t>
      </w:r>
      <w:r w:rsidR="00765AB0" w:rsidRPr="00726D17">
        <w:rPr>
          <w:rFonts w:ascii="Times New Roman" w:hAnsi="Times New Roman" w:cs="Times New Roman"/>
          <w:sz w:val="24"/>
          <w:szCs w:val="24"/>
          <w:lang w:val="en-GB"/>
        </w:rPr>
        <w:t xml:space="preserve">In the </w:t>
      </w:r>
      <w:proofErr w:type="gramStart"/>
      <w:r w:rsidR="00765AB0" w:rsidRPr="00726D17">
        <w:rPr>
          <w:rFonts w:ascii="Times New Roman" w:hAnsi="Times New Roman" w:cs="Times New Roman"/>
          <w:sz w:val="24"/>
          <w:szCs w:val="24"/>
          <w:lang w:val="en-GB"/>
        </w:rPr>
        <w:t>meantime</w:t>
      </w:r>
      <w:proofErr w:type="gramEnd"/>
      <w:r w:rsidR="00765AB0" w:rsidRPr="00726D17">
        <w:rPr>
          <w:rFonts w:ascii="Times New Roman" w:hAnsi="Times New Roman" w:cs="Times New Roman"/>
          <w:sz w:val="24"/>
          <w:szCs w:val="24"/>
          <w:lang w:val="en-GB"/>
        </w:rPr>
        <w:t xml:space="preserve"> Butler appointed all former heads of d</w:t>
      </w:r>
      <w:r w:rsidR="00015C4A" w:rsidRPr="00726D17">
        <w:rPr>
          <w:rFonts w:ascii="Times New Roman" w:hAnsi="Times New Roman" w:cs="Times New Roman"/>
          <w:sz w:val="24"/>
          <w:szCs w:val="24"/>
          <w:lang w:val="en-GB"/>
        </w:rPr>
        <w:t>ivision</w:t>
      </w:r>
      <w:r w:rsidR="00765AB0" w:rsidRPr="00726D17">
        <w:rPr>
          <w:rFonts w:ascii="Times New Roman" w:hAnsi="Times New Roman" w:cs="Times New Roman"/>
          <w:sz w:val="24"/>
          <w:szCs w:val="24"/>
          <w:lang w:val="en-GB"/>
        </w:rPr>
        <w:t xml:space="preserve"> as Assistant Director</w:t>
      </w:r>
      <w:r w:rsidR="0010157B" w:rsidRPr="00726D17">
        <w:rPr>
          <w:rFonts w:ascii="Times New Roman" w:hAnsi="Times New Roman" w:cs="Times New Roman"/>
          <w:sz w:val="24"/>
          <w:szCs w:val="24"/>
          <w:lang w:val="en-GB"/>
        </w:rPr>
        <w:t>s</w:t>
      </w:r>
      <w:r w:rsidR="0066304D" w:rsidRPr="00726D17">
        <w:rPr>
          <w:rFonts w:ascii="Times New Roman" w:hAnsi="Times New Roman" w:cs="Times New Roman"/>
          <w:sz w:val="24"/>
          <w:szCs w:val="24"/>
          <w:lang w:val="en-GB"/>
        </w:rPr>
        <w:t>, including</w:t>
      </w:r>
      <w:r w:rsidR="00C957F5" w:rsidRPr="00726D17">
        <w:rPr>
          <w:rFonts w:ascii="Times New Roman" w:hAnsi="Times New Roman" w:cs="Times New Roman"/>
          <w:sz w:val="24"/>
          <w:szCs w:val="24"/>
          <w:lang w:val="en-GB"/>
        </w:rPr>
        <w:t xml:space="preserve"> Phelan</w:t>
      </w:r>
      <w:r w:rsidR="008104B1" w:rsidRPr="00726D17">
        <w:rPr>
          <w:rFonts w:ascii="Times New Roman" w:hAnsi="Times New Roman" w:cs="Times New Roman"/>
          <w:sz w:val="24"/>
          <w:szCs w:val="24"/>
          <w:lang w:val="en-GB"/>
        </w:rPr>
        <w:t>,</w:t>
      </w:r>
      <w:r w:rsidR="00C957F5" w:rsidRPr="00726D17">
        <w:rPr>
          <w:rFonts w:ascii="Times New Roman" w:hAnsi="Times New Roman" w:cs="Times New Roman"/>
          <w:sz w:val="24"/>
          <w:szCs w:val="24"/>
          <w:lang w:val="en-GB"/>
        </w:rPr>
        <w:t xml:space="preserve"> </w:t>
      </w:r>
      <w:r w:rsidR="0066304D" w:rsidRPr="00726D17">
        <w:rPr>
          <w:rFonts w:ascii="Times New Roman" w:hAnsi="Times New Roman" w:cs="Times New Roman"/>
          <w:sz w:val="24"/>
          <w:szCs w:val="24"/>
          <w:lang w:val="en-GB"/>
        </w:rPr>
        <w:t xml:space="preserve">who then </w:t>
      </w:r>
      <w:r w:rsidR="00B31FEC" w:rsidRPr="00726D17">
        <w:rPr>
          <w:rFonts w:ascii="Times New Roman" w:hAnsi="Times New Roman" w:cs="Times New Roman"/>
          <w:sz w:val="24"/>
          <w:szCs w:val="24"/>
          <w:lang w:val="en-GB"/>
        </w:rPr>
        <w:t>repeatedly</w:t>
      </w:r>
      <w:r w:rsidR="00747D18" w:rsidRPr="00726D17">
        <w:rPr>
          <w:rFonts w:ascii="Times New Roman" w:hAnsi="Times New Roman" w:cs="Times New Roman"/>
          <w:sz w:val="24"/>
          <w:szCs w:val="24"/>
          <w:lang w:val="en-GB"/>
        </w:rPr>
        <w:t xml:space="preserve"> appl</w:t>
      </w:r>
      <w:r w:rsidR="00B31FEC" w:rsidRPr="00726D17">
        <w:rPr>
          <w:rFonts w:ascii="Times New Roman" w:hAnsi="Times New Roman" w:cs="Times New Roman"/>
          <w:sz w:val="24"/>
          <w:szCs w:val="24"/>
          <w:lang w:val="en-GB"/>
        </w:rPr>
        <w:t>ied</w:t>
      </w:r>
      <w:r w:rsidR="00747D18" w:rsidRPr="00726D17">
        <w:rPr>
          <w:rFonts w:ascii="Times New Roman" w:hAnsi="Times New Roman" w:cs="Times New Roman"/>
          <w:sz w:val="24"/>
          <w:szCs w:val="24"/>
          <w:lang w:val="en-GB"/>
        </w:rPr>
        <w:t xml:space="preserve"> for the position of </w:t>
      </w:r>
      <w:r w:rsidR="00015C4A" w:rsidRPr="00726D17">
        <w:rPr>
          <w:rFonts w:ascii="Times New Roman" w:hAnsi="Times New Roman" w:cs="Times New Roman"/>
          <w:sz w:val="24"/>
          <w:szCs w:val="24"/>
          <w:lang w:val="en-GB"/>
        </w:rPr>
        <w:t>D</w:t>
      </w:r>
      <w:r w:rsidR="00747D18" w:rsidRPr="00726D17">
        <w:rPr>
          <w:rFonts w:ascii="Times New Roman" w:hAnsi="Times New Roman" w:cs="Times New Roman"/>
          <w:sz w:val="24"/>
          <w:szCs w:val="24"/>
          <w:lang w:val="en-GB"/>
        </w:rPr>
        <w:t xml:space="preserve">eputy </w:t>
      </w:r>
      <w:r w:rsidR="00015C4A" w:rsidRPr="00726D17">
        <w:rPr>
          <w:rFonts w:ascii="Times New Roman" w:hAnsi="Times New Roman" w:cs="Times New Roman"/>
          <w:sz w:val="24"/>
          <w:szCs w:val="24"/>
          <w:lang w:val="en-GB"/>
        </w:rPr>
        <w:t>D</w:t>
      </w:r>
      <w:r w:rsidR="00BF37F9" w:rsidRPr="00726D17">
        <w:rPr>
          <w:rFonts w:ascii="Times New Roman" w:hAnsi="Times New Roman" w:cs="Times New Roman"/>
          <w:sz w:val="24"/>
          <w:szCs w:val="24"/>
          <w:lang w:val="en-GB"/>
        </w:rPr>
        <w:t>irector</w:t>
      </w:r>
      <w:r w:rsidR="00747D18" w:rsidRPr="00726D17">
        <w:rPr>
          <w:rFonts w:ascii="Times New Roman" w:hAnsi="Times New Roman" w:cs="Times New Roman"/>
          <w:sz w:val="24"/>
          <w:szCs w:val="24"/>
          <w:lang w:val="en-GB"/>
        </w:rPr>
        <w:t xml:space="preserve"> </w:t>
      </w:r>
      <w:r w:rsidR="008104B1" w:rsidRPr="00726D17">
        <w:rPr>
          <w:rFonts w:ascii="Times New Roman" w:hAnsi="Times New Roman" w:cs="Times New Roman"/>
          <w:sz w:val="24"/>
          <w:szCs w:val="24"/>
          <w:lang w:val="en-GB"/>
        </w:rPr>
        <w:t>after</w:t>
      </w:r>
      <w:r w:rsidR="0010157B" w:rsidRPr="00726D17">
        <w:rPr>
          <w:rFonts w:ascii="Times New Roman" w:hAnsi="Times New Roman" w:cs="Times New Roman"/>
          <w:sz w:val="24"/>
          <w:szCs w:val="24"/>
          <w:lang w:val="en-GB"/>
        </w:rPr>
        <w:t xml:space="preserve"> Nazi </w:t>
      </w:r>
      <w:r w:rsidR="00747D18" w:rsidRPr="00726D17">
        <w:rPr>
          <w:rFonts w:ascii="Times New Roman" w:hAnsi="Times New Roman" w:cs="Times New Roman"/>
          <w:sz w:val="24"/>
          <w:szCs w:val="24"/>
          <w:lang w:val="en-GB"/>
        </w:rPr>
        <w:t>Germany left the ILO</w:t>
      </w:r>
      <w:r w:rsidR="009111EC" w:rsidRPr="00726D17">
        <w:rPr>
          <w:rFonts w:ascii="Times New Roman" w:hAnsi="Times New Roman" w:cs="Times New Roman"/>
          <w:sz w:val="24"/>
          <w:szCs w:val="24"/>
          <w:lang w:val="en-GB"/>
        </w:rPr>
        <w:t xml:space="preserve"> in 1935</w:t>
      </w:r>
      <w:r w:rsidR="00747D18"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96520D" w:rsidRPr="00726D17">
        <w:rPr>
          <w:rFonts w:ascii="Times New Roman" w:hAnsi="Times New Roman" w:cs="Times New Roman"/>
          <w:sz w:val="24"/>
          <w:szCs w:val="24"/>
          <w:lang w:val="en-GB"/>
        </w:rPr>
        <w:t>Phelan</w:t>
      </w:r>
      <w:r w:rsidR="00C957F5" w:rsidRPr="00726D17">
        <w:rPr>
          <w:rFonts w:ascii="Times New Roman" w:hAnsi="Times New Roman" w:cs="Times New Roman"/>
          <w:sz w:val="24"/>
          <w:szCs w:val="24"/>
          <w:lang w:val="en-GB"/>
        </w:rPr>
        <w:t xml:space="preserve"> </w:t>
      </w:r>
      <w:r w:rsidR="00015C4A" w:rsidRPr="00726D17">
        <w:rPr>
          <w:rFonts w:ascii="Times New Roman" w:hAnsi="Times New Roman" w:cs="Times New Roman"/>
          <w:sz w:val="24"/>
          <w:szCs w:val="24"/>
          <w:lang w:val="en-GB"/>
        </w:rPr>
        <w:t>referred to his</w:t>
      </w:r>
      <w:r w:rsidR="00C957F5" w:rsidRPr="00726D17">
        <w:rPr>
          <w:rFonts w:ascii="Times New Roman" w:hAnsi="Times New Roman" w:cs="Times New Roman"/>
          <w:sz w:val="24"/>
          <w:szCs w:val="24"/>
          <w:lang w:val="en-GB"/>
        </w:rPr>
        <w:t xml:space="preserve"> senior position and his daily duties</w:t>
      </w:r>
      <w:r w:rsidR="00015C4A" w:rsidRPr="00726D17">
        <w:rPr>
          <w:rFonts w:ascii="Times New Roman" w:hAnsi="Times New Roman" w:cs="Times New Roman"/>
          <w:sz w:val="24"/>
          <w:szCs w:val="24"/>
          <w:lang w:val="en-GB"/>
        </w:rPr>
        <w:t xml:space="preserve">, </w:t>
      </w:r>
      <w:r w:rsidR="0066304D" w:rsidRPr="00726D17">
        <w:rPr>
          <w:rFonts w:ascii="Times New Roman" w:hAnsi="Times New Roman" w:cs="Times New Roman"/>
          <w:sz w:val="24"/>
          <w:szCs w:val="24"/>
          <w:lang w:val="en-GB"/>
        </w:rPr>
        <w:t>which included being</w:t>
      </w:r>
      <w:r w:rsidR="00C957F5" w:rsidRPr="00726D17">
        <w:rPr>
          <w:rFonts w:ascii="Times New Roman" w:hAnsi="Times New Roman" w:cs="Times New Roman"/>
          <w:sz w:val="24"/>
          <w:szCs w:val="24"/>
          <w:lang w:val="en-GB"/>
        </w:rPr>
        <w:t xml:space="preserve"> acting </w:t>
      </w:r>
      <w:r w:rsidR="00015C4A" w:rsidRPr="00726D17">
        <w:rPr>
          <w:rFonts w:ascii="Times New Roman" w:hAnsi="Times New Roman" w:cs="Times New Roman"/>
          <w:sz w:val="24"/>
          <w:szCs w:val="24"/>
          <w:lang w:val="en-GB"/>
        </w:rPr>
        <w:t>D</w:t>
      </w:r>
      <w:r w:rsidR="00C957F5" w:rsidRPr="00726D17">
        <w:rPr>
          <w:rFonts w:ascii="Times New Roman" w:hAnsi="Times New Roman" w:cs="Times New Roman"/>
          <w:sz w:val="24"/>
          <w:szCs w:val="24"/>
          <w:lang w:val="en-GB"/>
        </w:rPr>
        <w:t xml:space="preserve">eputy </w:t>
      </w:r>
      <w:r w:rsidR="00015C4A" w:rsidRPr="00726D17">
        <w:rPr>
          <w:rFonts w:ascii="Times New Roman" w:hAnsi="Times New Roman" w:cs="Times New Roman"/>
          <w:sz w:val="24"/>
          <w:szCs w:val="24"/>
          <w:lang w:val="en-GB"/>
        </w:rPr>
        <w:t>D</w:t>
      </w:r>
      <w:r w:rsidR="00C957F5" w:rsidRPr="00726D17">
        <w:rPr>
          <w:rFonts w:ascii="Times New Roman" w:hAnsi="Times New Roman" w:cs="Times New Roman"/>
          <w:sz w:val="24"/>
          <w:szCs w:val="24"/>
          <w:lang w:val="en-GB"/>
        </w:rPr>
        <w:t xml:space="preserve">irector </w:t>
      </w:r>
      <w:r w:rsidR="007550CB" w:rsidRPr="00726D17">
        <w:rPr>
          <w:rFonts w:ascii="Times New Roman" w:hAnsi="Times New Roman" w:cs="Times New Roman"/>
          <w:sz w:val="24"/>
          <w:szCs w:val="24"/>
          <w:lang w:val="en-GB"/>
        </w:rPr>
        <w:t>during</w:t>
      </w:r>
      <w:r w:rsidR="00082F21" w:rsidRPr="00726D17">
        <w:rPr>
          <w:rFonts w:ascii="Times New Roman" w:hAnsi="Times New Roman" w:cs="Times New Roman"/>
          <w:sz w:val="24"/>
          <w:szCs w:val="24"/>
          <w:lang w:val="en-GB"/>
        </w:rPr>
        <w:t xml:space="preserve"> </w:t>
      </w:r>
      <w:r w:rsidR="00BD1611" w:rsidRPr="00726D17">
        <w:rPr>
          <w:rFonts w:ascii="Times New Roman" w:hAnsi="Times New Roman" w:cs="Times New Roman"/>
          <w:sz w:val="24"/>
          <w:szCs w:val="24"/>
          <w:lang w:val="en-GB"/>
        </w:rPr>
        <w:t>Butler’s multiple and long periods of</w:t>
      </w:r>
      <w:r w:rsidR="0096520D" w:rsidRPr="00726D17">
        <w:rPr>
          <w:rFonts w:ascii="Times New Roman" w:hAnsi="Times New Roman" w:cs="Times New Roman"/>
          <w:sz w:val="24"/>
          <w:szCs w:val="24"/>
          <w:lang w:val="en-GB"/>
        </w:rPr>
        <w:t xml:space="preserve"> </w:t>
      </w:r>
      <w:r w:rsidR="007550CB" w:rsidRPr="00726D17">
        <w:rPr>
          <w:rFonts w:ascii="Times New Roman" w:hAnsi="Times New Roman" w:cs="Times New Roman"/>
          <w:sz w:val="24"/>
          <w:szCs w:val="24"/>
          <w:lang w:val="en-GB"/>
        </w:rPr>
        <w:t>absence.</w:t>
      </w:r>
      <w:r w:rsidR="00747D18" w:rsidRPr="00726D17">
        <w:rPr>
          <w:rFonts w:ascii="Times New Roman" w:hAnsi="Times New Roman" w:cs="Times New Roman"/>
          <w:sz w:val="24"/>
          <w:szCs w:val="24"/>
          <w:lang w:val="en-GB"/>
        </w:rPr>
        <w:t xml:space="preserve"> </w:t>
      </w:r>
      <w:r w:rsidR="0066304D" w:rsidRPr="00726D17">
        <w:rPr>
          <w:rFonts w:ascii="Times New Roman" w:hAnsi="Times New Roman" w:cs="Times New Roman"/>
          <w:sz w:val="24"/>
          <w:szCs w:val="24"/>
          <w:lang w:val="en-GB"/>
        </w:rPr>
        <w:t>Throughout his ILO career</w:t>
      </w:r>
      <w:r w:rsidR="00B31FEC" w:rsidRPr="00726D17">
        <w:rPr>
          <w:rFonts w:ascii="Times New Roman" w:hAnsi="Times New Roman" w:cs="Times New Roman"/>
          <w:sz w:val="24"/>
          <w:szCs w:val="24"/>
          <w:lang w:val="en-GB"/>
        </w:rPr>
        <w:t xml:space="preserve"> Phelan </w:t>
      </w:r>
      <w:r w:rsidR="0011038B" w:rsidRPr="00726D17">
        <w:rPr>
          <w:rFonts w:ascii="Times New Roman" w:hAnsi="Times New Roman" w:cs="Times New Roman"/>
          <w:sz w:val="24"/>
          <w:szCs w:val="24"/>
          <w:lang w:val="en-GB"/>
        </w:rPr>
        <w:t>was</w:t>
      </w:r>
      <w:r w:rsidR="009E0476" w:rsidRPr="00726D17">
        <w:rPr>
          <w:rFonts w:ascii="Times New Roman" w:hAnsi="Times New Roman" w:cs="Times New Roman"/>
          <w:sz w:val="24"/>
          <w:szCs w:val="24"/>
          <w:lang w:val="en-GB"/>
        </w:rPr>
        <w:t xml:space="preserve"> obsessed</w:t>
      </w:r>
      <w:r w:rsidR="00430F32" w:rsidRPr="00726D17">
        <w:rPr>
          <w:rFonts w:ascii="Times New Roman" w:hAnsi="Times New Roman" w:cs="Times New Roman"/>
          <w:sz w:val="24"/>
          <w:szCs w:val="24"/>
          <w:lang w:val="en-GB"/>
        </w:rPr>
        <w:t xml:space="preserve"> </w:t>
      </w:r>
      <w:r w:rsidR="009E0476" w:rsidRPr="00726D17">
        <w:rPr>
          <w:rFonts w:ascii="Times New Roman" w:hAnsi="Times New Roman" w:cs="Times New Roman"/>
          <w:sz w:val="24"/>
          <w:szCs w:val="24"/>
          <w:lang w:val="en-GB"/>
        </w:rPr>
        <w:t>with</w:t>
      </w:r>
      <w:r w:rsidR="0011038B" w:rsidRPr="00726D17">
        <w:rPr>
          <w:rFonts w:ascii="Times New Roman" w:hAnsi="Times New Roman" w:cs="Times New Roman"/>
          <w:sz w:val="24"/>
          <w:szCs w:val="24"/>
          <w:lang w:val="en-GB"/>
        </w:rPr>
        <w:t xml:space="preserve"> his status</w:t>
      </w:r>
      <w:r w:rsidR="0066304D" w:rsidRPr="00726D17">
        <w:rPr>
          <w:rFonts w:ascii="Times New Roman" w:hAnsi="Times New Roman" w:cs="Times New Roman"/>
          <w:sz w:val="24"/>
          <w:szCs w:val="24"/>
          <w:lang w:val="en-GB"/>
        </w:rPr>
        <w:t>, b</w:t>
      </w:r>
      <w:r w:rsidR="009C3BDF" w:rsidRPr="00726D17">
        <w:rPr>
          <w:rFonts w:ascii="Times New Roman" w:hAnsi="Times New Roman" w:cs="Times New Roman"/>
          <w:sz w:val="24"/>
          <w:szCs w:val="24"/>
          <w:lang w:val="en-GB"/>
        </w:rPr>
        <w:t xml:space="preserve">ut Butler </w:t>
      </w:r>
      <w:r w:rsidR="009A2974" w:rsidRPr="00726D17">
        <w:rPr>
          <w:rFonts w:ascii="Times New Roman" w:hAnsi="Times New Roman" w:cs="Times New Roman"/>
          <w:sz w:val="24"/>
          <w:szCs w:val="24"/>
          <w:lang w:val="en-GB"/>
        </w:rPr>
        <w:t>refused to offer him another position</w:t>
      </w:r>
      <w:r w:rsidR="009C3BDF" w:rsidRPr="00726D17">
        <w:rPr>
          <w:rFonts w:ascii="Times New Roman" w:hAnsi="Times New Roman" w:cs="Times New Roman"/>
          <w:sz w:val="24"/>
          <w:szCs w:val="24"/>
          <w:lang w:val="en-GB"/>
        </w:rPr>
        <w:t xml:space="preserve">, although </w:t>
      </w:r>
      <w:r w:rsidR="009E0476" w:rsidRPr="00726D17">
        <w:rPr>
          <w:rFonts w:ascii="Times New Roman" w:hAnsi="Times New Roman" w:cs="Times New Roman"/>
          <w:sz w:val="24"/>
          <w:szCs w:val="24"/>
          <w:lang w:val="en-GB"/>
        </w:rPr>
        <w:t xml:space="preserve">Phelan </w:t>
      </w:r>
      <w:r w:rsidR="00231563" w:rsidRPr="00726D17">
        <w:rPr>
          <w:rFonts w:ascii="Times New Roman" w:hAnsi="Times New Roman" w:cs="Times New Roman"/>
          <w:sz w:val="24"/>
          <w:szCs w:val="24"/>
          <w:lang w:val="en-GB"/>
        </w:rPr>
        <w:t xml:space="preserve">was the only Assistant Director to </w:t>
      </w:r>
      <w:r w:rsidR="00015C4A" w:rsidRPr="00726D17">
        <w:rPr>
          <w:rFonts w:ascii="Times New Roman" w:hAnsi="Times New Roman" w:cs="Times New Roman"/>
          <w:sz w:val="24"/>
          <w:szCs w:val="24"/>
          <w:lang w:val="en-GB"/>
        </w:rPr>
        <w:t xml:space="preserve">be given </w:t>
      </w:r>
      <w:r w:rsidR="00231563" w:rsidRPr="00726D17">
        <w:rPr>
          <w:rFonts w:ascii="Times New Roman" w:hAnsi="Times New Roman" w:cs="Times New Roman"/>
          <w:sz w:val="24"/>
          <w:szCs w:val="24"/>
          <w:lang w:val="en-GB"/>
        </w:rPr>
        <w:t>a bonus</w:t>
      </w:r>
      <w:r w:rsidR="009E0476" w:rsidRPr="00726D17">
        <w:rPr>
          <w:rFonts w:ascii="Times New Roman" w:hAnsi="Times New Roman" w:cs="Times New Roman"/>
          <w:sz w:val="24"/>
          <w:szCs w:val="24"/>
          <w:lang w:val="en-GB"/>
        </w:rPr>
        <w:t xml:space="preserve"> in 1936</w:t>
      </w:r>
      <w:r w:rsidR="00231563" w:rsidRPr="00726D17">
        <w:rPr>
          <w:rFonts w:ascii="Times New Roman" w:hAnsi="Times New Roman" w:cs="Times New Roman"/>
          <w:sz w:val="24"/>
          <w:szCs w:val="24"/>
          <w:lang w:val="en-GB"/>
        </w:rPr>
        <w:t>.</w:t>
      </w:r>
      <w:r w:rsidR="009E0476" w:rsidRPr="00726D17">
        <w:rPr>
          <w:rFonts w:ascii="Times New Roman" w:hAnsi="Times New Roman" w:cs="Times New Roman"/>
          <w:sz w:val="24"/>
          <w:szCs w:val="24"/>
          <w:lang w:val="en-GB"/>
        </w:rPr>
        <w:t xml:space="preserve"> </w:t>
      </w:r>
      <w:r w:rsidR="00306B33" w:rsidRPr="00726D17">
        <w:rPr>
          <w:rFonts w:ascii="Times New Roman" w:hAnsi="Times New Roman" w:cs="Times New Roman"/>
          <w:sz w:val="24"/>
          <w:szCs w:val="24"/>
          <w:lang w:val="en-GB"/>
        </w:rPr>
        <w:t xml:space="preserve">In 1938 </w:t>
      </w:r>
      <w:r w:rsidR="009A2974" w:rsidRPr="00726D17">
        <w:rPr>
          <w:rFonts w:ascii="Times New Roman" w:hAnsi="Times New Roman" w:cs="Times New Roman"/>
          <w:sz w:val="24"/>
          <w:szCs w:val="24"/>
          <w:lang w:val="en-GB"/>
        </w:rPr>
        <w:t>Butler un</w:t>
      </w:r>
      <w:r w:rsidR="009111EC" w:rsidRPr="00726D17">
        <w:rPr>
          <w:rFonts w:ascii="Times New Roman" w:hAnsi="Times New Roman" w:cs="Times New Roman"/>
          <w:sz w:val="24"/>
          <w:szCs w:val="24"/>
          <w:lang w:val="en-GB"/>
        </w:rPr>
        <w:t xml:space="preserve">expectedly resigned as Director due to </w:t>
      </w:r>
      <w:r w:rsidR="00A82ED0" w:rsidRPr="00726D17">
        <w:rPr>
          <w:rFonts w:ascii="Times New Roman" w:hAnsi="Times New Roman" w:cs="Times New Roman"/>
          <w:sz w:val="24"/>
          <w:szCs w:val="24"/>
          <w:lang w:val="en-GB"/>
        </w:rPr>
        <w:t>a political conflict about the next Director of the Paris Branch Office</w:t>
      </w:r>
      <w:r w:rsidR="00BB2FC2" w:rsidRPr="00726D17">
        <w:rPr>
          <w:rFonts w:ascii="Times New Roman" w:hAnsi="Times New Roman" w:cs="Times New Roman"/>
          <w:sz w:val="24"/>
          <w:szCs w:val="24"/>
          <w:lang w:val="en-GB"/>
        </w:rPr>
        <w:t xml:space="preserve">. </w:t>
      </w:r>
      <w:r w:rsidR="00BE2536" w:rsidRPr="00726D17">
        <w:rPr>
          <w:rFonts w:ascii="Times New Roman" w:hAnsi="Times New Roman" w:cs="Times New Roman"/>
          <w:sz w:val="24"/>
          <w:szCs w:val="24"/>
          <w:lang w:val="en-GB"/>
        </w:rPr>
        <w:t xml:space="preserve">American </w:t>
      </w:r>
      <w:r w:rsidR="002513A8" w:rsidRPr="00726D17">
        <w:rPr>
          <w:rFonts w:ascii="Times New Roman" w:hAnsi="Times New Roman" w:cs="Times New Roman"/>
          <w:sz w:val="24"/>
          <w:szCs w:val="24"/>
          <w:lang w:val="en-GB"/>
        </w:rPr>
        <w:t>Joh</w:t>
      </w:r>
      <w:r w:rsidR="00B018CB" w:rsidRPr="00726D17">
        <w:rPr>
          <w:rFonts w:ascii="Times New Roman" w:hAnsi="Times New Roman" w:cs="Times New Roman"/>
          <w:sz w:val="24"/>
          <w:szCs w:val="24"/>
          <w:lang w:val="en-GB"/>
        </w:rPr>
        <w:t>n G</w:t>
      </w:r>
      <w:r w:rsidR="002513A8" w:rsidRPr="00726D17">
        <w:rPr>
          <w:rFonts w:ascii="Times New Roman" w:hAnsi="Times New Roman" w:cs="Times New Roman"/>
          <w:sz w:val="24"/>
          <w:szCs w:val="24"/>
          <w:lang w:val="en-GB"/>
        </w:rPr>
        <w:t xml:space="preserve">. Winant, who had served as an Assistant Director for a short time </w:t>
      </w:r>
      <w:r w:rsidR="00306B33" w:rsidRPr="00726D17">
        <w:rPr>
          <w:rFonts w:ascii="Times New Roman" w:hAnsi="Times New Roman" w:cs="Times New Roman"/>
          <w:sz w:val="24"/>
          <w:szCs w:val="24"/>
          <w:lang w:val="en-GB"/>
        </w:rPr>
        <w:t>that year</w:t>
      </w:r>
      <w:r w:rsidR="002513A8" w:rsidRPr="00726D17">
        <w:rPr>
          <w:rFonts w:ascii="Times New Roman" w:hAnsi="Times New Roman" w:cs="Times New Roman"/>
          <w:sz w:val="24"/>
          <w:szCs w:val="24"/>
          <w:lang w:val="en-GB"/>
        </w:rPr>
        <w:t>,</w:t>
      </w:r>
      <w:r w:rsidR="00BB2FC2" w:rsidRPr="00726D17">
        <w:rPr>
          <w:rFonts w:ascii="Times New Roman" w:hAnsi="Times New Roman" w:cs="Times New Roman"/>
          <w:sz w:val="24"/>
          <w:szCs w:val="24"/>
          <w:lang w:val="en-GB"/>
        </w:rPr>
        <w:t xml:space="preserve"> following a prior period of service in 1935,</w:t>
      </w:r>
      <w:r w:rsidR="002513A8" w:rsidRPr="00726D17">
        <w:rPr>
          <w:rFonts w:ascii="Times New Roman" w:hAnsi="Times New Roman" w:cs="Times New Roman"/>
          <w:sz w:val="24"/>
          <w:szCs w:val="24"/>
          <w:lang w:val="en-GB"/>
        </w:rPr>
        <w:t xml:space="preserve"> was appointed as</w:t>
      </w:r>
      <w:r w:rsidR="00BE2536" w:rsidRPr="00726D17">
        <w:rPr>
          <w:rFonts w:ascii="Times New Roman" w:hAnsi="Times New Roman" w:cs="Times New Roman"/>
          <w:sz w:val="24"/>
          <w:szCs w:val="24"/>
          <w:lang w:val="en-GB"/>
        </w:rPr>
        <w:t xml:space="preserve"> his successor</w:t>
      </w:r>
      <w:r w:rsidR="00812B24" w:rsidRPr="00726D17">
        <w:rPr>
          <w:rFonts w:ascii="Times New Roman" w:hAnsi="Times New Roman" w:cs="Times New Roman"/>
          <w:sz w:val="24"/>
          <w:szCs w:val="24"/>
          <w:lang w:val="en-GB"/>
        </w:rPr>
        <w:t>.</w:t>
      </w:r>
      <w:r w:rsidR="00BE2536" w:rsidRPr="00726D17">
        <w:rPr>
          <w:rFonts w:ascii="Times New Roman" w:hAnsi="Times New Roman" w:cs="Times New Roman"/>
          <w:sz w:val="24"/>
          <w:szCs w:val="24"/>
          <w:lang w:val="en-GB"/>
        </w:rPr>
        <w:t xml:space="preserve"> Phelan, who had also </w:t>
      </w:r>
      <w:r w:rsidR="002513A8" w:rsidRPr="00726D17">
        <w:rPr>
          <w:rFonts w:ascii="Times New Roman" w:hAnsi="Times New Roman" w:cs="Times New Roman"/>
          <w:sz w:val="24"/>
          <w:szCs w:val="24"/>
          <w:lang w:val="en-GB"/>
        </w:rPr>
        <w:t>put himself forward</w:t>
      </w:r>
      <w:r w:rsidR="00015C4A" w:rsidRPr="00726D17">
        <w:rPr>
          <w:rFonts w:ascii="Times New Roman" w:hAnsi="Times New Roman" w:cs="Times New Roman"/>
          <w:sz w:val="24"/>
          <w:szCs w:val="24"/>
          <w:lang w:val="en-GB"/>
        </w:rPr>
        <w:t xml:space="preserve"> </w:t>
      </w:r>
      <w:r w:rsidR="002513A8" w:rsidRPr="00726D17">
        <w:rPr>
          <w:rFonts w:ascii="Times New Roman" w:hAnsi="Times New Roman" w:cs="Times New Roman"/>
          <w:sz w:val="24"/>
          <w:szCs w:val="24"/>
          <w:lang w:val="en-GB"/>
        </w:rPr>
        <w:t xml:space="preserve">as a candidate, </w:t>
      </w:r>
      <w:r w:rsidR="00BE2536" w:rsidRPr="00726D17">
        <w:rPr>
          <w:rFonts w:ascii="Times New Roman" w:hAnsi="Times New Roman" w:cs="Times New Roman"/>
          <w:sz w:val="24"/>
          <w:szCs w:val="24"/>
          <w:lang w:val="en-GB"/>
        </w:rPr>
        <w:t>bec</w:t>
      </w:r>
      <w:r w:rsidR="0096520D" w:rsidRPr="00726D17">
        <w:rPr>
          <w:rFonts w:ascii="Times New Roman" w:hAnsi="Times New Roman" w:cs="Times New Roman"/>
          <w:sz w:val="24"/>
          <w:szCs w:val="24"/>
          <w:lang w:val="en-GB"/>
        </w:rPr>
        <w:t>ame</w:t>
      </w:r>
      <w:r w:rsidR="00BE2536" w:rsidRPr="00726D17">
        <w:rPr>
          <w:rFonts w:ascii="Times New Roman" w:hAnsi="Times New Roman" w:cs="Times New Roman"/>
          <w:sz w:val="24"/>
          <w:szCs w:val="24"/>
          <w:lang w:val="en-GB"/>
        </w:rPr>
        <w:t xml:space="preserve"> </w:t>
      </w:r>
      <w:r w:rsidR="002513A8" w:rsidRPr="00726D17">
        <w:rPr>
          <w:rFonts w:ascii="Times New Roman" w:hAnsi="Times New Roman" w:cs="Times New Roman"/>
          <w:sz w:val="24"/>
          <w:szCs w:val="24"/>
          <w:lang w:val="en-GB"/>
        </w:rPr>
        <w:t xml:space="preserve">Deputy Director. </w:t>
      </w:r>
      <w:r w:rsidR="00255B9A" w:rsidRPr="00726D17">
        <w:rPr>
          <w:rFonts w:ascii="Times New Roman" w:hAnsi="Times New Roman" w:cs="Times New Roman"/>
          <w:sz w:val="24"/>
          <w:szCs w:val="24"/>
          <w:lang w:val="en-GB"/>
        </w:rPr>
        <w:t xml:space="preserve">Winant’s move into the ILO proved to be </w:t>
      </w:r>
      <w:r w:rsidR="003A3617" w:rsidRPr="00726D17">
        <w:rPr>
          <w:rFonts w:ascii="Times New Roman" w:hAnsi="Times New Roman" w:cs="Times New Roman"/>
          <w:sz w:val="24"/>
          <w:szCs w:val="24"/>
          <w:lang w:val="en-GB"/>
        </w:rPr>
        <w:t>a brief interlude in his career. As a former Republican New Hampshire governor, he was mainly interested in</w:t>
      </w:r>
      <w:r w:rsidR="00430F32" w:rsidRPr="00726D17">
        <w:rPr>
          <w:rFonts w:ascii="Times New Roman" w:hAnsi="Times New Roman" w:cs="Times New Roman"/>
          <w:sz w:val="24"/>
          <w:szCs w:val="24"/>
          <w:lang w:val="en-GB"/>
        </w:rPr>
        <w:t xml:space="preserve"> </w:t>
      </w:r>
      <w:r w:rsidR="003A3617" w:rsidRPr="00726D17">
        <w:rPr>
          <w:rFonts w:ascii="Times New Roman" w:hAnsi="Times New Roman" w:cs="Times New Roman"/>
          <w:sz w:val="24"/>
          <w:szCs w:val="24"/>
          <w:lang w:val="en-GB"/>
        </w:rPr>
        <w:t>American politics</w:t>
      </w:r>
      <w:r w:rsidR="00EB13A4" w:rsidRPr="00726D17">
        <w:rPr>
          <w:rFonts w:ascii="Times New Roman" w:hAnsi="Times New Roman" w:cs="Times New Roman"/>
          <w:sz w:val="24"/>
          <w:szCs w:val="24"/>
          <w:lang w:val="en-GB"/>
        </w:rPr>
        <w:t>, spending most of his days in the US and thus</w:t>
      </w:r>
      <w:r w:rsidR="00430F32" w:rsidRPr="00726D17">
        <w:rPr>
          <w:rFonts w:ascii="Times New Roman" w:hAnsi="Times New Roman" w:cs="Times New Roman"/>
          <w:sz w:val="24"/>
          <w:szCs w:val="24"/>
          <w:lang w:val="en-GB"/>
        </w:rPr>
        <w:t xml:space="preserve"> </w:t>
      </w:r>
      <w:r w:rsidR="00EB13A4" w:rsidRPr="00726D17">
        <w:rPr>
          <w:rFonts w:ascii="Times New Roman" w:hAnsi="Times New Roman" w:cs="Times New Roman"/>
          <w:sz w:val="24"/>
          <w:szCs w:val="24"/>
          <w:lang w:val="en-GB"/>
        </w:rPr>
        <w:t>leaving Phelan in charge as before.</w:t>
      </w:r>
      <w:r w:rsidR="003A3617" w:rsidRPr="00726D17">
        <w:rPr>
          <w:rFonts w:ascii="Times New Roman" w:hAnsi="Times New Roman" w:cs="Times New Roman"/>
          <w:sz w:val="24"/>
          <w:szCs w:val="24"/>
          <w:lang w:val="en-GB"/>
        </w:rPr>
        <w:t xml:space="preserve"> </w:t>
      </w:r>
      <w:r w:rsidR="00812B24" w:rsidRPr="00726D17">
        <w:rPr>
          <w:rFonts w:ascii="Times New Roman" w:hAnsi="Times New Roman" w:cs="Times New Roman"/>
          <w:sz w:val="24"/>
          <w:szCs w:val="24"/>
          <w:lang w:val="en-GB"/>
        </w:rPr>
        <w:t>In</w:t>
      </w:r>
      <w:r w:rsidR="0000599D" w:rsidRPr="00726D17">
        <w:rPr>
          <w:rFonts w:ascii="Times New Roman" w:hAnsi="Times New Roman" w:cs="Times New Roman"/>
          <w:sz w:val="24"/>
          <w:szCs w:val="24"/>
          <w:lang w:val="en-GB"/>
        </w:rPr>
        <w:t xml:space="preserve"> </w:t>
      </w:r>
      <w:r w:rsidR="00EB13A4" w:rsidRPr="00726D17">
        <w:rPr>
          <w:rFonts w:ascii="Times New Roman" w:hAnsi="Times New Roman" w:cs="Times New Roman"/>
          <w:sz w:val="24"/>
          <w:szCs w:val="24"/>
          <w:lang w:val="en-GB"/>
        </w:rPr>
        <w:t xml:space="preserve">his </w:t>
      </w:r>
      <w:r w:rsidR="0000599D" w:rsidRPr="00726D17">
        <w:rPr>
          <w:rFonts w:ascii="Times New Roman" w:hAnsi="Times New Roman" w:cs="Times New Roman"/>
          <w:sz w:val="24"/>
          <w:szCs w:val="24"/>
          <w:lang w:val="en-GB"/>
        </w:rPr>
        <w:t>private</w:t>
      </w:r>
      <w:r w:rsidR="00EB13A4" w:rsidRPr="00726D17">
        <w:rPr>
          <w:rFonts w:ascii="Times New Roman" w:hAnsi="Times New Roman" w:cs="Times New Roman"/>
          <w:sz w:val="24"/>
          <w:szCs w:val="24"/>
          <w:lang w:val="en-GB"/>
        </w:rPr>
        <w:t xml:space="preserve"> life, Phelan had embarked on a relationship with a </w:t>
      </w:r>
      <w:r w:rsidR="00BE2536" w:rsidRPr="00726D17">
        <w:rPr>
          <w:rFonts w:ascii="Times New Roman" w:hAnsi="Times New Roman" w:cs="Times New Roman"/>
          <w:sz w:val="24"/>
          <w:szCs w:val="24"/>
          <w:lang w:val="en-GB"/>
        </w:rPr>
        <w:t xml:space="preserve">French </w:t>
      </w:r>
      <w:r w:rsidR="00EB13A4" w:rsidRPr="00726D17">
        <w:rPr>
          <w:rFonts w:ascii="Times New Roman" w:hAnsi="Times New Roman" w:cs="Times New Roman"/>
          <w:sz w:val="24"/>
          <w:szCs w:val="24"/>
          <w:lang w:val="en-GB"/>
        </w:rPr>
        <w:t>woman</w:t>
      </w:r>
      <w:r w:rsidR="00BE2536" w:rsidRPr="00726D17">
        <w:rPr>
          <w:rFonts w:ascii="Times New Roman" w:hAnsi="Times New Roman" w:cs="Times New Roman"/>
          <w:sz w:val="24"/>
          <w:szCs w:val="24"/>
          <w:lang w:val="en-GB"/>
        </w:rPr>
        <w:t>,</w:t>
      </w:r>
      <w:r w:rsidR="00EB13A4" w:rsidRPr="00726D17">
        <w:rPr>
          <w:rFonts w:ascii="Times New Roman" w:hAnsi="Times New Roman" w:cs="Times New Roman"/>
          <w:sz w:val="24"/>
          <w:szCs w:val="24"/>
          <w:lang w:val="en-GB"/>
        </w:rPr>
        <w:t xml:space="preserve"> </w:t>
      </w:r>
      <w:r w:rsidR="00BE2536" w:rsidRPr="00726D17">
        <w:rPr>
          <w:rFonts w:ascii="Times New Roman" w:hAnsi="Times New Roman" w:cs="Times New Roman"/>
          <w:sz w:val="24"/>
          <w:szCs w:val="24"/>
          <w:lang w:val="en-GB"/>
        </w:rPr>
        <w:t xml:space="preserve">Fernande </w:t>
      </w:r>
      <w:proofErr w:type="spellStart"/>
      <w:r w:rsidR="00BE2536" w:rsidRPr="00726D17">
        <w:rPr>
          <w:rFonts w:ascii="Times New Roman" w:hAnsi="Times New Roman" w:cs="Times New Roman"/>
          <w:sz w:val="24"/>
          <w:szCs w:val="24"/>
          <w:lang w:val="en-GB"/>
        </w:rPr>
        <w:t>Croutaz</w:t>
      </w:r>
      <w:proofErr w:type="spellEnd"/>
      <w:r w:rsidR="00BE2536" w:rsidRPr="00726D17">
        <w:rPr>
          <w:rFonts w:ascii="Times New Roman" w:hAnsi="Times New Roman" w:cs="Times New Roman"/>
          <w:sz w:val="24"/>
          <w:szCs w:val="24"/>
          <w:lang w:val="en-GB"/>
        </w:rPr>
        <w:t>,</w:t>
      </w:r>
      <w:r w:rsidR="00A82815" w:rsidRPr="00726D17">
        <w:rPr>
          <w:rFonts w:ascii="Times New Roman" w:hAnsi="Times New Roman" w:cs="Times New Roman"/>
          <w:sz w:val="24"/>
          <w:szCs w:val="24"/>
          <w:lang w:val="en-GB"/>
        </w:rPr>
        <w:t xml:space="preserve"> </w:t>
      </w:r>
      <w:r w:rsidR="00CA4902" w:rsidRPr="00726D17">
        <w:rPr>
          <w:rFonts w:ascii="Times New Roman" w:hAnsi="Times New Roman" w:cs="Times New Roman"/>
          <w:sz w:val="24"/>
          <w:szCs w:val="24"/>
          <w:lang w:val="en-GB"/>
        </w:rPr>
        <w:t>in the early 1930s</w:t>
      </w:r>
      <w:r w:rsidR="00651351" w:rsidRPr="00726D17">
        <w:rPr>
          <w:rFonts w:ascii="Times New Roman" w:hAnsi="Times New Roman" w:cs="Times New Roman"/>
          <w:sz w:val="24"/>
          <w:szCs w:val="24"/>
          <w:lang w:val="en-GB"/>
        </w:rPr>
        <w:t>.</w:t>
      </w:r>
      <w:r w:rsidR="00CA4902" w:rsidRPr="00726D17">
        <w:rPr>
          <w:rFonts w:ascii="Times New Roman" w:hAnsi="Times New Roman" w:cs="Times New Roman"/>
          <w:sz w:val="24"/>
          <w:szCs w:val="24"/>
          <w:lang w:val="en-GB"/>
        </w:rPr>
        <w:t xml:space="preserve"> </w:t>
      </w:r>
      <w:r w:rsidR="00A37454" w:rsidRPr="00726D17">
        <w:rPr>
          <w:rFonts w:ascii="Times New Roman" w:hAnsi="Times New Roman" w:cs="Times New Roman"/>
          <w:sz w:val="24"/>
          <w:szCs w:val="24"/>
          <w:lang w:val="en-GB"/>
        </w:rPr>
        <w:t>Since</w:t>
      </w:r>
      <w:r w:rsidR="00E27F64" w:rsidRPr="00726D17">
        <w:rPr>
          <w:rFonts w:ascii="Times New Roman" w:hAnsi="Times New Roman" w:cs="Times New Roman"/>
          <w:sz w:val="24"/>
          <w:szCs w:val="24"/>
          <w:lang w:val="en-GB"/>
        </w:rPr>
        <w:t xml:space="preserve"> </w:t>
      </w:r>
      <w:r w:rsidR="00651351" w:rsidRPr="00726D17">
        <w:rPr>
          <w:rFonts w:ascii="Times New Roman" w:hAnsi="Times New Roman" w:cs="Times New Roman"/>
          <w:sz w:val="24"/>
          <w:szCs w:val="24"/>
          <w:lang w:val="en-GB"/>
        </w:rPr>
        <w:t>she</w:t>
      </w:r>
      <w:r w:rsidR="00CA4902" w:rsidRPr="00726D17">
        <w:rPr>
          <w:rFonts w:ascii="Times New Roman" w:hAnsi="Times New Roman" w:cs="Times New Roman"/>
          <w:sz w:val="24"/>
          <w:szCs w:val="24"/>
          <w:lang w:val="en-GB"/>
        </w:rPr>
        <w:t xml:space="preserve"> was divorced </w:t>
      </w:r>
      <w:r w:rsidR="00651351" w:rsidRPr="00726D17">
        <w:rPr>
          <w:rFonts w:ascii="Times New Roman" w:hAnsi="Times New Roman" w:cs="Times New Roman"/>
          <w:sz w:val="24"/>
          <w:szCs w:val="24"/>
          <w:lang w:val="en-GB"/>
        </w:rPr>
        <w:t xml:space="preserve">and </w:t>
      </w:r>
      <w:r w:rsidR="00E27F64" w:rsidRPr="00726D17">
        <w:rPr>
          <w:rFonts w:ascii="Times New Roman" w:hAnsi="Times New Roman" w:cs="Times New Roman"/>
          <w:sz w:val="24"/>
          <w:szCs w:val="24"/>
          <w:lang w:val="en-GB"/>
        </w:rPr>
        <w:t>the Catholic Church still had strict guidelines</w:t>
      </w:r>
      <w:r w:rsidR="00CA4902" w:rsidRPr="00726D17">
        <w:rPr>
          <w:rFonts w:ascii="Times New Roman" w:hAnsi="Times New Roman" w:cs="Times New Roman"/>
          <w:sz w:val="24"/>
          <w:szCs w:val="24"/>
          <w:lang w:val="en-GB"/>
        </w:rPr>
        <w:t>, remarriage was not allowed, but t</w:t>
      </w:r>
      <w:r w:rsidR="00A82815" w:rsidRPr="00726D17">
        <w:rPr>
          <w:rFonts w:ascii="Times New Roman" w:hAnsi="Times New Roman" w:cs="Times New Roman"/>
          <w:sz w:val="24"/>
          <w:szCs w:val="24"/>
          <w:lang w:val="en-GB"/>
        </w:rPr>
        <w:t>hey lived together and</w:t>
      </w:r>
      <w:r w:rsidR="00BE2536" w:rsidRPr="00726D17">
        <w:rPr>
          <w:rFonts w:ascii="Times New Roman" w:hAnsi="Times New Roman" w:cs="Times New Roman"/>
          <w:sz w:val="24"/>
          <w:szCs w:val="24"/>
          <w:lang w:val="en-GB"/>
        </w:rPr>
        <w:t xml:space="preserve"> </w:t>
      </w:r>
      <w:r w:rsidR="00B51A12" w:rsidRPr="00726D17">
        <w:rPr>
          <w:rFonts w:ascii="Times New Roman" w:hAnsi="Times New Roman" w:cs="Times New Roman"/>
          <w:sz w:val="24"/>
          <w:szCs w:val="24"/>
          <w:lang w:val="en-GB"/>
        </w:rPr>
        <w:t>ha</w:t>
      </w:r>
      <w:r w:rsidR="00A82815" w:rsidRPr="00726D17">
        <w:rPr>
          <w:rFonts w:ascii="Times New Roman" w:hAnsi="Times New Roman" w:cs="Times New Roman"/>
          <w:sz w:val="24"/>
          <w:szCs w:val="24"/>
          <w:lang w:val="en-GB"/>
        </w:rPr>
        <w:t>d</w:t>
      </w:r>
      <w:r w:rsidR="00B51A12" w:rsidRPr="00726D17">
        <w:rPr>
          <w:rFonts w:ascii="Times New Roman" w:hAnsi="Times New Roman" w:cs="Times New Roman"/>
          <w:sz w:val="24"/>
          <w:szCs w:val="24"/>
          <w:lang w:val="en-GB"/>
        </w:rPr>
        <w:t xml:space="preserve"> a normal social</w:t>
      </w:r>
      <w:r w:rsidR="00430F32" w:rsidRPr="00726D17">
        <w:rPr>
          <w:rFonts w:ascii="Times New Roman" w:hAnsi="Times New Roman" w:cs="Times New Roman"/>
          <w:sz w:val="24"/>
          <w:szCs w:val="24"/>
          <w:lang w:val="en-GB"/>
        </w:rPr>
        <w:t xml:space="preserve"> </w:t>
      </w:r>
      <w:r w:rsidR="00B51A12" w:rsidRPr="00726D17">
        <w:rPr>
          <w:rFonts w:ascii="Times New Roman" w:hAnsi="Times New Roman" w:cs="Times New Roman"/>
          <w:sz w:val="24"/>
          <w:szCs w:val="24"/>
          <w:lang w:val="en-GB"/>
        </w:rPr>
        <w:t xml:space="preserve">life in Geneva. </w:t>
      </w:r>
      <w:r w:rsidR="00E573AC" w:rsidRPr="00726D17">
        <w:rPr>
          <w:rFonts w:ascii="Times New Roman" w:hAnsi="Times New Roman" w:cs="Times New Roman"/>
          <w:sz w:val="24"/>
          <w:szCs w:val="24"/>
          <w:lang w:val="en-GB"/>
        </w:rPr>
        <w:t>They opted for civil marriage in June 1940, w</w:t>
      </w:r>
      <w:r w:rsidR="00651351" w:rsidRPr="00726D17">
        <w:rPr>
          <w:rFonts w:ascii="Times New Roman" w:hAnsi="Times New Roman" w:cs="Times New Roman"/>
          <w:sz w:val="24"/>
          <w:szCs w:val="24"/>
          <w:lang w:val="en-GB"/>
        </w:rPr>
        <w:t>hen</w:t>
      </w:r>
      <w:r w:rsidR="00DE4F6F" w:rsidRPr="00726D17">
        <w:rPr>
          <w:rFonts w:ascii="Times New Roman" w:hAnsi="Times New Roman" w:cs="Times New Roman"/>
          <w:sz w:val="24"/>
          <w:szCs w:val="24"/>
          <w:lang w:val="en-GB"/>
        </w:rPr>
        <w:t xml:space="preserve"> they were planning to leave Ge</w:t>
      </w:r>
      <w:r w:rsidR="00E573AC" w:rsidRPr="00726D17">
        <w:rPr>
          <w:rFonts w:ascii="Times New Roman" w:hAnsi="Times New Roman" w:cs="Times New Roman"/>
          <w:sz w:val="24"/>
          <w:szCs w:val="24"/>
          <w:lang w:val="en-GB"/>
        </w:rPr>
        <w:t>neva together</w:t>
      </w:r>
      <w:r w:rsidR="00DE4F6F" w:rsidRPr="00726D17">
        <w:rPr>
          <w:rFonts w:ascii="Times New Roman" w:hAnsi="Times New Roman" w:cs="Times New Roman"/>
          <w:sz w:val="24"/>
          <w:szCs w:val="24"/>
          <w:lang w:val="en-GB"/>
        </w:rPr>
        <w:t>.</w:t>
      </w:r>
    </w:p>
    <w:p w14:paraId="231E56C2" w14:textId="77777777" w:rsidR="00E73B9D" w:rsidRPr="00726D17" w:rsidRDefault="00852AE8"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When </w:t>
      </w:r>
      <w:r w:rsidR="00BE2536" w:rsidRPr="00726D17">
        <w:rPr>
          <w:rFonts w:ascii="Times New Roman" w:hAnsi="Times New Roman" w:cs="Times New Roman"/>
          <w:sz w:val="24"/>
          <w:szCs w:val="24"/>
          <w:lang w:val="en-GB"/>
        </w:rPr>
        <w:t xml:space="preserve">the Second </w:t>
      </w:r>
      <w:r w:rsidRPr="00726D17">
        <w:rPr>
          <w:rFonts w:ascii="Times New Roman" w:hAnsi="Times New Roman" w:cs="Times New Roman"/>
          <w:sz w:val="24"/>
          <w:szCs w:val="24"/>
          <w:lang w:val="en-GB"/>
        </w:rPr>
        <w:t xml:space="preserve">World War broke out in 1939, the question was raised as to whether the ILO </w:t>
      </w:r>
      <w:r w:rsidR="000C093D" w:rsidRPr="00726D17">
        <w:rPr>
          <w:rFonts w:ascii="Times New Roman" w:hAnsi="Times New Roman" w:cs="Times New Roman"/>
          <w:sz w:val="24"/>
          <w:szCs w:val="24"/>
          <w:lang w:val="en-GB"/>
        </w:rPr>
        <w:t xml:space="preserve">could continue to be based in neutral Switzerland. </w:t>
      </w:r>
      <w:r w:rsidR="00160112" w:rsidRPr="00726D17">
        <w:rPr>
          <w:rFonts w:ascii="Times New Roman" w:hAnsi="Times New Roman" w:cs="Times New Roman"/>
          <w:sz w:val="24"/>
          <w:szCs w:val="24"/>
          <w:lang w:val="en-GB"/>
        </w:rPr>
        <w:t xml:space="preserve">At </w:t>
      </w:r>
      <w:r w:rsidR="001C3E7D" w:rsidRPr="00726D17">
        <w:rPr>
          <w:rFonts w:ascii="Times New Roman" w:hAnsi="Times New Roman" w:cs="Times New Roman"/>
          <w:sz w:val="24"/>
          <w:szCs w:val="24"/>
          <w:lang w:val="en-GB"/>
        </w:rPr>
        <w:t xml:space="preserve">Winant’s </w:t>
      </w:r>
      <w:r w:rsidR="00160112" w:rsidRPr="00726D17">
        <w:rPr>
          <w:rFonts w:ascii="Times New Roman" w:hAnsi="Times New Roman" w:cs="Times New Roman"/>
          <w:sz w:val="24"/>
          <w:szCs w:val="24"/>
          <w:lang w:val="en-GB"/>
        </w:rPr>
        <w:t>instigation t</w:t>
      </w:r>
      <w:r w:rsidR="000C093D" w:rsidRPr="00726D17">
        <w:rPr>
          <w:rFonts w:ascii="Times New Roman" w:hAnsi="Times New Roman" w:cs="Times New Roman"/>
          <w:sz w:val="24"/>
          <w:szCs w:val="24"/>
          <w:lang w:val="en-GB"/>
        </w:rPr>
        <w:t xml:space="preserve">he </w:t>
      </w:r>
      <w:r w:rsidR="00160112" w:rsidRPr="00726D17">
        <w:rPr>
          <w:rFonts w:ascii="Times New Roman" w:hAnsi="Times New Roman" w:cs="Times New Roman"/>
          <w:sz w:val="24"/>
          <w:szCs w:val="24"/>
          <w:lang w:val="en-GB"/>
        </w:rPr>
        <w:t>ILO</w:t>
      </w:r>
      <w:r w:rsidR="000C093D" w:rsidRPr="00726D17">
        <w:rPr>
          <w:rFonts w:ascii="Times New Roman" w:hAnsi="Times New Roman" w:cs="Times New Roman"/>
          <w:sz w:val="24"/>
          <w:szCs w:val="24"/>
          <w:lang w:val="en-GB"/>
        </w:rPr>
        <w:t xml:space="preserve"> chose to move to North America</w:t>
      </w:r>
      <w:r w:rsidR="00B56CF9" w:rsidRPr="00726D17">
        <w:rPr>
          <w:rFonts w:ascii="Times New Roman" w:hAnsi="Times New Roman" w:cs="Times New Roman"/>
          <w:sz w:val="24"/>
          <w:szCs w:val="24"/>
          <w:lang w:val="en-GB"/>
        </w:rPr>
        <w:t xml:space="preserve"> after an aborted </w:t>
      </w:r>
      <w:r w:rsidR="00AD1498" w:rsidRPr="00726D17">
        <w:rPr>
          <w:rFonts w:ascii="Times New Roman" w:hAnsi="Times New Roman" w:cs="Times New Roman"/>
          <w:sz w:val="24"/>
          <w:szCs w:val="24"/>
          <w:lang w:val="en-GB"/>
        </w:rPr>
        <w:t>shift in location</w:t>
      </w:r>
      <w:r w:rsidR="00B56CF9" w:rsidRPr="00726D17">
        <w:rPr>
          <w:rFonts w:ascii="Times New Roman" w:hAnsi="Times New Roman" w:cs="Times New Roman"/>
          <w:sz w:val="24"/>
          <w:szCs w:val="24"/>
          <w:lang w:val="en-GB"/>
        </w:rPr>
        <w:t xml:space="preserve"> to Vichy, France</w:t>
      </w:r>
      <w:r w:rsidR="000C093D" w:rsidRPr="00726D17">
        <w:rPr>
          <w:rFonts w:ascii="Times New Roman" w:hAnsi="Times New Roman" w:cs="Times New Roman"/>
          <w:sz w:val="24"/>
          <w:szCs w:val="24"/>
          <w:lang w:val="en-GB"/>
        </w:rPr>
        <w:t xml:space="preserve">. </w:t>
      </w:r>
      <w:r w:rsidR="001041B7" w:rsidRPr="00726D17">
        <w:rPr>
          <w:rFonts w:ascii="Times New Roman" w:hAnsi="Times New Roman" w:cs="Times New Roman"/>
          <w:sz w:val="24"/>
          <w:szCs w:val="24"/>
          <w:lang w:val="en-GB"/>
        </w:rPr>
        <w:t xml:space="preserve">As the US government was </w:t>
      </w:r>
      <w:r w:rsidR="00B56CF9" w:rsidRPr="00726D17">
        <w:rPr>
          <w:rFonts w:ascii="Times New Roman" w:hAnsi="Times New Roman" w:cs="Times New Roman"/>
          <w:sz w:val="24"/>
          <w:szCs w:val="24"/>
          <w:lang w:val="en-GB"/>
        </w:rPr>
        <w:t xml:space="preserve">neutral and thus </w:t>
      </w:r>
      <w:r w:rsidR="001041B7" w:rsidRPr="00726D17">
        <w:rPr>
          <w:rFonts w:ascii="Times New Roman" w:hAnsi="Times New Roman" w:cs="Times New Roman"/>
          <w:sz w:val="24"/>
          <w:szCs w:val="24"/>
          <w:lang w:val="en-GB"/>
        </w:rPr>
        <w:t xml:space="preserve">reluctant to welcome the </w:t>
      </w:r>
      <w:r w:rsidR="001C3E7D" w:rsidRPr="00726D17">
        <w:rPr>
          <w:rFonts w:ascii="Times New Roman" w:hAnsi="Times New Roman" w:cs="Times New Roman"/>
          <w:sz w:val="24"/>
          <w:szCs w:val="24"/>
          <w:lang w:val="en-GB"/>
        </w:rPr>
        <w:t>organization</w:t>
      </w:r>
      <w:r w:rsidR="001041B7" w:rsidRPr="00726D17">
        <w:rPr>
          <w:rFonts w:ascii="Times New Roman" w:hAnsi="Times New Roman" w:cs="Times New Roman"/>
          <w:sz w:val="24"/>
          <w:szCs w:val="24"/>
          <w:lang w:val="en-GB"/>
        </w:rPr>
        <w:t xml:space="preserve"> into </w:t>
      </w:r>
      <w:r w:rsidR="009B5E38" w:rsidRPr="00726D17">
        <w:rPr>
          <w:rFonts w:ascii="Times New Roman" w:hAnsi="Times New Roman" w:cs="Times New Roman"/>
          <w:sz w:val="24"/>
          <w:szCs w:val="24"/>
          <w:lang w:val="en-GB"/>
        </w:rPr>
        <w:t>its</w:t>
      </w:r>
      <w:r w:rsidR="001041B7" w:rsidRPr="00726D17">
        <w:rPr>
          <w:rFonts w:ascii="Times New Roman" w:hAnsi="Times New Roman" w:cs="Times New Roman"/>
          <w:sz w:val="24"/>
          <w:szCs w:val="24"/>
          <w:lang w:val="en-GB"/>
        </w:rPr>
        <w:t xml:space="preserve"> territory, </w:t>
      </w:r>
      <w:r w:rsidR="00B56CF9" w:rsidRPr="00726D17">
        <w:rPr>
          <w:rFonts w:ascii="Times New Roman" w:hAnsi="Times New Roman" w:cs="Times New Roman"/>
          <w:sz w:val="24"/>
          <w:szCs w:val="24"/>
          <w:lang w:val="en-GB"/>
        </w:rPr>
        <w:t>the ILO</w:t>
      </w:r>
      <w:r w:rsidR="001041B7" w:rsidRPr="00726D17">
        <w:rPr>
          <w:rFonts w:ascii="Times New Roman" w:hAnsi="Times New Roman" w:cs="Times New Roman"/>
          <w:sz w:val="24"/>
          <w:szCs w:val="24"/>
          <w:lang w:val="en-GB"/>
        </w:rPr>
        <w:t xml:space="preserve"> accepted the offer </w:t>
      </w:r>
      <w:r w:rsidR="00B56CF9" w:rsidRPr="00726D17">
        <w:rPr>
          <w:rFonts w:ascii="Times New Roman" w:hAnsi="Times New Roman" w:cs="Times New Roman"/>
          <w:sz w:val="24"/>
          <w:szCs w:val="24"/>
          <w:lang w:val="en-GB"/>
        </w:rPr>
        <w:t>from</w:t>
      </w:r>
      <w:r w:rsidR="001041B7" w:rsidRPr="00726D17">
        <w:rPr>
          <w:rFonts w:ascii="Times New Roman" w:hAnsi="Times New Roman" w:cs="Times New Roman"/>
          <w:sz w:val="24"/>
          <w:szCs w:val="24"/>
          <w:lang w:val="en-GB"/>
        </w:rPr>
        <w:t xml:space="preserve"> </w:t>
      </w:r>
      <w:r w:rsidR="001C3E7D" w:rsidRPr="00726D17">
        <w:rPr>
          <w:rFonts w:ascii="Times New Roman" w:hAnsi="Times New Roman" w:cs="Times New Roman"/>
          <w:sz w:val="24"/>
          <w:szCs w:val="24"/>
          <w:lang w:val="en-GB"/>
        </w:rPr>
        <w:t>McGill University in Montreal, Canada</w:t>
      </w:r>
      <w:r w:rsidR="001041B7" w:rsidRPr="00726D17">
        <w:rPr>
          <w:rFonts w:ascii="Times New Roman" w:hAnsi="Times New Roman" w:cs="Times New Roman"/>
          <w:sz w:val="24"/>
          <w:szCs w:val="24"/>
          <w:lang w:val="en-GB"/>
        </w:rPr>
        <w:t xml:space="preserve"> to </w:t>
      </w:r>
      <w:r w:rsidR="00015C4A" w:rsidRPr="00726D17">
        <w:rPr>
          <w:rFonts w:ascii="Times New Roman" w:hAnsi="Times New Roman" w:cs="Times New Roman"/>
          <w:sz w:val="24"/>
          <w:szCs w:val="24"/>
          <w:lang w:val="en-GB"/>
        </w:rPr>
        <w:t xml:space="preserve">move to its </w:t>
      </w:r>
      <w:r w:rsidR="001041B7" w:rsidRPr="00726D17">
        <w:rPr>
          <w:rFonts w:ascii="Times New Roman" w:hAnsi="Times New Roman" w:cs="Times New Roman"/>
          <w:sz w:val="24"/>
          <w:szCs w:val="24"/>
          <w:lang w:val="en-GB"/>
        </w:rPr>
        <w:t xml:space="preserve">premises. </w:t>
      </w:r>
      <w:r w:rsidR="00C235A5" w:rsidRPr="00726D17">
        <w:rPr>
          <w:rFonts w:ascii="Times New Roman" w:hAnsi="Times New Roman" w:cs="Times New Roman"/>
          <w:sz w:val="24"/>
          <w:szCs w:val="24"/>
          <w:lang w:val="en-GB"/>
        </w:rPr>
        <w:t xml:space="preserve">Winant had </w:t>
      </w:r>
      <w:r w:rsidR="007074FE" w:rsidRPr="00726D17">
        <w:rPr>
          <w:rFonts w:ascii="Times New Roman" w:hAnsi="Times New Roman" w:cs="Times New Roman"/>
          <w:sz w:val="24"/>
          <w:szCs w:val="24"/>
          <w:lang w:val="en-GB"/>
        </w:rPr>
        <w:t>crucial</w:t>
      </w:r>
      <w:r w:rsidR="001C3E7D" w:rsidRPr="00726D17">
        <w:rPr>
          <w:rFonts w:ascii="Times New Roman" w:hAnsi="Times New Roman" w:cs="Times New Roman"/>
          <w:sz w:val="24"/>
          <w:szCs w:val="24"/>
          <w:lang w:val="en-GB"/>
        </w:rPr>
        <w:t xml:space="preserve"> ILO staff, including Phelan,</w:t>
      </w:r>
      <w:r w:rsidR="00C235A5" w:rsidRPr="00726D17">
        <w:rPr>
          <w:rFonts w:ascii="Times New Roman" w:hAnsi="Times New Roman" w:cs="Times New Roman"/>
          <w:sz w:val="24"/>
          <w:szCs w:val="24"/>
          <w:lang w:val="en-GB"/>
        </w:rPr>
        <w:t xml:space="preserve"> </w:t>
      </w:r>
      <w:r w:rsidR="00015C4A" w:rsidRPr="00726D17">
        <w:rPr>
          <w:rFonts w:ascii="Times New Roman" w:hAnsi="Times New Roman" w:cs="Times New Roman"/>
          <w:sz w:val="24"/>
          <w:szCs w:val="24"/>
          <w:lang w:val="en-GB"/>
        </w:rPr>
        <w:t xml:space="preserve">transferred </w:t>
      </w:r>
      <w:r w:rsidR="001C3E7D" w:rsidRPr="00726D17">
        <w:rPr>
          <w:rFonts w:ascii="Times New Roman" w:hAnsi="Times New Roman" w:cs="Times New Roman"/>
          <w:sz w:val="24"/>
          <w:szCs w:val="24"/>
          <w:lang w:val="en-GB"/>
        </w:rPr>
        <w:t>to Canada</w:t>
      </w:r>
      <w:r w:rsidR="00C235A5" w:rsidRPr="00726D17">
        <w:rPr>
          <w:rFonts w:ascii="Times New Roman" w:hAnsi="Times New Roman" w:cs="Times New Roman"/>
          <w:sz w:val="24"/>
          <w:szCs w:val="24"/>
          <w:lang w:val="en-GB"/>
        </w:rPr>
        <w:t xml:space="preserve">. Two months later, in </w:t>
      </w:r>
      <w:r w:rsidR="003E4345" w:rsidRPr="00726D17">
        <w:rPr>
          <w:rFonts w:ascii="Times New Roman" w:hAnsi="Times New Roman" w:cs="Times New Roman"/>
          <w:sz w:val="24"/>
          <w:szCs w:val="24"/>
          <w:lang w:val="en-GB"/>
        </w:rPr>
        <w:t>February</w:t>
      </w:r>
      <w:r w:rsidR="00BA7969" w:rsidRPr="00726D17">
        <w:rPr>
          <w:rFonts w:ascii="Times New Roman" w:hAnsi="Times New Roman" w:cs="Times New Roman"/>
          <w:sz w:val="24"/>
          <w:szCs w:val="24"/>
          <w:lang w:val="en-GB"/>
        </w:rPr>
        <w:t xml:space="preserve"> 1941, </w:t>
      </w:r>
      <w:r w:rsidR="00C235A5" w:rsidRPr="00726D17">
        <w:rPr>
          <w:rFonts w:ascii="Times New Roman" w:hAnsi="Times New Roman" w:cs="Times New Roman"/>
          <w:sz w:val="24"/>
          <w:szCs w:val="24"/>
          <w:lang w:val="en-GB"/>
        </w:rPr>
        <w:t>Winant announced his resignation</w:t>
      </w:r>
      <w:r w:rsidR="00FB3FA8" w:rsidRPr="00726D17">
        <w:rPr>
          <w:rFonts w:ascii="Times New Roman" w:hAnsi="Times New Roman" w:cs="Times New Roman"/>
          <w:sz w:val="24"/>
          <w:szCs w:val="24"/>
          <w:lang w:val="en-GB"/>
        </w:rPr>
        <w:t xml:space="preserve"> to </w:t>
      </w:r>
      <w:r w:rsidR="001C3E7D" w:rsidRPr="00726D17">
        <w:rPr>
          <w:rFonts w:ascii="Times New Roman" w:hAnsi="Times New Roman" w:cs="Times New Roman"/>
          <w:sz w:val="24"/>
          <w:szCs w:val="24"/>
          <w:lang w:val="en-GB"/>
        </w:rPr>
        <w:t xml:space="preserve">become US ambassador in </w:t>
      </w:r>
      <w:r w:rsidR="00FB3FA8" w:rsidRPr="00726D17">
        <w:rPr>
          <w:rFonts w:ascii="Times New Roman" w:hAnsi="Times New Roman" w:cs="Times New Roman"/>
          <w:sz w:val="24"/>
          <w:szCs w:val="24"/>
          <w:lang w:val="en-GB"/>
        </w:rPr>
        <w:t xml:space="preserve">London. </w:t>
      </w:r>
      <w:r w:rsidR="00D73910" w:rsidRPr="00726D17">
        <w:rPr>
          <w:rFonts w:ascii="Times New Roman" w:hAnsi="Times New Roman" w:cs="Times New Roman"/>
          <w:sz w:val="24"/>
          <w:szCs w:val="24"/>
          <w:lang w:val="en-GB"/>
        </w:rPr>
        <w:t>Phelan a</w:t>
      </w:r>
      <w:r w:rsidR="001C3E7D" w:rsidRPr="00726D17">
        <w:rPr>
          <w:rFonts w:ascii="Times New Roman" w:hAnsi="Times New Roman" w:cs="Times New Roman"/>
          <w:sz w:val="24"/>
          <w:szCs w:val="24"/>
          <w:lang w:val="en-GB"/>
        </w:rPr>
        <w:t>utomatically became acting D</w:t>
      </w:r>
      <w:r w:rsidR="00D73910" w:rsidRPr="00726D17">
        <w:rPr>
          <w:rFonts w:ascii="Times New Roman" w:hAnsi="Times New Roman" w:cs="Times New Roman"/>
          <w:sz w:val="24"/>
          <w:szCs w:val="24"/>
          <w:lang w:val="en-GB"/>
        </w:rPr>
        <w:t>irector</w:t>
      </w:r>
      <w:r w:rsidR="003E4345" w:rsidRPr="00726D17">
        <w:rPr>
          <w:rFonts w:ascii="Times New Roman" w:hAnsi="Times New Roman" w:cs="Times New Roman"/>
          <w:sz w:val="24"/>
          <w:szCs w:val="24"/>
          <w:lang w:val="en-GB"/>
        </w:rPr>
        <w:t xml:space="preserve"> as of 16 February</w:t>
      </w:r>
      <w:r w:rsidR="00D73910" w:rsidRPr="00726D17">
        <w:rPr>
          <w:rFonts w:ascii="Times New Roman" w:hAnsi="Times New Roman" w:cs="Times New Roman"/>
          <w:sz w:val="24"/>
          <w:szCs w:val="24"/>
          <w:lang w:val="en-GB"/>
        </w:rPr>
        <w:t>.</w:t>
      </w:r>
      <w:r w:rsidR="00B64E46" w:rsidRPr="00726D17">
        <w:rPr>
          <w:rFonts w:ascii="Times New Roman" w:hAnsi="Times New Roman" w:cs="Times New Roman"/>
          <w:sz w:val="24"/>
          <w:szCs w:val="24"/>
          <w:lang w:val="en-GB"/>
        </w:rPr>
        <w:t xml:space="preserve"> </w:t>
      </w:r>
      <w:r w:rsidR="00375954" w:rsidRPr="00726D17">
        <w:rPr>
          <w:rFonts w:ascii="Times New Roman" w:hAnsi="Times New Roman" w:cs="Times New Roman"/>
          <w:sz w:val="24"/>
          <w:szCs w:val="24"/>
          <w:lang w:val="en-GB"/>
        </w:rPr>
        <w:t>‘All I can do is to take over the Organi</w:t>
      </w:r>
      <w:r w:rsidR="002A204C" w:rsidRPr="00726D17">
        <w:rPr>
          <w:rFonts w:ascii="Times New Roman" w:hAnsi="Times New Roman" w:cs="Times New Roman"/>
          <w:sz w:val="24"/>
          <w:szCs w:val="24"/>
          <w:lang w:val="en-GB"/>
        </w:rPr>
        <w:t>z</w:t>
      </w:r>
      <w:r w:rsidR="00375954" w:rsidRPr="00726D17">
        <w:rPr>
          <w:rFonts w:ascii="Times New Roman" w:hAnsi="Times New Roman" w:cs="Times New Roman"/>
          <w:sz w:val="24"/>
          <w:szCs w:val="24"/>
          <w:lang w:val="en-GB"/>
        </w:rPr>
        <w:t>ation such as I find it and try to do everything in my power to keep it in being, which means keeping it financial</w:t>
      </w:r>
      <w:r w:rsidR="00982CB3" w:rsidRPr="00726D17">
        <w:rPr>
          <w:rFonts w:ascii="Times New Roman" w:hAnsi="Times New Roman" w:cs="Times New Roman"/>
          <w:sz w:val="24"/>
          <w:szCs w:val="24"/>
          <w:lang w:val="en-GB"/>
        </w:rPr>
        <w:t>l</w:t>
      </w:r>
      <w:r w:rsidR="00375954" w:rsidRPr="00726D17">
        <w:rPr>
          <w:rFonts w:ascii="Times New Roman" w:hAnsi="Times New Roman" w:cs="Times New Roman"/>
          <w:sz w:val="24"/>
          <w:szCs w:val="24"/>
          <w:lang w:val="en-GB"/>
        </w:rPr>
        <w:t>y</w:t>
      </w:r>
      <w:r w:rsidR="00FB3FA8" w:rsidRPr="00726D17">
        <w:rPr>
          <w:rFonts w:ascii="Times New Roman" w:hAnsi="Times New Roman" w:cs="Times New Roman"/>
          <w:sz w:val="24"/>
          <w:szCs w:val="24"/>
          <w:lang w:val="en-GB"/>
        </w:rPr>
        <w:t xml:space="preserve"> </w:t>
      </w:r>
      <w:r w:rsidR="00982CB3" w:rsidRPr="00726D17">
        <w:rPr>
          <w:rFonts w:ascii="Times New Roman" w:hAnsi="Times New Roman" w:cs="Times New Roman"/>
          <w:sz w:val="24"/>
          <w:szCs w:val="24"/>
          <w:lang w:val="en-GB"/>
        </w:rPr>
        <w:t>sound and as active as possible</w:t>
      </w:r>
      <w:r w:rsidR="002A204C" w:rsidRPr="00726D17">
        <w:rPr>
          <w:rFonts w:ascii="Times New Roman" w:hAnsi="Times New Roman" w:cs="Times New Roman"/>
          <w:sz w:val="24"/>
          <w:szCs w:val="24"/>
          <w:lang w:val="en-GB"/>
        </w:rPr>
        <w:t>’</w:t>
      </w:r>
      <w:r w:rsidR="00B64E46" w:rsidRPr="00726D17">
        <w:rPr>
          <w:rFonts w:ascii="Times New Roman" w:hAnsi="Times New Roman" w:cs="Times New Roman"/>
          <w:sz w:val="24"/>
          <w:szCs w:val="24"/>
          <w:lang w:val="en-GB"/>
        </w:rPr>
        <w:t xml:space="preserve">, he wrote in a letter to Oersted </w:t>
      </w:r>
      <w:r w:rsidR="00B7577C" w:rsidRPr="00726D17">
        <w:rPr>
          <w:rFonts w:ascii="Times New Roman" w:hAnsi="Times New Roman" w:cs="Times New Roman"/>
          <w:sz w:val="24"/>
          <w:szCs w:val="24"/>
          <w:lang w:val="en-GB"/>
        </w:rPr>
        <w:t>(26 March 1941, Phelan C</w:t>
      </w:r>
      <w:r w:rsidR="00982CB3" w:rsidRPr="00726D17">
        <w:rPr>
          <w:rFonts w:ascii="Times New Roman" w:hAnsi="Times New Roman" w:cs="Times New Roman"/>
          <w:sz w:val="24"/>
          <w:szCs w:val="24"/>
          <w:lang w:val="en-GB"/>
        </w:rPr>
        <w:t xml:space="preserve">abinet </w:t>
      </w:r>
      <w:r w:rsidR="00D16337" w:rsidRPr="00726D17">
        <w:rPr>
          <w:rFonts w:ascii="Times New Roman" w:hAnsi="Times New Roman" w:cs="Times New Roman"/>
          <w:sz w:val="24"/>
          <w:szCs w:val="24"/>
          <w:lang w:val="en-GB"/>
        </w:rPr>
        <w:t>files</w:t>
      </w:r>
      <w:r w:rsidR="00982CB3" w:rsidRPr="00726D17">
        <w:rPr>
          <w:rFonts w:ascii="Times New Roman" w:hAnsi="Times New Roman" w:cs="Times New Roman"/>
          <w:sz w:val="24"/>
          <w:szCs w:val="24"/>
          <w:lang w:val="en-GB"/>
        </w:rPr>
        <w:t xml:space="preserve">, Z1/7/2/1). </w:t>
      </w:r>
      <w:r w:rsidR="00B64E46" w:rsidRPr="00726D17">
        <w:rPr>
          <w:rFonts w:ascii="Times New Roman" w:hAnsi="Times New Roman" w:cs="Times New Roman"/>
          <w:sz w:val="24"/>
          <w:szCs w:val="24"/>
          <w:lang w:val="en-GB"/>
        </w:rPr>
        <w:t>E</w:t>
      </w:r>
      <w:r w:rsidR="00BD4CF0" w:rsidRPr="00726D17">
        <w:rPr>
          <w:rFonts w:ascii="Times New Roman" w:hAnsi="Times New Roman" w:cs="Times New Roman"/>
          <w:sz w:val="24"/>
          <w:szCs w:val="24"/>
          <w:lang w:val="en-GB"/>
        </w:rPr>
        <w:t>fforts to keep</w:t>
      </w:r>
      <w:r w:rsidR="00430F32" w:rsidRPr="00726D17">
        <w:rPr>
          <w:rFonts w:ascii="Times New Roman" w:hAnsi="Times New Roman" w:cs="Times New Roman"/>
          <w:sz w:val="24"/>
          <w:szCs w:val="24"/>
          <w:lang w:val="en-GB"/>
        </w:rPr>
        <w:t xml:space="preserve"> </w:t>
      </w:r>
      <w:r w:rsidR="00BD4CF0" w:rsidRPr="00726D17">
        <w:rPr>
          <w:rFonts w:ascii="Times New Roman" w:hAnsi="Times New Roman" w:cs="Times New Roman"/>
          <w:sz w:val="24"/>
          <w:szCs w:val="24"/>
          <w:lang w:val="en-GB"/>
        </w:rPr>
        <w:t xml:space="preserve">the </w:t>
      </w:r>
      <w:r w:rsidR="00B64E46" w:rsidRPr="00726D17">
        <w:rPr>
          <w:rFonts w:ascii="Times New Roman" w:hAnsi="Times New Roman" w:cs="Times New Roman"/>
          <w:sz w:val="24"/>
          <w:szCs w:val="24"/>
          <w:lang w:val="en-GB"/>
        </w:rPr>
        <w:t>organization</w:t>
      </w:r>
      <w:r w:rsidR="00BD4CF0" w:rsidRPr="00726D17">
        <w:rPr>
          <w:rFonts w:ascii="Times New Roman" w:hAnsi="Times New Roman" w:cs="Times New Roman"/>
          <w:sz w:val="24"/>
          <w:szCs w:val="24"/>
          <w:lang w:val="en-GB"/>
        </w:rPr>
        <w:t xml:space="preserve"> functioning were severely hampered by war conditions, poor communication a</w:t>
      </w:r>
      <w:r w:rsidR="00B64E46" w:rsidRPr="00726D17">
        <w:rPr>
          <w:rFonts w:ascii="Times New Roman" w:hAnsi="Times New Roman" w:cs="Times New Roman"/>
          <w:sz w:val="24"/>
          <w:szCs w:val="24"/>
          <w:lang w:val="en-GB"/>
        </w:rPr>
        <w:t xml:space="preserve">nd organizational constraints. </w:t>
      </w:r>
      <w:r w:rsidR="00066F67" w:rsidRPr="00726D17">
        <w:rPr>
          <w:rFonts w:ascii="Times New Roman" w:hAnsi="Times New Roman" w:cs="Times New Roman"/>
          <w:sz w:val="24"/>
          <w:szCs w:val="24"/>
          <w:lang w:val="en-GB"/>
        </w:rPr>
        <w:t xml:space="preserve">Convening the Governing Body in accordance with statutory requirements </w:t>
      </w:r>
      <w:r w:rsidR="002A204C" w:rsidRPr="00726D17">
        <w:rPr>
          <w:rFonts w:ascii="Times New Roman" w:hAnsi="Times New Roman" w:cs="Times New Roman"/>
          <w:sz w:val="24"/>
          <w:szCs w:val="24"/>
          <w:lang w:val="en-GB"/>
        </w:rPr>
        <w:t xml:space="preserve">had become </w:t>
      </w:r>
      <w:r w:rsidR="00066F67" w:rsidRPr="00726D17">
        <w:rPr>
          <w:rFonts w:ascii="Times New Roman" w:hAnsi="Times New Roman" w:cs="Times New Roman"/>
          <w:sz w:val="24"/>
          <w:szCs w:val="24"/>
          <w:lang w:val="en-GB"/>
        </w:rPr>
        <w:t>almost impossible</w:t>
      </w:r>
      <w:r w:rsidR="00BD4CF0" w:rsidRPr="00726D17">
        <w:rPr>
          <w:rFonts w:ascii="Times New Roman" w:hAnsi="Times New Roman" w:cs="Times New Roman"/>
          <w:sz w:val="24"/>
          <w:szCs w:val="24"/>
          <w:lang w:val="en-GB"/>
        </w:rPr>
        <w:t xml:space="preserve">. </w:t>
      </w:r>
      <w:r w:rsidR="00E20B89" w:rsidRPr="00726D17">
        <w:rPr>
          <w:rFonts w:ascii="Times New Roman" w:hAnsi="Times New Roman" w:cs="Times New Roman"/>
          <w:sz w:val="24"/>
          <w:szCs w:val="24"/>
          <w:lang w:val="en-GB"/>
        </w:rPr>
        <w:t xml:space="preserve">This opened a window of opportunity for Phelan to </w:t>
      </w:r>
      <w:r w:rsidR="00620DDC" w:rsidRPr="00726D17">
        <w:rPr>
          <w:rFonts w:ascii="Times New Roman" w:hAnsi="Times New Roman" w:cs="Times New Roman"/>
          <w:sz w:val="24"/>
          <w:szCs w:val="24"/>
          <w:lang w:val="en-GB"/>
        </w:rPr>
        <w:t>secure support</w:t>
      </w:r>
      <w:r w:rsidR="00E20B89" w:rsidRPr="00726D17">
        <w:rPr>
          <w:rFonts w:ascii="Times New Roman" w:hAnsi="Times New Roman" w:cs="Times New Roman"/>
          <w:sz w:val="24"/>
          <w:szCs w:val="24"/>
          <w:lang w:val="en-GB"/>
        </w:rPr>
        <w:t xml:space="preserve"> among the most influential governments</w:t>
      </w:r>
      <w:r w:rsidR="00B64E46" w:rsidRPr="00726D17">
        <w:rPr>
          <w:rFonts w:ascii="Times New Roman" w:hAnsi="Times New Roman" w:cs="Times New Roman"/>
          <w:sz w:val="24"/>
          <w:szCs w:val="24"/>
          <w:lang w:val="en-GB"/>
        </w:rPr>
        <w:t xml:space="preserve"> </w:t>
      </w:r>
      <w:r w:rsidR="00E20B89" w:rsidRPr="00726D17">
        <w:rPr>
          <w:rFonts w:ascii="Times New Roman" w:hAnsi="Times New Roman" w:cs="Times New Roman"/>
          <w:sz w:val="24"/>
          <w:szCs w:val="24"/>
          <w:lang w:val="en-GB"/>
        </w:rPr>
        <w:t xml:space="preserve">(Canada, </w:t>
      </w:r>
      <w:r w:rsidR="00A40D66" w:rsidRPr="00726D17">
        <w:rPr>
          <w:rFonts w:ascii="Times New Roman" w:hAnsi="Times New Roman" w:cs="Times New Roman"/>
          <w:sz w:val="24"/>
          <w:szCs w:val="24"/>
          <w:lang w:val="en-GB"/>
        </w:rPr>
        <w:t xml:space="preserve">the </w:t>
      </w:r>
      <w:r w:rsidR="00E20B89" w:rsidRPr="00726D17">
        <w:rPr>
          <w:rFonts w:ascii="Times New Roman" w:hAnsi="Times New Roman" w:cs="Times New Roman"/>
          <w:sz w:val="24"/>
          <w:szCs w:val="24"/>
          <w:lang w:val="en-GB"/>
        </w:rPr>
        <w:t>UK</w:t>
      </w:r>
      <w:r w:rsidR="00B64E46" w:rsidRPr="00726D17">
        <w:rPr>
          <w:rFonts w:ascii="Times New Roman" w:hAnsi="Times New Roman" w:cs="Times New Roman"/>
          <w:sz w:val="24"/>
          <w:szCs w:val="24"/>
          <w:lang w:val="en-GB"/>
        </w:rPr>
        <w:t xml:space="preserve">, </w:t>
      </w:r>
      <w:r w:rsidR="00A40D66" w:rsidRPr="00726D17">
        <w:rPr>
          <w:rFonts w:ascii="Times New Roman" w:hAnsi="Times New Roman" w:cs="Times New Roman"/>
          <w:sz w:val="24"/>
          <w:szCs w:val="24"/>
          <w:lang w:val="en-GB"/>
        </w:rPr>
        <w:t xml:space="preserve">the </w:t>
      </w:r>
      <w:r w:rsidR="00B64E46" w:rsidRPr="00726D17">
        <w:rPr>
          <w:rFonts w:ascii="Times New Roman" w:hAnsi="Times New Roman" w:cs="Times New Roman"/>
          <w:sz w:val="24"/>
          <w:szCs w:val="24"/>
          <w:lang w:val="en-GB"/>
        </w:rPr>
        <w:t>US</w:t>
      </w:r>
      <w:r w:rsidR="00E20B89" w:rsidRPr="00726D17">
        <w:rPr>
          <w:rFonts w:ascii="Times New Roman" w:hAnsi="Times New Roman" w:cs="Times New Roman"/>
          <w:sz w:val="24"/>
          <w:szCs w:val="24"/>
          <w:lang w:val="en-GB"/>
        </w:rPr>
        <w:t>) for his candidacy</w:t>
      </w:r>
      <w:r w:rsidR="002A204C" w:rsidRPr="00726D17">
        <w:rPr>
          <w:rFonts w:ascii="Times New Roman" w:hAnsi="Times New Roman" w:cs="Times New Roman"/>
          <w:sz w:val="24"/>
          <w:szCs w:val="24"/>
          <w:lang w:val="en-GB"/>
        </w:rPr>
        <w:t xml:space="preserve"> </w:t>
      </w:r>
      <w:r w:rsidR="00B64E46" w:rsidRPr="00726D17">
        <w:rPr>
          <w:rFonts w:ascii="Times New Roman" w:hAnsi="Times New Roman" w:cs="Times New Roman"/>
          <w:sz w:val="24"/>
          <w:szCs w:val="24"/>
          <w:lang w:val="en-GB"/>
        </w:rPr>
        <w:t>as Director, claiming that only a fully-fledged D</w:t>
      </w:r>
      <w:r w:rsidR="00C81DBF" w:rsidRPr="00726D17">
        <w:rPr>
          <w:rFonts w:ascii="Times New Roman" w:hAnsi="Times New Roman" w:cs="Times New Roman"/>
          <w:sz w:val="24"/>
          <w:szCs w:val="24"/>
          <w:lang w:val="en-GB"/>
        </w:rPr>
        <w:t xml:space="preserve">irector </w:t>
      </w:r>
      <w:r w:rsidR="001872B0" w:rsidRPr="00726D17">
        <w:rPr>
          <w:rFonts w:ascii="Times New Roman" w:hAnsi="Times New Roman" w:cs="Times New Roman"/>
          <w:sz w:val="24"/>
          <w:szCs w:val="24"/>
          <w:lang w:val="en-GB"/>
        </w:rPr>
        <w:t xml:space="preserve">could </w:t>
      </w:r>
      <w:r w:rsidR="00B64E46" w:rsidRPr="00726D17">
        <w:rPr>
          <w:rFonts w:ascii="Times New Roman" w:hAnsi="Times New Roman" w:cs="Times New Roman"/>
          <w:sz w:val="24"/>
          <w:szCs w:val="24"/>
          <w:lang w:val="en-GB"/>
        </w:rPr>
        <w:t xml:space="preserve">lead </w:t>
      </w:r>
      <w:r w:rsidR="001872B0" w:rsidRPr="00726D17">
        <w:rPr>
          <w:rFonts w:ascii="Times New Roman" w:hAnsi="Times New Roman" w:cs="Times New Roman"/>
          <w:sz w:val="24"/>
          <w:szCs w:val="24"/>
          <w:lang w:val="en-GB"/>
        </w:rPr>
        <w:t>with legitimate authority</w:t>
      </w:r>
      <w:r w:rsidR="00C81DBF" w:rsidRPr="00726D17">
        <w:rPr>
          <w:rFonts w:ascii="Times New Roman" w:hAnsi="Times New Roman" w:cs="Times New Roman"/>
          <w:sz w:val="24"/>
          <w:szCs w:val="24"/>
          <w:lang w:val="en-GB"/>
        </w:rPr>
        <w:t xml:space="preserve">: ‘I do not think that it would be possible </w:t>
      </w:r>
      <w:r w:rsidR="001872B0" w:rsidRPr="00726D17">
        <w:rPr>
          <w:rFonts w:ascii="Times New Roman" w:hAnsi="Times New Roman" w:cs="Times New Roman"/>
          <w:sz w:val="24"/>
          <w:szCs w:val="24"/>
          <w:lang w:val="en-GB"/>
        </w:rPr>
        <w:t>to envisage running the Office</w:t>
      </w:r>
      <w:r w:rsidR="00BD4CF0" w:rsidRPr="00726D17">
        <w:rPr>
          <w:rFonts w:ascii="Times New Roman" w:hAnsi="Times New Roman" w:cs="Times New Roman"/>
          <w:sz w:val="24"/>
          <w:szCs w:val="24"/>
          <w:lang w:val="en-GB"/>
        </w:rPr>
        <w:t xml:space="preserve"> </w:t>
      </w:r>
      <w:r w:rsidR="001872B0" w:rsidRPr="00726D17">
        <w:rPr>
          <w:rFonts w:ascii="Times New Roman" w:hAnsi="Times New Roman" w:cs="Times New Roman"/>
          <w:sz w:val="24"/>
          <w:szCs w:val="24"/>
          <w:lang w:val="en-GB"/>
        </w:rPr>
        <w:t>on an “Acting” basis through a period that may be prolonged’</w:t>
      </w:r>
      <w:r w:rsidR="00B64E46" w:rsidRPr="00726D17">
        <w:rPr>
          <w:rFonts w:ascii="Times New Roman" w:hAnsi="Times New Roman" w:cs="Times New Roman"/>
          <w:sz w:val="24"/>
          <w:szCs w:val="24"/>
          <w:lang w:val="en-GB"/>
        </w:rPr>
        <w:t xml:space="preserve"> (</w:t>
      </w:r>
      <w:r w:rsidR="001872B0" w:rsidRPr="00726D17">
        <w:rPr>
          <w:rFonts w:ascii="Times New Roman" w:hAnsi="Times New Roman" w:cs="Times New Roman"/>
          <w:sz w:val="24"/>
          <w:szCs w:val="24"/>
          <w:lang w:val="en-GB"/>
        </w:rPr>
        <w:t>Phelan to F</w:t>
      </w:r>
      <w:r w:rsidR="00B64E46" w:rsidRPr="00726D17">
        <w:rPr>
          <w:rFonts w:ascii="Times New Roman" w:hAnsi="Times New Roman" w:cs="Times New Roman"/>
          <w:sz w:val="24"/>
          <w:szCs w:val="24"/>
          <w:lang w:val="en-GB"/>
        </w:rPr>
        <w:t>.</w:t>
      </w:r>
      <w:r w:rsidR="001872B0" w:rsidRPr="00726D17">
        <w:rPr>
          <w:rFonts w:ascii="Times New Roman" w:hAnsi="Times New Roman" w:cs="Times New Roman"/>
          <w:sz w:val="24"/>
          <w:szCs w:val="24"/>
          <w:lang w:val="en-GB"/>
        </w:rPr>
        <w:t>W</w:t>
      </w:r>
      <w:r w:rsidR="00B64E46" w:rsidRPr="00726D17">
        <w:rPr>
          <w:rFonts w:ascii="Times New Roman" w:hAnsi="Times New Roman" w:cs="Times New Roman"/>
          <w:sz w:val="24"/>
          <w:szCs w:val="24"/>
          <w:lang w:val="en-GB"/>
        </w:rPr>
        <w:t>.</w:t>
      </w:r>
      <w:r w:rsidR="001872B0" w:rsidRPr="00726D17">
        <w:rPr>
          <w:rFonts w:ascii="Times New Roman" w:hAnsi="Times New Roman" w:cs="Times New Roman"/>
          <w:sz w:val="24"/>
          <w:szCs w:val="24"/>
          <w:lang w:val="en-GB"/>
        </w:rPr>
        <w:t xml:space="preserve"> Leg</w:t>
      </w:r>
      <w:r w:rsidR="00B018CB" w:rsidRPr="00726D17">
        <w:rPr>
          <w:rFonts w:ascii="Times New Roman" w:hAnsi="Times New Roman" w:cs="Times New Roman"/>
          <w:sz w:val="24"/>
          <w:szCs w:val="24"/>
          <w:lang w:val="en-GB"/>
        </w:rPr>
        <w:t>g</w:t>
      </w:r>
      <w:r w:rsidR="001872B0" w:rsidRPr="00726D17">
        <w:rPr>
          <w:rFonts w:ascii="Times New Roman" w:hAnsi="Times New Roman" w:cs="Times New Roman"/>
          <w:sz w:val="24"/>
          <w:szCs w:val="24"/>
          <w:lang w:val="en-GB"/>
        </w:rPr>
        <w:t>ett, 30 August 1940,</w:t>
      </w:r>
      <w:r w:rsidR="00B64E46" w:rsidRPr="00726D17">
        <w:rPr>
          <w:rFonts w:ascii="Times New Roman" w:hAnsi="Times New Roman" w:cs="Times New Roman"/>
          <w:sz w:val="24"/>
          <w:szCs w:val="24"/>
          <w:lang w:val="en-GB"/>
        </w:rPr>
        <w:t xml:space="preserve"> </w:t>
      </w:r>
      <w:r w:rsidR="00FA0BFF" w:rsidRPr="00726D17">
        <w:rPr>
          <w:rFonts w:ascii="Times New Roman" w:hAnsi="Times New Roman" w:cs="Times New Roman"/>
          <w:sz w:val="24"/>
          <w:szCs w:val="24"/>
          <w:lang w:val="en-GB"/>
        </w:rPr>
        <w:t>TNA</w:t>
      </w:r>
      <w:r w:rsidR="001872B0" w:rsidRPr="00726D17">
        <w:rPr>
          <w:rFonts w:ascii="Times New Roman" w:hAnsi="Times New Roman" w:cs="Times New Roman"/>
          <w:sz w:val="24"/>
          <w:szCs w:val="24"/>
          <w:lang w:val="en-GB"/>
        </w:rPr>
        <w:t xml:space="preserve"> FO 371).</w:t>
      </w:r>
      <w:r w:rsidR="00CC41A8" w:rsidRPr="00726D17">
        <w:rPr>
          <w:rFonts w:ascii="Times New Roman" w:hAnsi="Times New Roman" w:cs="Times New Roman"/>
          <w:sz w:val="24"/>
          <w:szCs w:val="24"/>
          <w:lang w:val="en-GB"/>
        </w:rPr>
        <w:t xml:space="preserve"> H</w:t>
      </w:r>
      <w:r w:rsidR="00277AC7" w:rsidRPr="00726D17">
        <w:rPr>
          <w:rFonts w:ascii="Times New Roman" w:hAnsi="Times New Roman" w:cs="Times New Roman"/>
          <w:sz w:val="24"/>
          <w:szCs w:val="24"/>
          <w:lang w:val="en-GB"/>
        </w:rPr>
        <w:t>owever, that was what happened as h</w:t>
      </w:r>
      <w:r w:rsidR="00E73B9D" w:rsidRPr="00726D17">
        <w:rPr>
          <w:rFonts w:ascii="Times New Roman" w:hAnsi="Times New Roman" w:cs="Times New Roman"/>
          <w:sz w:val="24"/>
          <w:szCs w:val="24"/>
          <w:lang w:val="en-GB"/>
        </w:rPr>
        <w:t>i</w:t>
      </w:r>
      <w:r w:rsidR="005C7C8C" w:rsidRPr="00726D17">
        <w:rPr>
          <w:rFonts w:ascii="Times New Roman" w:hAnsi="Times New Roman" w:cs="Times New Roman"/>
          <w:sz w:val="24"/>
          <w:szCs w:val="24"/>
          <w:lang w:val="en-GB"/>
        </w:rPr>
        <w:t xml:space="preserve">s lobbying to take up the post </w:t>
      </w:r>
      <w:r w:rsidR="005F6719" w:rsidRPr="00726D17">
        <w:rPr>
          <w:rFonts w:ascii="Times New Roman" w:hAnsi="Times New Roman" w:cs="Times New Roman"/>
          <w:sz w:val="24"/>
          <w:szCs w:val="24"/>
          <w:lang w:val="en-GB"/>
        </w:rPr>
        <w:t>had the opposite effect</w:t>
      </w:r>
      <w:r w:rsidR="00E73B9D" w:rsidRPr="00726D17">
        <w:rPr>
          <w:rFonts w:ascii="Times New Roman" w:hAnsi="Times New Roman" w:cs="Times New Roman"/>
          <w:sz w:val="24"/>
          <w:szCs w:val="24"/>
          <w:lang w:val="en-GB"/>
        </w:rPr>
        <w:t xml:space="preserve">, causing </w:t>
      </w:r>
      <w:r w:rsidR="00875FD1" w:rsidRPr="00726D17">
        <w:rPr>
          <w:rFonts w:ascii="Times New Roman" w:hAnsi="Times New Roman" w:cs="Times New Roman"/>
          <w:sz w:val="24"/>
          <w:szCs w:val="24"/>
          <w:lang w:val="en-GB"/>
        </w:rPr>
        <w:t>irritation</w:t>
      </w:r>
      <w:r w:rsidR="00277AC7" w:rsidRPr="00726D17">
        <w:rPr>
          <w:rFonts w:ascii="Times New Roman" w:hAnsi="Times New Roman" w:cs="Times New Roman"/>
          <w:sz w:val="24"/>
          <w:szCs w:val="24"/>
          <w:lang w:val="en-GB"/>
        </w:rPr>
        <w:t>, particular</w:t>
      </w:r>
      <w:r w:rsidR="005F6719" w:rsidRPr="00726D17">
        <w:rPr>
          <w:rFonts w:ascii="Times New Roman" w:hAnsi="Times New Roman" w:cs="Times New Roman"/>
          <w:sz w:val="24"/>
          <w:szCs w:val="24"/>
          <w:lang w:val="en-GB"/>
        </w:rPr>
        <w:t xml:space="preserve">ly </w:t>
      </w:r>
      <w:r w:rsidR="00875FD1" w:rsidRPr="00726D17">
        <w:rPr>
          <w:rFonts w:ascii="Times New Roman" w:hAnsi="Times New Roman" w:cs="Times New Roman"/>
          <w:sz w:val="24"/>
          <w:szCs w:val="24"/>
          <w:lang w:val="en-GB"/>
        </w:rPr>
        <w:t xml:space="preserve">with </w:t>
      </w:r>
      <w:r w:rsidR="00620DDC" w:rsidRPr="00726D17">
        <w:rPr>
          <w:rFonts w:ascii="Times New Roman" w:hAnsi="Times New Roman" w:cs="Times New Roman"/>
          <w:sz w:val="24"/>
          <w:szCs w:val="24"/>
          <w:lang w:val="en-GB"/>
        </w:rPr>
        <w:t>t</w:t>
      </w:r>
      <w:r w:rsidR="005F6719" w:rsidRPr="00726D17">
        <w:rPr>
          <w:rFonts w:ascii="Times New Roman" w:hAnsi="Times New Roman" w:cs="Times New Roman"/>
          <w:sz w:val="24"/>
          <w:szCs w:val="24"/>
          <w:lang w:val="en-GB"/>
        </w:rPr>
        <w:t xml:space="preserve">he British. </w:t>
      </w:r>
      <w:r w:rsidR="00E73B9D" w:rsidRPr="00726D17">
        <w:rPr>
          <w:rFonts w:ascii="Times New Roman" w:hAnsi="Times New Roman" w:cs="Times New Roman"/>
          <w:sz w:val="24"/>
          <w:szCs w:val="24"/>
          <w:lang w:val="en-GB"/>
        </w:rPr>
        <w:t>Being</w:t>
      </w:r>
      <w:r w:rsidR="005B1DC3" w:rsidRPr="00726D17">
        <w:rPr>
          <w:rFonts w:ascii="Times New Roman" w:hAnsi="Times New Roman" w:cs="Times New Roman"/>
          <w:sz w:val="24"/>
          <w:szCs w:val="24"/>
          <w:lang w:val="en-GB"/>
        </w:rPr>
        <w:t xml:space="preserve"> </w:t>
      </w:r>
      <w:r w:rsidR="00E73B9D" w:rsidRPr="00726D17">
        <w:rPr>
          <w:rFonts w:ascii="Times New Roman" w:hAnsi="Times New Roman" w:cs="Times New Roman"/>
          <w:sz w:val="24"/>
          <w:szCs w:val="24"/>
          <w:lang w:val="en-GB"/>
        </w:rPr>
        <w:t xml:space="preserve">Irish </w:t>
      </w:r>
      <w:r w:rsidR="005B1DC3" w:rsidRPr="00726D17">
        <w:rPr>
          <w:rFonts w:ascii="Times New Roman" w:hAnsi="Times New Roman" w:cs="Times New Roman"/>
          <w:sz w:val="24"/>
          <w:szCs w:val="24"/>
          <w:lang w:val="en-GB"/>
        </w:rPr>
        <w:t>was not particularly helpful either</w:t>
      </w:r>
      <w:r w:rsidR="00C82676" w:rsidRPr="00726D17">
        <w:rPr>
          <w:rFonts w:ascii="Times New Roman" w:hAnsi="Times New Roman" w:cs="Times New Roman"/>
          <w:sz w:val="24"/>
          <w:szCs w:val="24"/>
          <w:lang w:val="en-GB"/>
        </w:rPr>
        <w:t>, given Ir</w:t>
      </w:r>
      <w:r w:rsidR="00631799" w:rsidRPr="00726D17">
        <w:rPr>
          <w:rFonts w:ascii="Times New Roman" w:hAnsi="Times New Roman" w:cs="Times New Roman"/>
          <w:sz w:val="24"/>
          <w:szCs w:val="24"/>
          <w:lang w:val="en-GB"/>
        </w:rPr>
        <w:t>eland’s</w:t>
      </w:r>
      <w:r w:rsidR="00C82676" w:rsidRPr="00726D17">
        <w:rPr>
          <w:rFonts w:ascii="Times New Roman" w:hAnsi="Times New Roman" w:cs="Times New Roman"/>
          <w:sz w:val="24"/>
          <w:szCs w:val="24"/>
          <w:lang w:val="en-GB"/>
        </w:rPr>
        <w:t xml:space="preserve"> neutrality during the war</w:t>
      </w:r>
      <w:r w:rsidR="00BE55C3" w:rsidRPr="00726D17">
        <w:rPr>
          <w:rFonts w:ascii="Times New Roman" w:hAnsi="Times New Roman" w:cs="Times New Roman"/>
          <w:sz w:val="24"/>
          <w:szCs w:val="24"/>
          <w:lang w:val="en-GB"/>
        </w:rPr>
        <w:t xml:space="preserve">. </w:t>
      </w:r>
      <w:r w:rsidR="0099125E" w:rsidRPr="00726D17">
        <w:rPr>
          <w:rFonts w:ascii="Times New Roman" w:hAnsi="Times New Roman" w:cs="Times New Roman"/>
          <w:sz w:val="24"/>
          <w:szCs w:val="24"/>
          <w:lang w:val="en-GB"/>
        </w:rPr>
        <w:t xml:space="preserve">Given that no political heavyweights </w:t>
      </w:r>
      <w:r w:rsidR="001E6DA2" w:rsidRPr="00726D17">
        <w:rPr>
          <w:rFonts w:ascii="Times New Roman" w:hAnsi="Times New Roman" w:cs="Times New Roman"/>
          <w:sz w:val="24"/>
          <w:szCs w:val="24"/>
          <w:lang w:val="en-GB"/>
        </w:rPr>
        <w:t>were competing for this position</w:t>
      </w:r>
      <w:r w:rsidR="00E73B9D" w:rsidRPr="00726D17">
        <w:rPr>
          <w:rFonts w:ascii="Times New Roman" w:hAnsi="Times New Roman" w:cs="Times New Roman"/>
          <w:sz w:val="24"/>
          <w:szCs w:val="24"/>
          <w:lang w:val="en-GB"/>
        </w:rPr>
        <w:t xml:space="preserve"> (</w:t>
      </w:r>
      <w:r w:rsidR="00277AC7" w:rsidRPr="00726D17">
        <w:rPr>
          <w:rFonts w:ascii="Times New Roman" w:hAnsi="Times New Roman" w:cs="Times New Roman"/>
          <w:sz w:val="24"/>
          <w:szCs w:val="24"/>
          <w:lang w:val="en-GB"/>
        </w:rPr>
        <w:t xml:space="preserve">although </w:t>
      </w:r>
      <w:r w:rsidR="00E73B9D" w:rsidRPr="00726D17">
        <w:rPr>
          <w:rFonts w:ascii="Times New Roman" w:hAnsi="Times New Roman" w:cs="Times New Roman"/>
          <w:sz w:val="24"/>
          <w:szCs w:val="24"/>
          <w:lang w:val="en-GB"/>
        </w:rPr>
        <w:t>the names of</w:t>
      </w:r>
      <w:r w:rsidR="00F1189D" w:rsidRPr="00726D17">
        <w:rPr>
          <w:rFonts w:ascii="Times New Roman" w:hAnsi="Times New Roman" w:cs="Times New Roman"/>
          <w:sz w:val="24"/>
          <w:szCs w:val="24"/>
          <w:lang w:val="en-GB"/>
        </w:rPr>
        <w:t xml:space="preserve"> </w:t>
      </w:r>
      <w:r w:rsidR="00E73B9D" w:rsidRPr="00726D17">
        <w:rPr>
          <w:rFonts w:ascii="Times New Roman" w:hAnsi="Times New Roman" w:cs="Times New Roman"/>
          <w:sz w:val="24"/>
          <w:szCs w:val="24"/>
          <w:lang w:val="en-GB"/>
        </w:rPr>
        <w:t xml:space="preserve">British Minister of Labour, </w:t>
      </w:r>
      <w:r w:rsidR="00F1189D" w:rsidRPr="00726D17">
        <w:rPr>
          <w:rFonts w:ascii="Times New Roman" w:hAnsi="Times New Roman" w:cs="Times New Roman"/>
          <w:sz w:val="24"/>
          <w:szCs w:val="24"/>
          <w:lang w:val="en-GB"/>
        </w:rPr>
        <w:t xml:space="preserve">Ernest Bevin, and </w:t>
      </w:r>
      <w:r w:rsidR="00E73B9D" w:rsidRPr="00726D17">
        <w:rPr>
          <w:rFonts w:ascii="Times New Roman" w:hAnsi="Times New Roman" w:cs="Times New Roman"/>
          <w:sz w:val="24"/>
          <w:szCs w:val="24"/>
          <w:lang w:val="en-GB"/>
        </w:rPr>
        <w:t xml:space="preserve">US Secretary of </w:t>
      </w:r>
      <w:r w:rsidR="00A40D66" w:rsidRPr="00726D17">
        <w:rPr>
          <w:rFonts w:ascii="Times New Roman" w:hAnsi="Times New Roman" w:cs="Times New Roman"/>
          <w:sz w:val="24"/>
          <w:szCs w:val="24"/>
          <w:lang w:val="en-GB"/>
        </w:rPr>
        <w:t>Labour</w:t>
      </w:r>
      <w:r w:rsidR="00E73B9D" w:rsidRPr="00726D17">
        <w:rPr>
          <w:rFonts w:ascii="Times New Roman" w:hAnsi="Times New Roman" w:cs="Times New Roman"/>
          <w:sz w:val="24"/>
          <w:szCs w:val="24"/>
          <w:lang w:val="en-GB"/>
        </w:rPr>
        <w:t xml:space="preserve">, </w:t>
      </w:r>
      <w:r w:rsidR="00F1189D" w:rsidRPr="00726D17">
        <w:rPr>
          <w:rFonts w:ascii="Times New Roman" w:hAnsi="Times New Roman" w:cs="Times New Roman"/>
          <w:sz w:val="24"/>
          <w:szCs w:val="24"/>
          <w:lang w:val="en-GB"/>
        </w:rPr>
        <w:t xml:space="preserve">Frances Perkins, </w:t>
      </w:r>
      <w:r w:rsidR="00E73B9D" w:rsidRPr="00726D17">
        <w:rPr>
          <w:rFonts w:ascii="Times New Roman" w:hAnsi="Times New Roman" w:cs="Times New Roman"/>
          <w:sz w:val="24"/>
          <w:szCs w:val="24"/>
          <w:lang w:val="en-GB"/>
        </w:rPr>
        <w:t>were mentioned),</w:t>
      </w:r>
      <w:r w:rsidR="004D1CCD" w:rsidRPr="00726D17">
        <w:rPr>
          <w:rFonts w:ascii="Times New Roman" w:hAnsi="Times New Roman" w:cs="Times New Roman"/>
          <w:sz w:val="24"/>
          <w:szCs w:val="24"/>
          <w:lang w:val="en-GB"/>
        </w:rPr>
        <w:t xml:space="preserve"> Phelan </w:t>
      </w:r>
      <w:r w:rsidR="00996A88" w:rsidRPr="00726D17">
        <w:rPr>
          <w:rFonts w:ascii="Times New Roman" w:hAnsi="Times New Roman" w:cs="Times New Roman"/>
          <w:sz w:val="24"/>
          <w:szCs w:val="24"/>
          <w:lang w:val="en-GB"/>
        </w:rPr>
        <w:t xml:space="preserve">reluctantly </w:t>
      </w:r>
      <w:r w:rsidR="007074FE" w:rsidRPr="00726D17">
        <w:rPr>
          <w:rFonts w:ascii="Times New Roman" w:hAnsi="Times New Roman" w:cs="Times New Roman"/>
          <w:sz w:val="24"/>
          <w:szCs w:val="24"/>
          <w:lang w:val="en-GB"/>
        </w:rPr>
        <w:t>continued to serve as a</w:t>
      </w:r>
      <w:r w:rsidR="004D1CCD" w:rsidRPr="00726D17">
        <w:rPr>
          <w:rFonts w:ascii="Times New Roman" w:hAnsi="Times New Roman" w:cs="Times New Roman"/>
          <w:sz w:val="24"/>
          <w:szCs w:val="24"/>
          <w:lang w:val="en-GB"/>
        </w:rPr>
        <w:t>cting Director</w:t>
      </w:r>
      <w:r w:rsidR="00996A88" w:rsidRPr="00726D17">
        <w:rPr>
          <w:rFonts w:ascii="Times New Roman" w:hAnsi="Times New Roman" w:cs="Times New Roman"/>
          <w:sz w:val="24"/>
          <w:szCs w:val="24"/>
          <w:lang w:val="en-GB"/>
        </w:rPr>
        <w:t>.</w:t>
      </w:r>
    </w:p>
    <w:p w14:paraId="5DF32691" w14:textId="77777777" w:rsidR="00DE200E" w:rsidRPr="00726D17" w:rsidRDefault="00C82676"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T</w:t>
      </w:r>
      <w:r w:rsidR="00EA1A87" w:rsidRPr="00726D17">
        <w:rPr>
          <w:rFonts w:ascii="Times New Roman" w:hAnsi="Times New Roman" w:cs="Times New Roman"/>
          <w:sz w:val="24"/>
          <w:szCs w:val="24"/>
          <w:lang w:val="en-GB"/>
        </w:rPr>
        <w:t>he ILO was to be politically neutral</w:t>
      </w:r>
      <w:r w:rsidR="00934560" w:rsidRPr="00726D17">
        <w:rPr>
          <w:rFonts w:ascii="Times New Roman" w:hAnsi="Times New Roman" w:cs="Times New Roman"/>
          <w:sz w:val="24"/>
          <w:szCs w:val="24"/>
          <w:lang w:val="en-GB"/>
        </w:rPr>
        <w:t xml:space="preserve"> </w:t>
      </w:r>
      <w:r w:rsidR="00EA1A87" w:rsidRPr="00726D17">
        <w:rPr>
          <w:rFonts w:ascii="Times New Roman" w:hAnsi="Times New Roman" w:cs="Times New Roman"/>
          <w:sz w:val="24"/>
          <w:szCs w:val="24"/>
          <w:lang w:val="en-GB"/>
        </w:rPr>
        <w:t xml:space="preserve">and not in favour of one of the belligerent parties, </w:t>
      </w:r>
      <w:r w:rsidRPr="00726D17">
        <w:rPr>
          <w:rFonts w:ascii="Times New Roman" w:hAnsi="Times New Roman" w:cs="Times New Roman"/>
          <w:sz w:val="24"/>
          <w:szCs w:val="24"/>
          <w:lang w:val="en-GB"/>
        </w:rPr>
        <w:t xml:space="preserve">but </w:t>
      </w:r>
      <w:r w:rsidR="00EA1A87" w:rsidRPr="00726D17">
        <w:rPr>
          <w:rFonts w:ascii="Times New Roman" w:hAnsi="Times New Roman" w:cs="Times New Roman"/>
          <w:sz w:val="24"/>
          <w:szCs w:val="24"/>
          <w:lang w:val="en-GB"/>
        </w:rPr>
        <w:t xml:space="preserve">Phelan and </w:t>
      </w:r>
      <w:proofErr w:type="gramStart"/>
      <w:r w:rsidR="00EA1A87" w:rsidRPr="00726D17">
        <w:rPr>
          <w:rFonts w:ascii="Times New Roman" w:hAnsi="Times New Roman" w:cs="Times New Roman"/>
          <w:sz w:val="24"/>
          <w:szCs w:val="24"/>
          <w:lang w:val="en-GB"/>
        </w:rPr>
        <w:t xml:space="preserve">all </w:t>
      </w:r>
      <w:r w:rsidR="00634BA6" w:rsidRPr="00726D17">
        <w:rPr>
          <w:rFonts w:ascii="Times New Roman" w:hAnsi="Times New Roman" w:cs="Times New Roman"/>
          <w:sz w:val="24"/>
          <w:szCs w:val="24"/>
          <w:lang w:val="en-GB"/>
        </w:rPr>
        <w:t>of</w:t>
      </w:r>
      <w:proofErr w:type="gramEnd"/>
      <w:r w:rsidR="00634BA6" w:rsidRPr="00726D17">
        <w:rPr>
          <w:rFonts w:ascii="Times New Roman" w:hAnsi="Times New Roman" w:cs="Times New Roman"/>
          <w:sz w:val="24"/>
          <w:szCs w:val="24"/>
          <w:lang w:val="en-GB"/>
        </w:rPr>
        <w:t xml:space="preserve"> </w:t>
      </w:r>
      <w:r w:rsidR="00656F18" w:rsidRPr="00726D17">
        <w:rPr>
          <w:rFonts w:ascii="Times New Roman" w:hAnsi="Times New Roman" w:cs="Times New Roman"/>
          <w:sz w:val="24"/>
          <w:szCs w:val="24"/>
          <w:lang w:val="en-GB"/>
        </w:rPr>
        <w:t xml:space="preserve">the </w:t>
      </w:r>
      <w:r w:rsidR="00934560" w:rsidRPr="00726D17">
        <w:rPr>
          <w:rFonts w:ascii="Times New Roman" w:hAnsi="Times New Roman" w:cs="Times New Roman"/>
          <w:sz w:val="24"/>
          <w:szCs w:val="24"/>
          <w:lang w:val="en-GB"/>
        </w:rPr>
        <w:t>high</w:t>
      </w:r>
      <w:r w:rsidR="00EA1A87" w:rsidRPr="00726D17">
        <w:rPr>
          <w:rFonts w:ascii="Times New Roman" w:hAnsi="Times New Roman" w:cs="Times New Roman"/>
          <w:sz w:val="24"/>
          <w:szCs w:val="24"/>
          <w:lang w:val="en-GB"/>
        </w:rPr>
        <w:t>-ranking officials</w:t>
      </w:r>
      <w:r w:rsidR="00656F18" w:rsidRPr="00726D17">
        <w:rPr>
          <w:rFonts w:ascii="Times New Roman" w:hAnsi="Times New Roman" w:cs="Times New Roman"/>
          <w:sz w:val="24"/>
          <w:szCs w:val="24"/>
          <w:lang w:val="en-GB"/>
        </w:rPr>
        <w:t xml:space="preserve"> identified with the Allied war aims and used their position to further these. </w:t>
      </w:r>
      <w:r w:rsidR="00A24F84" w:rsidRPr="00726D17">
        <w:rPr>
          <w:rFonts w:ascii="Times New Roman" w:hAnsi="Times New Roman" w:cs="Times New Roman"/>
          <w:sz w:val="24"/>
          <w:szCs w:val="24"/>
          <w:lang w:val="en-GB"/>
        </w:rPr>
        <w:t>I</w:t>
      </w:r>
      <w:r w:rsidR="00067C6A" w:rsidRPr="00726D17">
        <w:rPr>
          <w:rFonts w:ascii="Times New Roman" w:hAnsi="Times New Roman" w:cs="Times New Roman"/>
          <w:sz w:val="24"/>
          <w:szCs w:val="24"/>
          <w:lang w:val="en-GB"/>
        </w:rPr>
        <w:t>n close collaboration with Perkins, the ILO</w:t>
      </w:r>
      <w:r w:rsidR="00430F32" w:rsidRPr="00726D17">
        <w:rPr>
          <w:rFonts w:ascii="Times New Roman" w:hAnsi="Times New Roman" w:cs="Times New Roman"/>
          <w:sz w:val="24"/>
          <w:szCs w:val="24"/>
          <w:lang w:val="en-GB"/>
        </w:rPr>
        <w:t xml:space="preserve"> </w:t>
      </w:r>
      <w:r w:rsidR="007074FE" w:rsidRPr="00726D17">
        <w:rPr>
          <w:rFonts w:ascii="Times New Roman" w:hAnsi="Times New Roman" w:cs="Times New Roman"/>
          <w:sz w:val="24"/>
          <w:szCs w:val="24"/>
          <w:lang w:val="en-GB"/>
        </w:rPr>
        <w:t>organized a special session of the</w:t>
      </w:r>
      <w:r w:rsidR="00067C6A" w:rsidRPr="00726D17">
        <w:rPr>
          <w:rFonts w:ascii="Times New Roman" w:hAnsi="Times New Roman" w:cs="Times New Roman"/>
          <w:sz w:val="24"/>
          <w:szCs w:val="24"/>
          <w:lang w:val="en-GB"/>
        </w:rPr>
        <w:t xml:space="preserve"> International Labour Conference in New </w:t>
      </w:r>
      <w:r w:rsidR="001534AB" w:rsidRPr="00726D17">
        <w:rPr>
          <w:rFonts w:ascii="Times New Roman" w:hAnsi="Times New Roman" w:cs="Times New Roman"/>
          <w:sz w:val="24"/>
          <w:szCs w:val="24"/>
          <w:lang w:val="en-GB"/>
        </w:rPr>
        <w:t>York</w:t>
      </w:r>
      <w:r w:rsidR="00067C6A" w:rsidRPr="00726D17">
        <w:rPr>
          <w:rFonts w:ascii="Times New Roman" w:hAnsi="Times New Roman" w:cs="Times New Roman"/>
          <w:sz w:val="24"/>
          <w:szCs w:val="24"/>
          <w:lang w:val="en-GB"/>
        </w:rPr>
        <w:t xml:space="preserve"> in November 1941, </w:t>
      </w:r>
      <w:r w:rsidR="005005DF" w:rsidRPr="00726D17">
        <w:rPr>
          <w:rFonts w:ascii="Times New Roman" w:hAnsi="Times New Roman" w:cs="Times New Roman"/>
          <w:sz w:val="24"/>
          <w:szCs w:val="24"/>
          <w:lang w:val="en-GB"/>
        </w:rPr>
        <w:t xml:space="preserve">with the </w:t>
      </w:r>
      <w:r w:rsidR="005005DF" w:rsidRPr="00726D17">
        <w:rPr>
          <w:rFonts w:ascii="Times New Roman" w:hAnsi="Times New Roman" w:cs="Times New Roman"/>
          <w:sz w:val="24"/>
          <w:szCs w:val="24"/>
          <w:lang w:val="en-GB"/>
        </w:rPr>
        <w:lastRenderedPageBreak/>
        <w:t xml:space="preserve">implicit but clear goal of </w:t>
      </w:r>
      <w:r w:rsidR="007074FE" w:rsidRPr="00726D17">
        <w:rPr>
          <w:rFonts w:ascii="Times New Roman" w:hAnsi="Times New Roman" w:cs="Times New Roman"/>
          <w:sz w:val="24"/>
          <w:szCs w:val="24"/>
          <w:lang w:val="en-GB"/>
        </w:rPr>
        <w:t>sway</w:t>
      </w:r>
      <w:r w:rsidR="005005DF" w:rsidRPr="00726D17">
        <w:rPr>
          <w:rFonts w:ascii="Times New Roman" w:hAnsi="Times New Roman" w:cs="Times New Roman"/>
          <w:sz w:val="24"/>
          <w:szCs w:val="24"/>
          <w:lang w:val="en-GB"/>
        </w:rPr>
        <w:t xml:space="preserve">ing </w:t>
      </w:r>
      <w:r w:rsidR="00FF7080" w:rsidRPr="00726D17">
        <w:rPr>
          <w:rFonts w:ascii="Times New Roman" w:hAnsi="Times New Roman" w:cs="Times New Roman"/>
          <w:sz w:val="24"/>
          <w:szCs w:val="24"/>
          <w:lang w:val="en-GB"/>
        </w:rPr>
        <w:t xml:space="preserve">American </w:t>
      </w:r>
      <w:r w:rsidR="005005DF" w:rsidRPr="00726D17">
        <w:rPr>
          <w:rFonts w:ascii="Times New Roman" w:hAnsi="Times New Roman" w:cs="Times New Roman"/>
          <w:sz w:val="24"/>
          <w:szCs w:val="24"/>
          <w:lang w:val="en-GB"/>
        </w:rPr>
        <w:t xml:space="preserve">public opinion in favour of joining the war. </w:t>
      </w:r>
      <w:r w:rsidR="004806A9" w:rsidRPr="00726D17">
        <w:rPr>
          <w:rFonts w:ascii="Times New Roman" w:hAnsi="Times New Roman" w:cs="Times New Roman"/>
          <w:sz w:val="24"/>
          <w:szCs w:val="24"/>
          <w:lang w:val="en-GB"/>
        </w:rPr>
        <w:t xml:space="preserve">Phelan and his </w:t>
      </w:r>
      <w:r w:rsidR="00BE0F0E" w:rsidRPr="00726D17">
        <w:rPr>
          <w:rFonts w:ascii="Times New Roman" w:hAnsi="Times New Roman" w:cs="Times New Roman"/>
          <w:sz w:val="24"/>
          <w:szCs w:val="24"/>
          <w:lang w:val="en-GB"/>
        </w:rPr>
        <w:t>s</w:t>
      </w:r>
      <w:r w:rsidR="004806A9" w:rsidRPr="00726D17">
        <w:rPr>
          <w:rFonts w:ascii="Times New Roman" w:hAnsi="Times New Roman" w:cs="Times New Roman"/>
          <w:sz w:val="24"/>
          <w:szCs w:val="24"/>
          <w:lang w:val="en-GB"/>
        </w:rPr>
        <w:t xml:space="preserve">upporters </w:t>
      </w:r>
      <w:r w:rsidR="00EA2B6B" w:rsidRPr="00726D17">
        <w:rPr>
          <w:rFonts w:ascii="Times New Roman" w:hAnsi="Times New Roman" w:cs="Times New Roman"/>
          <w:sz w:val="24"/>
          <w:szCs w:val="24"/>
          <w:lang w:val="en-GB"/>
        </w:rPr>
        <w:t xml:space="preserve">felt that the conference was </w:t>
      </w:r>
      <w:r w:rsidR="00BE0F0E" w:rsidRPr="00726D17">
        <w:rPr>
          <w:rFonts w:ascii="Times New Roman" w:hAnsi="Times New Roman" w:cs="Times New Roman"/>
          <w:sz w:val="24"/>
          <w:szCs w:val="24"/>
          <w:lang w:val="en-GB"/>
        </w:rPr>
        <w:t>a success</w:t>
      </w:r>
      <w:r w:rsidR="00EA2B6B" w:rsidRPr="00726D17">
        <w:rPr>
          <w:rFonts w:ascii="Times New Roman" w:hAnsi="Times New Roman" w:cs="Times New Roman"/>
          <w:sz w:val="24"/>
          <w:szCs w:val="24"/>
          <w:lang w:val="en-GB"/>
        </w:rPr>
        <w:t xml:space="preserve">, </w:t>
      </w:r>
      <w:r w:rsidR="00371D46" w:rsidRPr="00726D17">
        <w:rPr>
          <w:rFonts w:ascii="Times New Roman" w:hAnsi="Times New Roman" w:cs="Times New Roman"/>
          <w:sz w:val="24"/>
          <w:szCs w:val="24"/>
          <w:lang w:val="en-GB"/>
        </w:rPr>
        <w:t>including the fact that</w:t>
      </w:r>
      <w:r w:rsidR="00BE0F0E" w:rsidRPr="00726D17">
        <w:rPr>
          <w:rFonts w:ascii="Times New Roman" w:hAnsi="Times New Roman" w:cs="Times New Roman"/>
          <w:sz w:val="24"/>
          <w:szCs w:val="24"/>
          <w:lang w:val="en-GB"/>
        </w:rPr>
        <w:t xml:space="preserve"> </w:t>
      </w:r>
      <w:r w:rsidR="00EA2B6B" w:rsidRPr="00726D17">
        <w:rPr>
          <w:rFonts w:ascii="Times New Roman" w:hAnsi="Times New Roman" w:cs="Times New Roman"/>
          <w:sz w:val="24"/>
          <w:szCs w:val="24"/>
          <w:lang w:val="en-GB"/>
        </w:rPr>
        <w:t xml:space="preserve">the final plenary session took place in the White House </w:t>
      </w:r>
      <w:r w:rsidR="001534AB" w:rsidRPr="00726D17">
        <w:rPr>
          <w:rFonts w:ascii="Times New Roman" w:hAnsi="Times New Roman" w:cs="Times New Roman"/>
          <w:sz w:val="24"/>
          <w:szCs w:val="24"/>
          <w:lang w:val="en-GB"/>
        </w:rPr>
        <w:t>where</w:t>
      </w:r>
      <w:r w:rsidR="00EA2B6B" w:rsidRPr="00726D17">
        <w:rPr>
          <w:rFonts w:ascii="Times New Roman" w:hAnsi="Times New Roman" w:cs="Times New Roman"/>
          <w:sz w:val="24"/>
          <w:szCs w:val="24"/>
          <w:lang w:val="en-GB"/>
        </w:rPr>
        <w:t xml:space="preserve"> President Franklin D. Roosevelt delivered the </w:t>
      </w:r>
      <w:r w:rsidR="00BE0F0E" w:rsidRPr="00726D17">
        <w:rPr>
          <w:rFonts w:ascii="Times New Roman" w:hAnsi="Times New Roman" w:cs="Times New Roman"/>
          <w:sz w:val="24"/>
          <w:szCs w:val="24"/>
          <w:lang w:val="en-GB"/>
        </w:rPr>
        <w:t>closing</w:t>
      </w:r>
      <w:r w:rsidR="00EA2B6B" w:rsidRPr="00726D17">
        <w:rPr>
          <w:rFonts w:ascii="Times New Roman" w:hAnsi="Times New Roman" w:cs="Times New Roman"/>
          <w:sz w:val="24"/>
          <w:szCs w:val="24"/>
          <w:lang w:val="en-GB"/>
        </w:rPr>
        <w:t xml:space="preserve"> </w:t>
      </w:r>
      <w:r w:rsidR="007074FE" w:rsidRPr="00726D17">
        <w:rPr>
          <w:rFonts w:ascii="Times New Roman" w:hAnsi="Times New Roman" w:cs="Times New Roman"/>
          <w:sz w:val="24"/>
          <w:szCs w:val="24"/>
          <w:lang w:val="en-GB"/>
        </w:rPr>
        <w:t xml:space="preserve">speech </w:t>
      </w:r>
      <w:r w:rsidR="00371D46" w:rsidRPr="00726D17">
        <w:rPr>
          <w:rFonts w:ascii="Times New Roman" w:hAnsi="Times New Roman" w:cs="Times New Roman"/>
          <w:sz w:val="24"/>
          <w:szCs w:val="24"/>
          <w:lang w:val="en-GB"/>
        </w:rPr>
        <w:t xml:space="preserve">in a radio </w:t>
      </w:r>
      <w:r w:rsidR="007074FE" w:rsidRPr="00726D17">
        <w:rPr>
          <w:rFonts w:ascii="Times New Roman" w:hAnsi="Times New Roman" w:cs="Times New Roman"/>
          <w:sz w:val="24"/>
          <w:szCs w:val="24"/>
          <w:lang w:val="en-GB"/>
        </w:rPr>
        <w:t>broadcast</w:t>
      </w:r>
      <w:r w:rsidR="00EA2B6B" w:rsidRPr="00726D17">
        <w:rPr>
          <w:rFonts w:ascii="Times New Roman" w:hAnsi="Times New Roman" w:cs="Times New Roman"/>
          <w:sz w:val="24"/>
          <w:szCs w:val="24"/>
          <w:lang w:val="en-GB"/>
        </w:rPr>
        <w:t>.</w:t>
      </w:r>
      <w:r w:rsidR="004806A9" w:rsidRPr="00726D17">
        <w:rPr>
          <w:rFonts w:ascii="Times New Roman" w:hAnsi="Times New Roman" w:cs="Times New Roman"/>
          <w:sz w:val="24"/>
          <w:szCs w:val="24"/>
          <w:lang w:val="en-GB"/>
        </w:rPr>
        <w:t xml:space="preserve"> </w:t>
      </w:r>
      <w:r w:rsidR="001534AB" w:rsidRPr="00726D17">
        <w:rPr>
          <w:rFonts w:ascii="Times New Roman" w:hAnsi="Times New Roman" w:cs="Times New Roman"/>
          <w:sz w:val="24"/>
          <w:szCs w:val="24"/>
          <w:lang w:val="en-GB"/>
        </w:rPr>
        <w:t>Shortly afterwards</w:t>
      </w:r>
      <w:r w:rsidR="00FF7080" w:rsidRPr="00726D17">
        <w:rPr>
          <w:rFonts w:ascii="Times New Roman" w:hAnsi="Times New Roman" w:cs="Times New Roman"/>
          <w:sz w:val="24"/>
          <w:szCs w:val="24"/>
          <w:lang w:val="en-GB"/>
        </w:rPr>
        <w:t xml:space="preserve"> several initiatives </w:t>
      </w:r>
      <w:r w:rsidR="00BE0F0E" w:rsidRPr="00726D17">
        <w:rPr>
          <w:rFonts w:ascii="Times New Roman" w:hAnsi="Times New Roman" w:cs="Times New Roman"/>
          <w:sz w:val="24"/>
          <w:szCs w:val="24"/>
          <w:lang w:val="en-GB"/>
        </w:rPr>
        <w:t>aimed at d</w:t>
      </w:r>
      <w:r w:rsidR="00F15F80" w:rsidRPr="00726D17">
        <w:rPr>
          <w:rFonts w:ascii="Times New Roman" w:hAnsi="Times New Roman" w:cs="Times New Roman"/>
          <w:sz w:val="24"/>
          <w:szCs w:val="24"/>
          <w:lang w:val="en-GB"/>
        </w:rPr>
        <w:t>evelop</w:t>
      </w:r>
      <w:r w:rsidR="00BE0F0E" w:rsidRPr="00726D17">
        <w:rPr>
          <w:rFonts w:ascii="Times New Roman" w:hAnsi="Times New Roman" w:cs="Times New Roman"/>
          <w:sz w:val="24"/>
          <w:szCs w:val="24"/>
          <w:lang w:val="en-GB"/>
        </w:rPr>
        <w:t xml:space="preserve">ing </w:t>
      </w:r>
      <w:r w:rsidR="00F15F80" w:rsidRPr="00726D17">
        <w:rPr>
          <w:rFonts w:ascii="Times New Roman" w:hAnsi="Times New Roman" w:cs="Times New Roman"/>
          <w:sz w:val="24"/>
          <w:szCs w:val="24"/>
          <w:lang w:val="en-GB"/>
        </w:rPr>
        <w:t xml:space="preserve">the ILO into </w:t>
      </w:r>
      <w:r w:rsidR="00D959F7" w:rsidRPr="00726D17">
        <w:rPr>
          <w:rFonts w:ascii="Times New Roman" w:hAnsi="Times New Roman" w:cs="Times New Roman"/>
          <w:sz w:val="24"/>
          <w:szCs w:val="24"/>
          <w:lang w:val="en-GB"/>
        </w:rPr>
        <w:t>a key institution</w:t>
      </w:r>
      <w:r w:rsidR="00F15F80" w:rsidRPr="00726D17">
        <w:rPr>
          <w:rFonts w:ascii="Times New Roman" w:hAnsi="Times New Roman" w:cs="Times New Roman"/>
          <w:sz w:val="24"/>
          <w:szCs w:val="24"/>
          <w:lang w:val="en-GB"/>
        </w:rPr>
        <w:t xml:space="preserve"> for postwar </w:t>
      </w:r>
      <w:r w:rsidR="00934560" w:rsidRPr="00726D17">
        <w:rPr>
          <w:rFonts w:ascii="Times New Roman" w:hAnsi="Times New Roman" w:cs="Times New Roman"/>
          <w:sz w:val="24"/>
          <w:szCs w:val="24"/>
          <w:lang w:val="en-GB"/>
        </w:rPr>
        <w:t xml:space="preserve">economic and social </w:t>
      </w:r>
      <w:r w:rsidR="00C25B99" w:rsidRPr="00726D17">
        <w:rPr>
          <w:rFonts w:ascii="Times New Roman" w:hAnsi="Times New Roman" w:cs="Times New Roman"/>
          <w:sz w:val="24"/>
          <w:szCs w:val="24"/>
          <w:lang w:val="en-GB"/>
        </w:rPr>
        <w:t>reconstruction</w:t>
      </w:r>
      <w:r w:rsidR="00F15F80" w:rsidRPr="00726D17">
        <w:rPr>
          <w:rFonts w:ascii="Times New Roman" w:hAnsi="Times New Roman" w:cs="Times New Roman"/>
          <w:sz w:val="24"/>
          <w:szCs w:val="24"/>
          <w:lang w:val="en-GB"/>
        </w:rPr>
        <w:t xml:space="preserve"> </w:t>
      </w:r>
      <w:r w:rsidR="00BE0F0E" w:rsidRPr="00726D17">
        <w:rPr>
          <w:rFonts w:ascii="Times New Roman" w:hAnsi="Times New Roman" w:cs="Times New Roman"/>
          <w:sz w:val="24"/>
          <w:szCs w:val="24"/>
          <w:lang w:val="en-GB"/>
        </w:rPr>
        <w:t xml:space="preserve">were launched </w:t>
      </w:r>
      <w:r w:rsidR="00F15F80" w:rsidRPr="00726D17">
        <w:rPr>
          <w:rFonts w:ascii="Times New Roman" w:hAnsi="Times New Roman" w:cs="Times New Roman"/>
          <w:sz w:val="24"/>
          <w:szCs w:val="24"/>
          <w:lang w:val="en-GB"/>
        </w:rPr>
        <w:t xml:space="preserve">in accordance with Article 5 of the </w:t>
      </w:r>
      <w:r w:rsidR="00D93A40" w:rsidRPr="00726D17">
        <w:rPr>
          <w:rFonts w:ascii="Times New Roman" w:hAnsi="Times New Roman" w:cs="Times New Roman"/>
          <w:sz w:val="24"/>
          <w:szCs w:val="24"/>
          <w:lang w:val="en-GB"/>
        </w:rPr>
        <w:t xml:space="preserve">1941 </w:t>
      </w:r>
      <w:r w:rsidR="00F15F80" w:rsidRPr="00726D17">
        <w:rPr>
          <w:rFonts w:ascii="Times New Roman" w:hAnsi="Times New Roman" w:cs="Times New Roman"/>
          <w:sz w:val="24"/>
          <w:szCs w:val="24"/>
          <w:lang w:val="en-GB"/>
        </w:rPr>
        <w:t xml:space="preserve">Atlantic Charter. </w:t>
      </w:r>
      <w:r w:rsidR="005A1839" w:rsidRPr="00726D17">
        <w:rPr>
          <w:rFonts w:ascii="Times New Roman" w:hAnsi="Times New Roman" w:cs="Times New Roman"/>
          <w:sz w:val="24"/>
          <w:szCs w:val="24"/>
          <w:lang w:val="en-GB"/>
        </w:rPr>
        <w:t>Aware</w:t>
      </w:r>
      <w:r w:rsidR="00430F32" w:rsidRPr="00726D17">
        <w:rPr>
          <w:rFonts w:ascii="Times New Roman" w:hAnsi="Times New Roman" w:cs="Times New Roman"/>
          <w:sz w:val="24"/>
          <w:szCs w:val="24"/>
          <w:lang w:val="en-GB"/>
        </w:rPr>
        <w:t xml:space="preserve"> </w:t>
      </w:r>
      <w:r w:rsidR="00BE0F0E" w:rsidRPr="00726D17">
        <w:rPr>
          <w:rFonts w:ascii="Times New Roman" w:hAnsi="Times New Roman" w:cs="Times New Roman"/>
          <w:sz w:val="24"/>
          <w:szCs w:val="24"/>
          <w:lang w:val="en-GB"/>
        </w:rPr>
        <w:t xml:space="preserve">that </w:t>
      </w:r>
      <w:r w:rsidR="00F15F80" w:rsidRPr="00726D17">
        <w:rPr>
          <w:rFonts w:ascii="Times New Roman" w:hAnsi="Times New Roman" w:cs="Times New Roman"/>
          <w:sz w:val="24"/>
          <w:szCs w:val="24"/>
          <w:lang w:val="en-GB"/>
        </w:rPr>
        <w:t>his in</w:t>
      </w:r>
      <w:r w:rsidR="005A1839" w:rsidRPr="00726D17">
        <w:rPr>
          <w:rFonts w:ascii="Times New Roman" w:hAnsi="Times New Roman" w:cs="Times New Roman"/>
          <w:sz w:val="24"/>
          <w:szCs w:val="24"/>
          <w:lang w:val="en-GB"/>
        </w:rPr>
        <w:t>itiative lacked political clout,</w:t>
      </w:r>
      <w:r w:rsidR="00F15F80" w:rsidRPr="00726D17">
        <w:rPr>
          <w:rFonts w:ascii="Times New Roman" w:hAnsi="Times New Roman" w:cs="Times New Roman"/>
          <w:sz w:val="24"/>
          <w:szCs w:val="24"/>
          <w:lang w:val="en-GB"/>
        </w:rPr>
        <w:t xml:space="preserve"> </w:t>
      </w:r>
      <w:r w:rsidR="00D93A40" w:rsidRPr="00726D17">
        <w:rPr>
          <w:rFonts w:ascii="Times New Roman" w:hAnsi="Times New Roman" w:cs="Times New Roman"/>
          <w:sz w:val="24"/>
          <w:szCs w:val="24"/>
          <w:lang w:val="en-GB"/>
        </w:rPr>
        <w:t xml:space="preserve">Phelan </w:t>
      </w:r>
      <w:r w:rsidR="00F15F80" w:rsidRPr="00726D17">
        <w:rPr>
          <w:rFonts w:ascii="Times New Roman" w:hAnsi="Times New Roman" w:cs="Times New Roman"/>
          <w:sz w:val="24"/>
          <w:szCs w:val="24"/>
          <w:lang w:val="en-GB"/>
        </w:rPr>
        <w:t>wanted</w:t>
      </w:r>
      <w:r w:rsidR="00430F32" w:rsidRPr="00726D17">
        <w:rPr>
          <w:rFonts w:ascii="Times New Roman" w:hAnsi="Times New Roman" w:cs="Times New Roman"/>
          <w:sz w:val="24"/>
          <w:szCs w:val="24"/>
          <w:lang w:val="en-GB"/>
        </w:rPr>
        <w:t xml:space="preserve"> </w:t>
      </w:r>
      <w:r w:rsidR="00934560" w:rsidRPr="00726D17">
        <w:rPr>
          <w:rFonts w:ascii="Times New Roman" w:hAnsi="Times New Roman" w:cs="Times New Roman"/>
          <w:sz w:val="24"/>
          <w:szCs w:val="24"/>
          <w:lang w:val="en-GB"/>
        </w:rPr>
        <w:t xml:space="preserve">it to be monitored by </w:t>
      </w:r>
      <w:r w:rsidR="00F15F80" w:rsidRPr="00726D17">
        <w:rPr>
          <w:rFonts w:ascii="Times New Roman" w:hAnsi="Times New Roman" w:cs="Times New Roman"/>
          <w:sz w:val="24"/>
          <w:szCs w:val="24"/>
          <w:lang w:val="en-GB"/>
        </w:rPr>
        <w:t xml:space="preserve">a </w:t>
      </w:r>
      <w:r w:rsidR="000E2A8F" w:rsidRPr="00726D17">
        <w:rPr>
          <w:rFonts w:ascii="Times New Roman" w:hAnsi="Times New Roman" w:cs="Times New Roman"/>
          <w:sz w:val="24"/>
          <w:szCs w:val="24"/>
          <w:lang w:val="en-GB"/>
        </w:rPr>
        <w:t xml:space="preserve">committee of </w:t>
      </w:r>
      <w:r w:rsidR="00F15F80" w:rsidRPr="00726D17">
        <w:rPr>
          <w:rFonts w:ascii="Times New Roman" w:hAnsi="Times New Roman" w:cs="Times New Roman"/>
          <w:sz w:val="24"/>
          <w:szCs w:val="24"/>
          <w:lang w:val="en-GB"/>
        </w:rPr>
        <w:t xml:space="preserve">high-profile </w:t>
      </w:r>
      <w:r w:rsidR="000E2A8F" w:rsidRPr="00726D17">
        <w:rPr>
          <w:rFonts w:ascii="Times New Roman" w:hAnsi="Times New Roman" w:cs="Times New Roman"/>
          <w:sz w:val="24"/>
          <w:szCs w:val="24"/>
          <w:lang w:val="en-GB"/>
        </w:rPr>
        <w:t xml:space="preserve">politicians. </w:t>
      </w:r>
      <w:r w:rsidR="005A1839" w:rsidRPr="00726D17">
        <w:rPr>
          <w:rFonts w:ascii="Times New Roman" w:hAnsi="Times New Roman" w:cs="Times New Roman"/>
          <w:sz w:val="24"/>
          <w:szCs w:val="24"/>
          <w:lang w:val="en-GB"/>
        </w:rPr>
        <w:t>This, however,</w:t>
      </w:r>
      <w:r w:rsidR="00934560" w:rsidRPr="00726D17">
        <w:rPr>
          <w:rFonts w:ascii="Times New Roman" w:hAnsi="Times New Roman" w:cs="Times New Roman"/>
          <w:sz w:val="24"/>
          <w:szCs w:val="24"/>
          <w:lang w:val="en-GB"/>
        </w:rPr>
        <w:t xml:space="preserve"> </w:t>
      </w:r>
      <w:r w:rsidR="008C0958" w:rsidRPr="00726D17">
        <w:rPr>
          <w:rFonts w:ascii="Times New Roman" w:hAnsi="Times New Roman" w:cs="Times New Roman"/>
          <w:sz w:val="24"/>
          <w:szCs w:val="24"/>
          <w:lang w:val="en-GB"/>
        </w:rPr>
        <w:t xml:space="preserve">was </w:t>
      </w:r>
      <w:r w:rsidR="000E2A8F" w:rsidRPr="00726D17">
        <w:rPr>
          <w:rFonts w:ascii="Times New Roman" w:hAnsi="Times New Roman" w:cs="Times New Roman"/>
          <w:sz w:val="24"/>
          <w:szCs w:val="24"/>
          <w:lang w:val="en-GB"/>
        </w:rPr>
        <w:t xml:space="preserve">never </w:t>
      </w:r>
      <w:r w:rsidR="008C0958" w:rsidRPr="00726D17">
        <w:rPr>
          <w:rFonts w:ascii="Times New Roman" w:hAnsi="Times New Roman" w:cs="Times New Roman"/>
          <w:sz w:val="24"/>
          <w:szCs w:val="24"/>
          <w:lang w:val="en-GB"/>
        </w:rPr>
        <w:t>established</w:t>
      </w:r>
      <w:r w:rsidR="005A1839" w:rsidRPr="00726D17">
        <w:rPr>
          <w:rFonts w:ascii="Times New Roman" w:hAnsi="Times New Roman" w:cs="Times New Roman"/>
          <w:sz w:val="24"/>
          <w:szCs w:val="24"/>
          <w:lang w:val="en-GB"/>
        </w:rPr>
        <w:t xml:space="preserve"> </w:t>
      </w:r>
      <w:r w:rsidR="008C0958" w:rsidRPr="00726D17">
        <w:rPr>
          <w:rFonts w:ascii="Times New Roman" w:hAnsi="Times New Roman" w:cs="Times New Roman"/>
          <w:sz w:val="24"/>
          <w:szCs w:val="24"/>
          <w:lang w:val="en-GB"/>
        </w:rPr>
        <w:t>and</w:t>
      </w:r>
      <w:r w:rsidR="00430F32" w:rsidRPr="00726D17">
        <w:rPr>
          <w:rFonts w:ascii="Times New Roman" w:hAnsi="Times New Roman" w:cs="Times New Roman"/>
          <w:sz w:val="24"/>
          <w:szCs w:val="24"/>
          <w:lang w:val="en-GB"/>
        </w:rPr>
        <w:t xml:space="preserve"> </w:t>
      </w:r>
      <w:r w:rsidR="005F039B" w:rsidRPr="00726D17">
        <w:rPr>
          <w:rFonts w:ascii="Times New Roman" w:hAnsi="Times New Roman" w:cs="Times New Roman"/>
          <w:sz w:val="24"/>
          <w:szCs w:val="24"/>
          <w:lang w:val="en-GB"/>
        </w:rPr>
        <w:t xml:space="preserve">the </w:t>
      </w:r>
      <w:r w:rsidR="009B5F8D" w:rsidRPr="00726D17">
        <w:rPr>
          <w:rFonts w:ascii="Times New Roman" w:hAnsi="Times New Roman" w:cs="Times New Roman"/>
          <w:sz w:val="24"/>
          <w:szCs w:val="24"/>
          <w:lang w:val="en-GB"/>
        </w:rPr>
        <w:t>plan</w:t>
      </w:r>
      <w:r w:rsidR="008C0958" w:rsidRPr="00726D17">
        <w:rPr>
          <w:rFonts w:ascii="Times New Roman" w:hAnsi="Times New Roman" w:cs="Times New Roman"/>
          <w:sz w:val="24"/>
          <w:szCs w:val="24"/>
          <w:lang w:val="en-GB"/>
        </w:rPr>
        <w:t>s</w:t>
      </w:r>
      <w:r w:rsidR="00430F32" w:rsidRPr="00726D17">
        <w:rPr>
          <w:rFonts w:ascii="Times New Roman" w:hAnsi="Times New Roman" w:cs="Times New Roman"/>
          <w:sz w:val="24"/>
          <w:szCs w:val="24"/>
          <w:lang w:val="en-GB"/>
        </w:rPr>
        <w:t xml:space="preserve"> </w:t>
      </w:r>
      <w:r w:rsidR="005F039B" w:rsidRPr="00726D17">
        <w:rPr>
          <w:rFonts w:ascii="Times New Roman" w:hAnsi="Times New Roman" w:cs="Times New Roman"/>
          <w:sz w:val="24"/>
          <w:szCs w:val="24"/>
          <w:lang w:val="en-GB"/>
        </w:rPr>
        <w:t>to broaden ILO competences</w:t>
      </w:r>
      <w:r w:rsidR="008C0958" w:rsidRPr="00726D17">
        <w:rPr>
          <w:rFonts w:ascii="Times New Roman" w:hAnsi="Times New Roman" w:cs="Times New Roman"/>
          <w:sz w:val="24"/>
          <w:szCs w:val="24"/>
          <w:lang w:val="en-GB"/>
        </w:rPr>
        <w:t xml:space="preserve"> </w:t>
      </w:r>
      <w:r w:rsidR="0031242F" w:rsidRPr="00726D17">
        <w:rPr>
          <w:rFonts w:ascii="Times New Roman" w:hAnsi="Times New Roman" w:cs="Times New Roman"/>
          <w:sz w:val="24"/>
          <w:szCs w:val="24"/>
          <w:lang w:val="en-GB"/>
        </w:rPr>
        <w:t>never went</w:t>
      </w:r>
      <w:r w:rsidR="009B5F8D" w:rsidRPr="00726D17">
        <w:rPr>
          <w:rFonts w:ascii="Times New Roman" w:hAnsi="Times New Roman" w:cs="Times New Roman"/>
          <w:sz w:val="24"/>
          <w:szCs w:val="24"/>
          <w:lang w:val="en-GB"/>
        </w:rPr>
        <w:t xml:space="preserve"> beyond the start-up phase. The Japanese attack on Pearl Harbor in December 1941 and </w:t>
      </w:r>
      <w:r w:rsidR="0031242F" w:rsidRPr="00726D17">
        <w:rPr>
          <w:rFonts w:ascii="Times New Roman" w:hAnsi="Times New Roman" w:cs="Times New Roman"/>
          <w:sz w:val="24"/>
          <w:szCs w:val="24"/>
          <w:lang w:val="en-GB"/>
        </w:rPr>
        <w:t>the subsequent US decision to join the war signal</w:t>
      </w:r>
      <w:r w:rsidR="008C0958" w:rsidRPr="00726D17">
        <w:rPr>
          <w:rFonts w:ascii="Times New Roman" w:hAnsi="Times New Roman" w:cs="Times New Roman"/>
          <w:sz w:val="24"/>
          <w:szCs w:val="24"/>
          <w:lang w:val="en-GB"/>
        </w:rPr>
        <w:t>l</w:t>
      </w:r>
      <w:r w:rsidR="0031242F" w:rsidRPr="00726D17">
        <w:rPr>
          <w:rFonts w:ascii="Times New Roman" w:hAnsi="Times New Roman" w:cs="Times New Roman"/>
          <w:sz w:val="24"/>
          <w:szCs w:val="24"/>
          <w:lang w:val="en-GB"/>
        </w:rPr>
        <w:t xml:space="preserve">ed a new </w:t>
      </w:r>
      <w:r w:rsidR="00A03948" w:rsidRPr="00726D17">
        <w:rPr>
          <w:rFonts w:ascii="Times New Roman" w:hAnsi="Times New Roman" w:cs="Times New Roman"/>
          <w:sz w:val="24"/>
          <w:szCs w:val="24"/>
          <w:lang w:val="en-GB"/>
        </w:rPr>
        <w:t>period</w:t>
      </w:r>
      <w:r w:rsidR="0031242F" w:rsidRPr="00726D17">
        <w:rPr>
          <w:rFonts w:ascii="Times New Roman" w:hAnsi="Times New Roman" w:cs="Times New Roman"/>
          <w:sz w:val="24"/>
          <w:szCs w:val="24"/>
          <w:lang w:val="en-GB"/>
        </w:rPr>
        <w:t xml:space="preserve"> in </w:t>
      </w:r>
      <w:r w:rsidR="005A1839" w:rsidRPr="00726D17">
        <w:rPr>
          <w:rFonts w:ascii="Times New Roman" w:hAnsi="Times New Roman" w:cs="Times New Roman"/>
          <w:sz w:val="24"/>
          <w:szCs w:val="24"/>
          <w:lang w:val="en-GB"/>
        </w:rPr>
        <w:t>which the</w:t>
      </w:r>
      <w:r w:rsidR="0031242F" w:rsidRPr="00726D17">
        <w:rPr>
          <w:rFonts w:ascii="Times New Roman" w:hAnsi="Times New Roman" w:cs="Times New Roman"/>
          <w:sz w:val="24"/>
          <w:szCs w:val="24"/>
          <w:lang w:val="en-GB"/>
        </w:rPr>
        <w:t xml:space="preserve"> ILO was sidelined </w:t>
      </w:r>
      <w:r w:rsidR="00936380" w:rsidRPr="00726D17">
        <w:rPr>
          <w:rFonts w:ascii="Times New Roman" w:hAnsi="Times New Roman" w:cs="Times New Roman"/>
          <w:sz w:val="24"/>
          <w:szCs w:val="24"/>
          <w:lang w:val="en-GB"/>
        </w:rPr>
        <w:t xml:space="preserve">for </w:t>
      </w:r>
      <w:r w:rsidR="005A1839" w:rsidRPr="00726D17">
        <w:rPr>
          <w:rFonts w:ascii="Times New Roman" w:hAnsi="Times New Roman" w:cs="Times New Roman"/>
          <w:sz w:val="24"/>
          <w:szCs w:val="24"/>
          <w:lang w:val="en-GB"/>
        </w:rPr>
        <w:t>several</w:t>
      </w:r>
      <w:r w:rsidR="00936380" w:rsidRPr="00726D17">
        <w:rPr>
          <w:rFonts w:ascii="Times New Roman" w:hAnsi="Times New Roman" w:cs="Times New Roman"/>
          <w:sz w:val="24"/>
          <w:szCs w:val="24"/>
          <w:lang w:val="en-GB"/>
        </w:rPr>
        <w:t xml:space="preserve"> reasons. </w:t>
      </w:r>
      <w:r w:rsidR="00C83259" w:rsidRPr="00726D17">
        <w:rPr>
          <w:rFonts w:ascii="Times New Roman" w:hAnsi="Times New Roman" w:cs="Times New Roman"/>
          <w:sz w:val="24"/>
          <w:szCs w:val="24"/>
          <w:lang w:val="en-GB"/>
        </w:rPr>
        <w:t xml:space="preserve">American experts had doubts about the staff’s competence on </w:t>
      </w:r>
      <w:r w:rsidR="007074FE" w:rsidRPr="00726D17">
        <w:rPr>
          <w:rFonts w:ascii="Times New Roman" w:hAnsi="Times New Roman" w:cs="Times New Roman"/>
          <w:sz w:val="24"/>
          <w:szCs w:val="24"/>
          <w:lang w:val="en-GB"/>
        </w:rPr>
        <w:t>economics</w:t>
      </w:r>
      <w:r w:rsidR="00C83259" w:rsidRPr="00726D17">
        <w:rPr>
          <w:rFonts w:ascii="Times New Roman" w:hAnsi="Times New Roman" w:cs="Times New Roman"/>
          <w:sz w:val="24"/>
          <w:szCs w:val="24"/>
          <w:lang w:val="en-GB"/>
        </w:rPr>
        <w:t xml:space="preserve"> and </w:t>
      </w:r>
      <w:r w:rsidR="001551F1" w:rsidRPr="00726D17">
        <w:rPr>
          <w:rFonts w:ascii="Times New Roman" w:hAnsi="Times New Roman" w:cs="Times New Roman"/>
          <w:sz w:val="24"/>
          <w:szCs w:val="24"/>
          <w:lang w:val="en-GB"/>
        </w:rPr>
        <w:t xml:space="preserve">the strained </w:t>
      </w:r>
      <w:r w:rsidR="00C83259" w:rsidRPr="00726D17">
        <w:rPr>
          <w:rFonts w:ascii="Times New Roman" w:hAnsi="Times New Roman" w:cs="Times New Roman"/>
          <w:sz w:val="24"/>
          <w:szCs w:val="24"/>
          <w:lang w:val="en-GB"/>
        </w:rPr>
        <w:t xml:space="preserve">relations </w:t>
      </w:r>
      <w:r w:rsidR="00B4211D" w:rsidRPr="00726D17">
        <w:rPr>
          <w:rFonts w:ascii="Times New Roman" w:hAnsi="Times New Roman" w:cs="Times New Roman"/>
          <w:sz w:val="24"/>
          <w:szCs w:val="24"/>
          <w:lang w:val="en-GB"/>
        </w:rPr>
        <w:t xml:space="preserve">between the </w:t>
      </w:r>
      <w:r w:rsidR="005A1839" w:rsidRPr="00726D17">
        <w:rPr>
          <w:rFonts w:ascii="Times New Roman" w:hAnsi="Times New Roman" w:cs="Times New Roman"/>
          <w:sz w:val="24"/>
          <w:szCs w:val="24"/>
          <w:lang w:val="en-GB"/>
        </w:rPr>
        <w:t>organization</w:t>
      </w:r>
      <w:r w:rsidR="00B4211D" w:rsidRPr="00726D17">
        <w:rPr>
          <w:rFonts w:ascii="Times New Roman" w:hAnsi="Times New Roman" w:cs="Times New Roman"/>
          <w:sz w:val="24"/>
          <w:szCs w:val="24"/>
          <w:lang w:val="en-GB"/>
        </w:rPr>
        <w:t xml:space="preserve"> and</w:t>
      </w:r>
      <w:r w:rsidR="00C83259" w:rsidRPr="00726D17">
        <w:rPr>
          <w:rFonts w:ascii="Times New Roman" w:hAnsi="Times New Roman" w:cs="Times New Roman"/>
          <w:sz w:val="24"/>
          <w:szCs w:val="24"/>
          <w:lang w:val="en-GB"/>
        </w:rPr>
        <w:t xml:space="preserve"> the Soviet Union</w:t>
      </w:r>
      <w:r w:rsidR="001551F1" w:rsidRPr="00726D17">
        <w:rPr>
          <w:rFonts w:ascii="Times New Roman" w:hAnsi="Times New Roman" w:cs="Times New Roman"/>
          <w:sz w:val="24"/>
          <w:szCs w:val="24"/>
          <w:lang w:val="en-GB"/>
        </w:rPr>
        <w:t xml:space="preserve"> were a </w:t>
      </w:r>
      <w:r w:rsidR="00934560" w:rsidRPr="00726D17">
        <w:rPr>
          <w:rFonts w:ascii="Times New Roman" w:hAnsi="Times New Roman" w:cs="Times New Roman"/>
          <w:sz w:val="24"/>
          <w:szCs w:val="24"/>
          <w:lang w:val="en-GB"/>
        </w:rPr>
        <w:t>severe</w:t>
      </w:r>
      <w:r w:rsidR="001551F1" w:rsidRPr="00726D17">
        <w:rPr>
          <w:rFonts w:ascii="Times New Roman" w:hAnsi="Times New Roman" w:cs="Times New Roman"/>
          <w:sz w:val="24"/>
          <w:szCs w:val="24"/>
          <w:lang w:val="en-GB"/>
        </w:rPr>
        <w:t xml:space="preserve"> handicap</w:t>
      </w:r>
      <w:r w:rsidR="005A1839" w:rsidRPr="00726D17">
        <w:rPr>
          <w:rFonts w:ascii="Times New Roman" w:hAnsi="Times New Roman" w:cs="Times New Roman"/>
          <w:sz w:val="24"/>
          <w:szCs w:val="24"/>
          <w:lang w:val="en-GB"/>
        </w:rPr>
        <w:t xml:space="preserve"> </w:t>
      </w:r>
      <w:r w:rsidR="001551F1" w:rsidRPr="00726D17">
        <w:rPr>
          <w:rFonts w:ascii="Times New Roman" w:hAnsi="Times New Roman" w:cs="Times New Roman"/>
          <w:sz w:val="24"/>
          <w:szCs w:val="24"/>
          <w:lang w:val="en-GB"/>
        </w:rPr>
        <w:t>(</w:t>
      </w:r>
      <w:r w:rsidR="00A03948" w:rsidRPr="00726D17">
        <w:rPr>
          <w:rFonts w:ascii="Times New Roman" w:hAnsi="Times New Roman" w:cs="Times New Roman"/>
          <w:sz w:val="24"/>
          <w:szCs w:val="24"/>
          <w:lang w:val="en-GB"/>
        </w:rPr>
        <w:t xml:space="preserve">after </w:t>
      </w:r>
      <w:r w:rsidR="00A24F84" w:rsidRPr="00726D17">
        <w:rPr>
          <w:rFonts w:ascii="Times New Roman" w:hAnsi="Times New Roman" w:cs="Times New Roman"/>
          <w:sz w:val="24"/>
          <w:szCs w:val="24"/>
          <w:lang w:val="en-GB"/>
        </w:rPr>
        <w:t>its invasion of</w:t>
      </w:r>
      <w:r w:rsidR="00903E95" w:rsidRPr="00726D17">
        <w:rPr>
          <w:rFonts w:ascii="Times New Roman" w:hAnsi="Times New Roman" w:cs="Times New Roman"/>
          <w:sz w:val="24"/>
          <w:szCs w:val="24"/>
          <w:lang w:val="en-GB"/>
        </w:rPr>
        <w:t xml:space="preserve"> Finland in 1939 </w:t>
      </w:r>
      <w:r w:rsidR="00A24F84" w:rsidRPr="00726D17">
        <w:rPr>
          <w:rFonts w:ascii="Times New Roman" w:hAnsi="Times New Roman" w:cs="Times New Roman"/>
          <w:sz w:val="24"/>
          <w:szCs w:val="24"/>
          <w:lang w:val="en-GB"/>
        </w:rPr>
        <w:t>the Soviet Union</w:t>
      </w:r>
      <w:r w:rsidR="00903E95" w:rsidRPr="00726D17">
        <w:rPr>
          <w:rFonts w:ascii="Times New Roman" w:hAnsi="Times New Roman" w:cs="Times New Roman"/>
          <w:sz w:val="24"/>
          <w:szCs w:val="24"/>
          <w:lang w:val="en-GB"/>
        </w:rPr>
        <w:t xml:space="preserve"> </w:t>
      </w:r>
      <w:r w:rsidR="00934560" w:rsidRPr="00726D17">
        <w:rPr>
          <w:rFonts w:ascii="Times New Roman" w:hAnsi="Times New Roman" w:cs="Times New Roman"/>
          <w:sz w:val="24"/>
          <w:szCs w:val="24"/>
          <w:lang w:val="en-GB"/>
        </w:rPr>
        <w:t xml:space="preserve">was </w:t>
      </w:r>
      <w:r w:rsidR="007074FE" w:rsidRPr="00726D17">
        <w:rPr>
          <w:rFonts w:ascii="Times New Roman" w:hAnsi="Times New Roman" w:cs="Times New Roman"/>
          <w:sz w:val="24"/>
          <w:szCs w:val="24"/>
          <w:lang w:val="en-GB"/>
        </w:rPr>
        <w:t>no longe</w:t>
      </w:r>
      <w:r w:rsidR="00187F85" w:rsidRPr="00726D17">
        <w:rPr>
          <w:rFonts w:ascii="Times New Roman" w:hAnsi="Times New Roman" w:cs="Times New Roman"/>
          <w:sz w:val="24"/>
          <w:szCs w:val="24"/>
          <w:lang w:val="en-GB"/>
        </w:rPr>
        <w:t xml:space="preserve">r considered an ILO member by </w:t>
      </w:r>
      <w:r w:rsidR="007074FE" w:rsidRPr="00726D17">
        <w:rPr>
          <w:rFonts w:ascii="Times New Roman" w:hAnsi="Times New Roman" w:cs="Times New Roman"/>
          <w:sz w:val="24"/>
          <w:szCs w:val="24"/>
          <w:lang w:val="en-GB"/>
        </w:rPr>
        <w:t xml:space="preserve">virtue of </w:t>
      </w:r>
      <w:r w:rsidR="00187F85" w:rsidRPr="00726D17">
        <w:rPr>
          <w:rFonts w:ascii="Times New Roman" w:hAnsi="Times New Roman" w:cs="Times New Roman"/>
          <w:sz w:val="24"/>
          <w:szCs w:val="24"/>
          <w:lang w:val="en-GB"/>
        </w:rPr>
        <w:t xml:space="preserve">its </w:t>
      </w:r>
      <w:r w:rsidR="007074FE" w:rsidRPr="00726D17">
        <w:rPr>
          <w:rFonts w:ascii="Times New Roman" w:hAnsi="Times New Roman" w:cs="Times New Roman"/>
          <w:sz w:val="24"/>
          <w:szCs w:val="24"/>
          <w:lang w:val="en-GB"/>
        </w:rPr>
        <w:t xml:space="preserve">expulsion </w:t>
      </w:r>
      <w:r w:rsidR="00187F85" w:rsidRPr="00726D17">
        <w:rPr>
          <w:rFonts w:ascii="Times New Roman" w:hAnsi="Times New Roman" w:cs="Times New Roman"/>
          <w:sz w:val="24"/>
          <w:szCs w:val="24"/>
          <w:lang w:val="en-GB"/>
        </w:rPr>
        <w:t>from membership of the League of Nations</w:t>
      </w:r>
      <w:r w:rsidR="001551F1" w:rsidRPr="00726D17">
        <w:rPr>
          <w:rFonts w:ascii="Times New Roman" w:hAnsi="Times New Roman" w:cs="Times New Roman"/>
          <w:sz w:val="24"/>
          <w:szCs w:val="24"/>
          <w:lang w:val="en-GB"/>
        </w:rPr>
        <w:t xml:space="preserve">). </w:t>
      </w:r>
      <w:r w:rsidR="00A24F84" w:rsidRPr="00726D17">
        <w:rPr>
          <w:rFonts w:ascii="Times New Roman" w:hAnsi="Times New Roman" w:cs="Times New Roman"/>
          <w:sz w:val="24"/>
          <w:szCs w:val="24"/>
          <w:lang w:val="en-GB"/>
        </w:rPr>
        <w:t xml:space="preserve">As a </w:t>
      </w:r>
      <w:proofErr w:type="gramStart"/>
      <w:r w:rsidR="00A24F84" w:rsidRPr="00726D17">
        <w:rPr>
          <w:rFonts w:ascii="Times New Roman" w:hAnsi="Times New Roman" w:cs="Times New Roman"/>
          <w:sz w:val="24"/>
          <w:szCs w:val="24"/>
          <w:lang w:val="en-GB"/>
        </w:rPr>
        <w:t>result</w:t>
      </w:r>
      <w:proofErr w:type="gramEnd"/>
      <w:r w:rsidR="00C61BAF" w:rsidRPr="00726D17">
        <w:rPr>
          <w:rFonts w:ascii="Times New Roman" w:hAnsi="Times New Roman" w:cs="Times New Roman"/>
          <w:sz w:val="24"/>
          <w:szCs w:val="24"/>
          <w:lang w:val="en-GB"/>
        </w:rPr>
        <w:t xml:space="preserve"> </w:t>
      </w:r>
      <w:r w:rsidR="00D011AD" w:rsidRPr="00726D17">
        <w:rPr>
          <w:rFonts w:ascii="Times New Roman" w:hAnsi="Times New Roman" w:cs="Times New Roman"/>
          <w:sz w:val="24"/>
          <w:szCs w:val="24"/>
          <w:lang w:val="en-GB"/>
        </w:rPr>
        <w:t xml:space="preserve">Phelan and his staff were not involved in </w:t>
      </w:r>
      <w:r w:rsidR="00BD1D1D" w:rsidRPr="00726D17">
        <w:rPr>
          <w:rFonts w:ascii="Times New Roman" w:hAnsi="Times New Roman" w:cs="Times New Roman"/>
          <w:sz w:val="24"/>
          <w:szCs w:val="24"/>
          <w:lang w:val="en-GB"/>
        </w:rPr>
        <w:t xml:space="preserve">the brainstorming sessions and </w:t>
      </w:r>
      <w:r w:rsidR="00E114A1" w:rsidRPr="00726D17">
        <w:rPr>
          <w:rFonts w:ascii="Times New Roman" w:hAnsi="Times New Roman" w:cs="Times New Roman"/>
          <w:sz w:val="24"/>
          <w:szCs w:val="24"/>
          <w:lang w:val="en-GB"/>
        </w:rPr>
        <w:t>preparatory talks</w:t>
      </w:r>
      <w:r w:rsidR="00F72C72" w:rsidRPr="00726D17">
        <w:rPr>
          <w:rFonts w:ascii="Times New Roman" w:hAnsi="Times New Roman" w:cs="Times New Roman"/>
          <w:sz w:val="24"/>
          <w:szCs w:val="24"/>
          <w:lang w:val="en-GB"/>
        </w:rPr>
        <w:t xml:space="preserve"> for</w:t>
      </w:r>
      <w:r w:rsidR="0031242F" w:rsidRPr="00726D17">
        <w:rPr>
          <w:rFonts w:ascii="Times New Roman" w:hAnsi="Times New Roman" w:cs="Times New Roman"/>
          <w:sz w:val="24"/>
          <w:szCs w:val="24"/>
          <w:lang w:val="en-GB"/>
        </w:rPr>
        <w:t xml:space="preserve"> </w:t>
      </w:r>
      <w:r w:rsidR="00187F85" w:rsidRPr="00726D17">
        <w:rPr>
          <w:rFonts w:ascii="Times New Roman" w:hAnsi="Times New Roman" w:cs="Times New Roman"/>
          <w:sz w:val="24"/>
          <w:szCs w:val="24"/>
          <w:lang w:val="en-GB"/>
        </w:rPr>
        <w:t>postwar</w:t>
      </w:r>
      <w:r w:rsidR="00D011AD" w:rsidRPr="00726D17">
        <w:rPr>
          <w:rFonts w:ascii="Times New Roman" w:hAnsi="Times New Roman" w:cs="Times New Roman"/>
          <w:sz w:val="24"/>
          <w:szCs w:val="24"/>
          <w:lang w:val="en-GB"/>
        </w:rPr>
        <w:t xml:space="preserve"> </w:t>
      </w:r>
      <w:r w:rsidR="00A24F84" w:rsidRPr="00726D17">
        <w:rPr>
          <w:rFonts w:ascii="Times New Roman" w:hAnsi="Times New Roman" w:cs="Times New Roman"/>
          <w:sz w:val="24"/>
          <w:szCs w:val="24"/>
          <w:lang w:val="en-GB"/>
        </w:rPr>
        <w:t>international</w:t>
      </w:r>
      <w:r w:rsidR="00D011AD" w:rsidRPr="00726D17">
        <w:rPr>
          <w:rFonts w:ascii="Times New Roman" w:hAnsi="Times New Roman" w:cs="Times New Roman"/>
          <w:sz w:val="24"/>
          <w:szCs w:val="24"/>
          <w:lang w:val="en-GB"/>
        </w:rPr>
        <w:t xml:space="preserve"> organization</w:t>
      </w:r>
      <w:r w:rsidR="00A24F84" w:rsidRPr="00726D17">
        <w:rPr>
          <w:rFonts w:ascii="Times New Roman" w:hAnsi="Times New Roman" w:cs="Times New Roman"/>
          <w:sz w:val="24"/>
          <w:szCs w:val="24"/>
          <w:lang w:val="en-GB"/>
        </w:rPr>
        <w:t>s</w:t>
      </w:r>
      <w:r w:rsidR="00F72C72" w:rsidRPr="00726D17">
        <w:rPr>
          <w:rFonts w:ascii="Times New Roman" w:hAnsi="Times New Roman" w:cs="Times New Roman"/>
          <w:sz w:val="24"/>
          <w:szCs w:val="24"/>
          <w:lang w:val="en-GB"/>
        </w:rPr>
        <w:t>.</w:t>
      </w:r>
      <w:r w:rsidR="00BD1D1D" w:rsidRPr="00726D17">
        <w:rPr>
          <w:rFonts w:ascii="Times New Roman" w:hAnsi="Times New Roman" w:cs="Times New Roman"/>
          <w:sz w:val="24"/>
          <w:szCs w:val="24"/>
          <w:lang w:val="en-GB"/>
        </w:rPr>
        <w:t xml:space="preserve"> The British and the American governments nevertheless</w:t>
      </w:r>
      <w:r w:rsidR="00430F32" w:rsidRPr="00726D17">
        <w:rPr>
          <w:rFonts w:ascii="Times New Roman" w:hAnsi="Times New Roman" w:cs="Times New Roman"/>
          <w:sz w:val="24"/>
          <w:szCs w:val="24"/>
          <w:lang w:val="en-GB"/>
        </w:rPr>
        <w:t xml:space="preserve"> </w:t>
      </w:r>
      <w:r w:rsidR="00BD1D1D" w:rsidRPr="00726D17">
        <w:rPr>
          <w:rFonts w:ascii="Times New Roman" w:hAnsi="Times New Roman" w:cs="Times New Roman"/>
          <w:sz w:val="24"/>
          <w:szCs w:val="24"/>
          <w:lang w:val="en-GB"/>
        </w:rPr>
        <w:t>openly expr</w:t>
      </w:r>
      <w:r w:rsidR="00187F85" w:rsidRPr="00726D17">
        <w:rPr>
          <w:rFonts w:ascii="Times New Roman" w:hAnsi="Times New Roman" w:cs="Times New Roman"/>
          <w:sz w:val="24"/>
          <w:szCs w:val="24"/>
          <w:lang w:val="en-GB"/>
        </w:rPr>
        <w:t>essed their support for the ILO</w:t>
      </w:r>
      <w:r w:rsidR="00BD1D1D" w:rsidRPr="00726D17">
        <w:rPr>
          <w:rFonts w:ascii="Times New Roman" w:hAnsi="Times New Roman" w:cs="Times New Roman"/>
          <w:sz w:val="24"/>
          <w:szCs w:val="24"/>
          <w:lang w:val="en-GB"/>
        </w:rPr>
        <w:t xml:space="preserve"> because </w:t>
      </w:r>
      <w:r w:rsidR="00187F85" w:rsidRPr="00726D17">
        <w:rPr>
          <w:rFonts w:ascii="Times New Roman" w:hAnsi="Times New Roman" w:cs="Times New Roman"/>
          <w:sz w:val="24"/>
          <w:szCs w:val="24"/>
          <w:lang w:val="en-GB"/>
        </w:rPr>
        <w:t>of</w:t>
      </w:r>
      <w:r w:rsidR="00BD1D1D" w:rsidRPr="00726D17">
        <w:rPr>
          <w:rFonts w:ascii="Times New Roman" w:hAnsi="Times New Roman" w:cs="Times New Roman"/>
          <w:sz w:val="24"/>
          <w:szCs w:val="24"/>
          <w:lang w:val="en-GB"/>
        </w:rPr>
        <w:t xml:space="preserve"> </w:t>
      </w:r>
      <w:r w:rsidR="00634BA6" w:rsidRPr="00726D17">
        <w:rPr>
          <w:rFonts w:ascii="Times New Roman" w:hAnsi="Times New Roman" w:cs="Times New Roman"/>
          <w:sz w:val="24"/>
          <w:szCs w:val="24"/>
          <w:lang w:val="en-GB"/>
        </w:rPr>
        <w:t>the organization’s</w:t>
      </w:r>
      <w:r w:rsidR="00BD1D1D" w:rsidRPr="00726D17">
        <w:rPr>
          <w:rFonts w:ascii="Times New Roman" w:hAnsi="Times New Roman" w:cs="Times New Roman"/>
          <w:sz w:val="24"/>
          <w:szCs w:val="24"/>
          <w:lang w:val="en-GB"/>
        </w:rPr>
        <w:t xml:space="preserve"> propaganda</w:t>
      </w:r>
      <w:r w:rsidR="00934560" w:rsidRPr="00726D17">
        <w:rPr>
          <w:rFonts w:ascii="Times New Roman" w:hAnsi="Times New Roman" w:cs="Times New Roman"/>
          <w:sz w:val="24"/>
          <w:szCs w:val="24"/>
          <w:lang w:val="en-GB"/>
        </w:rPr>
        <w:t xml:space="preserve"> </w:t>
      </w:r>
      <w:r w:rsidR="00BD1D1D" w:rsidRPr="00726D17">
        <w:rPr>
          <w:rFonts w:ascii="Times New Roman" w:hAnsi="Times New Roman" w:cs="Times New Roman"/>
          <w:sz w:val="24"/>
          <w:szCs w:val="24"/>
          <w:lang w:val="en-GB"/>
        </w:rPr>
        <w:t>potential</w:t>
      </w:r>
      <w:r w:rsidR="005A785E" w:rsidRPr="00726D17">
        <w:rPr>
          <w:rFonts w:ascii="Times New Roman" w:hAnsi="Times New Roman" w:cs="Times New Roman"/>
          <w:sz w:val="24"/>
          <w:szCs w:val="24"/>
          <w:lang w:val="en-GB"/>
        </w:rPr>
        <w:t xml:space="preserve">. </w:t>
      </w:r>
      <w:r w:rsidR="0006071B" w:rsidRPr="00726D17">
        <w:rPr>
          <w:rFonts w:ascii="Times New Roman" w:hAnsi="Times New Roman" w:cs="Times New Roman"/>
          <w:sz w:val="24"/>
          <w:szCs w:val="24"/>
          <w:lang w:val="en-GB"/>
        </w:rPr>
        <w:t>N</w:t>
      </w:r>
      <w:r w:rsidR="00880286" w:rsidRPr="00726D17">
        <w:rPr>
          <w:rFonts w:ascii="Times New Roman" w:hAnsi="Times New Roman" w:cs="Times New Roman"/>
          <w:sz w:val="24"/>
          <w:szCs w:val="24"/>
          <w:lang w:val="en-GB"/>
        </w:rPr>
        <w:t xml:space="preserve">ational and international trade union federations were increasingly dissatisfied with what seemed to be </w:t>
      </w:r>
      <w:r w:rsidR="005666AA" w:rsidRPr="00726D17">
        <w:rPr>
          <w:rFonts w:ascii="Times New Roman" w:hAnsi="Times New Roman" w:cs="Times New Roman"/>
          <w:sz w:val="24"/>
          <w:szCs w:val="24"/>
          <w:lang w:val="en-GB"/>
        </w:rPr>
        <w:t xml:space="preserve">the </w:t>
      </w:r>
      <w:r w:rsidR="0006071B" w:rsidRPr="00726D17">
        <w:rPr>
          <w:rFonts w:ascii="Times New Roman" w:hAnsi="Times New Roman" w:cs="Times New Roman"/>
          <w:sz w:val="24"/>
          <w:szCs w:val="24"/>
          <w:lang w:val="en-GB"/>
        </w:rPr>
        <w:t xml:space="preserve">ILO’s </w:t>
      </w:r>
      <w:r w:rsidR="00880286" w:rsidRPr="00726D17">
        <w:rPr>
          <w:rFonts w:ascii="Times New Roman" w:hAnsi="Times New Roman" w:cs="Times New Roman"/>
          <w:sz w:val="24"/>
          <w:szCs w:val="24"/>
          <w:lang w:val="en-GB"/>
        </w:rPr>
        <w:t xml:space="preserve">sheer inertia and started worrying about </w:t>
      </w:r>
      <w:r w:rsidR="00C25B99" w:rsidRPr="00726D17">
        <w:rPr>
          <w:rFonts w:ascii="Times New Roman" w:hAnsi="Times New Roman" w:cs="Times New Roman"/>
          <w:sz w:val="24"/>
          <w:szCs w:val="24"/>
          <w:lang w:val="en-GB"/>
        </w:rPr>
        <w:t>the organization’s</w:t>
      </w:r>
      <w:r w:rsidR="0006071B" w:rsidRPr="00726D17">
        <w:rPr>
          <w:rFonts w:ascii="Times New Roman" w:hAnsi="Times New Roman" w:cs="Times New Roman"/>
          <w:sz w:val="24"/>
          <w:szCs w:val="24"/>
          <w:lang w:val="en-GB"/>
        </w:rPr>
        <w:t xml:space="preserve"> involvement in </w:t>
      </w:r>
      <w:r w:rsidR="00880286" w:rsidRPr="00726D17">
        <w:rPr>
          <w:rFonts w:ascii="Times New Roman" w:hAnsi="Times New Roman" w:cs="Times New Roman"/>
          <w:sz w:val="24"/>
          <w:szCs w:val="24"/>
          <w:lang w:val="en-GB"/>
        </w:rPr>
        <w:t xml:space="preserve">postwar reconstruction efforts. </w:t>
      </w:r>
      <w:r w:rsidR="0006071B" w:rsidRPr="00726D17">
        <w:rPr>
          <w:rFonts w:ascii="Times New Roman" w:hAnsi="Times New Roman" w:cs="Times New Roman"/>
          <w:sz w:val="24"/>
          <w:szCs w:val="24"/>
          <w:lang w:val="en-GB"/>
        </w:rPr>
        <w:t>Although Phelan had no S</w:t>
      </w:r>
      <w:r w:rsidR="00F62D66" w:rsidRPr="00726D17">
        <w:rPr>
          <w:rFonts w:ascii="Times New Roman" w:hAnsi="Times New Roman" w:cs="Times New Roman"/>
          <w:sz w:val="24"/>
          <w:szCs w:val="24"/>
          <w:lang w:val="en-GB"/>
        </w:rPr>
        <w:t>ocialist or trade union background</w:t>
      </w:r>
      <w:r w:rsidR="0006071B" w:rsidRPr="00726D17">
        <w:rPr>
          <w:rFonts w:ascii="Times New Roman" w:hAnsi="Times New Roman" w:cs="Times New Roman"/>
          <w:sz w:val="24"/>
          <w:szCs w:val="24"/>
          <w:lang w:val="en-GB"/>
        </w:rPr>
        <w:t>,</w:t>
      </w:r>
      <w:r w:rsidR="00530AFC" w:rsidRPr="00726D17">
        <w:rPr>
          <w:rFonts w:ascii="Times New Roman" w:hAnsi="Times New Roman" w:cs="Times New Roman"/>
          <w:sz w:val="24"/>
          <w:szCs w:val="24"/>
          <w:lang w:val="en-GB"/>
        </w:rPr>
        <w:t xml:space="preserve"> the Workers’ Group</w:t>
      </w:r>
      <w:r w:rsidR="00F62D66" w:rsidRPr="00726D17">
        <w:rPr>
          <w:rFonts w:ascii="Times New Roman" w:hAnsi="Times New Roman" w:cs="Times New Roman"/>
          <w:sz w:val="24"/>
          <w:szCs w:val="24"/>
          <w:lang w:val="en-GB"/>
        </w:rPr>
        <w:t xml:space="preserve"> supported </w:t>
      </w:r>
      <w:r w:rsidR="001659A2" w:rsidRPr="00726D17">
        <w:rPr>
          <w:rFonts w:ascii="Times New Roman" w:hAnsi="Times New Roman" w:cs="Times New Roman"/>
          <w:sz w:val="24"/>
          <w:szCs w:val="24"/>
          <w:lang w:val="en-GB"/>
        </w:rPr>
        <w:t>hi</w:t>
      </w:r>
      <w:r w:rsidR="0066374A" w:rsidRPr="00726D17">
        <w:rPr>
          <w:rFonts w:ascii="Times New Roman" w:hAnsi="Times New Roman" w:cs="Times New Roman"/>
          <w:sz w:val="24"/>
          <w:szCs w:val="24"/>
          <w:lang w:val="en-GB"/>
        </w:rPr>
        <w:t>s candidacy for the post</w:t>
      </w:r>
      <w:r w:rsidR="00934560" w:rsidRPr="00726D17">
        <w:rPr>
          <w:rFonts w:ascii="Times New Roman" w:hAnsi="Times New Roman" w:cs="Times New Roman"/>
          <w:sz w:val="24"/>
          <w:szCs w:val="24"/>
          <w:lang w:val="en-GB"/>
        </w:rPr>
        <w:t xml:space="preserve"> </w:t>
      </w:r>
      <w:r w:rsidR="00530AFC" w:rsidRPr="00726D17">
        <w:rPr>
          <w:rFonts w:ascii="Times New Roman" w:hAnsi="Times New Roman" w:cs="Times New Roman"/>
          <w:sz w:val="24"/>
          <w:szCs w:val="24"/>
          <w:lang w:val="en-GB"/>
        </w:rPr>
        <w:t>of</w:t>
      </w:r>
      <w:r w:rsidR="00430F32" w:rsidRPr="00726D17">
        <w:rPr>
          <w:rFonts w:ascii="Times New Roman" w:hAnsi="Times New Roman" w:cs="Times New Roman"/>
          <w:sz w:val="24"/>
          <w:szCs w:val="24"/>
          <w:lang w:val="en-GB"/>
        </w:rPr>
        <w:t xml:space="preserve"> </w:t>
      </w:r>
      <w:r w:rsidR="0006071B" w:rsidRPr="00726D17">
        <w:rPr>
          <w:rFonts w:ascii="Times New Roman" w:hAnsi="Times New Roman" w:cs="Times New Roman"/>
          <w:sz w:val="24"/>
          <w:szCs w:val="24"/>
          <w:lang w:val="en-GB"/>
        </w:rPr>
        <w:t>ILO D</w:t>
      </w:r>
      <w:r w:rsidR="001659A2" w:rsidRPr="00726D17">
        <w:rPr>
          <w:rFonts w:ascii="Times New Roman" w:hAnsi="Times New Roman" w:cs="Times New Roman"/>
          <w:sz w:val="24"/>
          <w:szCs w:val="24"/>
          <w:lang w:val="en-GB"/>
        </w:rPr>
        <w:t>irector</w:t>
      </w:r>
      <w:r w:rsidR="00530AFC" w:rsidRPr="00726D17">
        <w:rPr>
          <w:rFonts w:ascii="Times New Roman" w:hAnsi="Times New Roman" w:cs="Times New Roman"/>
          <w:sz w:val="24"/>
          <w:szCs w:val="24"/>
          <w:lang w:val="en-GB"/>
        </w:rPr>
        <w:t xml:space="preserve"> </w:t>
      </w:r>
      <w:r w:rsidR="00C25B99" w:rsidRPr="00726D17">
        <w:rPr>
          <w:rFonts w:ascii="Times New Roman" w:hAnsi="Times New Roman" w:cs="Times New Roman"/>
          <w:sz w:val="24"/>
          <w:szCs w:val="24"/>
          <w:lang w:val="en-GB"/>
        </w:rPr>
        <w:t>due to</w:t>
      </w:r>
      <w:r w:rsidR="00530AFC" w:rsidRPr="00726D17">
        <w:rPr>
          <w:rFonts w:ascii="Times New Roman" w:hAnsi="Times New Roman" w:cs="Times New Roman"/>
          <w:sz w:val="24"/>
          <w:szCs w:val="24"/>
          <w:lang w:val="en-GB"/>
        </w:rPr>
        <w:t xml:space="preserve"> fear of the unknown. </w:t>
      </w:r>
      <w:r w:rsidR="00634BA6" w:rsidRPr="00726D17">
        <w:rPr>
          <w:rFonts w:ascii="Times New Roman" w:hAnsi="Times New Roman" w:cs="Times New Roman"/>
          <w:sz w:val="24"/>
          <w:szCs w:val="24"/>
          <w:lang w:val="en-GB"/>
        </w:rPr>
        <w:t>This</w:t>
      </w:r>
      <w:r w:rsidR="00ED72DF" w:rsidRPr="00726D17">
        <w:rPr>
          <w:rFonts w:ascii="Times New Roman" w:hAnsi="Times New Roman" w:cs="Times New Roman"/>
          <w:sz w:val="24"/>
          <w:szCs w:val="24"/>
          <w:lang w:val="en-GB"/>
        </w:rPr>
        <w:t xml:space="preserve"> was a difficult</w:t>
      </w:r>
      <w:r w:rsidR="0006071B" w:rsidRPr="00726D17">
        <w:rPr>
          <w:rFonts w:ascii="Times New Roman" w:hAnsi="Times New Roman" w:cs="Times New Roman"/>
          <w:sz w:val="24"/>
          <w:szCs w:val="24"/>
          <w:lang w:val="en-GB"/>
        </w:rPr>
        <w:t xml:space="preserve"> time for Phelan, as h</w:t>
      </w:r>
      <w:r w:rsidR="00ED72DF" w:rsidRPr="00726D17">
        <w:rPr>
          <w:rFonts w:ascii="Times New Roman" w:hAnsi="Times New Roman" w:cs="Times New Roman"/>
          <w:sz w:val="24"/>
          <w:szCs w:val="24"/>
          <w:lang w:val="en-GB"/>
        </w:rPr>
        <w:t xml:space="preserve">e did not possess the proper authority to </w:t>
      </w:r>
      <w:r w:rsidR="001C0671" w:rsidRPr="00726D17">
        <w:rPr>
          <w:rFonts w:ascii="Times New Roman" w:hAnsi="Times New Roman" w:cs="Times New Roman"/>
          <w:sz w:val="24"/>
          <w:szCs w:val="24"/>
          <w:lang w:val="en-GB"/>
        </w:rPr>
        <w:t>provide effective leadership</w:t>
      </w:r>
      <w:r w:rsidR="001074BB" w:rsidRPr="00726D17">
        <w:rPr>
          <w:rFonts w:ascii="Times New Roman" w:hAnsi="Times New Roman" w:cs="Times New Roman"/>
          <w:sz w:val="24"/>
          <w:szCs w:val="24"/>
          <w:lang w:val="en-GB"/>
        </w:rPr>
        <w:t xml:space="preserve"> and </w:t>
      </w:r>
      <w:r w:rsidR="001C0671" w:rsidRPr="00726D17">
        <w:rPr>
          <w:rFonts w:ascii="Times New Roman" w:hAnsi="Times New Roman" w:cs="Times New Roman"/>
          <w:sz w:val="24"/>
          <w:szCs w:val="24"/>
          <w:lang w:val="en-GB"/>
        </w:rPr>
        <w:t xml:space="preserve">failed to muster sufficient </w:t>
      </w:r>
      <w:r w:rsidR="00C25B99" w:rsidRPr="00726D17">
        <w:rPr>
          <w:rFonts w:ascii="Times New Roman" w:hAnsi="Times New Roman" w:cs="Times New Roman"/>
          <w:sz w:val="24"/>
          <w:szCs w:val="24"/>
          <w:lang w:val="en-GB"/>
        </w:rPr>
        <w:t xml:space="preserve">great power </w:t>
      </w:r>
      <w:r w:rsidR="001C0671" w:rsidRPr="00726D17">
        <w:rPr>
          <w:rFonts w:ascii="Times New Roman" w:hAnsi="Times New Roman" w:cs="Times New Roman"/>
          <w:sz w:val="24"/>
          <w:szCs w:val="24"/>
          <w:lang w:val="en-GB"/>
        </w:rPr>
        <w:t>support</w:t>
      </w:r>
      <w:r w:rsidR="001074BB" w:rsidRPr="00726D17">
        <w:rPr>
          <w:rFonts w:ascii="Times New Roman" w:hAnsi="Times New Roman" w:cs="Times New Roman"/>
          <w:sz w:val="24"/>
          <w:szCs w:val="24"/>
          <w:lang w:val="en-GB"/>
        </w:rPr>
        <w:t>.</w:t>
      </w:r>
      <w:r w:rsidR="00880286" w:rsidRPr="00726D17">
        <w:rPr>
          <w:rFonts w:ascii="Times New Roman" w:hAnsi="Times New Roman" w:cs="Times New Roman"/>
          <w:sz w:val="24"/>
          <w:szCs w:val="24"/>
          <w:lang w:val="en-GB"/>
        </w:rPr>
        <w:t xml:space="preserve"> </w:t>
      </w:r>
      <w:r w:rsidR="001074BB" w:rsidRPr="00726D17">
        <w:rPr>
          <w:rFonts w:ascii="Times New Roman" w:hAnsi="Times New Roman" w:cs="Times New Roman"/>
          <w:sz w:val="24"/>
          <w:szCs w:val="24"/>
          <w:lang w:val="en-GB"/>
        </w:rPr>
        <w:t>H</w:t>
      </w:r>
      <w:r w:rsidR="0006071B" w:rsidRPr="00726D17">
        <w:rPr>
          <w:rFonts w:ascii="Times New Roman" w:hAnsi="Times New Roman" w:cs="Times New Roman"/>
          <w:sz w:val="24"/>
          <w:szCs w:val="24"/>
          <w:lang w:val="en-GB"/>
        </w:rPr>
        <w:t>e was singled out for criticism</w:t>
      </w:r>
      <w:r w:rsidR="001074BB" w:rsidRPr="00726D17">
        <w:rPr>
          <w:rFonts w:ascii="Times New Roman" w:hAnsi="Times New Roman" w:cs="Times New Roman"/>
          <w:sz w:val="24"/>
          <w:szCs w:val="24"/>
          <w:lang w:val="en-GB"/>
        </w:rPr>
        <w:t xml:space="preserve"> and was increasingly pictured </w:t>
      </w:r>
      <w:r w:rsidR="00C838C0" w:rsidRPr="00726D17">
        <w:rPr>
          <w:rFonts w:ascii="Times New Roman" w:hAnsi="Times New Roman" w:cs="Times New Roman"/>
          <w:sz w:val="24"/>
          <w:szCs w:val="24"/>
          <w:lang w:val="en-GB"/>
        </w:rPr>
        <w:t>as</w:t>
      </w:r>
      <w:r w:rsidR="00934560" w:rsidRPr="00726D17">
        <w:rPr>
          <w:rFonts w:ascii="Times New Roman" w:hAnsi="Times New Roman" w:cs="Times New Roman"/>
          <w:sz w:val="24"/>
          <w:szCs w:val="24"/>
          <w:lang w:val="en-GB"/>
        </w:rPr>
        <w:t xml:space="preserve"> </w:t>
      </w:r>
      <w:r w:rsidR="00CD7492" w:rsidRPr="00726D17">
        <w:rPr>
          <w:rFonts w:ascii="Times New Roman" w:hAnsi="Times New Roman" w:cs="Times New Roman"/>
          <w:sz w:val="24"/>
          <w:szCs w:val="24"/>
          <w:lang w:val="en-GB"/>
        </w:rPr>
        <w:t>someone who was wavering</w:t>
      </w:r>
      <w:r w:rsidR="00C838C0" w:rsidRPr="00726D17">
        <w:rPr>
          <w:rFonts w:ascii="Times New Roman" w:hAnsi="Times New Roman" w:cs="Times New Roman"/>
          <w:sz w:val="24"/>
          <w:szCs w:val="24"/>
          <w:lang w:val="en-GB"/>
        </w:rPr>
        <w:t xml:space="preserve"> and </w:t>
      </w:r>
      <w:r w:rsidR="0006071B" w:rsidRPr="00726D17">
        <w:rPr>
          <w:rFonts w:ascii="Times New Roman" w:hAnsi="Times New Roman" w:cs="Times New Roman"/>
          <w:sz w:val="24"/>
          <w:szCs w:val="24"/>
          <w:lang w:val="en-GB"/>
        </w:rPr>
        <w:t>un</w:t>
      </w:r>
      <w:r w:rsidR="00C838C0" w:rsidRPr="00726D17">
        <w:rPr>
          <w:rFonts w:ascii="Times New Roman" w:hAnsi="Times New Roman" w:cs="Times New Roman"/>
          <w:sz w:val="24"/>
          <w:szCs w:val="24"/>
          <w:lang w:val="en-GB"/>
        </w:rPr>
        <w:t xml:space="preserve">able to take a firm stand. However, he was fully aware of the obstacles in his way and handled </w:t>
      </w:r>
      <w:r w:rsidR="00ED282F" w:rsidRPr="00726D17">
        <w:rPr>
          <w:rFonts w:ascii="Times New Roman" w:hAnsi="Times New Roman" w:cs="Times New Roman"/>
          <w:sz w:val="24"/>
          <w:szCs w:val="24"/>
          <w:lang w:val="en-GB"/>
        </w:rPr>
        <w:t xml:space="preserve">the problems </w:t>
      </w:r>
      <w:r w:rsidR="00C838C0" w:rsidRPr="00726D17">
        <w:rPr>
          <w:rFonts w:ascii="Times New Roman" w:hAnsi="Times New Roman" w:cs="Times New Roman"/>
          <w:sz w:val="24"/>
          <w:szCs w:val="24"/>
          <w:lang w:val="en-GB"/>
        </w:rPr>
        <w:t xml:space="preserve">accordingly. </w:t>
      </w:r>
      <w:r w:rsidR="00DE200E" w:rsidRPr="00726D17">
        <w:rPr>
          <w:rFonts w:ascii="Times New Roman" w:hAnsi="Times New Roman" w:cs="Times New Roman"/>
          <w:sz w:val="24"/>
          <w:szCs w:val="24"/>
          <w:lang w:val="en-GB"/>
        </w:rPr>
        <w:t xml:space="preserve">During the war the ILO focused its attention on Latin America, as </w:t>
      </w:r>
      <w:r w:rsidR="00270872" w:rsidRPr="00726D17">
        <w:rPr>
          <w:rFonts w:ascii="Times New Roman" w:hAnsi="Times New Roman" w:cs="Times New Roman"/>
          <w:sz w:val="24"/>
          <w:szCs w:val="24"/>
          <w:lang w:val="en-GB"/>
        </w:rPr>
        <w:t>the organization</w:t>
      </w:r>
      <w:r w:rsidR="00DE200E" w:rsidRPr="00726D17">
        <w:rPr>
          <w:rFonts w:ascii="Times New Roman" w:hAnsi="Times New Roman" w:cs="Times New Roman"/>
          <w:sz w:val="24"/>
          <w:szCs w:val="24"/>
          <w:lang w:val="en-GB"/>
        </w:rPr>
        <w:t xml:space="preserve"> was cut off from Europe</w:t>
      </w:r>
      <w:r w:rsidR="00211585" w:rsidRPr="00726D17">
        <w:rPr>
          <w:rFonts w:ascii="Times New Roman" w:hAnsi="Times New Roman" w:cs="Times New Roman"/>
          <w:sz w:val="24"/>
          <w:szCs w:val="24"/>
          <w:lang w:val="en-GB"/>
        </w:rPr>
        <w:t>,</w:t>
      </w:r>
      <w:r w:rsidR="00DE200E" w:rsidRPr="00726D17">
        <w:rPr>
          <w:rFonts w:ascii="Times New Roman" w:hAnsi="Times New Roman" w:cs="Times New Roman"/>
          <w:sz w:val="24"/>
          <w:szCs w:val="24"/>
          <w:lang w:val="en-GB"/>
        </w:rPr>
        <w:t xml:space="preserve"> and sent several advisory missions, dealing with social </w:t>
      </w:r>
      <w:r w:rsidR="0043672C" w:rsidRPr="00726D17">
        <w:rPr>
          <w:rFonts w:ascii="Times New Roman" w:hAnsi="Times New Roman" w:cs="Times New Roman"/>
          <w:sz w:val="24"/>
          <w:szCs w:val="24"/>
          <w:lang w:val="en-GB"/>
        </w:rPr>
        <w:t>security</w:t>
      </w:r>
      <w:r w:rsidR="00DE200E" w:rsidRPr="00726D17">
        <w:rPr>
          <w:rFonts w:ascii="Times New Roman" w:hAnsi="Times New Roman" w:cs="Times New Roman"/>
          <w:sz w:val="24"/>
          <w:szCs w:val="24"/>
          <w:lang w:val="en-GB"/>
        </w:rPr>
        <w:t xml:space="preserve"> issues, to Latin America.</w:t>
      </w:r>
      <w:r w:rsidR="00AB583B" w:rsidRPr="00726D17">
        <w:rPr>
          <w:rFonts w:ascii="Times New Roman" w:hAnsi="Times New Roman" w:cs="Times New Roman"/>
          <w:sz w:val="24"/>
          <w:szCs w:val="24"/>
          <w:lang w:val="en-GB"/>
        </w:rPr>
        <w:t xml:space="preserve"> These missions are regarded as the beginning of the ILO’s new technical assistance activities.</w:t>
      </w:r>
    </w:p>
    <w:p w14:paraId="541B7D90" w14:textId="77777777" w:rsidR="00211585" w:rsidRPr="00726D17" w:rsidRDefault="00BF1F57"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T</w:t>
      </w:r>
      <w:r w:rsidR="00C838C0" w:rsidRPr="00726D17">
        <w:rPr>
          <w:rFonts w:ascii="Times New Roman" w:hAnsi="Times New Roman" w:cs="Times New Roman"/>
          <w:sz w:val="24"/>
          <w:szCs w:val="24"/>
          <w:lang w:val="en-GB"/>
        </w:rPr>
        <w:t>he ILO</w:t>
      </w:r>
      <w:r w:rsidR="00CE14A6" w:rsidRPr="00726D17">
        <w:rPr>
          <w:rFonts w:ascii="Times New Roman" w:hAnsi="Times New Roman" w:cs="Times New Roman"/>
          <w:sz w:val="24"/>
          <w:szCs w:val="24"/>
          <w:lang w:val="en-GB"/>
        </w:rPr>
        <w:t>,</w:t>
      </w:r>
      <w:r w:rsidR="00C838C0" w:rsidRPr="00726D17">
        <w:rPr>
          <w:rFonts w:ascii="Times New Roman" w:hAnsi="Times New Roman" w:cs="Times New Roman"/>
          <w:sz w:val="24"/>
          <w:szCs w:val="24"/>
          <w:lang w:val="en-GB"/>
        </w:rPr>
        <w:t xml:space="preserve"> </w:t>
      </w:r>
      <w:r w:rsidR="00CE14A6" w:rsidRPr="00726D17">
        <w:rPr>
          <w:rFonts w:ascii="Times New Roman" w:hAnsi="Times New Roman" w:cs="Times New Roman"/>
          <w:sz w:val="24"/>
          <w:szCs w:val="24"/>
          <w:lang w:val="en-GB"/>
        </w:rPr>
        <w:t xml:space="preserve">with its tripartite </w:t>
      </w:r>
      <w:r w:rsidR="00AB583B" w:rsidRPr="00726D17">
        <w:rPr>
          <w:rFonts w:ascii="Times New Roman" w:hAnsi="Times New Roman" w:cs="Times New Roman"/>
          <w:sz w:val="24"/>
          <w:szCs w:val="24"/>
          <w:lang w:val="en-GB"/>
        </w:rPr>
        <w:t>constituents of governments, employers and workers</w:t>
      </w:r>
      <w:r w:rsidR="00CE14A6" w:rsidRPr="00726D17">
        <w:rPr>
          <w:rFonts w:ascii="Times New Roman" w:hAnsi="Times New Roman" w:cs="Times New Roman"/>
          <w:sz w:val="24"/>
          <w:szCs w:val="24"/>
          <w:lang w:val="en-GB"/>
        </w:rPr>
        <w:t xml:space="preserve">, </w:t>
      </w:r>
      <w:r w:rsidRPr="00726D17">
        <w:rPr>
          <w:rFonts w:ascii="Times New Roman" w:hAnsi="Times New Roman" w:cs="Times New Roman"/>
          <w:sz w:val="24"/>
          <w:szCs w:val="24"/>
          <w:lang w:val="en-GB"/>
        </w:rPr>
        <w:t xml:space="preserve">often </w:t>
      </w:r>
      <w:r w:rsidR="00CE14A6" w:rsidRPr="00726D17">
        <w:rPr>
          <w:rFonts w:ascii="Times New Roman" w:hAnsi="Times New Roman" w:cs="Times New Roman"/>
          <w:sz w:val="24"/>
          <w:szCs w:val="24"/>
          <w:lang w:val="en-GB"/>
        </w:rPr>
        <w:t>struggle</w:t>
      </w:r>
      <w:r w:rsidR="00B07334" w:rsidRPr="00726D17">
        <w:rPr>
          <w:rFonts w:ascii="Times New Roman" w:hAnsi="Times New Roman" w:cs="Times New Roman"/>
          <w:sz w:val="24"/>
          <w:szCs w:val="24"/>
          <w:lang w:val="en-GB"/>
        </w:rPr>
        <w:t>d</w:t>
      </w:r>
      <w:r w:rsidR="00C838C0" w:rsidRPr="00726D17">
        <w:rPr>
          <w:rFonts w:ascii="Times New Roman" w:hAnsi="Times New Roman" w:cs="Times New Roman"/>
          <w:sz w:val="24"/>
          <w:szCs w:val="24"/>
          <w:lang w:val="en-GB"/>
        </w:rPr>
        <w:t xml:space="preserve"> to achieve a c</w:t>
      </w:r>
      <w:r w:rsidR="00F32289" w:rsidRPr="00726D17">
        <w:rPr>
          <w:rFonts w:ascii="Times New Roman" w:hAnsi="Times New Roman" w:cs="Times New Roman"/>
          <w:sz w:val="24"/>
          <w:szCs w:val="24"/>
          <w:lang w:val="en-GB"/>
        </w:rPr>
        <w:t>omplex equilibrium</w:t>
      </w:r>
      <w:r w:rsidR="00CE14A6" w:rsidRPr="00726D17">
        <w:rPr>
          <w:rFonts w:ascii="Times New Roman" w:hAnsi="Times New Roman" w:cs="Times New Roman"/>
          <w:sz w:val="24"/>
          <w:szCs w:val="24"/>
          <w:lang w:val="en-GB"/>
        </w:rPr>
        <w:t xml:space="preserve">, </w:t>
      </w:r>
      <w:r w:rsidRPr="00726D17">
        <w:rPr>
          <w:rFonts w:ascii="Times New Roman" w:hAnsi="Times New Roman" w:cs="Times New Roman"/>
          <w:sz w:val="24"/>
          <w:szCs w:val="24"/>
          <w:lang w:val="en-GB"/>
        </w:rPr>
        <w:t>since</w:t>
      </w:r>
      <w:r w:rsidR="00CE14A6" w:rsidRPr="00726D17">
        <w:rPr>
          <w:rFonts w:ascii="Times New Roman" w:hAnsi="Times New Roman" w:cs="Times New Roman"/>
          <w:sz w:val="24"/>
          <w:szCs w:val="24"/>
          <w:lang w:val="en-GB"/>
        </w:rPr>
        <w:t xml:space="preserve"> progress depended on the convergence of v</w:t>
      </w:r>
      <w:r w:rsidR="00D575A3" w:rsidRPr="00726D17">
        <w:rPr>
          <w:rFonts w:ascii="Times New Roman" w:hAnsi="Times New Roman" w:cs="Times New Roman"/>
          <w:sz w:val="24"/>
          <w:szCs w:val="24"/>
          <w:lang w:val="en-GB"/>
        </w:rPr>
        <w:t xml:space="preserve">iews, interests and aims </w:t>
      </w:r>
      <w:r w:rsidR="00235EFA" w:rsidRPr="00726D17">
        <w:rPr>
          <w:rFonts w:ascii="Times New Roman" w:hAnsi="Times New Roman" w:cs="Times New Roman"/>
          <w:sz w:val="24"/>
          <w:szCs w:val="24"/>
          <w:lang w:val="en-GB"/>
        </w:rPr>
        <w:t xml:space="preserve">of the </w:t>
      </w:r>
      <w:r w:rsidR="00CE14A6" w:rsidRPr="00726D17">
        <w:rPr>
          <w:rFonts w:ascii="Times New Roman" w:hAnsi="Times New Roman" w:cs="Times New Roman"/>
          <w:sz w:val="24"/>
          <w:szCs w:val="24"/>
          <w:lang w:val="en-GB"/>
        </w:rPr>
        <w:t>various groups of actors</w:t>
      </w:r>
      <w:r w:rsidR="00D575A3" w:rsidRPr="00726D17">
        <w:rPr>
          <w:rFonts w:ascii="Times New Roman" w:hAnsi="Times New Roman" w:cs="Times New Roman"/>
          <w:sz w:val="24"/>
          <w:szCs w:val="24"/>
          <w:lang w:val="en-GB"/>
        </w:rPr>
        <w:t>.</w:t>
      </w:r>
      <w:r w:rsidR="00235EFA" w:rsidRPr="00726D17">
        <w:rPr>
          <w:rFonts w:ascii="Times New Roman" w:hAnsi="Times New Roman" w:cs="Times New Roman"/>
          <w:sz w:val="24"/>
          <w:szCs w:val="24"/>
          <w:lang w:val="en-GB"/>
        </w:rPr>
        <w:t xml:space="preserve"> </w:t>
      </w:r>
      <w:r w:rsidR="00A20C3A" w:rsidRPr="00726D17">
        <w:rPr>
          <w:rFonts w:ascii="Times New Roman" w:hAnsi="Times New Roman" w:cs="Times New Roman"/>
          <w:sz w:val="24"/>
          <w:szCs w:val="24"/>
          <w:lang w:val="en-GB"/>
        </w:rPr>
        <w:t xml:space="preserve">Redefining </w:t>
      </w:r>
      <w:r w:rsidR="004F42E3" w:rsidRPr="00726D17">
        <w:rPr>
          <w:rFonts w:ascii="Times New Roman" w:hAnsi="Times New Roman" w:cs="Times New Roman"/>
          <w:sz w:val="24"/>
          <w:szCs w:val="24"/>
          <w:lang w:val="en-GB"/>
        </w:rPr>
        <w:t xml:space="preserve">the </w:t>
      </w:r>
      <w:r w:rsidR="00A20C3A" w:rsidRPr="00726D17">
        <w:rPr>
          <w:rFonts w:ascii="Times New Roman" w:hAnsi="Times New Roman" w:cs="Times New Roman"/>
          <w:sz w:val="24"/>
          <w:szCs w:val="24"/>
          <w:lang w:val="en-GB"/>
        </w:rPr>
        <w:t>ILO’s role in the postwar world</w:t>
      </w:r>
      <w:r w:rsidR="00DF25B0" w:rsidRPr="00726D17">
        <w:rPr>
          <w:rFonts w:ascii="Times New Roman" w:hAnsi="Times New Roman" w:cs="Times New Roman"/>
          <w:sz w:val="24"/>
          <w:szCs w:val="24"/>
          <w:lang w:val="en-GB"/>
        </w:rPr>
        <w:t xml:space="preserve"> </w:t>
      </w:r>
      <w:r w:rsidR="00863386" w:rsidRPr="00726D17">
        <w:rPr>
          <w:rFonts w:ascii="Times New Roman" w:hAnsi="Times New Roman" w:cs="Times New Roman"/>
          <w:sz w:val="24"/>
          <w:szCs w:val="24"/>
          <w:lang w:val="en-GB"/>
        </w:rPr>
        <w:t xml:space="preserve">also </w:t>
      </w:r>
      <w:r w:rsidR="00D60684" w:rsidRPr="00726D17">
        <w:rPr>
          <w:rFonts w:ascii="Times New Roman" w:hAnsi="Times New Roman" w:cs="Times New Roman"/>
          <w:sz w:val="24"/>
          <w:szCs w:val="24"/>
          <w:lang w:val="en-GB"/>
        </w:rPr>
        <w:t xml:space="preserve">required </w:t>
      </w:r>
      <w:r w:rsidR="00934560" w:rsidRPr="00726D17">
        <w:rPr>
          <w:rFonts w:ascii="Times New Roman" w:hAnsi="Times New Roman" w:cs="Times New Roman"/>
          <w:sz w:val="24"/>
          <w:szCs w:val="24"/>
          <w:lang w:val="en-GB"/>
        </w:rPr>
        <w:t>cooperation with the Soviet Union</w:t>
      </w:r>
      <w:r w:rsidR="00D60684" w:rsidRPr="00726D17">
        <w:rPr>
          <w:rFonts w:ascii="Times New Roman" w:hAnsi="Times New Roman" w:cs="Times New Roman"/>
          <w:sz w:val="24"/>
          <w:szCs w:val="24"/>
          <w:lang w:val="en-GB"/>
        </w:rPr>
        <w:t>,</w:t>
      </w:r>
      <w:r w:rsidR="00DF25B0" w:rsidRPr="00726D17">
        <w:rPr>
          <w:rFonts w:ascii="Times New Roman" w:hAnsi="Times New Roman" w:cs="Times New Roman"/>
          <w:sz w:val="24"/>
          <w:szCs w:val="24"/>
          <w:lang w:val="en-GB"/>
        </w:rPr>
        <w:t xml:space="preserve"> but </w:t>
      </w:r>
      <w:r w:rsidR="00CE14A6" w:rsidRPr="00726D17">
        <w:rPr>
          <w:rFonts w:ascii="Times New Roman" w:hAnsi="Times New Roman" w:cs="Times New Roman"/>
          <w:sz w:val="24"/>
          <w:szCs w:val="24"/>
          <w:lang w:val="en-GB"/>
        </w:rPr>
        <w:t xml:space="preserve">Moscow </w:t>
      </w:r>
      <w:r w:rsidR="004F42E3" w:rsidRPr="00726D17">
        <w:rPr>
          <w:rFonts w:ascii="Times New Roman" w:hAnsi="Times New Roman" w:cs="Times New Roman"/>
          <w:sz w:val="24"/>
          <w:szCs w:val="24"/>
          <w:lang w:val="en-GB"/>
        </w:rPr>
        <w:t xml:space="preserve">maintained </w:t>
      </w:r>
      <w:r w:rsidR="00DF25B0" w:rsidRPr="00726D17">
        <w:rPr>
          <w:rFonts w:ascii="Times New Roman" w:hAnsi="Times New Roman" w:cs="Times New Roman"/>
          <w:sz w:val="24"/>
          <w:szCs w:val="24"/>
          <w:lang w:val="en-GB"/>
        </w:rPr>
        <w:t>strict silence.</w:t>
      </w:r>
      <w:r w:rsidR="00430F32" w:rsidRPr="00726D17">
        <w:rPr>
          <w:rFonts w:ascii="Times New Roman" w:hAnsi="Times New Roman" w:cs="Times New Roman"/>
          <w:sz w:val="24"/>
          <w:szCs w:val="24"/>
          <w:lang w:val="en-GB"/>
        </w:rPr>
        <w:t xml:space="preserve"> </w:t>
      </w:r>
      <w:r w:rsidR="00224A0C" w:rsidRPr="00726D17">
        <w:rPr>
          <w:rFonts w:ascii="Times New Roman" w:hAnsi="Times New Roman" w:cs="Times New Roman"/>
          <w:sz w:val="24"/>
          <w:szCs w:val="24"/>
          <w:lang w:val="en-GB"/>
        </w:rPr>
        <w:t>Phelan received US support for</w:t>
      </w:r>
      <w:r w:rsidR="00430F32" w:rsidRPr="00726D17">
        <w:rPr>
          <w:rFonts w:ascii="Times New Roman" w:hAnsi="Times New Roman" w:cs="Times New Roman"/>
          <w:sz w:val="24"/>
          <w:szCs w:val="24"/>
          <w:lang w:val="en-GB"/>
        </w:rPr>
        <w:t xml:space="preserve"> </w:t>
      </w:r>
      <w:r w:rsidR="00B07334" w:rsidRPr="00726D17">
        <w:rPr>
          <w:rFonts w:ascii="Times New Roman" w:hAnsi="Times New Roman" w:cs="Times New Roman"/>
          <w:sz w:val="24"/>
          <w:szCs w:val="24"/>
          <w:lang w:val="en-GB"/>
        </w:rPr>
        <w:t>calling</w:t>
      </w:r>
      <w:r w:rsidR="00930EAE" w:rsidRPr="00726D17">
        <w:rPr>
          <w:rFonts w:ascii="Times New Roman" w:hAnsi="Times New Roman" w:cs="Times New Roman"/>
          <w:sz w:val="24"/>
          <w:szCs w:val="24"/>
          <w:lang w:val="en-GB"/>
        </w:rPr>
        <w:t xml:space="preserve"> another </w:t>
      </w:r>
      <w:r w:rsidR="00B07334" w:rsidRPr="00726D17">
        <w:rPr>
          <w:rFonts w:ascii="Times New Roman" w:hAnsi="Times New Roman" w:cs="Times New Roman"/>
          <w:sz w:val="24"/>
          <w:szCs w:val="24"/>
          <w:lang w:val="en-GB"/>
        </w:rPr>
        <w:t xml:space="preserve">session of the </w:t>
      </w:r>
      <w:r w:rsidR="00930EAE" w:rsidRPr="00726D17">
        <w:rPr>
          <w:rFonts w:ascii="Times New Roman" w:hAnsi="Times New Roman" w:cs="Times New Roman"/>
          <w:sz w:val="24"/>
          <w:szCs w:val="24"/>
          <w:lang w:val="en-GB"/>
        </w:rPr>
        <w:t xml:space="preserve">International Labour </w:t>
      </w:r>
      <w:proofErr w:type="gramStart"/>
      <w:r w:rsidR="00930EAE" w:rsidRPr="00726D17">
        <w:rPr>
          <w:rFonts w:ascii="Times New Roman" w:hAnsi="Times New Roman" w:cs="Times New Roman"/>
          <w:sz w:val="24"/>
          <w:szCs w:val="24"/>
          <w:lang w:val="en-GB"/>
        </w:rPr>
        <w:t xml:space="preserve">Conference, </w:t>
      </w:r>
      <w:r w:rsidR="00224A0C" w:rsidRPr="00726D17">
        <w:rPr>
          <w:rFonts w:ascii="Times New Roman" w:hAnsi="Times New Roman" w:cs="Times New Roman"/>
          <w:sz w:val="24"/>
          <w:szCs w:val="24"/>
          <w:lang w:val="en-GB"/>
        </w:rPr>
        <w:t>but</w:t>
      </w:r>
      <w:proofErr w:type="gramEnd"/>
      <w:r w:rsidR="00224A0C" w:rsidRPr="00726D17">
        <w:rPr>
          <w:rFonts w:ascii="Times New Roman" w:hAnsi="Times New Roman" w:cs="Times New Roman"/>
          <w:sz w:val="24"/>
          <w:szCs w:val="24"/>
          <w:lang w:val="en-GB"/>
        </w:rPr>
        <w:t xml:space="preserve"> </w:t>
      </w:r>
      <w:r w:rsidR="00930EAE" w:rsidRPr="00726D17">
        <w:rPr>
          <w:rFonts w:ascii="Times New Roman" w:hAnsi="Times New Roman" w:cs="Times New Roman"/>
          <w:sz w:val="24"/>
          <w:szCs w:val="24"/>
          <w:lang w:val="en-GB"/>
        </w:rPr>
        <w:t xml:space="preserve">had to accept that </w:t>
      </w:r>
      <w:r w:rsidR="004F42E3" w:rsidRPr="00726D17">
        <w:rPr>
          <w:rFonts w:ascii="Times New Roman" w:hAnsi="Times New Roman" w:cs="Times New Roman"/>
          <w:sz w:val="24"/>
          <w:szCs w:val="24"/>
          <w:lang w:val="en-GB"/>
        </w:rPr>
        <w:t xml:space="preserve">Roosevelt used </w:t>
      </w:r>
      <w:r w:rsidR="00D20F96" w:rsidRPr="00726D17">
        <w:rPr>
          <w:rFonts w:ascii="Times New Roman" w:hAnsi="Times New Roman" w:cs="Times New Roman"/>
          <w:sz w:val="24"/>
          <w:szCs w:val="24"/>
          <w:lang w:val="en-GB"/>
        </w:rPr>
        <w:t>this</w:t>
      </w:r>
      <w:r w:rsidR="004F42E3" w:rsidRPr="00726D17">
        <w:rPr>
          <w:rFonts w:ascii="Times New Roman" w:hAnsi="Times New Roman" w:cs="Times New Roman"/>
          <w:sz w:val="24"/>
          <w:szCs w:val="24"/>
          <w:lang w:val="en-GB"/>
        </w:rPr>
        <w:t xml:space="preserve"> for re-election purposes</w:t>
      </w:r>
      <w:r w:rsidR="00930EAE" w:rsidRPr="00726D17">
        <w:rPr>
          <w:rFonts w:ascii="Times New Roman" w:hAnsi="Times New Roman" w:cs="Times New Roman"/>
          <w:sz w:val="24"/>
          <w:szCs w:val="24"/>
          <w:lang w:val="en-GB"/>
        </w:rPr>
        <w:t xml:space="preserve">. </w:t>
      </w:r>
      <w:r w:rsidR="009423F9" w:rsidRPr="00726D17">
        <w:rPr>
          <w:rFonts w:ascii="Times New Roman" w:hAnsi="Times New Roman" w:cs="Times New Roman"/>
          <w:sz w:val="24"/>
          <w:szCs w:val="24"/>
          <w:lang w:val="en-GB"/>
        </w:rPr>
        <w:t xml:space="preserve">The venue </w:t>
      </w:r>
      <w:r w:rsidR="002F2596" w:rsidRPr="00726D17">
        <w:rPr>
          <w:rFonts w:ascii="Times New Roman" w:hAnsi="Times New Roman" w:cs="Times New Roman"/>
          <w:sz w:val="24"/>
          <w:szCs w:val="24"/>
          <w:lang w:val="en-GB"/>
        </w:rPr>
        <w:t xml:space="preserve">too </w:t>
      </w:r>
      <w:r w:rsidR="009423F9" w:rsidRPr="00726D17">
        <w:rPr>
          <w:rFonts w:ascii="Times New Roman" w:hAnsi="Times New Roman" w:cs="Times New Roman"/>
          <w:sz w:val="24"/>
          <w:szCs w:val="24"/>
          <w:lang w:val="en-GB"/>
        </w:rPr>
        <w:t>became</w:t>
      </w:r>
      <w:r w:rsidR="00430F32" w:rsidRPr="00726D17">
        <w:rPr>
          <w:rFonts w:ascii="Times New Roman" w:hAnsi="Times New Roman" w:cs="Times New Roman"/>
          <w:sz w:val="24"/>
          <w:szCs w:val="24"/>
          <w:lang w:val="en-GB"/>
        </w:rPr>
        <w:t xml:space="preserve"> </w:t>
      </w:r>
      <w:r w:rsidR="009423F9" w:rsidRPr="00726D17">
        <w:rPr>
          <w:rFonts w:ascii="Times New Roman" w:hAnsi="Times New Roman" w:cs="Times New Roman"/>
          <w:sz w:val="24"/>
          <w:szCs w:val="24"/>
          <w:lang w:val="en-GB"/>
        </w:rPr>
        <w:t xml:space="preserve">an issue. The Americans suggested </w:t>
      </w:r>
      <w:r w:rsidR="00B07334" w:rsidRPr="00726D17">
        <w:rPr>
          <w:rFonts w:ascii="Times New Roman" w:hAnsi="Times New Roman" w:cs="Times New Roman"/>
          <w:sz w:val="24"/>
          <w:szCs w:val="24"/>
          <w:lang w:val="en-GB"/>
        </w:rPr>
        <w:t xml:space="preserve">a </w:t>
      </w:r>
      <w:r w:rsidR="008B5827" w:rsidRPr="00726D17">
        <w:rPr>
          <w:rFonts w:ascii="Times New Roman" w:hAnsi="Times New Roman" w:cs="Times New Roman"/>
          <w:sz w:val="24"/>
          <w:szCs w:val="24"/>
          <w:lang w:val="en-GB"/>
        </w:rPr>
        <w:t xml:space="preserve">minor </w:t>
      </w:r>
      <w:r w:rsidR="00B07334" w:rsidRPr="00726D17">
        <w:rPr>
          <w:rFonts w:ascii="Times New Roman" w:hAnsi="Times New Roman" w:cs="Times New Roman"/>
          <w:sz w:val="24"/>
          <w:szCs w:val="24"/>
          <w:lang w:val="en-GB"/>
        </w:rPr>
        <w:t>location</w:t>
      </w:r>
      <w:r w:rsidR="009423F9" w:rsidRPr="00726D17">
        <w:rPr>
          <w:rFonts w:ascii="Times New Roman" w:hAnsi="Times New Roman" w:cs="Times New Roman"/>
          <w:sz w:val="24"/>
          <w:szCs w:val="24"/>
          <w:lang w:val="en-GB"/>
        </w:rPr>
        <w:t xml:space="preserve"> in the </w:t>
      </w:r>
      <w:r w:rsidR="006E495C" w:rsidRPr="00726D17">
        <w:rPr>
          <w:rFonts w:ascii="Times New Roman" w:hAnsi="Times New Roman" w:cs="Times New Roman"/>
          <w:sz w:val="24"/>
          <w:szCs w:val="24"/>
          <w:lang w:val="en-GB"/>
        </w:rPr>
        <w:t>Midwest</w:t>
      </w:r>
      <w:r w:rsidR="004F42E3" w:rsidRPr="00726D17">
        <w:rPr>
          <w:rFonts w:ascii="Times New Roman" w:hAnsi="Times New Roman" w:cs="Times New Roman"/>
          <w:sz w:val="24"/>
          <w:szCs w:val="24"/>
          <w:lang w:val="en-GB"/>
        </w:rPr>
        <w:t xml:space="preserve">, </w:t>
      </w:r>
      <w:r w:rsidR="00863386" w:rsidRPr="00726D17">
        <w:rPr>
          <w:rFonts w:ascii="Times New Roman" w:hAnsi="Times New Roman" w:cs="Times New Roman"/>
          <w:sz w:val="24"/>
          <w:szCs w:val="24"/>
          <w:lang w:val="en-GB"/>
        </w:rPr>
        <w:t>causing</w:t>
      </w:r>
      <w:r w:rsidR="009423F9" w:rsidRPr="00726D17">
        <w:rPr>
          <w:rFonts w:ascii="Times New Roman" w:hAnsi="Times New Roman" w:cs="Times New Roman"/>
          <w:sz w:val="24"/>
          <w:szCs w:val="24"/>
          <w:lang w:val="en-GB"/>
        </w:rPr>
        <w:t xml:space="preserve"> </w:t>
      </w:r>
      <w:r w:rsidR="00F11EE4" w:rsidRPr="00726D17">
        <w:rPr>
          <w:rFonts w:ascii="Times New Roman" w:hAnsi="Times New Roman" w:cs="Times New Roman"/>
          <w:sz w:val="24"/>
          <w:szCs w:val="24"/>
          <w:lang w:val="en-GB"/>
        </w:rPr>
        <w:t xml:space="preserve">the </w:t>
      </w:r>
      <w:r w:rsidR="002F2596" w:rsidRPr="00726D17">
        <w:rPr>
          <w:rFonts w:ascii="Times New Roman" w:hAnsi="Times New Roman" w:cs="Times New Roman"/>
          <w:sz w:val="24"/>
          <w:szCs w:val="24"/>
          <w:lang w:val="en-GB"/>
        </w:rPr>
        <w:t>Br</w:t>
      </w:r>
      <w:r w:rsidR="004F42E3" w:rsidRPr="00726D17">
        <w:rPr>
          <w:rFonts w:ascii="Times New Roman" w:hAnsi="Times New Roman" w:cs="Times New Roman"/>
          <w:sz w:val="24"/>
          <w:szCs w:val="24"/>
          <w:lang w:val="en-GB"/>
        </w:rPr>
        <w:t xml:space="preserve">itish </w:t>
      </w:r>
      <w:r w:rsidR="00863386" w:rsidRPr="00726D17">
        <w:rPr>
          <w:rFonts w:ascii="Times New Roman" w:hAnsi="Times New Roman" w:cs="Times New Roman"/>
          <w:sz w:val="24"/>
          <w:szCs w:val="24"/>
          <w:lang w:val="en-GB"/>
        </w:rPr>
        <w:t>to raise</w:t>
      </w:r>
      <w:r w:rsidR="004F42E3" w:rsidRPr="00726D17">
        <w:rPr>
          <w:rFonts w:ascii="Times New Roman" w:hAnsi="Times New Roman" w:cs="Times New Roman"/>
          <w:sz w:val="24"/>
          <w:szCs w:val="24"/>
          <w:lang w:val="en-GB"/>
        </w:rPr>
        <w:t xml:space="preserve"> serious objections. </w:t>
      </w:r>
      <w:r w:rsidR="00930EAE" w:rsidRPr="00726D17">
        <w:rPr>
          <w:rFonts w:ascii="Times New Roman" w:hAnsi="Times New Roman" w:cs="Times New Roman"/>
          <w:sz w:val="24"/>
          <w:szCs w:val="24"/>
          <w:lang w:val="en-GB"/>
        </w:rPr>
        <w:t xml:space="preserve">The ILO staff </w:t>
      </w:r>
      <w:r w:rsidR="00F72DC1" w:rsidRPr="00726D17">
        <w:rPr>
          <w:rFonts w:ascii="Times New Roman" w:hAnsi="Times New Roman" w:cs="Times New Roman"/>
          <w:sz w:val="24"/>
          <w:szCs w:val="24"/>
          <w:lang w:val="en-GB"/>
        </w:rPr>
        <w:t xml:space="preserve">developed a </w:t>
      </w:r>
      <w:r w:rsidR="00CF4D11" w:rsidRPr="00726D17">
        <w:rPr>
          <w:rFonts w:ascii="Times New Roman" w:hAnsi="Times New Roman" w:cs="Times New Roman"/>
          <w:sz w:val="24"/>
          <w:szCs w:val="24"/>
          <w:lang w:val="en-GB"/>
        </w:rPr>
        <w:t>comprehensive program</w:t>
      </w:r>
      <w:r w:rsidR="00863386" w:rsidRPr="00726D17">
        <w:rPr>
          <w:rFonts w:ascii="Times New Roman" w:hAnsi="Times New Roman" w:cs="Times New Roman"/>
          <w:sz w:val="24"/>
          <w:szCs w:val="24"/>
          <w:lang w:val="en-GB"/>
        </w:rPr>
        <w:t>me</w:t>
      </w:r>
      <w:r w:rsidR="00CF4D11" w:rsidRPr="00726D17">
        <w:rPr>
          <w:rFonts w:ascii="Times New Roman" w:hAnsi="Times New Roman" w:cs="Times New Roman"/>
          <w:sz w:val="24"/>
          <w:szCs w:val="24"/>
          <w:lang w:val="en-GB"/>
        </w:rPr>
        <w:t>, b</w:t>
      </w:r>
      <w:r w:rsidR="00F72DC1" w:rsidRPr="00726D17">
        <w:rPr>
          <w:rFonts w:ascii="Times New Roman" w:hAnsi="Times New Roman" w:cs="Times New Roman"/>
          <w:sz w:val="24"/>
          <w:szCs w:val="24"/>
          <w:lang w:val="en-GB"/>
        </w:rPr>
        <w:t>uilding on</w:t>
      </w:r>
      <w:r w:rsidR="00CF4D11" w:rsidRPr="00726D17">
        <w:rPr>
          <w:rFonts w:ascii="Times New Roman" w:hAnsi="Times New Roman" w:cs="Times New Roman"/>
          <w:sz w:val="24"/>
          <w:szCs w:val="24"/>
          <w:lang w:val="en-GB"/>
        </w:rPr>
        <w:t xml:space="preserve"> the </w:t>
      </w:r>
      <w:r w:rsidR="00F72DC1" w:rsidRPr="00726D17">
        <w:rPr>
          <w:rFonts w:ascii="Times New Roman" w:hAnsi="Times New Roman" w:cs="Times New Roman"/>
          <w:sz w:val="24"/>
          <w:szCs w:val="24"/>
          <w:lang w:val="en-GB"/>
        </w:rPr>
        <w:t xml:space="preserve">conclusions </w:t>
      </w:r>
      <w:r w:rsidR="00AA61C4" w:rsidRPr="00726D17">
        <w:rPr>
          <w:rFonts w:ascii="Times New Roman" w:hAnsi="Times New Roman" w:cs="Times New Roman"/>
          <w:sz w:val="24"/>
          <w:szCs w:val="24"/>
          <w:lang w:val="en-GB"/>
        </w:rPr>
        <w:t xml:space="preserve">of the </w:t>
      </w:r>
      <w:r w:rsidR="004F42E3" w:rsidRPr="00726D17">
        <w:rPr>
          <w:rFonts w:ascii="Times New Roman" w:hAnsi="Times New Roman" w:cs="Times New Roman"/>
          <w:sz w:val="24"/>
          <w:szCs w:val="24"/>
          <w:lang w:val="en-GB"/>
        </w:rPr>
        <w:t xml:space="preserve">1941 </w:t>
      </w:r>
      <w:r w:rsidR="00B07334" w:rsidRPr="00726D17">
        <w:rPr>
          <w:rFonts w:ascii="Times New Roman" w:hAnsi="Times New Roman" w:cs="Times New Roman"/>
          <w:sz w:val="24"/>
          <w:szCs w:val="24"/>
          <w:lang w:val="en-GB"/>
        </w:rPr>
        <w:t>special session of the International Labour Conference</w:t>
      </w:r>
      <w:r w:rsidR="00863386" w:rsidRPr="00726D17">
        <w:rPr>
          <w:rFonts w:ascii="Times New Roman" w:hAnsi="Times New Roman" w:cs="Times New Roman"/>
          <w:sz w:val="24"/>
          <w:szCs w:val="24"/>
          <w:lang w:val="en-GB"/>
        </w:rPr>
        <w:t>,</w:t>
      </w:r>
      <w:r w:rsidR="00AA61C4" w:rsidRPr="00726D17">
        <w:rPr>
          <w:rFonts w:ascii="Times New Roman" w:hAnsi="Times New Roman" w:cs="Times New Roman"/>
          <w:sz w:val="24"/>
          <w:szCs w:val="24"/>
          <w:lang w:val="en-GB"/>
        </w:rPr>
        <w:t xml:space="preserve"> and dr</w:t>
      </w:r>
      <w:r w:rsidR="004F42E3" w:rsidRPr="00726D17">
        <w:rPr>
          <w:rFonts w:ascii="Times New Roman" w:hAnsi="Times New Roman" w:cs="Times New Roman"/>
          <w:sz w:val="24"/>
          <w:szCs w:val="24"/>
          <w:lang w:val="en-GB"/>
        </w:rPr>
        <w:t>ew</w:t>
      </w:r>
      <w:r w:rsidR="00AA61C4" w:rsidRPr="00726D17">
        <w:rPr>
          <w:rFonts w:ascii="Times New Roman" w:hAnsi="Times New Roman" w:cs="Times New Roman"/>
          <w:sz w:val="24"/>
          <w:szCs w:val="24"/>
          <w:lang w:val="en-GB"/>
        </w:rPr>
        <w:t xml:space="preserve"> </w:t>
      </w:r>
      <w:r w:rsidR="009A66FC" w:rsidRPr="00726D17">
        <w:rPr>
          <w:rFonts w:ascii="Times New Roman" w:hAnsi="Times New Roman" w:cs="Times New Roman"/>
          <w:sz w:val="24"/>
          <w:szCs w:val="24"/>
          <w:lang w:val="en-GB"/>
        </w:rPr>
        <w:t xml:space="preserve">up a detailed list of actions and </w:t>
      </w:r>
      <w:r w:rsidR="004F42E3" w:rsidRPr="00726D17">
        <w:rPr>
          <w:rFonts w:ascii="Times New Roman" w:hAnsi="Times New Roman" w:cs="Times New Roman"/>
          <w:sz w:val="24"/>
          <w:szCs w:val="24"/>
          <w:lang w:val="en-GB"/>
        </w:rPr>
        <w:t>conventions</w:t>
      </w:r>
      <w:r w:rsidR="009A66FC" w:rsidRPr="00726D17">
        <w:rPr>
          <w:rFonts w:ascii="Times New Roman" w:hAnsi="Times New Roman" w:cs="Times New Roman"/>
          <w:sz w:val="24"/>
          <w:szCs w:val="24"/>
          <w:lang w:val="en-GB"/>
        </w:rPr>
        <w:t>.</w:t>
      </w:r>
      <w:r w:rsidR="00DF25B0" w:rsidRPr="00726D17">
        <w:rPr>
          <w:rFonts w:ascii="Times New Roman" w:hAnsi="Times New Roman" w:cs="Times New Roman"/>
          <w:sz w:val="24"/>
          <w:szCs w:val="24"/>
          <w:lang w:val="en-GB"/>
        </w:rPr>
        <w:t xml:space="preserve"> </w:t>
      </w:r>
      <w:r w:rsidR="00863386" w:rsidRPr="00726D17">
        <w:rPr>
          <w:rFonts w:ascii="Times New Roman" w:hAnsi="Times New Roman" w:cs="Times New Roman"/>
          <w:sz w:val="24"/>
          <w:szCs w:val="24"/>
          <w:lang w:val="en-GB"/>
        </w:rPr>
        <w:t>In May 1944 the</w:t>
      </w:r>
      <w:r w:rsidR="006E495C" w:rsidRPr="00726D17">
        <w:rPr>
          <w:rFonts w:ascii="Times New Roman" w:hAnsi="Times New Roman" w:cs="Times New Roman"/>
          <w:sz w:val="24"/>
          <w:szCs w:val="24"/>
          <w:lang w:val="en-GB"/>
        </w:rPr>
        <w:t xml:space="preserve"> 26</w:t>
      </w:r>
      <w:r w:rsidR="006E495C" w:rsidRPr="00726D17">
        <w:rPr>
          <w:rFonts w:ascii="Times New Roman" w:hAnsi="Times New Roman" w:cs="Times New Roman"/>
          <w:sz w:val="24"/>
          <w:szCs w:val="24"/>
          <w:vertAlign w:val="superscript"/>
          <w:lang w:val="en-GB"/>
        </w:rPr>
        <w:t>th</w:t>
      </w:r>
      <w:r w:rsidR="006E495C" w:rsidRPr="00726D17">
        <w:rPr>
          <w:rFonts w:ascii="Times New Roman" w:hAnsi="Times New Roman" w:cs="Times New Roman"/>
          <w:sz w:val="24"/>
          <w:szCs w:val="24"/>
          <w:lang w:val="en-GB"/>
        </w:rPr>
        <w:t xml:space="preserve"> (regular) session of the International Labour </w:t>
      </w:r>
      <w:r w:rsidR="00863386" w:rsidRPr="00726D17">
        <w:rPr>
          <w:rFonts w:ascii="Times New Roman" w:hAnsi="Times New Roman" w:cs="Times New Roman"/>
          <w:sz w:val="24"/>
          <w:szCs w:val="24"/>
          <w:lang w:val="en-GB"/>
        </w:rPr>
        <w:t>Conference took place i</w:t>
      </w:r>
      <w:r w:rsidR="00D20F96" w:rsidRPr="00726D17">
        <w:rPr>
          <w:rFonts w:ascii="Times New Roman" w:hAnsi="Times New Roman" w:cs="Times New Roman"/>
          <w:sz w:val="24"/>
          <w:szCs w:val="24"/>
          <w:lang w:val="en-GB"/>
        </w:rPr>
        <w:t>n Philadelphia, Pennsylvania and</w:t>
      </w:r>
      <w:r w:rsidR="00863386" w:rsidRPr="00726D17">
        <w:rPr>
          <w:rFonts w:ascii="Times New Roman" w:hAnsi="Times New Roman" w:cs="Times New Roman"/>
          <w:sz w:val="24"/>
          <w:szCs w:val="24"/>
          <w:lang w:val="en-GB"/>
        </w:rPr>
        <w:t xml:space="preserve"> </w:t>
      </w:r>
      <w:r w:rsidR="004B7463" w:rsidRPr="00726D17">
        <w:rPr>
          <w:rFonts w:ascii="Times New Roman" w:hAnsi="Times New Roman" w:cs="Times New Roman"/>
          <w:sz w:val="24"/>
          <w:szCs w:val="24"/>
          <w:lang w:val="en-GB"/>
        </w:rPr>
        <w:t xml:space="preserve">stirred up </w:t>
      </w:r>
      <w:r w:rsidR="00AA61C4" w:rsidRPr="00726D17">
        <w:rPr>
          <w:rFonts w:ascii="Times New Roman" w:hAnsi="Times New Roman" w:cs="Times New Roman"/>
          <w:sz w:val="24"/>
          <w:szCs w:val="24"/>
          <w:lang w:val="en-GB"/>
        </w:rPr>
        <w:t>a</w:t>
      </w:r>
      <w:r w:rsidR="00934560" w:rsidRPr="00726D17">
        <w:rPr>
          <w:rFonts w:ascii="Times New Roman" w:hAnsi="Times New Roman" w:cs="Times New Roman"/>
          <w:sz w:val="24"/>
          <w:szCs w:val="24"/>
          <w:lang w:val="en-GB"/>
        </w:rPr>
        <w:t xml:space="preserve"> c</w:t>
      </w:r>
      <w:r w:rsidR="00AA61C4" w:rsidRPr="00726D17">
        <w:rPr>
          <w:rFonts w:ascii="Times New Roman" w:hAnsi="Times New Roman" w:cs="Times New Roman"/>
          <w:sz w:val="24"/>
          <w:szCs w:val="24"/>
          <w:lang w:val="en-GB"/>
        </w:rPr>
        <w:t>ontroversy</w:t>
      </w:r>
      <w:r w:rsidR="004B7463" w:rsidRPr="00726D17">
        <w:rPr>
          <w:rFonts w:ascii="Times New Roman" w:hAnsi="Times New Roman" w:cs="Times New Roman"/>
          <w:sz w:val="24"/>
          <w:szCs w:val="24"/>
          <w:lang w:val="en-GB"/>
        </w:rPr>
        <w:t xml:space="preserve"> with</w:t>
      </w:r>
      <w:r w:rsidR="007B33BC" w:rsidRPr="00726D17">
        <w:rPr>
          <w:rFonts w:ascii="Times New Roman" w:hAnsi="Times New Roman" w:cs="Times New Roman"/>
          <w:sz w:val="24"/>
          <w:szCs w:val="24"/>
          <w:lang w:val="en-GB"/>
        </w:rPr>
        <w:t>in</w:t>
      </w:r>
      <w:r w:rsidR="004B7463" w:rsidRPr="00726D17">
        <w:rPr>
          <w:rFonts w:ascii="Times New Roman" w:hAnsi="Times New Roman" w:cs="Times New Roman"/>
          <w:sz w:val="24"/>
          <w:szCs w:val="24"/>
          <w:lang w:val="en-GB"/>
        </w:rPr>
        <w:t xml:space="preserve"> national governments, particularly </w:t>
      </w:r>
      <w:r w:rsidR="007B33BC" w:rsidRPr="00726D17">
        <w:rPr>
          <w:rFonts w:ascii="Times New Roman" w:hAnsi="Times New Roman" w:cs="Times New Roman"/>
          <w:sz w:val="24"/>
          <w:szCs w:val="24"/>
          <w:lang w:val="en-GB"/>
        </w:rPr>
        <w:t xml:space="preserve">in </w:t>
      </w:r>
      <w:r w:rsidR="004B7463" w:rsidRPr="00726D17">
        <w:rPr>
          <w:rFonts w:ascii="Times New Roman" w:hAnsi="Times New Roman" w:cs="Times New Roman"/>
          <w:sz w:val="24"/>
          <w:szCs w:val="24"/>
          <w:lang w:val="en-GB"/>
        </w:rPr>
        <w:t xml:space="preserve">the </w:t>
      </w:r>
      <w:r w:rsidR="004F42E3" w:rsidRPr="00726D17">
        <w:rPr>
          <w:rFonts w:ascii="Times New Roman" w:hAnsi="Times New Roman" w:cs="Times New Roman"/>
          <w:sz w:val="24"/>
          <w:szCs w:val="24"/>
          <w:lang w:val="en-GB"/>
        </w:rPr>
        <w:t>UK</w:t>
      </w:r>
      <w:r w:rsidR="00863386" w:rsidRPr="00726D17">
        <w:rPr>
          <w:rFonts w:ascii="Times New Roman" w:hAnsi="Times New Roman" w:cs="Times New Roman"/>
          <w:sz w:val="24"/>
          <w:szCs w:val="24"/>
          <w:lang w:val="en-GB"/>
        </w:rPr>
        <w:t>, which</w:t>
      </w:r>
      <w:r w:rsidR="007B33BC" w:rsidRPr="00726D17">
        <w:rPr>
          <w:rFonts w:ascii="Times New Roman" w:hAnsi="Times New Roman" w:cs="Times New Roman"/>
          <w:sz w:val="24"/>
          <w:szCs w:val="24"/>
          <w:lang w:val="en-GB"/>
        </w:rPr>
        <w:t xml:space="preserve"> accused Phelan of</w:t>
      </w:r>
      <w:r w:rsidR="00430F32" w:rsidRPr="00726D17">
        <w:rPr>
          <w:rFonts w:ascii="Times New Roman" w:hAnsi="Times New Roman" w:cs="Times New Roman"/>
          <w:sz w:val="24"/>
          <w:szCs w:val="24"/>
          <w:lang w:val="en-GB"/>
        </w:rPr>
        <w:t xml:space="preserve"> </w:t>
      </w:r>
      <w:r w:rsidR="007B33BC" w:rsidRPr="00726D17">
        <w:rPr>
          <w:rFonts w:ascii="Times New Roman" w:hAnsi="Times New Roman" w:cs="Times New Roman"/>
          <w:sz w:val="24"/>
          <w:szCs w:val="24"/>
          <w:lang w:val="en-GB"/>
        </w:rPr>
        <w:t xml:space="preserve">meddling with </w:t>
      </w:r>
      <w:r w:rsidR="00D20F96" w:rsidRPr="00726D17">
        <w:rPr>
          <w:rFonts w:ascii="Times New Roman" w:hAnsi="Times New Roman" w:cs="Times New Roman"/>
          <w:sz w:val="24"/>
          <w:szCs w:val="24"/>
          <w:lang w:val="en-GB"/>
        </w:rPr>
        <w:t>too many issues</w:t>
      </w:r>
      <w:r w:rsidR="007B33BC" w:rsidRPr="00726D17">
        <w:rPr>
          <w:rFonts w:ascii="Times New Roman" w:hAnsi="Times New Roman" w:cs="Times New Roman"/>
          <w:sz w:val="24"/>
          <w:szCs w:val="24"/>
          <w:lang w:val="en-GB"/>
        </w:rPr>
        <w:t xml:space="preserve">. Eventually, </w:t>
      </w:r>
      <w:r w:rsidR="00096481" w:rsidRPr="00726D17">
        <w:rPr>
          <w:rFonts w:ascii="Times New Roman" w:hAnsi="Times New Roman" w:cs="Times New Roman"/>
          <w:sz w:val="24"/>
          <w:szCs w:val="24"/>
          <w:lang w:val="en-GB"/>
        </w:rPr>
        <w:t>t</w:t>
      </w:r>
      <w:r w:rsidR="007B33BC" w:rsidRPr="00726D17">
        <w:rPr>
          <w:rFonts w:ascii="Times New Roman" w:hAnsi="Times New Roman" w:cs="Times New Roman"/>
          <w:sz w:val="24"/>
          <w:szCs w:val="24"/>
          <w:lang w:val="en-GB"/>
        </w:rPr>
        <w:t xml:space="preserve">he British </w:t>
      </w:r>
      <w:r w:rsidR="00863386" w:rsidRPr="00726D17">
        <w:rPr>
          <w:rFonts w:ascii="Times New Roman" w:hAnsi="Times New Roman" w:cs="Times New Roman"/>
          <w:sz w:val="24"/>
          <w:szCs w:val="24"/>
          <w:lang w:val="en-GB"/>
        </w:rPr>
        <w:t>delegation was</w:t>
      </w:r>
      <w:r w:rsidR="00096481" w:rsidRPr="00726D17">
        <w:rPr>
          <w:rFonts w:ascii="Times New Roman" w:hAnsi="Times New Roman" w:cs="Times New Roman"/>
          <w:sz w:val="24"/>
          <w:szCs w:val="24"/>
          <w:lang w:val="en-GB"/>
        </w:rPr>
        <w:t xml:space="preserve"> given strict instructions from Bevin not </w:t>
      </w:r>
      <w:r w:rsidR="007B33BC" w:rsidRPr="00726D17">
        <w:rPr>
          <w:rFonts w:ascii="Times New Roman" w:hAnsi="Times New Roman" w:cs="Times New Roman"/>
          <w:sz w:val="24"/>
          <w:szCs w:val="24"/>
          <w:lang w:val="en-GB"/>
        </w:rPr>
        <w:t xml:space="preserve">to </w:t>
      </w:r>
      <w:r w:rsidR="00096481" w:rsidRPr="00726D17">
        <w:rPr>
          <w:rFonts w:ascii="Times New Roman" w:hAnsi="Times New Roman" w:cs="Times New Roman"/>
          <w:sz w:val="24"/>
          <w:szCs w:val="24"/>
          <w:lang w:val="en-GB"/>
        </w:rPr>
        <w:t>approve concrete measures</w:t>
      </w:r>
      <w:r w:rsidR="00D20F96" w:rsidRPr="00726D17">
        <w:rPr>
          <w:rFonts w:ascii="Times New Roman" w:hAnsi="Times New Roman" w:cs="Times New Roman"/>
          <w:sz w:val="24"/>
          <w:szCs w:val="24"/>
          <w:lang w:val="en-GB"/>
        </w:rPr>
        <w:t>,</w:t>
      </w:r>
      <w:r w:rsidR="00096481" w:rsidRPr="00726D17">
        <w:rPr>
          <w:rFonts w:ascii="Times New Roman" w:hAnsi="Times New Roman" w:cs="Times New Roman"/>
          <w:sz w:val="24"/>
          <w:szCs w:val="24"/>
          <w:lang w:val="en-GB"/>
        </w:rPr>
        <w:t xml:space="preserve"> </w:t>
      </w:r>
      <w:r w:rsidR="00863386" w:rsidRPr="00726D17">
        <w:rPr>
          <w:rFonts w:ascii="Times New Roman" w:hAnsi="Times New Roman" w:cs="Times New Roman"/>
          <w:sz w:val="24"/>
          <w:szCs w:val="24"/>
          <w:lang w:val="en-GB"/>
        </w:rPr>
        <w:t>but</w:t>
      </w:r>
      <w:r w:rsidR="00096481" w:rsidRPr="00726D17">
        <w:rPr>
          <w:rFonts w:ascii="Times New Roman" w:hAnsi="Times New Roman" w:cs="Times New Roman"/>
          <w:sz w:val="24"/>
          <w:szCs w:val="24"/>
          <w:lang w:val="en-GB"/>
        </w:rPr>
        <w:t xml:space="preserve"> </w:t>
      </w:r>
      <w:r w:rsidR="00D20F96" w:rsidRPr="00726D17">
        <w:rPr>
          <w:rFonts w:ascii="Times New Roman" w:hAnsi="Times New Roman" w:cs="Times New Roman"/>
          <w:sz w:val="24"/>
          <w:szCs w:val="24"/>
          <w:lang w:val="en-GB"/>
        </w:rPr>
        <w:t xml:space="preserve">to </w:t>
      </w:r>
      <w:r w:rsidR="007B33BC" w:rsidRPr="00726D17">
        <w:rPr>
          <w:rFonts w:ascii="Times New Roman" w:hAnsi="Times New Roman" w:cs="Times New Roman"/>
          <w:sz w:val="24"/>
          <w:szCs w:val="24"/>
          <w:lang w:val="en-GB"/>
        </w:rPr>
        <w:t>stick to general principles</w:t>
      </w:r>
      <w:r w:rsidR="00096481" w:rsidRPr="00726D17">
        <w:rPr>
          <w:rFonts w:ascii="Times New Roman" w:hAnsi="Times New Roman" w:cs="Times New Roman"/>
          <w:sz w:val="24"/>
          <w:szCs w:val="24"/>
          <w:lang w:val="en-GB"/>
        </w:rPr>
        <w:t>.</w:t>
      </w:r>
      <w:r w:rsidR="00A8480A" w:rsidRPr="00726D17">
        <w:rPr>
          <w:rFonts w:ascii="Times New Roman" w:hAnsi="Times New Roman" w:cs="Times New Roman"/>
          <w:sz w:val="24"/>
          <w:szCs w:val="24"/>
          <w:lang w:val="en-GB"/>
        </w:rPr>
        <w:t xml:space="preserve"> </w:t>
      </w:r>
      <w:r w:rsidR="00FD239B" w:rsidRPr="00726D17">
        <w:rPr>
          <w:rFonts w:ascii="Times New Roman" w:hAnsi="Times New Roman" w:cs="Times New Roman"/>
          <w:sz w:val="24"/>
          <w:szCs w:val="24"/>
          <w:lang w:val="en-GB"/>
        </w:rPr>
        <w:t>Hence, t</w:t>
      </w:r>
      <w:r w:rsidR="00096481" w:rsidRPr="00726D17">
        <w:rPr>
          <w:rFonts w:ascii="Times New Roman" w:hAnsi="Times New Roman" w:cs="Times New Roman"/>
          <w:sz w:val="24"/>
          <w:szCs w:val="24"/>
          <w:lang w:val="en-GB"/>
        </w:rPr>
        <w:t>he Declaration of Philadelphia, which restated</w:t>
      </w:r>
      <w:r w:rsidR="00430F32" w:rsidRPr="00726D17">
        <w:rPr>
          <w:rFonts w:ascii="Times New Roman" w:hAnsi="Times New Roman" w:cs="Times New Roman"/>
          <w:sz w:val="24"/>
          <w:szCs w:val="24"/>
          <w:lang w:val="en-GB"/>
        </w:rPr>
        <w:t xml:space="preserve"> </w:t>
      </w:r>
      <w:r w:rsidR="00096481" w:rsidRPr="00726D17">
        <w:rPr>
          <w:rFonts w:ascii="Times New Roman" w:hAnsi="Times New Roman" w:cs="Times New Roman"/>
          <w:sz w:val="24"/>
          <w:szCs w:val="24"/>
          <w:lang w:val="en-GB"/>
        </w:rPr>
        <w:t xml:space="preserve">ILO aims </w:t>
      </w:r>
      <w:r w:rsidR="00A4354F" w:rsidRPr="00726D17">
        <w:rPr>
          <w:rFonts w:ascii="Times New Roman" w:hAnsi="Times New Roman" w:cs="Times New Roman"/>
          <w:sz w:val="24"/>
          <w:szCs w:val="24"/>
          <w:lang w:val="en-GB"/>
        </w:rPr>
        <w:t>and</w:t>
      </w:r>
      <w:r w:rsidR="00430F32" w:rsidRPr="00726D17">
        <w:rPr>
          <w:rFonts w:ascii="Times New Roman" w:hAnsi="Times New Roman" w:cs="Times New Roman"/>
          <w:sz w:val="24"/>
          <w:szCs w:val="24"/>
          <w:lang w:val="en-GB"/>
        </w:rPr>
        <w:t xml:space="preserve"> </w:t>
      </w:r>
      <w:r w:rsidR="006E495C" w:rsidRPr="00726D17">
        <w:rPr>
          <w:rFonts w:ascii="Times New Roman" w:hAnsi="Times New Roman" w:cs="Times New Roman"/>
          <w:sz w:val="24"/>
          <w:szCs w:val="24"/>
          <w:lang w:val="en-GB"/>
        </w:rPr>
        <w:t>committed the</w:t>
      </w:r>
      <w:r w:rsidR="00A4354F" w:rsidRPr="00726D17">
        <w:rPr>
          <w:rFonts w:ascii="Times New Roman" w:hAnsi="Times New Roman" w:cs="Times New Roman"/>
          <w:sz w:val="24"/>
          <w:szCs w:val="24"/>
          <w:lang w:val="en-GB"/>
        </w:rPr>
        <w:t xml:space="preserve"> ILO </w:t>
      </w:r>
      <w:r w:rsidR="006E495C" w:rsidRPr="00726D17">
        <w:rPr>
          <w:rFonts w:ascii="Times New Roman" w:hAnsi="Times New Roman" w:cs="Times New Roman"/>
          <w:sz w:val="24"/>
          <w:szCs w:val="24"/>
          <w:lang w:val="en-GB"/>
        </w:rPr>
        <w:t>to postwar</w:t>
      </w:r>
      <w:r w:rsidR="006C1223" w:rsidRPr="00726D17">
        <w:rPr>
          <w:rFonts w:ascii="Times New Roman" w:hAnsi="Times New Roman" w:cs="Times New Roman"/>
          <w:sz w:val="24"/>
          <w:szCs w:val="24"/>
          <w:lang w:val="en-GB"/>
        </w:rPr>
        <w:t xml:space="preserve"> reconstruction</w:t>
      </w:r>
      <w:r w:rsidR="00A4354F"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F11EE4" w:rsidRPr="00726D17">
        <w:rPr>
          <w:rFonts w:ascii="Times New Roman" w:hAnsi="Times New Roman" w:cs="Times New Roman"/>
          <w:sz w:val="24"/>
          <w:szCs w:val="24"/>
          <w:lang w:val="en-GB"/>
        </w:rPr>
        <w:t>should</w:t>
      </w:r>
      <w:r w:rsidR="00211585" w:rsidRPr="00726D17">
        <w:rPr>
          <w:rFonts w:ascii="Times New Roman" w:hAnsi="Times New Roman" w:cs="Times New Roman"/>
          <w:sz w:val="24"/>
          <w:szCs w:val="24"/>
          <w:lang w:val="en-GB"/>
        </w:rPr>
        <w:t xml:space="preserve"> also be understood as a </w:t>
      </w:r>
      <w:r w:rsidR="00A4354F" w:rsidRPr="00726D17">
        <w:rPr>
          <w:rFonts w:ascii="Times New Roman" w:hAnsi="Times New Roman" w:cs="Times New Roman"/>
          <w:sz w:val="24"/>
          <w:szCs w:val="24"/>
          <w:lang w:val="en-GB"/>
        </w:rPr>
        <w:t>reflect</w:t>
      </w:r>
      <w:r w:rsidR="00211585" w:rsidRPr="00726D17">
        <w:rPr>
          <w:rFonts w:ascii="Times New Roman" w:hAnsi="Times New Roman" w:cs="Times New Roman"/>
          <w:sz w:val="24"/>
          <w:szCs w:val="24"/>
          <w:lang w:val="en-GB"/>
        </w:rPr>
        <w:t>ion of</w:t>
      </w:r>
      <w:r w:rsidR="00A4354F" w:rsidRPr="00726D17">
        <w:rPr>
          <w:rFonts w:ascii="Times New Roman" w:hAnsi="Times New Roman" w:cs="Times New Roman"/>
          <w:sz w:val="24"/>
          <w:szCs w:val="24"/>
          <w:lang w:val="en-GB"/>
        </w:rPr>
        <w:t xml:space="preserve"> the fact</w:t>
      </w:r>
      <w:r w:rsidR="00430F32" w:rsidRPr="00726D17">
        <w:rPr>
          <w:rFonts w:ascii="Times New Roman" w:hAnsi="Times New Roman" w:cs="Times New Roman"/>
          <w:sz w:val="24"/>
          <w:szCs w:val="24"/>
          <w:lang w:val="en-GB"/>
        </w:rPr>
        <w:t xml:space="preserve"> </w:t>
      </w:r>
      <w:r w:rsidR="00A4354F" w:rsidRPr="00726D17">
        <w:rPr>
          <w:rFonts w:ascii="Times New Roman" w:hAnsi="Times New Roman" w:cs="Times New Roman"/>
          <w:sz w:val="24"/>
          <w:szCs w:val="24"/>
          <w:lang w:val="en-GB"/>
        </w:rPr>
        <w:t xml:space="preserve">that </w:t>
      </w:r>
      <w:r w:rsidR="00712229" w:rsidRPr="00726D17">
        <w:rPr>
          <w:rFonts w:ascii="Times New Roman" w:hAnsi="Times New Roman" w:cs="Times New Roman"/>
          <w:sz w:val="24"/>
          <w:szCs w:val="24"/>
          <w:lang w:val="en-GB"/>
        </w:rPr>
        <w:t>several</w:t>
      </w:r>
      <w:r w:rsidR="00A4354F" w:rsidRPr="00726D17">
        <w:rPr>
          <w:rFonts w:ascii="Times New Roman" w:hAnsi="Times New Roman" w:cs="Times New Roman"/>
          <w:sz w:val="24"/>
          <w:szCs w:val="24"/>
          <w:lang w:val="en-GB"/>
        </w:rPr>
        <w:t xml:space="preserve"> great powers </w:t>
      </w:r>
      <w:r w:rsidR="00E2477F" w:rsidRPr="00726D17">
        <w:rPr>
          <w:rFonts w:ascii="Times New Roman" w:hAnsi="Times New Roman" w:cs="Times New Roman"/>
          <w:sz w:val="24"/>
          <w:szCs w:val="24"/>
          <w:lang w:val="en-GB"/>
        </w:rPr>
        <w:t xml:space="preserve">at the time </w:t>
      </w:r>
      <w:r w:rsidR="00A4354F" w:rsidRPr="00726D17">
        <w:rPr>
          <w:rFonts w:ascii="Times New Roman" w:hAnsi="Times New Roman" w:cs="Times New Roman"/>
          <w:sz w:val="24"/>
          <w:szCs w:val="24"/>
          <w:lang w:val="en-GB"/>
        </w:rPr>
        <w:t>did not want the ILO prying into their affairs.</w:t>
      </w:r>
      <w:r w:rsidR="00E2648B" w:rsidRPr="00726D17">
        <w:rPr>
          <w:rFonts w:ascii="Times New Roman" w:hAnsi="Times New Roman" w:cs="Times New Roman"/>
          <w:sz w:val="24"/>
          <w:szCs w:val="24"/>
          <w:lang w:val="en-GB"/>
        </w:rPr>
        <w:t xml:space="preserve"> </w:t>
      </w:r>
    </w:p>
    <w:p w14:paraId="3DACE4F0" w14:textId="1578499F" w:rsidR="00C20C9F" w:rsidRPr="00726D17" w:rsidRDefault="002E7F6D"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The Philadelphia conference left </w:t>
      </w:r>
      <w:r w:rsidR="00214D60" w:rsidRPr="00726D17">
        <w:rPr>
          <w:rFonts w:ascii="Times New Roman" w:hAnsi="Times New Roman" w:cs="Times New Roman"/>
          <w:sz w:val="24"/>
          <w:szCs w:val="24"/>
          <w:lang w:val="en-GB"/>
        </w:rPr>
        <w:t>Phelan with an unpleasant aftertaste</w:t>
      </w:r>
      <w:r w:rsidRPr="00726D17">
        <w:rPr>
          <w:rFonts w:ascii="Times New Roman" w:hAnsi="Times New Roman" w:cs="Times New Roman"/>
          <w:sz w:val="24"/>
          <w:szCs w:val="24"/>
          <w:lang w:val="en-GB"/>
        </w:rPr>
        <w:t xml:space="preserve">. </w:t>
      </w:r>
      <w:r w:rsidR="00E908D3" w:rsidRPr="00726D17">
        <w:rPr>
          <w:rFonts w:ascii="Times New Roman" w:hAnsi="Times New Roman" w:cs="Times New Roman"/>
          <w:sz w:val="24"/>
          <w:szCs w:val="24"/>
          <w:lang w:val="en-GB"/>
        </w:rPr>
        <w:t>The Soviet Union</w:t>
      </w:r>
      <w:r w:rsidRPr="00726D17">
        <w:rPr>
          <w:rFonts w:ascii="Times New Roman" w:hAnsi="Times New Roman" w:cs="Times New Roman"/>
          <w:sz w:val="24"/>
          <w:szCs w:val="24"/>
          <w:lang w:val="en-GB"/>
        </w:rPr>
        <w:t>, utterly disinterested at first, had become openly hostile to the ILO</w:t>
      </w:r>
      <w:r w:rsidR="00340098" w:rsidRPr="00726D17">
        <w:rPr>
          <w:rFonts w:ascii="Times New Roman" w:hAnsi="Times New Roman" w:cs="Times New Roman"/>
          <w:sz w:val="24"/>
          <w:szCs w:val="24"/>
          <w:lang w:val="en-GB"/>
        </w:rPr>
        <w:t xml:space="preserve">, </w:t>
      </w:r>
      <w:r w:rsidR="00E2477F" w:rsidRPr="00726D17">
        <w:rPr>
          <w:rFonts w:ascii="Times New Roman" w:hAnsi="Times New Roman" w:cs="Times New Roman"/>
          <w:sz w:val="24"/>
          <w:szCs w:val="24"/>
          <w:lang w:val="en-GB"/>
        </w:rPr>
        <w:t>and</w:t>
      </w:r>
      <w:r w:rsidRPr="00726D17">
        <w:rPr>
          <w:rFonts w:ascii="Times New Roman" w:hAnsi="Times New Roman" w:cs="Times New Roman"/>
          <w:sz w:val="24"/>
          <w:szCs w:val="24"/>
          <w:lang w:val="en-GB"/>
        </w:rPr>
        <w:t xml:space="preserve"> </w:t>
      </w:r>
      <w:r w:rsidR="00782AAA" w:rsidRPr="00726D17">
        <w:rPr>
          <w:rFonts w:ascii="Times New Roman" w:hAnsi="Times New Roman" w:cs="Times New Roman"/>
          <w:sz w:val="24"/>
          <w:szCs w:val="24"/>
          <w:lang w:val="en-GB"/>
        </w:rPr>
        <w:t xml:space="preserve">thus </w:t>
      </w:r>
      <w:r w:rsidR="00470F95" w:rsidRPr="00726D17">
        <w:rPr>
          <w:rFonts w:ascii="Times New Roman" w:hAnsi="Times New Roman" w:cs="Times New Roman"/>
          <w:sz w:val="24"/>
          <w:szCs w:val="24"/>
          <w:lang w:val="en-GB"/>
        </w:rPr>
        <w:t>t</w:t>
      </w:r>
      <w:r w:rsidR="00F17E19" w:rsidRPr="00726D17">
        <w:rPr>
          <w:rFonts w:ascii="Times New Roman" w:hAnsi="Times New Roman" w:cs="Times New Roman"/>
          <w:sz w:val="24"/>
          <w:szCs w:val="24"/>
          <w:lang w:val="en-GB"/>
        </w:rPr>
        <w:t>hreatened</w:t>
      </w:r>
      <w:r w:rsidR="00470F95" w:rsidRPr="00726D17">
        <w:rPr>
          <w:rFonts w:ascii="Times New Roman" w:hAnsi="Times New Roman" w:cs="Times New Roman"/>
          <w:sz w:val="24"/>
          <w:szCs w:val="24"/>
          <w:lang w:val="en-GB"/>
        </w:rPr>
        <w:t xml:space="preserve"> to become an even bigger hindrance </w:t>
      </w:r>
      <w:r w:rsidR="004747CD" w:rsidRPr="00726D17">
        <w:rPr>
          <w:rFonts w:ascii="Times New Roman" w:hAnsi="Times New Roman" w:cs="Times New Roman"/>
          <w:sz w:val="24"/>
          <w:szCs w:val="24"/>
          <w:lang w:val="en-GB"/>
        </w:rPr>
        <w:t>in the</w:t>
      </w:r>
      <w:r w:rsidR="00470F95" w:rsidRPr="00726D17">
        <w:rPr>
          <w:rFonts w:ascii="Times New Roman" w:hAnsi="Times New Roman" w:cs="Times New Roman"/>
          <w:sz w:val="24"/>
          <w:szCs w:val="24"/>
          <w:lang w:val="en-GB"/>
        </w:rPr>
        <w:t xml:space="preserve"> pursuit of a new world organization. </w:t>
      </w:r>
      <w:r w:rsidR="006A5175" w:rsidRPr="00726D17">
        <w:rPr>
          <w:rFonts w:ascii="Times New Roman" w:hAnsi="Times New Roman" w:cs="Times New Roman"/>
          <w:sz w:val="24"/>
          <w:szCs w:val="24"/>
          <w:lang w:val="en-GB"/>
        </w:rPr>
        <w:t>During the Dumbarto</w:t>
      </w:r>
      <w:r w:rsidR="004747CD" w:rsidRPr="00726D17">
        <w:rPr>
          <w:rFonts w:ascii="Times New Roman" w:hAnsi="Times New Roman" w:cs="Times New Roman"/>
          <w:sz w:val="24"/>
          <w:szCs w:val="24"/>
          <w:lang w:val="en-GB"/>
        </w:rPr>
        <w:t>n</w:t>
      </w:r>
      <w:r w:rsidR="006A5175" w:rsidRPr="00726D17">
        <w:rPr>
          <w:rFonts w:ascii="Times New Roman" w:hAnsi="Times New Roman" w:cs="Times New Roman"/>
          <w:sz w:val="24"/>
          <w:szCs w:val="24"/>
          <w:lang w:val="en-GB"/>
        </w:rPr>
        <w:t xml:space="preserve"> Oaks negotiations, which paved the way for the foundation</w:t>
      </w:r>
      <w:r w:rsidR="00A8480A" w:rsidRPr="00726D17">
        <w:rPr>
          <w:rFonts w:ascii="Times New Roman" w:hAnsi="Times New Roman" w:cs="Times New Roman"/>
          <w:sz w:val="24"/>
          <w:szCs w:val="24"/>
          <w:lang w:val="en-GB"/>
        </w:rPr>
        <w:t xml:space="preserve"> </w:t>
      </w:r>
      <w:r w:rsidR="006A5175" w:rsidRPr="00726D17">
        <w:rPr>
          <w:rFonts w:ascii="Times New Roman" w:hAnsi="Times New Roman" w:cs="Times New Roman"/>
          <w:sz w:val="24"/>
          <w:szCs w:val="24"/>
          <w:lang w:val="en-GB"/>
        </w:rPr>
        <w:t>of</w:t>
      </w:r>
      <w:r w:rsidR="00430F32" w:rsidRPr="00726D17">
        <w:rPr>
          <w:rFonts w:ascii="Times New Roman" w:hAnsi="Times New Roman" w:cs="Times New Roman"/>
          <w:sz w:val="24"/>
          <w:szCs w:val="24"/>
          <w:lang w:val="en-GB"/>
        </w:rPr>
        <w:t xml:space="preserve"> </w:t>
      </w:r>
      <w:r w:rsidR="006A5175" w:rsidRPr="00726D17">
        <w:rPr>
          <w:rFonts w:ascii="Times New Roman" w:hAnsi="Times New Roman" w:cs="Times New Roman"/>
          <w:sz w:val="24"/>
          <w:szCs w:val="24"/>
          <w:lang w:val="en-GB"/>
        </w:rPr>
        <w:t>the United Nations</w:t>
      </w:r>
      <w:r w:rsidR="00134E9D" w:rsidRPr="00726D17">
        <w:rPr>
          <w:rFonts w:ascii="Times New Roman" w:hAnsi="Times New Roman" w:cs="Times New Roman"/>
          <w:sz w:val="24"/>
          <w:szCs w:val="24"/>
          <w:lang w:val="en-GB"/>
        </w:rPr>
        <w:t xml:space="preserve"> </w:t>
      </w:r>
      <w:r w:rsidR="00134E9D" w:rsidRPr="00726D17">
        <w:rPr>
          <w:rFonts w:ascii="Times New Roman" w:hAnsi="Times New Roman" w:cs="Times New Roman"/>
          <w:sz w:val="24"/>
          <w:szCs w:val="24"/>
          <w:lang w:val="en-GB"/>
        </w:rPr>
        <w:lastRenderedPageBreak/>
        <w:t>(UN)</w:t>
      </w:r>
      <w:r w:rsidR="006A5175" w:rsidRPr="00726D17">
        <w:rPr>
          <w:rFonts w:ascii="Times New Roman" w:hAnsi="Times New Roman" w:cs="Times New Roman"/>
          <w:sz w:val="24"/>
          <w:szCs w:val="24"/>
          <w:lang w:val="en-GB"/>
        </w:rPr>
        <w:t xml:space="preserve"> </w:t>
      </w:r>
      <w:r w:rsidR="00EC396B" w:rsidRPr="00726D17">
        <w:rPr>
          <w:rFonts w:ascii="Times New Roman" w:hAnsi="Times New Roman" w:cs="Times New Roman"/>
          <w:sz w:val="24"/>
          <w:szCs w:val="24"/>
          <w:lang w:val="en-GB"/>
        </w:rPr>
        <w:t>beginning in</w:t>
      </w:r>
      <w:r w:rsidR="00FD239B" w:rsidRPr="00726D17">
        <w:rPr>
          <w:rFonts w:ascii="Times New Roman" w:hAnsi="Times New Roman" w:cs="Times New Roman"/>
          <w:sz w:val="24"/>
          <w:szCs w:val="24"/>
          <w:lang w:val="en-GB"/>
        </w:rPr>
        <w:t xml:space="preserve"> summer 1944, </w:t>
      </w:r>
      <w:r w:rsidR="006A5175" w:rsidRPr="00726D17">
        <w:rPr>
          <w:rFonts w:ascii="Times New Roman" w:hAnsi="Times New Roman" w:cs="Times New Roman"/>
          <w:sz w:val="24"/>
          <w:szCs w:val="24"/>
          <w:lang w:val="en-GB"/>
        </w:rPr>
        <w:t xml:space="preserve">the issue </w:t>
      </w:r>
      <w:r w:rsidR="004E6D92" w:rsidRPr="00726D17">
        <w:rPr>
          <w:rFonts w:ascii="Times New Roman" w:hAnsi="Times New Roman" w:cs="Times New Roman"/>
          <w:sz w:val="24"/>
          <w:szCs w:val="24"/>
          <w:lang w:val="en-GB"/>
        </w:rPr>
        <w:t xml:space="preserve">of the ILO’s relation with the UN </w:t>
      </w:r>
      <w:r w:rsidR="006A5175" w:rsidRPr="00726D17">
        <w:rPr>
          <w:rFonts w:ascii="Times New Roman" w:hAnsi="Times New Roman" w:cs="Times New Roman"/>
          <w:sz w:val="24"/>
          <w:szCs w:val="24"/>
          <w:lang w:val="en-GB"/>
        </w:rPr>
        <w:t>was avoided and the IL</w:t>
      </w:r>
      <w:r w:rsidR="00E130D8" w:rsidRPr="00726D17">
        <w:rPr>
          <w:rFonts w:ascii="Times New Roman" w:hAnsi="Times New Roman" w:cs="Times New Roman"/>
          <w:sz w:val="24"/>
          <w:szCs w:val="24"/>
          <w:lang w:val="en-GB"/>
        </w:rPr>
        <w:t xml:space="preserve">O was not even mentioned. </w:t>
      </w:r>
      <w:r w:rsidR="00C811A2" w:rsidRPr="00726D17">
        <w:rPr>
          <w:rFonts w:ascii="Times New Roman" w:hAnsi="Times New Roman" w:cs="Times New Roman"/>
          <w:sz w:val="24"/>
          <w:szCs w:val="24"/>
          <w:lang w:val="en-GB"/>
        </w:rPr>
        <w:t xml:space="preserve">Phelan then made a tremendous effort to receive an invitation </w:t>
      </w:r>
      <w:r w:rsidR="00AD01D4" w:rsidRPr="00726D17">
        <w:rPr>
          <w:rFonts w:ascii="Times New Roman" w:hAnsi="Times New Roman" w:cs="Times New Roman"/>
          <w:sz w:val="24"/>
          <w:szCs w:val="24"/>
          <w:lang w:val="en-GB"/>
        </w:rPr>
        <w:t>to</w:t>
      </w:r>
      <w:r w:rsidR="00C811A2" w:rsidRPr="00726D17">
        <w:rPr>
          <w:rFonts w:ascii="Times New Roman" w:hAnsi="Times New Roman" w:cs="Times New Roman"/>
          <w:sz w:val="24"/>
          <w:szCs w:val="24"/>
          <w:lang w:val="en-GB"/>
        </w:rPr>
        <w:t xml:space="preserve"> the </w:t>
      </w:r>
      <w:r w:rsidR="00564A1C" w:rsidRPr="00726D17">
        <w:rPr>
          <w:rFonts w:ascii="Times New Roman" w:hAnsi="Times New Roman" w:cs="Times New Roman"/>
          <w:sz w:val="24"/>
          <w:szCs w:val="24"/>
          <w:lang w:val="en-GB"/>
        </w:rPr>
        <w:t xml:space="preserve">United Nations Conference on International Organization in </w:t>
      </w:r>
      <w:r w:rsidR="00C811A2" w:rsidRPr="00726D17">
        <w:rPr>
          <w:rFonts w:ascii="Times New Roman" w:hAnsi="Times New Roman" w:cs="Times New Roman"/>
          <w:sz w:val="24"/>
          <w:szCs w:val="24"/>
          <w:lang w:val="en-GB"/>
        </w:rPr>
        <w:t xml:space="preserve">San Francisco </w:t>
      </w:r>
      <w:r w:rsidR="00B5459B" w:rsidRPr="00726D17">
        <w:rPr>
          <w:rFonts w:ascii="Times New Roman" w:hAnsi="Times New Roman" w:cs="Times New Roman"/>
          <w:sz w:val="24"/>
          <w:szCs w:val="24"/>
          <w:lang w:val="en-GB"/>
        </w:rPr>
        <w:t xml:space="preserve">in April 1945 </w:t>
      </w:r>
      <w:r w:rsidR="00564A1C" w:rsidRPr="00726D17">
        <w:rPr>
          <w:rFonts w:ascii="Times New Roman" w:hAnsi="Times New Roman" w:cs="Times New Roman"/>
          <w:sz w:val="24"/>
          <w:szCs w:val="24"/>
          <w:lang w:val="en-GB"/>
        </w:rPr>
        <w:t>in order</w:t>
      </w:r>
      <w:r w:rsidR="00C811A2" w:rsidRPr="00726D17">
        <w:rPr>
          <w:rFonts w:ascii="Times New Roman" w:hAnsi="Times New Roman" w:cs="Times New Roman"/>
          <w:sz w:val="24"/>
          <w:szCs w:val="24"/>
          <w:lang w:val="en-GB"/>
        </w:rPr>
        <w:t xml:space="preserve"> to gain </w:t>
      </w:r>
      <w:r w:rsidR="00782AAA" w:rsidRPr="00726D17">
        <w:rPr>
          <w:rFonts w:ascii="Times New Roman" w:hAnsi="Times New Roman" w:cs="Times New Roman"/>
          <w:sz w:val="24"/>
          <w:szCs w:val="24"/>
          <w:lang w:val="en-GB"/>
        </w:rPr>
        <w:t>formal recognition of the ILO, b</w:t>
      </w:r>
      <w:r w:rsidR="00C811A2" w:rsidRPr="00726D17">
        <w:rPr>
          <w:rFonts w:ascii="Times New Roman" w:hAnsi="Times New Roman" w:cs="Times New Roman"/>
          <w:sz w:val="24"/>
          <w:szCs w:val="24"/>
          <w:lang w:val="en-GB"/>
        </w:rPr>
        <w:t xml:space="preserve">ut he failed to do </w:t>
      </w:r>
      <w:proofErr w:type="gramStart"/>
      <w:r w:rsidR="00C811A2" w:rsidRPr="00726D17">
        <w:rPr>
          <w:rFonts w:ascii="Times New Roman" w:hAnsi="Times New Roman" w:cs="Times New Roman"/>
          <w:sz w:val="24"/>
          <w:szCs w:val="24"/>
          <w:lang w:val="en-GB"/>
        </w:rPr>
        <w:t>so</w:t>
      </w:r>
      <w:proofErr w:type="gramEnd"/>
      <w:r w:rsidR="00C811A2" w:rsidRPr="00726D17">
        <w:rPr>
          <w:rFonts w:ascii="Times New Roman" w:hAnsi="Times New Roman" w:cs="Times New Roman"/>
          <w:sz w:val="24"/>
          <w:szCs w:val="24"/>
          <w:lang w:val="en-GB"/>
        </w:rPr>
        <w:t xml:space="preserve"> and </w:t>
      </w:r>
      <w:r w:rsidR="00E70C33" w:rsidRPr="00726D17">
        <w:rPr>
          <w:rFonts w:ascii="Times New Roman" w:hAnsi="Times New Roman" w:cs="Times New Roman"/>
          <w:sz w:val="24"/>
          <w:szCs w:val="24"/>
          <w:lang w:val="en-GB"/>
        </w:rPr>
        <w:t>the ILO</w:t>
      </w:r>
      <w:r w:rsidR="00A8480A" w:rsidRPr="00726D17">
        <w:rPr>
          <w:rFonts w:ascii="Times New Roman" w:hAnsi="Times New Roman" w:cs="Times New Roman"/>
          <w:sz w:val="24"/>
          <w:szCs w:val="24"/>
          <w:lang w:val="en-GB"/>
        </w:rPr>
        <w:t xml:space="preserve"> </w:t>
      </w:r>
      <w:r w:rsidR="00E70C33" w:rsidRPr="00726D17">
        <w:rPr>
          <w:rFonts w:ascii="Times New Roman" w:hAnsi="Times New Roman" w:cs="Times New Roman"/>
          <w:sz w:val="24"/>
          <w:szCs w:val="24"/>
          <w:lang w:val="en-GB"/>
        </w:rPr>
        <w:t xml:space="preserve">had to </w:t>
      </w:r>
      <w:r w:rsidR="00782AAA" w:rsidRPr="00726D17">
        <w:rPr>
          <w:rFonts w:ascii="Times New Roman" w:hAnsi="Times New Roman" w:cs="Times New Roman"/>
          <w:sz w:val="24"/>
          <w:szCs w:val="24"/>
          <w:lang w:val="en-GB"/>
        </w:rPr>
        <w:t xml:space="preserve">be </w:t>
      </w:r>
      <w:r w:rsidR="00E70C33" w:rsidRPr="00726D17">
        <w:rPr>
          <w:rFonts w:ascii="Times New Roman" w:hAnsi="Times New Roman" w:cs="Times New Roman"/>
          <w:sz w:val="24"/>
          <w:szCs w:val="24"/>
          <w:lang w:val="en-GB"/>
        </w:rPr>
        <w:t>content with a small delegation</w:t>
      </w:r>
      <w:r w:rsidR="00683EC6" w:rsidRPr="00726D17">
        <w:rPr>
          <w:rFonts w:ascii="Times New Roman" w:hAnsi="Times New Roman" w:cs="Times New Roman"/>
          <w:sz w:val="24"/>
          <w:szCs w:val="24"/>
          <w:lang w:val="en-GB"/>
        </w:rPr>
        <w:t xml:space="preserve"> that</w:t>
      </w:r>
      <w:r w:rsidR="00E70C33" w:rsidRPr="00726D17">
        <w:rPr>
          <w:rFonts w:ascii="Times New Roman" w:hAnsi="Times New Roman" w:cs="Times New Roman"/>
          <w:sz w:val="24"/>
          <w:szCs w:val="24"/>
          <w:lang w:val="en-GB"/>
        </w:rPr>
        <w:t xml:space="preserve"> </w:t>
      </w:r>
      <w:r w:rsidR="00AE29AA" w:rsidRPr="00726D17">
        <w:rPr>
          <w:rFonts w:ascii="Times New Roman" w:hAnsi="Times New Roman" w:cs="Times New Roman"/>
          <w:sz w:val="24"/>
          <w:szCs w:val="24"/>
          <w:lang w:val="en-GB"/>
        </w:rPr>
        <w:t xml:space="preserve">only </w:t>
      </w:r>
      <w:r w:rsidR="00683EC6" w:rsidRPr="00726D17">
        <w:rPr>
          <w:rFonts w:ascii="Times New Roman" w:hAnsi="Times New Roman" w:cs="Times New Roman"/>
          <w:sz w:val="24"/>
          <w:szCs w:val="24"/>
          <w:lang w:val="en-GB"/>
        </w:rPr>
        <w:t xml:space="preserve">had </w:t>
      </w:r>
      <w:r w:rsidR="00E70C33" w:rsidRPr="00726D17">
        <w:rPr>
          <w:rFonts w:ascii="Times New Roman" w:hAnsi="Times New Roman" w:cs="Times New Roman"/>
          <w:sz w:val="24"/>
          <w:szCs w:val="24"/>
          <w:lang w:val="en-GB"/>
        </w:rPr>
        <w:t>consultative status. Phelan</w:t>
      </w:r>
      <w:r w:rsidR="00B5459B" w:rsidRPr="00726D17">
        <w:rPr>
          <w:rFonts w:ascii="Times New Roman" w:hAnsi="Times New Roman" w:cs="Times New Roman"/>
          <w:sz w:val="24"/>
          <w:szCs w:val="24"/>
          <w:lang w:val="en-GB"/>
        </w:rPr>
        <w:t>,</w:t>
      </w:r>
      <w:r w:rsidR="00E70C33" w:rsidRPr="00726D17">
        <w:rPr>
          <w:rFonts w:ascii="Times New Roman" w:hAnsi="Times New Roman" w:cs="Times New Roman"/>
          <w:sz w:val="24"/>
          <w:szCs w:val="24"/>
          <w:lang w:val="en-GB"/>
        </w:rPr>
        <w:t xml:space="preserve"> </w:t>
      </w:r>
      <w:r w:rsidR="00B5459B" w:rsidRPr="00726D17">
        <w:rPr>
          <w:rFonts w:ascii="Times New Roman" w:hAnsi="Times New Roman" w:cs="Times New Roman"/>
          <w:sz w:val="24"/>
          <w:szCs w:val="24"/>
          <w:lang w:val="en-GB"/>
        </w:rPr>
        <w:t>as a citizen of neutral Ireland, was declared ‘persona non grata’ by the Soviet Union</w:t>
      </w:r>
      <w:r w:rsidR="005B6C7E" w:rsidRPr="00726D17">
        <w:rPr>
          <w:rFonts w:ascii="Times New Roman" w:hAnsi="Times New Roman" w:cs="Times New Roman"/>
          <w:sz w:val="24"/>
          <w:szCs w:val="24"/>
          <w:lang w:val="en-GB"/>
        </w:rPr>
        <w:t xml:space="preserve">. </w:t>
      </w:r>
      <w:r w:rsidR="00564A1C" w:rsidRPr="00726D17">
        <w:rPr>
          <w:rFonts w:ascii="Times New Roman" w:hAnsi="Times New Roman" w:cs="Times New Roman"/>
          <w:sz w:val="24"/>
          <w:szCs w:val="24"/>
          <w:lang w:val="en-GB"/>
        </w:rPr>
        <w:t>A</w:t>
      </w:r>
      <w:r w:rsidR="0099213F" w:rsidRPr="00726D17">
        <w:rPr>
          <w:rFonts w:ascii="Times New Roman" w:hAnsi="Times New Roman" w:cs="Times New Roman"/>
          <w:sz w:val="24"/>
          <w:szCs w:val="24"/>
          <w:lang w:val="en-GB"/>
        </w:rPr>
        <w:t xml:space="preserve">lthough </w:t>
      </w:r>
      <w:r w:rsidR="00683EC6" w:rsidRPr="00726D17">
        <w:rPr>
          <w:rFonts w:ascii="Times New Roman" w:hAnsi="Times New Roman" w:cs="Times New Roman"/>
          <w:sz w:val="24"/>
          <w:szCs w:val="24"/>
          <w:lang w:val="en-GB"/>
        </w:rPr>
        <w:t xml:space="preserve">Phelan </w:t>
      </w:r>
      <w:r w:rsidR="0099213F" w:rsidRPr="00726D17">
        <w:rPr>
          <w:rFonts w:ascii="Times New Roman" w:hAnsi="Times New Roman" w:cs="Times New Roman"/>
          <w:sz w:val="24"/>
          <w:szCs w:val="24"/>
          <w:lang w:val="en-GB"/>
        </w:rPr>
        <w:t xml:space="preserve">suffered the humiliation of being constantly criticized in public, </w:t>
      </w:r>
      <w:r w:rsidR="00683EC6" w:rsidRPr="00726D17">
        <w:rPr>
          <w:rFonts w:ascii="Times New Roman" w:hAnsi="Times New Roman" w:cs="Times New Roman"/>
          <w:sz w:val="24"/>
          <w:szCs w:val="24"/>
          <w:lang w:val="en-GB"/>
        </w:rPr>
        <w:t xml:space="preserve">he </w:t>
      </w:r>
      <w:r w:rsidR="0099213F" w:rsidRPr="00726D17">
        <w:rPr>
          <w:rFonts w:ascii="Times New Roman" w:hAnsi="Times New Roman" w:cs="Times New Roman"/>
          <w:sz w:val="24"/>
          <w:szCs w:val="24"/>
          <w:lang w:val="en-GB"/>
        </w:rPr>
        <w:t xml:space="preserve">never </w:t>
      </w:r>
      <w:proofErr w:type="gramStart"/>
      <w:r w:rsidR="00583C0B" w:rsidRPr="00726D17">
        <w:rPr>
          <w:rFonts w:ascii="Times New Roman" w:hAnsi="Times New Roman" w:cs="Times New Roman"/>
          <w:sz w:val="24"/>
          <w:szCs w:val="24"/>
          <w:lang w:val="en-GB"/>
        </w:rPr>
        <w:t>came to the conclusion</w:t>
      </w:r>
      <w:proofErr w:type="gramEnd"/>
      <w:r w:rsidR="00A8480A" w:rsidRPr="00726D17">
        <w:rPr>
          <w:rFonts w:ascii="Times New Roman" w:hAnsi="Times New Roman" w:cs="Times New Roman"/>
          <w:sz w:val="24"/>
          <w:szCs w:val="24"/>
          <w:lang w:val="en-GB"/>
        </w:rPr>
        <w:t xml:space="preserve"> </w:t>
      </w:r>
      <w:r w:rsidR="00583C0B" w:rsidRPr="00726D17">
        <w:rPr>
          <w:rFonts w:ascii="Times New Roman" w:hAnsi="Times New Roman" w:cs="Times New Roman"/>
          <w:sz w:val="24"/>
          <w:szCs w:val="24"/>
          <w:lang w:val="en-GB"/>
        </w:rPr>
        <w:t xml:space="preserve">that </w:t>
      </w:r>
      <w:r w:rsidR="00870570" w:rsidRPr="00726D17">
        <w:rPr>
          <w:rFonts w:ascii="Times New Roman" w:hAnsi="Times New Roman" w:cs="Times New Roman"/>
          <w:sz w:val="24"/>
          <w:szCs w:val="24"/>
          <w:lang w:val="en-GB"/>
        </w:rPr>
        <w:t xml:space="preserve">he </w:t>
      </w:r>
      <w:r w:rsidR="00583C0B" w:rsidRPr="00726D17">
        <w:rPr>
          <w:rFonts w:ascii="Times New Roman" w:hAnsi="Times New Roman" w:cs="Times New Roman"/>
          <w:sz w:val="24"/>
          <w:szCs w:val="24"/>
          <w:lang w:val="en-GB"/>
        </w:rPr>
        <w:t>was not the right person for the job. The US approach vis-à-vis the ILO prior to th</w:t>
      </w:r>
      <w:r w:rsidR="00AE29AA" w:rsidRPr="00726D17">
        <w:rPr>
          <w:rFonts w:ascii="Times New Roman" w:hAnsi="Times New Roman" w:cs="Times New Roman"/>
          <w:sz w:val="24"/>
          <w:szCs w:val="24"/>
          <w:lang w:val="en-GB"/>
        </w:rPr>
        <w:t xml:space="preserve">e foundation of </w:t>
      </w:r>
      <w:r w:rsidR="00FD239B" w:rsidRPr="00726D17">
        <w:rPr>
          <w:rFonts w:ascii="Times New Roman" w:hAnsi="Times New Roman" w:cs="Times New Roman"/>
          <w:sz w:val="24"/>
          <w:szCs w:val="24"/>
          <w:lang w:val="en-GB"/>
        </w:rPr>
        <w:t xml:space="preserve">the </w:t>
      </w:r>
      <w:r w:rsidR="00AE29AA" w:rsidRPr="00726D17">
        <w:rPr>
          <w:rFonts w:ascii="Times New Roman" w:hAnsi="Times New Roman" w:cs="Times New Roman"/>
          <w:sz w:val="24"/>
          <w:szCs w:val="24"/>
          <w:lang w:val="en-GB"/>
        </w:rPr>
        <w:t>UN in June 1945</w:t>
      </w:r>
      <w:r w:rsidR="001A19CD" w:rsidRPr="00726D17">
        <w:rPr>
          <w:rFonts w:ascii="Times New Roman" w:hAnsi="Times New Roman" w:cs="Times New Roman"/>
          <w:sz w:val="24"/>
          <w:szCs w:val="24"/>
          <w:lang w:val="en-GB"/>
        </w:rPr>
        <w:t xml:space="preserve"> </w:t>
      </w:r>
      <w:r w:rsidR="00583C0B" w:rsidRPr="00726D17">
        <w:rPr>
          <w:rFonts w:ascii="Times New Roman" w:hAnsi="Times New Roman" w:cs="Times New Roman"/>
          <w:sz w:val="24"/>
          <w:szCs w:val="24"/>
          <w:lang w:val="en-GB"/>
        </w:rPr>
        <w:t>was dictated solely by strategic considerations</w:t>
      </w:r>
      <w:r w:rsidR="00AE29AA" w:rsidRPr="00726D17">
        <w:rPr>
          <w:rFonts w:ascii="Times New Roman" w:hAnsi="Times New Roman" w:cs="Times New Roman"/>
          <w:sz w:val="24"/>
          <w:szCs w:val="24"/>
          <w:lang w:val="en-GB"/>
        </w:rPr>
        <w:t xml:space="preserve"> of coming</w:t>
      </w:r>
      <w:r w:rsidR="00583C0B" w:rsidRPr="00726D17">
        <w:rPr>
          <w:rFonts w:ascii="Times New Roman" w:hAnsi="Times New Roman" w:cs="Times New Roman"/>
          <w:sz w:val="24"/>
          <w:szCs w:val="24"/>
          <w:lang w:val="en-GB"/>
        </w:rPr>
        <w:t xml:space="preserve"> to an agreement with the Soviet Union. </w:t>
      </w:r>
      <w:r w:rsidR="003B177F" w:rsidRPr="00726D17">
        <w:rPr>
          <w:rFonts w:ascii="Times New Roman" w:hAnsi="Times New Roman" w:cs="Times New Roman"/>
          <w:sz w:val="24"/>
          <w:szCs w:val="24"/>
          <w:lang w:val="en-GB"/>
        </w:rPr>
        <w:t xml:space="preserve">This became clear once the UN had been </w:t>
      </w:r>
      <w:r w:rsidR="00410AD1" w:rsidRPr="00726D17">
        <w:rPr>
          <w:rFonts w:ascii="Times New Roman" w:hAnsi="Times New Roman" w:cs="Times New Roman"/>
          <w:sz w:val="24"/>
          <w:szCs w:val="24"/>
          <w:lang w:val="en-GB"/>
        </w:rPr>
        <w:t xml:space="preserve">formally </w:t>
      </w:r>
      <w:r w:rsidR="003B177F" w:rsidRPr="00726D17">
        <w:rPr>
          <w:rFonts w:ascii="Times New Roman" w:hAnsi="Times New Roman" w:cs="Times New Roman"/>
          <w:sz w:val="24"/>
          <w:szCs w:val="24"/>
          <w:lang w:val="en-GB"/>
        </w:rPr>
        <w:t>established</w:t>
      </w:r>
      <w:r w:rsidR="004E6D92" w:rsidRPr="00726D17">
        <w:rPr>
          <w:rFonts w:ascii="Times New Roman" w:hAnsi="Times New Roman" w:cs="Times New Roman"/>
          <w:sz w:val="24"/>
          <w:szCs w:val="24"/>
          <w:lang w:val="en-GB"/>
        </w:rPr>
        <w:t xml:space="preserve">, as </w:t>
      </w:r>
      <w:r w:rsidR="00BD6038" w:rsidRPr="00726D17">
        <w:rPr>
          <w:rFonts w:ascii="Times New Roman" w:hAnsi="Times New Roman" w:cs="Times New Roman"/>
          <w:sz w:val="24"/>
          <w:szCs w:val="24"/>
          <w:lang w:val="en-GB"/>
        </w:rPr>
        <w:t>i</w:t>
      </w:r>
      <w:r w:rsidR="003B177F" w:rsidRPr="00726D17">
        <w:rPr>
          <w:rFonts w:ascii="Times New Roman" w:hAnsi="Times New Roman" w:cs="Times New Roman"/>
          <w:sz w:val="24"/>
          <w:szCs w:val="24"/>
          <w:lang w:val="en-GB"/>
        </w:rPr>
        <w:t xml:space="preserve">t did not take long before </w:t>
      </w:r>
      <w:r w:rsidR="00CD7221" w:rsidRPr="00726D17">
        <w:rPr>
          <w:rFonts w:ascii="Times New Roman" w:hAnsi="Times New Roman" w:cs="Times New Roman"/>
          <w:sz w:val="24"/>
          <w:szCs w:val="24"/>
          <w:lang w:val="en-GB"/>
        </w:rPr>
        <w:t xml:space="preserve">ILO and UN representatives started talks on </w:t>
      </w:r>
      <w:r w:rsidR="008C7B8D" w:rsidRPr="00726D17">
        <w:rPr>
          <w:rFonts w:ascii="Times New Roman" w:hAnsi="Times New Roman" w:cs="Times New Roman"/>
          <w:sz w:val="24"/>
          <w:szCs w:val="24"/>
          <w:lang w:val="en-GB"/>
        </w:rPr>
        <w:t xml:space="preserve">the </w:t>
      </w:r>
      <w:r w:rsidR="007D6639" w:rsidRPr="00726D17">
        <w:rPr>
          <w:rFonts w:ascii="Times New Roman" w:hAnsi="Times New Roman" w:cs="Times New Roman"/>
          <w:sz w:val="24"/>
          <w:szCs w:val="24"/>
          <w:lang w:val="en-GB"/>
        </w:rPr>
        <w:t xml:space="preserve">ILO’s place in the </w:t>
      </w:r>
      <w:r w:rsidR="008C7B8D" w:rsidRPr="00726D17">
        <w:rPr>
          <w:rFonts w:ascii="Times New Roman" w:hAnsi="Times New Roman" w:cs="Times New Roman"/>
          <w:sz w:val="24"/>
          <w:szCs w:val="24"/>
          <w:lang w:val="en-GB"/>
        </w:rPr>
        <w:t xml:space="preserve">UN </w:t>
      </w:r>
      <w:r w:rsidR="007D6639" w:rsidRPr="00726D17">
        <w:rPr>
          <w:rFonts w:ascii="Times New Roman" w:hAnsi="Times New Roman" w:cs="Times New Roman"/>
          <w:sz w:val="24"/>
          <w:szCs w:val="24"/>
          <w:lang w:val="en-GB"/>
        </w:rPr>
        <w:t>system</w:t>
      </w:r>
      <w:r w:rsidR="008C7B8D" w:rsidRPr="00726D17">
        <w:rPr>
          <w:rFonts w:ascii="Times New Roman" w:hAnsi="Times New Roman" w:cs="Times New Roman"/>
          <w:sz w:val="24"/>
          <w:szCs w:val="24"/>
          <w:lang w:val="en-GB"/>
        </w:rPr>
        <w:t>.</w:t>
      </w:r>
      <w:r w:rsidR="00AE29AA" w:rsidRPr="00726D17">
        <w:rPr>
          <w:rFonts w:ascii="Times New Roman" w:hAnsi="Times New Roman" w:cs="Times New Roman"/>
          <w:sz w:val="24"/>
          <w:szCs w:val="24"/>
          <w:lang w:val="en-GB"/>
        </w:rPr>
        <w:t xml:space="preserve"> </w:t>
      </w:r>
      <w:r w:rsidR="007D6639" w:rsidRPr="00726D17">
        <w:rPr>
          <w:rFonts w:ascii="Times New Roman" w:hAnsi="Times New Roman" w:cs="Times New Roman"/>
          <w:sz w:val="24"/>
          <w:szCs w:val="24"/>
          <w:lang w:val="en-GB"/>
        </w:rPr>
        <w:t>In</w:t>
      </w:r>
      <w:r w:rsidR="00AE29AA" w:rsidRPr="00726D17">
        <w:rPr>
          <w:rFonts w:ascii="Times New Roman" w:hAnsi="Times New Roman" w:cs="Times New Roman"/>
          <w:sz w:val="24"/>
          <w:szCs w:val="24"/>
          <w:lang w:val="en-GB"/>
        </w:rPr>
        <w:t xml:space="preserve"> May 1946</w:t>
      </w:r>
      <w:r w:rsidR="00CD7221" w:rsidRPr="00726D17">
        <w:rPr>
          <w:rFonts w:ascii="Times New Roman" w:hAnsi="Times New Roman" w:cs="Times New Roman"/>
          <w:sz w:val="24"/>
          <w:szCs w:val="24"/>
          <w:lang w:val="en-GB"/>
        </w:rPr>
        <w:t xml:space="preserve"> they reached an agreement</w:t>
      </w:r>
      <w:r w:rsidR="007D6639" w:rsidRPr="00726D17">
        <w:rPr>
          <w:rFonts w:ascii="Times New Roman" w:hAnsi="Times New Roman" w:cs="Times New Roman"/>
          <w:sz w:val="24"/>
          <w:szCs w:val="24"/>
          <w:lang w:val="en-GB"/>
        </w:rPr>
        <w:t>,</w:t>
      </w:r>
      <w:r w:rsidR="0012754D" w:rsidRPr="00726D17">
        <w:rPr>
          <w:rFonts w:ascii="Times New Roman" w:hAnsi="Times New Roman" w:cs="Times New Roman"/>
          <w:sz w:val="24"/>
          <w:szCs w:val="24"/>
          <w:lang w:val="en-GB"/>
        </w:rPr>
        <w:t xml:space="preserve"> </w:t>
      </w:r>
      <w:r w:rsidR="007D6639" w:rsidRPr="00726D17">
        <w:rPr>
          <w:rFonts w:ascii="Times New Roman" w:hAnsi="Times New Roman" w:cs="Times New Roman"/>
          <w:sz w:val="24"/>
          <w:szCs w:val="24"/>
          <w:lang w:val="en-GB"/>
        </w:rPr>
        <w:t>which made</w:t>
      </w:r>
      <w:r w:rsidR="0012754D" w:rsidRPr="00726D17">
        <w:rPr>
          <w:rFonts w:ascii="Times New Roman" w:hAnsi="Times New Roman" w:cs="Times New Roman"/>
          <w:sz w:val="24"/>
          <w:szCs w:val="24"/>
          <w:lang w:val="en-GB"/>
        </w:rPr>
        <w:t xml:space="preserve"> </w:t>
      </w:r>
      <w:r w:rsidR="008C7B8D" w:rsidRPr="00726D17">
        <w:rPr>
          <w:rFonts w:ascii="Times New Roman" w:hAnsi="Times New Roman" w:cs="Times New Roman"/>
          <w:sz w:val="24"/>
          <w:szCs w:val="24"/>
          <w:lang w:val="en-GB"/>
        </w:rPr>
        <w:t>the ILO</w:t>
      </w:r>
      <w:r w:rsidR="00CD7221" w:rsidRPr="00726D17">
        <w:rPr>
          <w:rFonts w:ascii="Times New Roman" w:hAnsi="Times New Roman" w:cs="Times New Roman"/>
          <w:sz w:val="24"/>
          <w:szCs w:val="24"/>
          <w:lang w:val="en-GB"/>
        </w:rPr>
        <w:t xml:space="preserve"> </w:t>
      </w:r>
      <w:r w:rsidR="007D6639" w:rsidRPr="00726D17">
        <w:rPr>
          <w:rFonts w:ascii="Times New Roman" w:hAnsi="Times New Roman" w:cs="Times New Roman"/>
          <w:sz w:val="24"/>
          <w:szCs w:val="24"/>
          <w:lang w:val="en-GB"/>
        </w:rPr>
        <w:t xml:space="preserve">the UN’s </w:t>
      </w:r>
      <w:r w:rsidR="00CD7221" w:rsidRPr="00726D17">
        <w:rPr>
          <w:rFonts w:ascii="Times New Roman" w:hAnsi="Times New Roman" w:cs="Times New Roman"/>
          <w:sz w:val="24"/>
          <w:szCs w:val="24"/>
          <w:lang w:val="en-GB"/>
        </w:rPr>
        <w:t>first specialized agency</w:t>
      </w:r>
      <w:r w:rsidR="007D6639" w:rsidRPr="00726D17">
        <w:rPr>
          <w:rFonts w:ascii="Times New Roman" w:hAnsi="Times New Roman" w:cs="Times New Roman"/>
          <w:sz w:val="24"/>
          <w:szCs w:val="24"/>
          <w:lang w:val="en-GB"/>
        </w:rPr>
        <w:t xml:space="preserve"> and</w:t>
      </w:r>
      <w:r w:rsidR="00CD7221" w:rsidRPr="00726D17">
        <w:rPr>
          <w:rFonts w:ascii="Times New Roman" w:hAnsi="Times New Roman" w:cs="Times New Roman"/>
          <w:sz w:val="24"/>
          <w:szCs w:val="24"/>
          <w:lang w:val="en-GB"/>
        </w:rPr>
        <w:t xml:space="preserve"> served as a model for subsequent agreements betw</w:t>
      </w:r>
      <w:r w:rsidR="00A8480A" w:rsidRPr="00726D17">
        <w:rPr>
          <w:rFonts w:ascii="Times New Roman" w:hAnsi="Times New Roman" w:cs="Times New Roman"/>
          <w:sz w:val="24"/>
          <w:szCs w:val="24"/>
          <w:lang w:val="en-GB"/>
        </w:rPr>
        <w:t xml:space="preserve">een the UN and </w:t>
      </w:r>
      <w:r w:rsidR="007D6639" w:rsidRPr="00726D17">
        <w:rPr>
          <w:rFonts w:ascii="Times New Roman" w:hAnsi="Times New Roman" w:cs="Times New Roman"/>
          <w:sz w:val="24"/>
          <w:szCs w:val="24"/>
          <w:lang w:val="en-GB"/>
        </w:rPr>
        <w:t>other</w:t>
      </w:r>
      <w:r w:rsidR="00A8480A" w:rsidRPr="00726D17">
        <w:rPr>
          <w:rFonts w:ascii="Times New Roman" w:hAnsi="Times New Roman" w:cs="Times New Roman"/>
          <w:sz w:val="24"/>
          <w:szCs w:val="24"/>
          <w:lang w:val="en-GB"/>
        </w:rPr>
        <w:t xml:space="preserve"> agencies</w:t>
      </w:r>
      <w:r w:rsidR="00CD7221" w:rsidRPr="00726D17">
        <w:rPr>
          <w:rFonts w:ascii="Times New Roman" w:hAnsi="Times New Roman" w:cs="Times New Roman"/>
          <w:sz w:val="24"/>
          <w:szCs w:val="24"/>
          <w:lang w:val="en-GB"/>
        </w:rPr>
        <w:t xml:space="preserve">. </w:t>
      </w:r>
      <w:r w:rsidR="00323C0E" w:rsidRPr="00726D17">
        <w:rPr>
          <w:rFonts w:ascii="Times New Roman" w:hAnsi="Times New Roman" w:cs="Times New Roman"/>
          <w:sz w:val="24"/>
          <w:szCs w:val="24"/>
          <w:lang w:val="en-GB"/>
        </w:rPr>
        <w:t>Phelan’s efforts had fi</w:t>
      </w:r>
      <w:r w:rsidR="00904CAC" w:rsidRPr="00726D17">
        <w:rPr>
          <w:rFonts w:ascii="Times New Roman" w:hAnsi="Times New Roman" w:cs="Times New Roman"/>
          <w:sz w:val="24"/>
          <w:szCs w:val="24"/>
          <w:lang w:val="en-GB"/>
        </w:rPr>
        <w:t xml:space="preserve">nally been crowned with </w:t>
      </w:r>
      <w:proofErr w:type="gramStart"/>
      <w:r w:rsidR="00904CAC" w:rsidRPr="00726D17">
        <w:rPr>
          <w:rFonts w:ascii="Times New Roman" w:hAnsi="Times New Roman" w:cs="Times New Roman"/>
          <w:sz w:val="24"/>
          <w:szCs w:val="24"/>
          <w:lang w:val="en-GB"/>
        </w:rPr>
        <w:t>success</w:t>
      </w:r>
      <w:proofErr w:type="gramEnd"/>
      <w:r w:rsidR="00D74AF3" w:rsidRPr="00726D17">
        <w:rPr>
          <w:rFonts w:ascii="Times New Roman" w:hAnsi="Times New Roman" w:cs="Times New Roman"/>
          <w:sz w:val="24"/>
          <w:szCs w:val="24"/>
          <w:lang w:val="en-GB"/>
        </w:rPr>
        <w:t xml:space="preserve"> and he was</w:t>
      </w:r>
      <w:r w:rsidR="00FD239B" w:rsidRPr="00726D17">
        <w:rPr>
          <w:rFonts w:ascii="Times New Roman" w:hAnsi="Times New Roman" w:cs="Times New Roman"/>
          <w:sz w:val="24"/>
          <w:szCs w:val="24"/>
          <w:lang w:val="en-GB"/>
        </w:rPr>
        <w:t xml:space="preserve"> recognized</w:t>
      </w:r>
      <w:r w:rsidR="005F135A" w:rsidRPr="00726D17">
        <w:rPr>
          <w:rFonts w:ascii="Times New Roman" w:hAnsi="Times New Roman" w:cs="Times New Roman"/>
          <w:sz w:val="24"/>
          <w:szCs w:val="24"/>
          <w:lang w:val="en-GB"/>
        </w:rPr>
        <w:t xml:space="preserve"> </w:t>
      </w:r>
      <w:r w:rsidR="00D74AF3" w:rsidRPr="00726D17">
        <w:rPr>
          <w:rFonts w:ascii="Times New Roman" w:hAnsi="Times New Roman" w:cs="Times New Roman"/>
          <w:sz w:val="24"/>
          <w:szCs w:val="24"/>
          <w:lang w:val="en-GB"/>
        </w:rPr>
        <w:t xml:space="preserve">for </w:t>
      </w:r>
      <w:r w:rsidR="005F135A" w:rsidRPr="00726D17">
        <w:rPr>
          <w:rFonts w:ascii="Times New Roman" w:hAnsi="Times New Roman" w:cs="Times New Roman"/>
          <w:sz w:val="24"/>
          <w:szCs w:val="24"/>
          <w:lang w:val="en-GB"/>
        </w:rPr>
        <w:t>the service</w:t>
      </w:r>
      <w:r w:rsidR="00A8480A" w:rsidRPr="00726D17">
        <w:rPr>
          <w:rFonts w:ascii="Times New Roman" w:hAnsi="Times New Roman" w:cs="Times New Roman"/>
          <w:sz w:val="24"/>
          <w:szCs w:val="24"/>
          <w:lang w:val="en-GB"/>
        </w:rPr>
        <w:t>s</w:t>
      </w:r>
      <w:r w:rsidR="00C20C9F" w:rsidRPr="00726D17">
        <w:rPr>
          <w:rFonts w:ascii="Times New Roman" w:hAnsi="Times New Roman" w:cs="Times New Roman"/>
          <w:sz w:val="24"/>
          <w:szCs w:val="24"/>
          <w:lang w:val="en-GB"/>
        </w:rPr>
        <w:t xml:space="preserve"> he had performed. On 16 September 1946 </w:t>
      </w:r>
      <w:r w:rsidR="005F135A" w:rsidRPr="00726D17">
        <w:rPr>
          <w:rFonts w:ascii="Times New Roman" w:hAnsi="Times New Roman" w:cs="Times New Roman"/>
          <w:sz w:val="24"/>
          <w:szCs w:val="24"/>
          <w:lang w:val="en-GB"/>
        </w:rPr>
        <w:t xml:space="preserve">the </w:t>
      </w:r>
      <w:r w:rsidR="00F27EE3" w:rsidRPr="00726D17">
        <w:rPr>
          <w:rFonts w:ascii="Times New Roman" w:hAnsi="Times New Roman" w:cs="Times New Roman"/>
          <w:sz w:val="24"/>
          <w:szCs w:val="24"/>
          <w:lang w:val="en-GB"/>
        </w:rPr>
        <w:t xml:space="preserve">Governing Body appointed him as Director-General, </w:t>
      </w:r>
      <w:r w:rsidR="00676E6D" w:rsidRPr="00726D17">
        <w:rPr>
          <w:rFonts w:ascii="Times New Roman" w:hAnsi="Times New Roman" w:cs="Times New Roman"/>
          <w:sz w:val="24"/>
          <w:szCs w:val="24"/>
          <w:lang w:val="en-GB"/>
        </w:rPr>
        <w:t>applied retroactively</w:t>
      </w:r>
      <w:r w:rsidR="00C20C9F" w:rsidRPr="00726D17">
        <w:rPr>
          <w:rFonts w:ascii="Times New Roman" w:hAnsi="Times New Roman" w:cs="Times New Roman"/>
          <w:sz w:val="24"/>
          <w:szCs w:val="24"/>
          <w:lang w:val="en-GB"/>
        </w:rPr>
        <w:t xml:space="preserve"> </w:t>
      </w:r>
      <w:r w:rsidR="00676E6D" w:rsidRPr="00726D17">
        <w:rPr>
          <w:rFonts w:ascii="Times New Roman" w:hAnsi="Times New Roman" w:cs="Times New Roman"/>
          <w:sz w:val="24"/>
          <w:szCs w:val="24"/>
          <w:lang w:val="en-GB"/>
        </w:rPr>
        <w:t xml:space="preserve">from 1941. However, the </w:t>
      </w:r>
      <w:r w:rsidR="006D05B0" w:rsidRPr="00726D17">
        <w:rPr>
          <w:rFonts w:ascii="Times New Roman" w:hAnsi="Times New Roman" w:cs="Times New Roman"/>
          <w:sz w:val="24"/>
          <w:szCs w:val="24"/>
          <w:lang w:val="en-GB"/>
        </w:rPr>
        <w:t xml:space="preserve">US </w:t>
      </w:r>
      <w:r w:rsidR="00676E6D" w:rsidRPr="00726D17">
        <w:rPr>
          <w:rFonts w:ascii="Times New Roman" w:hAnsi="Times New Roman" w:cs="Times New Roman"/>
          <w:sz w:val="24"/>
          <w:szCs w:val="24"/>
          <w:lang w:val="en-GB"/>
        </w:rPr>
        <w:t>State Department insisted on a temporary appointment and Phelan was therefore force</w:t>
      </w:r>
      <w:r w:rsidR="00C20C9F" w:rsidRPr="00726D17">
        <w:rPr>
          <w:rFonts w:ascii="Times New Roman" w:hAnsi="Times New Roman" w:cs="Times New Roman"/>
          <w:sz w:val="24"/>
          <w:szCs w:val="24"/>
          <w:lang w:val="en-GB"/>
        </w:rPr>
        <w:t>d to retire at the age of sixty</w:t>
      </w:r>
      <w:r w:rsidR="00BD6038" w:rsidRPr="00726D17">
        <w:rPr>
          <w:rFonts w:ascii="Times New Roman" w:hAnsi="Times New Roman" w:cs="Times New Roman"/>
          <w:sz w:val="24"/>
          <w:szCs w:val="24"/>
          <w:lang w:val="en-GB"/>
        </w:rPr>
        <w:t xml:space="preserve"> </w:t>
      </w:r>
      <w:r w:rsidR="004C7D66" w:rsidRPr="00726D17">
        <w:rPr>
          <w:rFonts w:ascii="Times New Roman" w:hAnsi="Times New Roman" w:cs="Times New Roman"/>
          <w:sz w:val="24"/>
          <w:szCs w:val="24"/>
          <w:lang w:val="en-GB"/>
        </w:rPr>
        <w:t>i</w:t>
      </w:r>
      <w:r w:rsidR="00BD6038" w:rsidRPr="00726D17">
        <w:rPr>
          <w:rFonts w:ascii="Times New Roman" w:hAnsi="Times New Roman" w:cs="Times New Roman"/>
          <w:sz w:val="24"/>
          <w:szCs w:val="24"/>
          <w:lang w:val="en-GB"/>
        </w:rPr>
        <w:t>n</w:t>
      </w:r>
      <w:r w:rsidR="004C7D66" w:rsidRPr="00726D17">
        <w:rPr>
          <w:rFonts w:ascii="Times New Roman" w:hAnsi="Times New Roman" w:cs="Times New Roman"/>
          <w:sz w:val="24"/>
          <w:szCs w:val="24"/>
          <w:lang w:val="en-GB"/>
        </w:rPr>
        <w:t xml:space="preserve"> July </w:t>
      </w:r>
      <w:r w:rsidR="00BD6038" w:rsidRPr="00726D17">
        <w:rPr>
          <w:rFonts w:ascii="Times New Roman" w:hAnsi="Times New Roman" w:cs="Times New Roman"/>
          <w:sz w:val="24"/>
          <w:szCs w:val="24"/>
          <w:lang w:val="en-GB"/>
        </w:rPr>
        <w:t>1948. I</w:t>
      </w:r>
      <w:r w:rsidR="00A8480A" w:rsidRPr="00726D17">
        <w:rPr>
          <w:rFonts w:ascii="Times New Roman" w:hAnsi="Times New Roman" w:cs="Times New Roman"/>
          <w:sz w:val="24"/>
          <w:szCs w:val="24"/>
          <w:lang w:val="en-GB"/>
        </w:rPr>
        <w:t xml:space="preserve">n the </w:t>
      </w:r>
      <w:proofErr w:type="gramStart"/>
      <w:r w:rsidR="00A8480A" w:rsidRPr="00726D17">
        <w:rPr>
          <w:rFonts w:ascii="Times New Roman" w:hAnsi="Times New Roman" w:cs="Times New Roman"/>
          <w:sz w:val="24"/>
          <w:szCs w:val="24"/>
          <w:lang w:val="en-GB"/>
        </w:rPr>
        <w:t>meantime</w:t>
      </w:r>
      <w:proofErr w:type="gramEnd"/>
      <w:r w:rsidR="00A8480A" w:rsidRPr="00726D17">
        <w:rPr>
          <w:rFonts w:ascii="Times New Roman" w:hAnsi="Times New Roman" w:cs="Times New Roman"/>
          <w:sz w:val="24"/>
          <w:szCs w:val="24"/>
          <w:lang w:val="en-GB"/>
        </w:rPr>
        <w:t xml:space="preserve"> </w:t>
      </w:r>
      <w:r w:rsidR="00E75C0D" w:rsidRPr="00726D17">
        <w:rPr>
          <w:rFonts w:ascii="Times New Roman" w:hAnsi="Times New Roman" w:cs="Times New Roman"/>
          <w:sz w:val="24"/>
          <w:szCs w:val="24"/>
          <w:lang w:val="en-GB"/>
        </w:rPr>
        <w:t xml:space="preserve">he </w:t>
      </w:r>
      <w:r w:rsidR="00676E6D" w:rsidRPr="00726D17">
        <w:rPr>
          <w:rFonts w:ascii="Times New Roman" w:hAnsi="Times New Roman" w:cs="Times New Roman"/>
          <w:sz w:val="24"/>
          <w:szCs w:val="24"/>
          <w:lang w:val="en-GB"/>
        </w:rPr>
        <w:t>manage</w:t>
      </w:r>
      <w:r w:rsidR="00C20C9F" w:rsidRPr="00726D17">
        <w:rPr>
          <w:rFonts w:ascii="Times New Roman" w:hAnsi="Times New Roman" w:cs="Times New Roman"/>
          <w:sz w:val="24"/>
          <w:szCs w:val="24"/>
          <w:lang w:val="en-GB"/>
        </w:rPr>
        <w:t>d</w:t>
      </w:r>
      <w:r w:rsidR="00676E6D" w:rsidRPr="00726D17">
        <w:rPr>
          <w:rFonts w:ascii="Times New Roman" w:hAnsi="Times New Roman" w:cs="Times New Roman"/>
          <w:sz w:val="24"/>
          <w:szCs w:val="24"/>
          <w:lang w:val="en-GB"/>
        </w:rPr>
        <w:t xml:space="preserve"> to </w:t>
      </w:r>
      <w:r w:rsidR="00E75C0D" w:rsidRPr="00726D17">
        <w:rPr>
          <w:rFonts w:ascii="Times New Roman" w:hAnsi="Times New Roman" w:cs="Times New Roman"/>
          <w:sz w:val="24"/>
          <w:szCs w:val="24"/>
          <w:lang w:val="en-GB"/>
        </w:rPr>
        <w:t xml:space="preserve">finalize </w:t>
      </w:r>
      <w:r w:rsidR="003B1D9A" w:rsidRPr="00726D17">
        <w:rPr>
          <w:rFonts w:ascii="Times New Roman" w:hAnsi="Times New Roman" w:cs="Times New Roman"/>
          <w:sz w:val="24"/>
          <w:szCs w:val="24"/>
          <w:lang w:val="en-GB"/>
        </w:rPr>
        <w:t>an important issue</w:t>
      </w:r>
      <w:r w:rsidR="00F32E06"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as</w:t>
      </w:r>
      <w:r w:rsidR="00F32E06" w:rsidRPr="00726D17">
        <w:rPr>
          <w:rFonts w:ascii="Times New Roman" w:hAnsi="Times New Roman" w:cs="Times New Roman"/>
          <w:sz w:val="24"/>
          <w:szCs w:val="24"/>
          <w:lang w:val="en-GB"/>
        </w:rPr>
        <w:t xml:space="preserve"> ILO Convention number 87 on Freedom of Association and Protection of the Right to Organize</w:t>
      </w:r>
      <w:r w:rsidR="003E4345" w:rsidRPr="00726D17">
        <w:rPr>
          <w:rFonts w:ascii="Times New Roman" w:hAnsi="Times New Roman" w:cs="Times New Roman"/>
          <w:sz w:val="24"/>
          <w:szCs w:val="24"/>
          <w:lang w:val="en-GB"/>
        </w:rPr>
        <w:t xml:space="preserve"> </w:t>
      </w:r>
      <w:r w:rsidR="00F32E06" w:rsidRPr="00726D17">
        <w:rPr>
          <w:rFonts w:ascii="Times New Roman" w:hAnsi="Times New Roman" w:cs="Times New Roman"/>
          <w:sz w:val="24"/>
          <w:szCs w:val="24"/>
          <w:lang w:val="en-GB"/>
        </w:rPr>
        <w:t>was passed in 1948</w:t>
      </w:r>
      <w:r w:rsidR="003F5EDB" w:rsidRPr="00726D17">
        <w:rPr>
          <w:rFonts w:ascii="Times New Roman" w:hAnsi="Times New Roman" w:cs="Times New Roman"/>
          <w:sz w:val="24"/>
          <w:szCs w:val="24"/>
          <w:lang w:val="en-GB"/>
        </w:rPr>
        <w:t xml:space="preserve">. </w:t>
      </w:r>
      <w:r w:rsidR="00AD01D4" w:rsidRPr="00726D17">
        <w:rPr>
          <w:rFonts w:ascii="Times New Roman" w:hAnsi="Times New Roman" w:cs="Times New Roman"/>
          <w:sz w:val="24"/>
          <w:szCs w:val="24"/>
          <w:lang w:val="en-GB"/>
        </w:rPr>
        <w:t>This</w:t>
      </w:r>
      <w:r w:rsidR="003F5EDB"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beca</w:t>
      </w:r>
      <w:r w:rsidR="00F32E06" w:rsidRPr="00726D17">
        <w:rPr>
          <w:rFonts w:ascii="Times New Roman" w:hAnsi="Times New Roman" w:cs="Times New Roman"/>
          <w:sz w:val="24"/>
          <w:szCs w:val="24"/>
          <w:lang w:val="en-GB"/>
        </w:rPr>
        <w:t xml:space="preserve">me one of the </w:t>
      </w:r>
      <w:r w:rsidR="001A19CD" w:rsidRPr="00726D17">
        <w:rPr>
          <w:rFonts w:ascii="Times New Roman" w:hAnsi="Times New Roman" w:cs="Times New Roman"/>
          <w:sz w:val="24"/>
          <w:szCs w:val="24"/>
          <w:lang w:val="en-GB"/>
        </w:rPr>
        <w:t>ILO</w:t>
      </w:r>
      <w:r w:rsidR="00C20C9F" w:rsidRPr="00726D17">
        <w:rPr>
          <w:rFonts w:ascii="Times New Roman" w:hAnsi="Times New Roman" w:cs="Times New Roman"/>
          <w:sz w:val="24"/>
          <w:szCs w:val="24"/>
          <w:lang w:val="en-GB"/>
        </w:rPr>
        <w:t>’s</w:t>
      </w:r>
      <w:r w:rsidR="001A19CD" w:rsidRPr="00726D17">
        <w:rPr>
          <w:rFonts w:ascii="Times New Roman" w:hAnsi="Times New Roman" w:cs="Times New Roman"/>
          <w:sz w:val="24"/>
          <w:szCs w:val="24"/>
          <w:lang w:val="en-GB"/>
        </w:rPr>
        <w:t xml:space="preserve"> </w:t>
      </w:r>
      <w:r w:rsidR="00F32E06" w:rsidRPr="00726D17">
        <w:rPr>
          <w:rFonts w:ascii="Times New Roman" w:hAnsi="Times New Roman" w:cs="Times New Roman"/>
          <w:sz w:val="24"/>
          <w:szCs w:val="24"/>
          <w:lang w:val="en-GB"/>
        </w:rPr>
        <w:t>core conventions.</w:t>
      </w:r>
      <w:r w:rsidR="008921CE"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David Morse, an</w:t>
      </w:r>
      <w:r w:rsidR="001A19CD"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 xml:space="preserve">American, </w:t>
      </w:r>
      <w:r w:rsidR="001A19CD" w:rsidRPr="00726D17">
        <w:rPr>
          <w:rFonts w:ascii="Times New Roman" w:hAnsi="Times New Roman" w:cs="Times New Roman"/>
          <w:sz w:val="24"/>
          <w:szCs w:val="24"/>
          <w:lang w:val="en-GB"/>
        </w:rPr>
        <w:t>succeeded Phelan on 1 September 1948.</w:t>
      </w:r>
    </w:p>
    <w:p w14:paraId="2CD7AD0C" w14:textId="77777777" w:rsidR="001E1908" w:rsidRPr="00726D17" w:rsidRDefault="00C25C3F" w:rsidP="00926654">
      <w:pPr>
        <w:spacing w:after="0" w:line="240" w:lineRule="auto"/>
        <w:ind w:firstLine="708"/>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 xml:space="preserve">Phelan retired to his estate </w:t>
      </w:r>
      <w:r w:rsidR="00D74AF3" w:rsidRPr="00726D17">
        <w:rPr>
          <w:rFonts w:ascii="Times New Roman" w:hAnsi="Times New Roman" w:cs="Times New Roman"/>
          <w:sz w:val="24"/>
          <w:szCs w:val="24"/>
          <w:lang w:val="en-GB"/>
        </w:rPr>
        <w:t>on</w:t>
      </w:r>
      <w:r w:rsidRPr="00726D17">
        <w:rPr>
          <w:rFonts w:ascii="Times New Roman" w:hAnsi="Times New Roman" w:cs="Times New Roman"/>
          <w:sz w:val="24"/>
          <w:szCs w:val="24"/>
          <w:lang w:val="en-GB"/>
        </w:rPr>
        <w:t xml:space="preserve"> Lake Geneva, where he lived for another twenty years</w:t>
      </w:r>
      <w:r w:rsidR="008715F3" w:rsidRPr="00726D17">
        <w:rPr>
          <w:rFonts w:ascii="Times New Roman" w:hAnsi="Times New Roman" w:cs="Times New Roman"/>
          <w:sz w:val="24"/>
          <w:szCs w:val="24"/>
          <w:lang w:val="en-GB"/>
        </w:rPr>
        <w:t xml:space="preserve">. </w:t>
      </w:r>
      <w:r w:rsidR="006137BE" w:rsidRPr="00726D17">
        <w:rPr>
          <w:rFonts w:ascii="Times New Roman" w:hAnsi="Times New Roman" w:cs="Times New Roman"/>
          <w:sz w:val="24"/>
          <w:szCs w:val="24"/>
          <w:lang w:val="en-GB"/>
        </w:rPr>
        <w:t xml:space="preserve">Reflecting his </w:t>
      </w:r>
      <w:r w:rsidR="008715F3" w:rsidRPr="00726D17">
        <w:rPr>
          <w:rFonts w:ascii="Times New Roman" w:hAnsi="Times New Roman" w:cs="Times New Roman"/>
          <w:sz w:val="24"/>
          <w:szCs w:val="24"/>
          <w:lang w:val="en-GB"/>
        </w:rPr>
        <w:t xml:space="preserve">lifelong fascination with </w:t>
      </w:r>
      <w:r w:rsidR="00C20C9F" w:rsidRPr="00726D17">
        <w:rPr>
          <w:rFonts w:ascii="Times New Roman" w:hAnsi="Times New Roman" w:cs="Times New Roman"/>
          <w:sz w:val="24"/>
          <w:szCs w:val="24"/>
          <w:lang w:val="en-GB"/>
        </w:rPr>
        <w:t>water</w:t>
      </w:r>
      <w:r w:rsidR="00B323AF" w:rsidRPr="00726D17">
        <w:rPr>
          <w:rFonts w:ascii="Times New Roman" w:hAnsi="Times New Roman" w:cs="Times New Roman"/>
          <w:sz w:val="24"/>
          <w:szCs w:val="24"/>
          <w:lang w:val="en-GB"/>
        </w:rPr>
        <w:t>,</w:t>
      </w:r>
      <w:r w:rsidR="00AD01D4" w:rsidRPr="00726D17">
        <w:rPr>
          <w:rFonts w:ascii="Times New Roman" w:hAnsi="Times New Roman" w:cs="Times New Roman"/>
          <w:sz w:val="24"/>
          <w:szCs w:val="24"/>
          <w:lang w:val="en-GB"/>
        </w:rPr>
        <w:t xml:space="preserve"> developed in his youth</w:t>
      </w:r>
      <w:r w:rsidR="008715F3" w:rsidRPr="00726D17">
        <w:rPr>
          <w:rFonts w:ascii="Times New Roman" w:hAnsi="Times New Roman" w:cs="Times New Roman"/>
          <w:sz w:val="24"/>
          <w:szCs w:val="24"/>
          <w:lang w:val="en-GB"/>
        </w:rPr>
        <w:t xml:space="preserve">, he enjoyed sailing. He wrote his memoirs, but </w:t>
      </w:r>
      <w:r w:rsidR="00D729F4" w:rsidRPr="00726D17">
        <w:rPr>
          <w:rFonts w:ascii="Times New Roman" w:hAnsi="Times New Roman" w:cs="Times New Roman"/>
          <w:sz w:val="24"/>
          <w:szCs w:val="24"/>
          <w:lang w:val="en-GB"/>
        </w:rPr>
        <w:t xml:space="preserve">these remained </w:t>
      </w:r>
      <w:proofErr w:type="gramStart"/>
      <w:r w:rsidR="00D729F4" w:rsidRPr="00726D17">
        <w:rPr>
          <w:rFonts w:ascii="Times New Roman" w:hAnsi="Times New Roman" w:cs="Times New Roman"/>
          <w:sz w:val="24"/>
          <w:szCs w:val="24"/>
          <w:lang w:val="en-GB"/>
        </w:rPr>
        <w:t>unfinished</w:t>
      </w:r>
      <w:r w:rsidR="00804890" w:rsidRPr="00726D17">
        <w:rPr>
          <w:rFonts w:ascii="Times New Roman" w:hAnsi="Times New Roman" w:cs="Times New Roman"/>
          <w:sz w:val="24"/>
          <w:szCs w:val="24"/>
          <w:lang w:val="en-GB"/>
        </w:rPr>
        <w:t>, and</w:t>
      </w:r>
      <w:proofErr w:type="gramEnd"/>
      <w:r w:rsidR="008715F3" w:rsidRPr="00726D17">
        <w:rPr>
          <w:rFonts w:ascii="Times New Roman" w:hAnsi="Times New Roman" w:cs="Times New Roman"/>
          <w:sz w:val="24"/>
          <w:szCs w:val="24"/>
          <w:lang w:val="en-GB"/>
        </w:rPr>
        <w:t xml:space="preserve"> </w:t>
      </w:r>
      <w:r w:rsidR="00275769" w:rsidRPr="00726D17">
        <w:rPr>
          <w:rFonts w:ascii="Times New Roman" w:hAnsi="Times New Roman" w:cs="Times New Roman"/>
          <w:sz w:val="24"/>
          <w:szCs w:val="24"/>
          <w:lang w:val="en-GB"/>
        </w:rPr>
        <w:t>published several articles on the ILO history. I</w:t>
      </w:r>
      <w:r w:rsidR="00C20C9F" w:rsidRPr="00726D17">
        <w:rPr>
          <w:rFonts w:ascii="Times New Roman" w:hAnsi="Times New Roman" w:cs="Times New Roman"/>
          <w:sz w:val="24"/>
          <w:szCs w:val="24"/>
          <w:lang w:val="en-GB"/>
        </w:rPr>
        <w:t>n 2009</w:t>
      </w:r>
      <w:r w:rsidR="006D7601" w:rsidRPr="00726D17">
        <w:rPr>
          <w:rFonts w:ascii="Times New Roman" w:hAnsi="Times New Roman" w:cs="Times New Roman"/>
          <w:sz w:val="24"/>
          <w:szCs w:val="24"/>
          <w:lang w:val="en-GB"/>
        </w:rPr>
        <w:t xml:space="preserve"> </w:t>
      </w:r>
      <w:r w:rsidR="00C20C9F" w:rsidRPr="00726D17">
        <w:rPr>
          <w:rFonts w:ascii="Times New Roman" w:hAnsi="Times New Roman" w:cs="Times New Roman"/>
          <w:sz w:val="24"/>
          <w:szCs w:val="24"/>
          <w:lang w:val="en-GB"/>
        </w:rPr>
        <w:t>the ILO published</w:t>
      </w:r>
      <w:r w:rsidR="00C20C9F" w:rsidRPr="00726D17">
        <w:rPr>
          <w:rFonts w:ascii="Times New Roman" w:hAnsi="Times New Roman" w:cs="Times New Roman"/>
          <w:i/>
          <w:sz w:val="24"/>
          <w:szCs w:val="24"/>
          <w:lang w:val="en-GB"/>
        </w:rPr>
        <w:t xml:space="preserve"> Edward Phelan and the ILO: The Life and Views of an International Social Actor</w:t>
      </w:r>
      <w:r w:rsidR="0042593B" w:rsidRPr="00726D17">
        <w:rPr>
          <w:rFonts w:ascii="Times New Roman" w:hAnsi="Times New Roman" w:cs="Times New Roman"/>
          <w:sz w:val="24"/>
          <w:szCs w:val="24"/>
          <w:lang w:val="en-GB"/>
        </w:rPr>
        <w:t xml:space="preserve"> (</w:t>
      </w:r>
      <w:r w:rsidR="009B2667" w:rsidRPr="00726D17">
        <w:rPr>
          <w:rFonts w:ascii="Times New Roman" w:hAnsi="Times New Roman" w:cs="Times New Roman"/>
          <w:sz w:val="24"/>
          <w:szCs w:val="24"/>
          <w:lang w:val="en-GB"/>
        </w:rPr>
        <w:t xml:space="preserve">available at </w:t>
      </w:r>
      <w:hyperlink r:id="rId8" w:history="1">
        <w:r w:rsidR="009B2667" w:rsidRPr="00726D17">
          <w:rPr>
            <w:rStyle w:val="Hyperlink"/>
            <w:rFonts w:ascii="Times New Roman" w:hAnsi="Times New Roman" w:cs="Times New Roman"/>
            <w:sz w:val="24"/>
            <w:szCs w:val="24"/>
            <w:u w:val="none"/>
            <w:lang w:val="en-GB"/>
          </w:rPr>
          <w:t>www.ilo.org/wcmsp5/groups/public/@dgreports /@dcomm/@publ/documents/publication/wcms_104746.pdf</w:t>
        </w:r>
      </w:hyperlink>
      <w:r w:rsidR="009B2667" w:rsidRPr="00726D17">
        <w:rPr>
          <w:rFonts w:ascii="Times New Roman" w:hAnsi="Times New Roman" w:cs="Times New Roman"/>
          <w:sz w:val="24"/>
          <w:szCs w:val="24"/>
          <w:lang w:val="en-GB"/>
        </w:rPr>
        <w:t>)</w:t>
      </w:r>
      <w:r w:rsidR="001E1908" w:rsidRPr="00726D17">
        <w:rPr>
          <w:rFonts w:ascii="Times New Roman" w:hAnsi="Times New Roman" w:cs="Times New Roman"/>
          <w:sz w:val="24"/>
          <w:szCs w:val="24"/>
          <w:lang w:val="en-GB"/>
        </w:rPr>
        <w:t xml:space="preserve">. </w:t>
      </w:r>
      <w:r w:rsidR="007C0B9D" w:rsidRPr="00726D17">
        <w:rPr>
          <w:rFonts w:ascii="Times New Roman" w:hAnsi="Times New Roman" w:cs="Times New Roman"/>
          <w:sz w:val="24"/>
          <w:szCs w:val="24"/>
          <w:lang w:val="en-GB"/>
        </w:rPr>
        <w:t>The book</w:t>
      </w:r>
      <w:r w:rsidR="001E1908" w:rsidRPr="00726D17">
        <w:rPr>
          <w:rFonts w:ascii="Times New Roman" w:hAnsi="Times New Roman" w:cs="Times New Roman"/>
          <w:sz w:val="24"/>
          <w:szCs w:val="24"/>
          <w:lang w:val="en-GB"/>
        </w:rPr>
        <w:t xml:space="preserve"> </w:t>
      </w:r>
      <w:r w:rsidR="00804890" w:rsidRPr="00726D17">
        <w:rPr>
          <w:rFonts w:ascii="Times New Roman" w:hAnsi="Times New Roman" w:cs="Times New Roman"/>
          <w:sz w:val="24"/>
          <w:szCs w:val="24"/>
          <w:lang w:val="en-GB"/>
        </w:rPr>
        <w:t>contains</w:t>
      </w:r>
      <w:r w:rsidR="00275769" w:rsidRPr="00726D17">
        <w:rPr>
          <w:rFonts w:ascii="Times New Roman" w:hAnsi="Times New Roman" w:cs="Times New Roman"/>
          <w:sz w:val="24"/>
          <w:szCs w:val="24"/>
          <w:lang w:val="en-GB"/>
        </w:rPr>
        <w:t xml:space="preserve"> an edited selection of Phelan’s memoirs and other publications </w:t>
      </w:r>
      <w:r w:rsidR="00804890" w:rsidRPr="00726D17">
        <w:rPr>
          <w:rFonts w:ascii="Times New Roman" w:hAnsi="Times New Roman" w:cs="Times New Roman"/>
          <w:sz w:val="24"/>
          <w:szCs w:val="24"/>
          <w:lang w:val="en-GB"/>
        </w:rPr>
        <w:t xml:space="preserve">and </w:t>
      </w:r>
      <w:r w:rsidR="00A8480A" w:rsidRPr="00726D17">
        <w:rPr>
          <w:rFonts w:ascii="Times New Roman" w:hAnsi="Times New Roman" w:cs="Times New Roman"/>
          <w:sz w:val="24"/>
          <w:szCs w:val="24"/>
          <w:lang w:val="en-GB"/>
        </w:rPr>
        <w:t>il</w:t>
      </w:r>
      <w:r w:rsidR="00804890" w:rsidRPr="00726D17">
        <w:rPr>
          <w:rFonts w:ascii="Times New Roman" w:hAnsi="Times New Roman" w:cs="Times New Roman"/>
          <w:sz w:val="24"/>
          <w:szCs w:val="24"/>
          <w:lang w:val="en-GB"/>
        </w:rPr>
        <w:t>luminates</w:t>
      </w:r>
      <w:r w:rsidR="00A8480A" w:rsidRPr="00726D17">
        <w:rPr>
          <w:rFonts w:ascii="Times New Roman" w:hAnsi="Times New Roman" w:cs="Times New Roman"/>
          <w:sz w:val="24"/>
          <w:szCs w:val="24"/>
          <w:lang w:val="en-GB"/>
        </w:rPr>
        <w:t xml:space="preserve"> the </w:t>
      </w:r>
      <w:r w:rsidR="00C20C9F" w:rsidRPr="00726D17">
        <w:rPr>
          <w:rFonts w:ascii="Times New Roman" w:hAnsi="Times New Roman" w:cs="Times New Roman"/>
          <w:sz w:val="24"/>
          <w:szCs w:val="24"/>
          <w:lang w:val="en-GB"/>
        </w:rPr>
        <w:t>problems that</w:t>
      </w:r>
      <w:r w:rsidR="00A8480A" w:rsidRPr="00726D17">
        <w:rPr>
          <w:rFonts w:ascii="Times New Roman" w:hAnsi="Times New Roman" w:cs="Times New Roman"/>
          <w:sz w:val="24"/>
          <w:szCs w:val="24"/>
          <w:lang w:val="en-GB"/>
        </w:rPr>
        <w:t xml:space="preserve"> the ILO had fac</w:t>
      </w:r>
      <w:r w:rsidR="007C0B9D" w:rsidRPr="00726D17">
        <w:rPr>
          <w:rFonts w:ascii="Times New Roman" w:hAnsi="Times New Roman" w:cs="Times New Roman"/>
          <w:sz w:val="24"/>
          <w:szCs w:val="24"/>
          <w:lang w:val="en-GB"/>
        </w:rPr>
        <w:t>ed</w:t>
      </w:r>
      <w:r w:rsidR="00A8480A"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r w:rsidR="00321FCF" w:rsidRPr="00726D17">
        <w:rPr>
          <w:rFonts w:ascii="Times New Roman" w:hAnsi="Times New Roman" w:cs="Times New Roman"/>
          <w:sz w:val="24"/>
          <w:szCs w:val="24"/>
          <w:lang w:val="en-GB"/>
        </w:rPr>
        <w:t>seen</w:t>
      </w:r>
      <w:r w:rsidR="00E050B7" w:rsidRPr="00726D17">
        <w:rPr>
          <w:rFonts w:ascii="Times New Roman" w:hAnsi="Times New Roman" w:cs="Times New Roman"/>
          <w:sz w:val="24"/>
          <w:szCs w:val="24"/>
          <w:lang w:val="en-GB"/>
        </w:rPr>
        <w:t xml:space="preserve"> through the eyes of a key player</w:t>
      </w:r>
      <w:r w:rsidR="005A77CA" w:rsidRPr="00726D17">
        <w:rPr>
          <w:rFonts w:ascii="Times New Roman" w:hAnsi="Times New Roman" w:cs="Times New Roman"/>
          <w:sz w:val="24"/>
          <w:szCs w:val="24"/>
          <w:lang w:val="en-GB"/>
        </w:rPr>
        <w:t xml:space="preserve">. </w:t>
      </w:r>
      <w:r w:rsidR="00804890" w:rsidRPr="00726D17">
        <w:rPr>
          <w:rFonts w:ascii="Times New Roman" w:hAnsi="Times New Roman" w:cs="Times New Roman"/>
          <w:sz w:val="24"/>
          <w:szCs w:val="24"/>
          <w:lang w:val="en-GB"/>
        </w:rPr>
        <w:t>Phelan</w:t>
      </w:r>
      <w:r w:rsidR="005A77CA" w:rsidRPr="00726D17">
        <w:rPr>
          <w:rFonts w:ascii="Times New Roman" w:hAnsi="Times New Roman" w:cs="Times New Roman"/>
          <w:sz w:val="24"/>
          <w:szCs w:val="24"/>
          <w:lang w:val="en-GB"/>
        </w:rPr>
        <w:t xml:space="preserve"> made his last public appearance in 1955, chairing a committee that was investigating possible accounting irregularities at </w:t>
      </w:r>
      <w:r w:rsidR="00321FCF" w:rsidRPr="00726D17">
        <w:rPr>
          <w:rFonts w:ascii="Times New Roman" w:hAnsi="Times New Roman" w:cs="Times New Roman"/>
          <w:sz w:val="24"/>
          <w:szCs w:val="24"/>
          <w:lang w:val="en-GB"/>
        </w:rPr>
        <w:t xml:space="preserve">the </w:t>
      </w:r>
      <w:r w:rsidR="005A77CA" w:rsidRPr="00726D17">
        <w:rPr>
          <w:rFonts w:ascii="Times New Roman" w:hAnsi="Times New Roman" w:cs="Times New Roman"/>
          <w:sz w:val="24"/>
          <w:szCs w:val="24"/>
          <w:lang w:val="en-GB"/>
        </w:rPr>
        <w:t>UN</w:t>
      </w:r>
      <w:r w:rsidR="00C20C9F" w:rsidRPr="00726D17">
        <w:rPr>
          <w:rFonts w:ascii="Times New Roman" w:hAnsi="Times New Roman" w:cs="Times New Roman"/>
          <w:sz w:val="24"/>
          <w:szCs w:val="24"/>
          <w:lang w:val="en-GB"/>
        </w:rPr>
        <w:t xml:space="preserve"> </w:t>
      </w:r>
      <w:r w:rsidR="005A77CA" w:rsidRPr="00726D17">
        <w:rPr>
          <w:rFonts w:ascii="Times New Roman" w:hAnsi="Times New Roman" w:cs="Times New Roman"/>
          <w:sz w:val="24"/>
          <w:szCs w:val="24"/>
          <w:lang w:val="en-GB"/>
        </w:rPr>
        <w:t>E</w:t>
      </w:r>
      <w:r w:rsidR="00C20C9F" w:rsidRPr="00726D17">
        <w:rPr>
          <w:rFonts w:ascii="Times New Roman" w:hAnsi="Times New Roman" w:cs="Times New Roman"/>
          <w:sz w:val="24"/>
          <w:szCs w:val="24"/>
          <w:lang w:val="en-GB"/>
        </w:rPr>
        <w:t xml:space="preserve">ducational, </w:t>
      </w:r>
      <w:r w:rsidR="005A77CA" w:rsidRPr="00726D17">
        <w:rPr>
          <w:rFonts w:ascii="Times New Roman" w:hAnsi="Times New Roman" w:cs="Times New Roman"/>
          <w:sz w:val="24"/>
          <w:szCs w:val="24"/>
          <w:lang w:val="en-GB"/>
        </w:rPr>
        <w:t>S</w:t>
      </w:r>
      <w:r w:rsidR="00C20C9F" w:rsidRPr="00726D17">
        <w:rPr>
          <w:rFonts w:ascii="Times New Roman" w:hAnsi="Times New Roman" w:cs="Times New Roman"/>
          <w:sz w:val="24"/>
          <w:szCs w:val="24"/>
          <w:lang w:val="en-GB"/>
        </w:rPr>
        <w:t xml:space="preserve">cientific and </w:t>
      </w:r>
      <w:r w:rsidR="005A77CA" w:rsidRPr="00726D17">
        <w:rPr>
          <w:rFonts w:ascii="Times New Roman" w:hAnsi="Times New Roman" w:cs="Times New Roman"/>
          <w:sz w:val="24"/>
          <w:szCs w:val="24"/>
          <w:lang w:val="en-GB"/>
        </w:rPr>
        <w:t>C</w:t>
      </w:r>
      <w:r w:rsidR="00C20C9F" w:rsidRPr="00726D17">
        <w:rPr>
          <w:rFonts w:ascii="Times New Roman" w:hAnsi="Times New Roman" w:cs="Times New Roman"/>
          <w:sz w:val="24"/>
          <w:szCs w:val="24"/>
          <w:lang w:val="en-GB"/>
        </w:rPr>
        <w:t xml:space="preserve">ultural </w:t>
      </w:r>
      <w:r w:rsidR="005A77CA" w:rsidRPr="00726D17">
        <w:rPr>
          <w:rFonts w:ascii="Times New Roman" w:hAnsi="Times New Roman" w:cs="Times New Roman"/>
          <w:sz w:val="24"/>
          <w:szCs w:val="24"/>
          <w:lang w:val="en-GB"/>
        </w:rPr>
        <w:t>O</w:t>
      </w:r>
      <w:r w:rsidR="00C20C9F" w:rsidRPr="00726D17">
        <w:rPr>
          <w:rFonts w:ascii="Times New Roman" w:hAnsi="Times New Roman" w:cs="Times New Roman"/>
          <w:sz w:val="24"/>
          <w:szCs w:val="24"/>
          <w:lang w:val="en-GB"/>
        </w:rPr>
        <w:t>rganization</w:t>
      </w:r>
      <w:r w:rsidR="005A77CA" w:rsidRPr="00726D17">
        <w:rPr>
          <w:rFonts w:ascii="Times New Roman" w:hAnsi="Times New Roman" w:cs="Times New Roman"/>
          <w:sz w:val="24"/>
          <w:szCs w:val="24"/>
          <w:lang w:val="en-GB"/>
        </w:rPr>
        <w:t>.</w:t>
      </w:r>
      <w:r w:rsidR="00941FFA" w:rsidRPr="00726D17">
        <w:rPr>
          <w:rFonts w:ascii="Times New Roman" w:hAnsi="Times New Roman" w:cs="Times New Roman"/>
          <w:sz w:val="24"/>
          <w:szCs w:val="24"/>
          <w:lang w:val="en-GB"/>
        </w:rPr>
        <w:t xml:space="preserve"> Phelan was a member of the </w:t>
      </w:r>
      <w:r w:rsidR="00802CD2" w:rsidRPr="00726D17">
        <w:rPr>
          <w:rFonts w:ascii="Times New Roman" w:hAnsi="Times New Roman" w:cs="Times New Roman"/>
          <w:sz w:val="24"/>
          <w:szCs w:val="24"/>
          <w:lang w:val="en-GB"/>
        </w:rPr>
        <w:t xml:space="preserve">Mexican Academy of Social Legislation and received honorary doctorates from the </w:t>
      </w:r>
      <w:r w:rsidR="00F52BF6" w:rsidRPr="00726D17">
        <w:rPr>
          <w:rFonts w:ascii="Times New Roman" w:hAnsi="Times New Roman" w:cs="Times New Roman"/>
          <w:sz w:val="24"/>
          <w:szCs w:val="24"/>
          <w:lang w:val="en-GB"/>
        </w:rPr>
        <w:t xml:space="preserve">National </w:t>
      </w:r>
      <w:r w:rsidR="00802CD2" w:rsidRPr="00726D17">
        <w:rPr>
          <w:rFonts w:ascii="Times New Roman" w:hAnsi="Times New Roman" w:cs="Times New Roman"/>
          <w:sz w:val="24"/>
          <w:szCs w:val="24"/>
          <w:lang w:val="en-GB"/>
        </w:rPr>
        <w:t xml:space="preserve">University of Ireland, Laval University and the University of Montreal. He was also awarded Brazilian and Mexican decorations and </w:t>
      </w:r>
      <w:r w:rsidR="00520DBC" w:rsidRPr="00726D17">
        <w:rPr>
          <w:rFonts w:ascii="Times New Roman" w:hAnsi="Times New Roman" w:cs="Times New Roman"/>
          <w:sz w:val="24"/>
          <w:szCs w:val="24"/>
          <w:lang w:val="en-GB"/>
        </w:rPr>
        <w:t>named</w:t>
      </w:r>
      <w:r w:rsidR="00223D2F" w:rsidRPr="00726D17">
        <w:rPr>
          <w:rFonts w:ascii="Times New Roman" w:hAnsi="Times New Roman" w:cs="Times New Roman"/>
          <w:sz w:val="24"/>
          <w:szCs w:val="24"/>
          <w:lang w:val="en-GB"/>
        </w:rPr>
        <w:t xml:space="preserve"> </w:t>
      </w:r>
      <w:r w:rsidR="009F5B01" w:rsidRPr="00726D17">
        <w:rPr>
          <w:rFonts w:ascii="Times New Roman" w:hAnsi="Times New Roman" w:cs="Times New Roman"/>
          <w:i/>
          <w:sz w:val="24"/>
          <w:szCs w:val="24"/>
          <w:lang w:val="en-GB"/>
        </w:rPr>
        <w:t>Commandeur de la Lé</w:t>
      </w:r>
      <w:r w:rsidR="00223D2F" w:rsidRPr="00726D17">
        <w:rPr>
          <w:rFonts w:ascii="Times New Roman" w:hAnsi="Times New Roman" w:cs="Times New Roman"/>
          <w:i/>
          <w:sz w:val="24"/>
          <w:szCs w:val="24"/>
          <w:lang w:val="en-GB"/>
        </w:rPr>
        <w:t xml:space="preserve">gion </w:t>
      </w:r>
      <w:proofErr w:type="spellStart"/>
      <w:r w:rsidR="00223D2F" w:rsidRPr="00726D17">
        <w:rPr>
          <w:rFonts w:ascii="Times New Roman" w:hAnsi="Times New Roman" w:cs="Times New Roman"/>
          <w:i/>
          <w:sz w:val="24"/>
          <w:szCs w:val="24"/>
          <w:lang w:val="en-GB"/>
        </w:rPr>
        <w:t>d’Honneur</w:t>
      </w:r>
      <w:proofErr w:type="spellEnd"/>
      <w:r w:rsidR="00223D2F" w:rsidRPr="00726D17">
        <w:rPr>
          <w:rFonts w:ascii="Times New Roman" w:hAnsi="Times New Roman" w:cs="Times New Roman"/>
          <w:sz w:val="24"/>
          <w:szCs w:val="24"/>
          <w:lang w:val="en-GB"/>
        </w:rPr>
        <w:t xml:space="preserve"> in France. He died </w:t>
      </w:r>
      <w:r w:rsidR="0055635E" w:rsidRPr="00726D17">
        <w:rPr>
          <w:rFonts w:ascii="Times New Roman" w:hAnsi="Times New Roman" w:cs="Times New Roman"/>
          <w:sz w:val="24"/>
          <w:szCs w:val="24"/>
          <w:lang w:val="en-GB"/>
        </w:rPr>
        <w:t xml:space="preserve">in 1967 and was buried along with his </w:t>
      </w:r>
      <w:r w:rsidR="008A6BCB" w:rsidRPr="00726D17">
        <w:rPr>
          <w:rFonts w:ascii="Times New Roman" w:hAnsi="Times New Roman" w:cs="Times New Roman"/>
          <w:sz w:val="24"/>
          <w:szCs w:val="24"/>
          <w:lang w:val="en-GB"/>
        </w:rPr>
        <w:t xml:space="preserve">wife at the </w:t>
      </w:r>
      <w:proofErr w:type="spellStart"/>
      <w:r w:rsidR="008A6BCB" w:rsidRPr="00726D17">
        <w:rPr>
          <w:rFonts w:ascii="Times New Roman" w:hAnsi="Times New Roman" w:cs="Times New Roman"/>
          <w:sz w:val="24"/>
          <w:szCs w:val="24"/>
          <w:lang w:val="en-GB"/>
        </w:rPr>
        <w:t>Genthod</w:t>
      </w:r>
      <w:proofErr w:type="spellEnd"/>
      <w:r w:rsidR="0055635E" w:rsidRPr="00726D17">
        <w:rPr>
          <w:rFonts w:ascii="Times New Roman" w:hAnsi="Times New Roman" w:cs="Times New Roman"/>
          <w:sz w:val="24"/>
          <w:szCs w:val="24"/>
          <w:lang w:val="en-GB"/>
        </w:rPr>
        <w:t xml:space="preserve"> </w:t>
      </w:r>
      <w:r w:rsidR="00520DBC" w:rsidRPr="00726D17">
        <w:rPr>
          <w:rFonts w:ascii="Times New Roman" w:hAnsi="Times New Roman" w:cs="Times New Roman"/>
          <w:sz w:val="24"/>
          <w:szCs w:val="24"/>
          <w:lang w:val="en-GB"/>
        </w:rPr>
        <w:t xml:space="preserve">cemetery </w:t>
      </w:r>
      <w:r w:rsidR="0020354B" w:rsidRPr="00726D17">
        <w:rPr>
          <w:rFonts w:ascii="Times New Roman" w:hAnsi="Times New Roman" w:cs="Times New Roman"/>
          <w:sz w:val="24"/>
          <w:szCs w:val="24"/>
          <w:lang w:val="en-GB"/>
        </w:rPr>
        <w:t>near</w:t>
      </w:r>
      <w:r w:rsidR="0055635E" w:rsidRPr="00726D17">
        <w:rPr>
          <w:rFonts w:ascii="Times New Roman" w:hAnsi="Times New Roman" w:cs="Times New Roman"/>
          <w:sz w:val="24"/>
          <w:szCs w:val="24"/>
          <w:lang w:val="en-GB"/>
        </w:rPr>
        <w:t xml:space="preserve"> Geneva.</w:t>
      </w:r>
      <w:r w:rsidR="00321FCF" w:rsidRPr="00726D17">
        <w:rPr>
          <w:rFonts w:ascii="Times New Roman" w:hAnsi="Times New Roman" w:cs="Times New Roman"/>
          <w:sz w:val="24"/>
          <w:szCs w:val="24"/>
          <w:lang w:val="en-GB"/>
        </w:rPr>
        <w:t xml:space="preserve"> </w:t>
      </w:r>
      <w:r w:rsidR="0020354B" w:rsidRPr="00726D17">
        <w:rPr>
          <w:rFonts w:ascii="Times New Roman" w:hAnsi="Times New Roman" w:cs="Times New Roman"/>
          <w:sz w:val="24"/>
          <w:szCs w:val="24"/>
          <w:lang w:val="en-GB"/>
        </w:rPr>
        <w:t>He</w:t>
      </w:r>
      <w:r w:rsidR="00777117" w:rsidRPr="00726D17">
        <w:rPr>
          <w:rFonts w:ascii="Times New Roman" w:hAnsi="Times New Roman" w:cs="Times New Roman"/>
          <w:sz w:val="24"/>
          <w:szCs w:val="24"/>
          <w:lang w:val="en-GB"/>
        </w:rPr>
        <w:t xml:space="preserve"> and </w:t>
      </w:r>
      <w:r w:rsidR="0020354B" w:rsidRPr="00726D17">
        <w:rPr>
          <w:rFonts w:ascii="Times New Roman" w:hAnsi="Times New Roman" w:cs="Times New Roman"/>
          <w:sz w:val="24"/>
          <w:szCs w:val="24"/>
          <w:lang w:val="en-GB"/>
        </w:rPr>
        <w:t>his wife</w:t>
      </w:r>
      <w:r w:rsidR="00520DBC" w:rsidRPr="00726D17">
        <w:rPr>
          <w:rFonts w:ascii="Times New Roman" w:hAnsi="Times New Roman" w:cs="Times New Roman"/>
          <w:sz w:val="24"/>
          <w:szCs w:val="24"/>
          <w:lang w:val="en-GB"/>
        </w:rPr>
        <w:t xml:space="preserve"> bequeathed </w:t>
      </w:r>
      <w:r w:rsidR="00A1245B" w:rsidRPr="00726D17">
        <w:rPr>
          <w:rFonts w:ascii="Times New Roman" w:hAnsi="Times New Roman" w:cs="Times New Roman"/>
          <w:sz w:val="24"/>
          <w:szCs w:val="24"/>
          <w:lang w:val="en-GB"/>
        </w:rPr>
        <w:t>legacies</w:t>
      </w:r>
      <w:r w:rsidR="00777117" w:rsidRPr="00726D17">
        <w:rPr>
          <w:rFonts w:ascii="Times New Roman" w:hAnsi="Times New Roman" w:cs="Times New Roman"/>
          <w:sz w:val="24"/>
          <w:szCs w:val="24"/>
          <w:lang w:val="en-GB"/>
        </w:rPr>
        <w:t xml:space="preserve"> to the International Insti</w:t>
      </w:r>
      <w:r w:rsidR="0020354B" w:rsidRPr="00726D17">
        <w:rPr>
          <w:rFonts w:ascii="Times New Roman" w:hAnsi="Times New Roman" w:cs="Times New Roman"/>
          <w:sz w:val="24"/>
          <w:szCs w:val="24"/>
          <w:lang w:val="en-GB"/>
        </w:rPr>
        <w:t xml:space="preserve">tute for Labour Studies, </w:t>
      </w:r>
      <w:r w:rsidR="00777117" w:rsidRPr="00726D17">
        <w:rPr>
          <w:rFonts w:ascii="Times New Roman" w:hAnsi="Times New Roman" w:cs="Times New Roman"/>
          <w:sz w:val="24"/>
          <w:szCs w:val="24"/>
          <w:lang w:val="en-GB"/>
        </w:rPr>
        <w:t xml:space="preserve">established by the ILO, and </w:t>
      </w:r>
      <w:r w:rsidR="00520DBC" w:rsidRPr="00726D17">
        <w:rPr>
          <w:rFonts w:ascii="Times New Roman" w:hAnsi="Times New Roman" w:cs="Times New Roman"/>
          <w:sz w:val="24"/>
          <w:szCs w:val="24"/>
          <w:lang w:val="en-GB"/>
        </w:rPr>
        <w:t xml:space="preserve">to </w:t>
      </w:r>
      <w:r w:rsidR="00777117" w:rsidRPr="00726D17">
        <w:rPr>
          <w:rFonts w:ascii="Times New Roman" w:hAnsi="Times New Roman" w:cs="Times New Roman"/>
          <w:sz w:val="24"/>
          <w:szCs w:val="24"/>
          <w:lang w:val="en-GB"/>
        </w:rPr>
        <w:t>the National University of Ireland</w:t>
      </w:r>
      <w:r w:rsidR="0020354B" w:rsidRPr="00726D17">
        <w:rPr>
          <w:rFonts w:ascii="Times New Roman" w:hAnsi="Times New Roman" w:cs="Times New Roman"/>
          <w:sz w:val="24"/>
          <w:szCs w:val="24"/>
          <w:lang w:val="en-GB"/>
        </w:rPr>
        <w:t>, which</w:t>
      </w:r>
      <w:r w:rsidR="00430F32" w:rsidRPr="00726D17">
        <w:rPr>
          <w:rFonts w:ascii="Times New Roman" w:hAnsi="Times New Roman" w:cs="Times New Roman"/>
          <w:sz w:val="24"/>
          <w:szCs w:val="24"/>
          <w:lang w:val="en-GB"/>
        </w:rPr>
        <w:t xml:space="preserve"> </w:t>
      </w:r>
      <w:r w:rsidR="00520DBC" w:rsidRPr="00726D17">
        <w:rPr>
          <w:rFonts w:ascii="Times New Roman" w:hAnsi="Times New Roman" w:cs="Times New Roman"/>
          <w:sz w:val="24"/>
          <w:szCs w:val="24"/>
          <w:lang w:val="en-GB"/>
        </w:rPr>
        <w:t>uses</w:t>
      </w:r>
      <w:r w:rsidR="0070437D" w:rsidRPr="00726D17">
        <w:rPr>
          <w:rFonts w:ascii="Times New Roman" w:hAnsi="Times New Roman" w:cs="Times New Roman"/>
          <w:sz w:val="24"/>
          <w:szCs w:val="24"/>
          <w:lang w:val="en-GB"/>
        </w:rPr>
        <w:t xml:space="preserve"> </w:t>
      </w:r>
      <w:r w:rsidR="00777117" w:rsidRPr="00726D17">
        <w:rPr>
          <w:rFonts w:ascii="Times New Roman" w:hAnsi="Times New Roman" w:cs="Times New Roman"/>
          <w:sz w:val="24"/>
          <w:szCs w:val="24"/>
          <w:lang w:val="en-GB"/>
        </w:rPr>
        <w:t xml:space="preserve">the </w:t>
      </w:r>
      <w:r w:rsidR="00332CED" w:rsidRPr="00726D17">
        <w:rPr>
          <w:rFonts w:ascii="Times New Roman" w:hAnsi="Times New Roman" w:cs="Times New Roman"/>
          <w:sz w:val="24"/>
          <w:szCs w:val="24"/>
          <w:lang w:val="en-GB"/>
        </w:rPr>
        <w:t>funds</w:t>
      </w:r>
      <w:r w:rsidR="00777117" w:rsidRPr="00726D17">
        <w:rPr>
          <w:rFonts w:ascii="Times New Roman" w:hAnsi="Times New Roman" w:cs="Times New Roman"/>
          <w:sz w:val="24"/>
          <w:szCs w:val="24"/>
          <w:lang w:val="en-GB"/>
        </w:rPr>
        <w:t xml:space="preserve"> </w:t>
      </w:r>
      <w:r w:rsidR="00332CED" w:rsidRPr="00726D17">
        <w:rPr>
          <w:rFonts w:ascii="Times New Roman" w:hAnsi="Times New Roman" w:cs="Times New Roman"/>
          <w:sz w:val="24"/>
          <w:szCs w:val="24"/>
          <w:lang w:val="en-GB"/>
        </w:rPr>
        <w:t>for</w:t>
      </w:r>
      <w:r w:rsidR="00430F32" w:rsidRPr="00726D17">
        <w:rPr>
          <w:rFonts w:ascii="Times New Roman" w:hAnsi="Times New Roman" w:cs="Times New Roman"/>
          <w:sz w:val="24"/>
          <w:szCs w:val="24"/>
          <w:lang w:val="en-GB"/>
        </w:rPr>
        <w:t xml:space="preserve"> </w:t>
      </w:r>
      <w:r w:rsidR="000F2A1A" w:rsidRPr="00726D17">
        <w:rPr>
          <w:rFonts w:ascii="Times New Roman" w:hAnsi="Times New Roman" w:cs="Times New Roman"/>
          <w:sz w:val="24"/>
          <w:szCs w:val="24"/>
          <w:lang w:val="en-GB"/>
        </w:rPr>
        <w:t>Phelan Fellowship</w:t>
      </w:r>
      <w:r w:rsidR="0070437D" w:rsidRPr="00726D17">
        <w:rPr>
          <w:rFonts w:ascii="Times New Roman" w:hAnsi="Times New Roman" w:cs="Times New Roman"/>
          <w:sz w:val="24"/>
          <w:szCs w:val="24"/>
          <w:lang w:val="en-GB"/>
        </w:rPr>
        <w:t>s</w:t>
      </w:r>
      <w:r w:rsidR="000F2A1A" w:rsidRPr="00726D17">
        <w:rPr>
          <w:rFonts w:ascii="Times New Roman" w:hAnsi="Times New Roman" w:cs="Times New Roman"/>
          <w:sz w:val="24"/>
          <w:szCs w:val="24"/>
          <w:lang w:val="en-GB"/>
        </w:rPr>
        <w:t xml:space="preserve"> in International Law</w:t>
      </w:r>
      <w:r w:rsidR="00AD01D4" w:rsidRPr="00726D17">
        <w:rPr>
          <w:rFonts w:ascii="Times New Roman" w:hAnsi="Times New Roman" w:cs="Times New Roman"/>
          <w:sz w:val="24"/>
          <w:szCs w:val="24"/>
          <w:lang w:val="en-GB"/>
        </w:rPr>
        <w:t xml:space="preserve"> and in</w:t>
      </w:r>
      <w:r w:rsidR="0020354B" w:rsidRPr="00726D17">
        <w:rPr>
          <w:rFonts w:ascii="Times New Roman" w:hAnsi="Times New Roman" w:cs="Times New Roman"/>
          <w:sz w:val="24"/>
          <w:szCs w:val="24"/>
          <w:lang w:val="en-GB"/>
        </w:rPr>
        <w:t xml:space="preserve"> 2013</w:t>
      </w:r>
      <w:r w:rsidR="0070437D" w:rsidRPr="00726D17">
        <w:rPr>
          <w:rFonts w:ascii="Times New Roman" w:hAnsi="Times New Roman" w:cs="Times New Roman"/>
          <w:sz w:val="24"/>
          <w:szCs w:val="24"/>
          <w:lang w:val="en-GB"/>
        </w:rPr>
        <w:t xml:space="preserve"> also established the E.J. Phelan lecture series</w:t>
      </w:r>
      <w:r w:rsidR="00FF19E5" w:rsidRPr="00726D17">
        <w:rPr>
          <w:rFonts w:ascii="Times New Roman" w:hAnsi="Times New Roman" w:cs="Times New Roman"/>
          <w:sz w:val="24"/>
          <w:szCs w:val="24"/>
          <w:lang w:val="en-GB"/>
        </w:rPr>
        <w:t xml:space="preserve"> to honour </w:t>
      </w:r>
      <w:r w:rsidR="00AD01D4" w:rsidRPr="00726D17">
        <w:rPr>
          <w:rFonts w:ascii="Times New Roman" w:hAnsi="Times New Roman" w:cs="Times New Roman"/>
          <w:sz w:val="24"/>
          <w:szCs w:val="24"/>
          <w:lang w:val="en-GB"/>
        </w:rPr>
        <w:t>hi</w:t>
      </w:r>
      <w:r w:rsidR="00FF19E5" w:rsidRPr="00726D17">
        <w:rPr>
          <w:rFonts w:ascii="Times New Roman" w:hAnsi="Times New Roman" w:cs="Times New Roman"/>
          <w:sz w:val="24"/>
          <w:szCs w:val="24"/>
          <w:lang w:val="en-GB"/>
        </w:rPr>
        <w:t>s work</w:t>
      </w:r>
      <w:r w:rsidR="0070437D" w:rsidRPr="00726D17">
        <w:rPr>
          <w:rFonts w:ascii="Times New Roman" w:hAnsi="Times New Roman" w:cs="Times New Roman"/>
          <w:sz w:val="24"/>
          <w:szCs w:val="24"/>
          <w:lang w:val="en-GB"/>
        </w:rPr>
        <w:t>.</w:t>
      </w:r>
      <w:r w:rsidR="00430F32" w:rsidRPr="00726D17">
        <w:rPr>
          <w:rFonts w:ascii="Times New Roman" w:hAnsi="Times New Roman" w:cs="Times New Roman"/>
          <w:sz w:val="24"/>
          <w:szCs w:val="24"/>
          <w:lang w:val="en-GB"/>
        </w:rPr>
        <w:t xml:space="preserve"> </w:t>
      </w:r>
    </w:p>
    <w:p w14:paraId="69166160" w14:textId="77777777" w:rsidR="002F6B4B" w:rsidRPr="00726D17" w:rsidRDefault="002F6B4B" w:rsidP="00926654">
      <w:pPr>
        <w:spacing w:after="0" w:line="240" w:lineRule="auto"/>
        <w:jc w:val="both"/>
        <w:rPr>
          <w:rFonts w:ascii="Times New Roman" w:hAnsi="Times New Roman" w:cs="Times New Roman"/>
          <w:sz w:val="24"/>
          <w:szCs w:val="24"/>
          <w:lang w:val="en-GB"/>
        </w:rPr>
      </w:pPr>
    </w:p>
    <w:p w14:paraId="1AA28CAC" w14:textId="77777777" w:rsidR="00C20C9F" w:rsidRPr="00726D17" w:rsidRDefault="00C20C9F"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b/>
          <w:sz w:val="24"/>
          <w:szCs w:val="24"/>
          <w:lang w:val="en-GB"/>
        </w:rPr>
        <w:t>ARCHIVES</w:t>
      </w:r>
      <w:r w:rsidRPr="00726D17">
        <w:rPr>
          <w:rFonts w:ascii="Times New Roman" w:hAnsi="Times New Roman" w:cs="Times New Roman"/>
          <w:sz w:val="24"/>
          <w:szCs w:val="24"/>
          <w:lang w:val="en-GB"/>
        </w:rPr>
        <w:t xml:space="preserve">: </w:t>
      </w:r>
      <w:r w:rsidR="005170AD" w:rsidRPr="00726D17">
        <w:rPr>
          <w:rFonts w:ascii="Times New Roman" w:hAnsi="Times New Roman" w:cs="Times New Roman"/>
          <w:sz w:val="24"/>
          <w:szCs w:val="24"/>
          <w:lang w:val="en-GB"/>
        </w:rPr>
        <w:t xml:space="preserve">The </w:t>
      </w:r>
      <w:r w:rsidR="00D05CF3" w:rsidRPr="00726D17">
        <w:rPr>
          <w:rFonts w:ascii="Times New Roman" w:hAnsi="Times New Roman" w:cs="Times New Roman"/>
          <w:sz w:val="24"/>
          <w:szCs w:val="24"/>
          <w:lang w:val="en-GB"/>
        </w:rPr>
        <w:t xml:space="preserve">Winant and Phelan Cabinet files in the </w:t>
      </w:r>
      <w:r w:rsidR="005170AD" w:rsidRPr="00726D17">
        <w:rPr>
          <w:rFonts w:ascii="Times New Roman" w:hAnsi="Times New Roman" w:cs="Times New Roman"/>
          <w:sz w:val="24"/>
          <w:szCs w:val="24"/>
          <w:lang w:val="en-GB"/>
        </w:rPr>
        <w:t xml:space="preserve">ILO Archives in Geneva </w:t>
      </w:r>
      <w:r w:rsidR="00393867" w:rsidRPr="00726D17">
        <w:rPr>
          <w:rFonts w:ascii="Times New Roman" w:hAnsi="Times New Roman" w:cs="Times New Roman"/>
          <w:sz w:val="24"/>
          <w:szCs w:val="24"/>
          <w:lang w:val="en-GB"/>
        </w:rPr>
        <w:t>shar</w:t>
      </w:r>
      <w:r w:rsidR="00D05CF3" w:rsidRPr="00726D17">
        <w:rPr>
          <w:rFonts w:ascii="Times New Roman" w:hAnsi="Times New Roman" w:cs="Times New Roman"/>
          <w:sz w:val="24"/>
          <w:szCs w:val="24"/>
          <w:lang w:val="en-GB"/>
        </w:rPr>
        <w:t>e</w:t>
      </w:r>
      <w:r w:rsidR="00393867" w:rsidRPr="00726D17">
        <w:rPr>
          <w:rFonts w:ascii="Times New Roman" w:hAnsi="Times New Roman" w:cs="Times New Roman"/>
          <w:sz w:val="24"/>
          <w:szCs w:val="24"/>
          <w:lang w:val="en-GB"/>
        </w:rPr>
        <w:t xml:space="preserve"> a continuous series of </w:t>
      </w:r>
      <w:r w:rsidR="0028272A" w:rsidRPr="00726D17">
        <w:rPr>
          <w:rFonts w:ascii="Times New Roman" w:hAnsi="Times New Roman" w:cs="Times New Roman"/>
          <w:sz w:val="24"/>
          <w:szCs w:val="24"/>
          <w:lang w:val="en-GB"/>
        </w:rPr>
        <w:t>Cabinet files</w:t>
      </w:r>
      <w:r w:rsidR="005170AD" w:rsidRPr="00726D17">
        <w:rPr>
          <w:rFonts w:ascii="Times New Roman" w:hAnsi="Times New Roman" w:cs="Times New Roman"/>
          <w:sz w:val="24"/>
          <w:szCs w:val="24"/>
          <w:lang w:val="en-GB"/>
        </w:rPr>
        <w:t>.</w:t>
      </w:r>
    </w:p>
    <w:p w14:paraId="68FB726E" w14:textId="77777777" w:rsidR="002F6B4B" w:rsidRPr="00726D17" w:rsidRDefault="002F6B4B"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b/>
          <w:sz w:val="24"/>
          <w:szCs w:val="24"/>
          <w:lang w:val="en-GB"/>
        </w:rPr>
        <w:t>PUBLICATIONS</w:t>
      </w:r>
      <w:r w:rsidRPr="00726D17">
        <w:rPr>
          <w:rFonts w:ascii="Times New Roman" w:hAnsi="Times New Roman" w:cs="Times New Roman"/>
          <w:sz w:val="24"/>
          <w:szCs w:val="24"/>
          <w:lang w:val="en-GB"/>
        </w:rPr>
        <w:t xml:space="preserve">: </w:t>
      </w:r>
      <w:r w:rsidRPr="00726D17">
        <w:rPr>
          <w:rFonts w:ascii="Times New Roman" w:hAnsi="Times New Roman" w:cs="Times New Roman"/>
          <w:i/>
          <w:iCs/>
          <w:sz w:val="24"/>
          <w:szCs w:val="24"/>
          <w:lang w:val="en-GB"/>
        </w:rPr>
        <w:t>Milan</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sz w:val="24"/>
          <w:szCs w:val="24"/>
          <w:lang w:val="en-GB"/>
        </w:rPr>
        <w:t xml:space="preserve">London </w:t>
      </w:r>
      <w:r w:rsidRPr="00726D17">
        <w:rPr>
          <w:rFonts w:ascii="Times New Roman" w:hAnsi="Times New Roman" w:cs="Times New Roman"/>
          <w:bCs/>
          <w:sz w:val="24"/>
          <w:szCs w:val="24"/>
          <w:lang w:val="en-GB"/>
        </w:rPr>
        <w:t xml:space="preserve">1914; </w:t>
      </w:r>
      <w:r w:rsidRPr="00726D17">
        <w:rPr>
          <w:rFonts w:ascii="Times New Roman" w:hAnsi="Times New Roman" w:cs="Times New Roman"/>
          <w:i/>
          <w:iCs/>
          <w:sz w:val="24"/>
          <w:szCs w:val="24"/>
          <w:lang w:val="en-GB"/>
        </w:rPr>
        <w:t>The Necessity for International Labour Organisation: An Address Delivered to the League of Nations Union Summer School, Geneva, August 1923</w:t>
      </w:r>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London </w:t>
      </w:r>
      <w:r w:rsidRPr="00726D17">
        <w:rPr>
          <w:rFonts w:ascii="Times New Roman" w:hAnsi="Times New Roman" w:cs="Times New Roman"/>
          <w:bCs/>
          <w:sz w:val="24"/>
          <w:szCs w:val="24"/>
          <w:lang w:val="en-GB"/>
        </w:rPr>
        <w:t>1923</w:t>
      </w:r>
      <w:r w:rsidRPr="00726D17">
        <w:rPr>
          <w:rFonts w:ascii="Times New Roman" w:hAnsi="Times New Roman" w:cs="Times New Roman"/>
          <w:sz w:val="24"/>
          <w:szCs w:val="24"/>
          <w:lang w:val="en-GB"/>
        </w:rPr>
        <w:t>; ‘The Internat</w:t>
      </w:r>
      <w:r w:rsidR="008361E2" w:rsidRPr="00726D17">
        <w:rPr>
          <w:rFonts w:ascii="Times New Roman" w:hAnsi="Times New Roman" w:cs="Times New Roman"/>
          <w:sz w:val="24"/>
          <w:szCs w:val="24"/>
          <w:lang w:val="en-GB"/>
        </w:rPr>
        <w:t>ional Labour Organisation: Its Ideals and R</w:t>
      </w:r>
      <w:r w:rsidRPr="00726D17">
        <w:rPr>
          <w:rFonts w:ascii="Times New Roman" w:hAnsi="Times New Roman" w:cs="Times New Roman"/>
          <w:sz w:val="24"/>
          <w:szCs w:val="24"/>
          <w:lang w:val="en-GB"/>
        </w:rPr>
        <w:t xml:space="preserve">esults’ in </w:t>
      </w:r>
      <w:r w:rsidRPr="00726D17">
        <w:rPr>
          <w:rFonts w:ascii="Times New Roman" w:hAnsi="Times New Roman" w:cs="Times New Roman"/>
          <w:i/>
          <w:iCs/>
          <w:sz w:val="24"/>
          <w:szCs w:val="24"/>
          <w:lang w:val="en-GB"/>
        </w:rPr>
        <w:t>Studies: An Irish Quarterly</w:t>
      </w:r>
      <w:r w:rsidRPr="00726D17">
        <w:rPr>
          <w:rFonts w:ascii="Times New Roman" w:hAnsi="Times New Roman" w:cs="Times New Roman"/>
          <w:sz w:val="24"/>
          <w:szCs w:val="24"/>
          <w:lang w:val="en-GB"/>
        </w:rPr>
        <w:t xml:space="preserve">, 14, </w:t>
      </w:r>
      <w:r w:rsidRPr="00726D17">
        <w:rPr>
          <w:rFonts w:ascii="Times New Roman" w:hAnsi="Times New Roman" w:cs="Times New Roman"/>
          <w:bCs/>
          <w:sz w:val="24"/>
          <w:szCs w:val="24"/>
          <w:lang w:val="en-GB"/>
        </w:rPr>
        <w:t xml:space="preserve">1925, </w:t>
      </w:r>
      <w:r w:rsidRPr="00726D17">
        <w:rPr>
          <w:rFonts w:ascii="Times New Roman" w:hAnsi="Times New Roman" w:cs="Times New Roman"/>
          <w:sz w:val="24"/>
          <w:szCs w:val="24"/>
          <w:lang w:val="en-GB"/>
        </w:rPr>
        <w:t xml:space="preserve">611-622; ‘Ireland and the International Labour Organization: Part I’ in </w:t>
      </w:r>
      <w:r w:rsidRPr="00726D17">
        <w:rPr>
          <w:rFonts w:ascii="Times New Roman" w:hAnsi="Times New Roman" w:cs="Times New Roman"/>
          <w:i/>
          <w:iCs/>
          <w:sz w:val="24"/>
          <w:szCs w:val="24"/>
          <w:lang w:val="en-GB"/>
        </w:rPr>
        <w:t>Studies: An Irish Quarterly</w:t>
      </w:r>
      <w:r w:rsidRPr="00726D17">
        <w:rPr>
          <w:rFonts w:ascii="Times New Roman" w:hAnsi="Times New Roman" w:cs="Times New Roman"/>
          <w:sz w:val="24"/>
          <w:szCs w:val="24"/>
          <w:lang w:val="en-GB"/>
        </w:rPr>
        <w:t xml:space="preserve">, 15, </w:t>
      </w:r>
      <w:r w:rsidRPr="00726D17">
        <w:rPr>
          <w:rFonts w:ascii="Times New Roman" w:hAnsi="Times New Roman" w:cs="Times New Roman"/>
          <w:bCs/>
          <w:sz w:val="24"/>
          <w:szCs w:val="24"/>
          <w:lang w:val="en-GB"/>
        </w:rPr>
        <w:t>1926</w:t>
      </w:r>
      <w:r w:rsidRPr="00726D17">
        <w:rPr>
          <w:rFonts w:ascii="Times New Roman" w:hAnsi="Times New Roman" w:cs="Times New Roman"/>
          <w:sz w:val="24"/>
          <w:szCs w:val="24"/>
          <w:lang w:val="en-GB"/>
        </w:rPr>
        <w:t xml:space="preserve">, 1-18, ‘Part II’, 380- 398; ‘The Sovereignty of the Irish Free State’ in </w:t>
      </w:r>
      <w:r w:rsidRPr="00726D17">
        <w:rPr>
          <w:rFonts w:ascii="Times New Roman" w:hAnsi="Times New Roman" w:cs="Times New Roman"/>
          <w:i/>
          <w:iCs/>
          <w:sz w:val="24"/>
          <w:szCs w:val="24"/>
          <w:lang w:val="en-GB"/>
        </w:rPr>
        <w:t>La Revue des nations</w:t>
      </w:r>
      <w:r w:rsidRPr="00726D17">
        <w:rPr>
          <w:rFonts w:ascii="Times New Roman" w:hAnsi="Times New Roman" w:cs="Times New Roman"/>
          <w:sz w:val="24"/>
          <w:szCs w:val="24"/>
          <w:lang w:val="en-GB"/>
        </w:rPr>
        <w:t xml:space="preserve">, 3, </w:t>
      </w:r>
      <w:r w:rsidRPr="00726D17">
        <w:rPr>
          <w:rFonts w:ascii="Times New Roman" w:hAnsi="Times New Roman" w:cs="Times New Roman"/>
          <w:bCs/>
          <w:sz w:val="24"/>
          <w:szCs w:val="24"/>
          <w:lang w:val="en-GB"/>
        </w:rPr>
        <w:t xml:space="preserve">1927, </w:t>
      </w:r>
      <w:r w:rsidRPr="00726D17">
        <w:rPr>
          <w:rFonts w:ascii="Times New Roman" w:hAnsi="Times New Roman" w:cs="Times New Roman"/>
          <w:sz w:val="24"/>
          <w:szCs w:val="24"/>
          <w:lang w:val="en-GB"/>
        </w:rPr>
        <w:t xml:space="preserve">35-49; ‘Current Progress of International Labour Legislation’ in </w:t>
      </w:r>
      <w:r w:rsidRPr="00726D17">
        <w:rPr>
          <w:rFonts w:ascii="Times New Roman" w:hAnsi="Times New Roman" w:cs="Times New Roman"/>
          <w:i/>
          <w:iCs/>
          <w:sz w:val="24"/>
          <w:szCs w:val="24"/>
          <w:lang w:val="en-GB"/>
        </w:rPr>
        <w:t>The Problems of Peace: Lectures Delivered at the Geneva Institute of International Relations at the Palais des Nations, August 1926</w:t>
      </w:r>
      <w:r w:rsidRPr="00726D17">
        <w:rPr>
          <w:rFonts w:ascii="Times New Roman" w:hAnsi="Times New Roman" w:cs="Times New Roman"/>
          <w:sz w:val="24"/>
          <w:szCs w:val="24"/>
          <w:lang w:val="en-GB"/>
        </w:rPr>
        <w:t xml:space="preserve">, Oxford </w:t>
      </w:r>
      <w:r w:rsidRPr="00726D17">
        <w:rPr>
          <w:rFonts w:ascii="Times New Roman" w:hAnsi="Times New Roman" w:cs="Times New Roman"/>
          <w:bCs/>
          <w:sz w:val="24"/>
          <w:szCs w:val="24"/>
          <w:lang w:val="en-GB"/>
        </w:rPr>
        <w:t xml:space="preserve">1927, </w:t>
      </w:r>
      <w:r w:rsidRPr="00726D17">
        <w:rPr>
          <w:rFonts w:ascii="Times New Roman" w:hAnsi="Times New Roman" w:cs="Times New Roman"/>
          <w:sz w:val="24"/>
          <w:szCs w:val="24"/>
          <w:lang w:val="en-GB"/>
        </w:rPr>
        <w:t xml:space="preserve">63-89; ‘The Progress and Problems of the International Labour Organization’ in </w:t>
      </w:r>
      <w:r w:rsidRPr="00726D17">
        <w:rPr>
          <w:rFonts w:ascii="Times New Roman" w:hAnsi="Times New Roman" w:cs="Times New Roman"/>
          <w:i/>
          <w:iCs/>
          <w:sz w:val="24"/>
          <w:szCs w:val="24"/>
          <w:lang w:val="en-GB"/>
        </w:rPr>
        <w:t xml:space="preserve">The </w:t>
      </w:r>
      <w:r w:rsidRPr="00726D17">
        <w:rPr>
          <w:rFonts w:ascii="Times New Roman" w:hAnsi="Times New Roman" w:cs="Times New Roman"/>
          <w:i/>
          <w:iCs/>
          <w:sz w:val="24"/>
          <w:szCs w:val="24"/>
          <w:lang w:val="en-GB"/>
        </w:rPr>
        <w:lastRenderedPageBreak/>
        <w:t>Problems of Peace</w:t>
      </w:r>
      <w:r w:rsidRPr="00726D17">
        <w:rPr>
          <w:rFonts w:ascii="Times New Roman" w:hAnsi="Times New Roman" w:cs="Times New Roman"/>
          <w:sz w:val="24"/>
          <w:szCs w:val="24"/>
          <w:lang w:val="en-GB"/>
        </w:rPr>
        <w:t>, 2</w:t>
      </w:r>
      <w:r w:rsidRPr="00726D17">
        <w:rPr>
          <w:rFonts w:ascii="Times New Roman" w:hAnsi="Times New Roman" w:cs="Times New Roman"/>
          <w:sz w:val="24"/>
          <w:szCs w:val="24"/>
          <w:vertAlign w:val="superscript"/>
          <w:lang w:val="en-GB"/>
        </w:rPr>
        <w:t>nd</w:t>
      </w:r>
      <w:r w:rsidRPr="00726D17">
        <w:rPr>
          <w:rFonts w:ascii="Times New Roman" w:hAnsi="Times New Roman" w:cs="Times New Roman"/>
          <w:sz w:val="24"/>
          <w:szCs w:val="24"/>
          <w:lang w:val="en-GB"/>
        </w:rPr>
        <w:t xml:space="preserve"> Series, Oxford </w:t>
      </w:r>
      <w:r w:rsidRPr="00726D17">
        <w:rPr>
          <w:rFonts w:ascii="Times New Roman" w:hAnsi="Times New Roman" w:cs="Times New Roman"/>
          <w:bCs/>
          <w:sz w:val="24"/>
          <w:szCs w:val="24"/>
          <w:lang w:val="en-GB"/>
        </w:rPr>
        <w:t xml:space="preserve">1928, </w:t>
      </w:r>
      <w:r w:rsidRPr="00726D17">
        <w:rPr>
          <w:rFonts w:ascii="Times New Roman" w:hAnsi="Times New Roman" w:cs="Times New Roman"/>
          <w:sz w:val="24"/>
          <w:szCs w:val="24"/>
          <w:lang w:val="en-GB"/>
        </w:rPr>
        <w:t xml:space="preserve">46-70; ‘Tendencies in International Legislation’ in </w:t>
      </w:r>
      <w:r w:rsidRPr="00726D17">
        <w:rPr>
          <w:rFonts w:ascii="Times New Roman" w:hAnsi="Times New Roman" w:cs="Times New Roman"/>
          <w:i/>
          <w:iCs/>
          <w:sz w:val="24"/>
          <w:szCs w:val="24"/>
          <w:lang w:val="en-GB"/>
        </w:rPr>
        <w:t>The Problems of Peace</w:t>
      </w:r>
      <w:r w:rsidRPr="00726D17">
        <w:rPr>
          <w:rFonts w:ascii="Times New Roman" w:hAnsi="Times New Roman" w:cs="Times New Roman"/>
          <w:sz w:val="24"/>
          <w:szCs w:val="24"/>
          <w:lang w:val="en-GB"/>
        </w:rPr>
        <w:t>, 3</w:t>
      </w:r>
      <w:r w:rsidRPr="00726D17">
        <w:rPr>
          <w:rFonts w:ascii="Times New Roman" w:hAnsi="Times New Roman" w:cs="Times New Roman"/>
          <w:sz w:val="24"/>
          <w:szCs w:val="24"/>
          <w:vertAlign w:val="superscript"/>
          <w:lang w:val="en-GB"/>
        </w:rPr>
        <w:t>rd</w:t>
      </w:r>
      <w:r w:rsidRPr="00726D17">
        <w:rPr>
          <w:rFonts w:ascii="Times New Roman" w:hAnsi="Times New Roman" w:cs="Times New Roman"/>
          <w:sz w:val="24"/>
          <w:szCs w:val="24"/>
          <w:lang w:val="en-GB"/>
        </w:rPr>
        <w:t xml:space="preserve"> Series, Oxford </w:t>
      </w:r>
      <w:r w:rsidRPr="00726D17">
        <w:rPr>
          <w:rFonts w:ascii="Times New Roman" w:hAnsi="Times New Roman" w:cs="Times New Roman"/>
          <w:bCs/>
          <w:sz w:val="24"/>
          <w:szCs w:val="24"/>
          <w:lang w:val="en-GB"/>
        </w:rPr>
        <w:t xml:space="preserve">1929, </w:t>
      </w:r>
      <w:r w:rsidRPr="00726D17">
        <w:rPr>
          <w:rFonts w:ascii="Times New Roman" w:hAnsi="Times New Roman" w:cs="Times New Roman"/>
          <w:sz w:val="24"/>
          <w:szCs w:val="24"/>
          <w:lang w:val="en-GB"/>
        </w:rPr>
        <w:t xml:space="preserve">96-129; ‘International Co-operation and Unemployment’ in Q. Wright (Ed.), </w:t>
      </w:r>
      <w:r w:rsidRPr="00726D17">
        <w:rPr>
          <w:rFonts w:ascii="Times New Roman" w:hAnsi="Times New Roman" w:cs="Times New Roman"/>
          <w:i/>
          <w:iCs/>
          <w:sz w:val="24"/>
          <w:szCs w:val="24"/>
          <w:lang w:val="en-GB"/>
        </w:rPr>
        <w:t>Unemployment as a World Problem: Lectures on the Harris Foundation</w:t>
      </w:r>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Chicago </w:t>
      </w:r>
      <w:r w:rsidRPr="00726D17">
        <w:rPr>
          <w:rFonts w:ascii="Times New Roman" w:hAnsi="Times New Roman" w:cs="Times New Roman"/>
          <w:bCs/>
          <w:sz w:val="24"/>
          <w:szCs w:val="24"/>
          <w:lang w:val="en-GB"/>
        </w:rPr>
        <w:t>1931</w:t>
      </w:r>
      <w:r w:rsidRPr="00726D17">
        <w:rPr>
          <w:rFonts w:ascii="Times New Roman" w:hAnsi="Times New Roman" w:cs="Times New Roman"/>
          <w:sz w:val="24"/>
          <w:szCs w:val="24"/>
          <w:lang w:val="en-GB"/>
        </w:rPr>
        <w:t xml:space="preserve">, 151-248; ‘The British Empire and the World Community’ in </w:t>
      </w:r>
      <w:r w:rsidRPr="00726D17">
        <w:rPr>
          <w:rFonts w:ascii="Times New Roman" w:hAnsi="Times New Roman" w:cs="Times New Roman"/>
          <w:i/>
          <w:iCs/>
          <w:sz w:val="24"/>
          <w:szCs w:val="24"/>
          <w:lang w:val="en-GB"/>
        </w:rPr>
        <w:t>The Problems of Peace</w:t>
      </w:r>
      <w:r w:rsidRPr="00726D17">
        <w:rPr>
          <w:rFonts w:ascii="Times New Roman" w:hAnsi="Times New Roman" w:cs="Times New Roman"/>
          <w:sz w:val="24"/>
          <w:szCs w:val="24"/>
          <w:lang w:val="en-GB"/>
        </w:rPr>
        <w:t>, Volume 5, London 1931, 253-283; ‘</w:t>
      </w:r>
      <w:proofErr w:type="spellStart"/>
      <w:r w:rsidRPr="00726D17">
        <w:rPr>
          <w:rFonts w:ascii="Times New Roman" w:hAnsi="Times New Roman" w:cs="Times New Roman"/>
          <w:sz w:val="24"/>
          <w:szCs w:val="24"/>
          <w:lang w:val="en-GB"/>
        </w:rPr>
        <w:t>L’Empire</w:t>
      </w:r>
      <w:proofErr w:type="spellEnd"/>
      <w:r w:rsidRPr="00726D17">
        <w:rPr>
          <w:rFonts w:ascii="Times New Roman" w:hAnsi="Times New Roman" w:cs="Times New Roman"/>
          <w:sz w:val="24"/>
          <w:szCs w:val="24"/>
          <w:lang w:val="en-GB"/>
        </w:rPr>
        <w:t xml:space="preserve"> </w:t>
      </w:r>
      <w:proofErr w:type="spellStart"/>
      <w:r w:rsidRPr="00726D17">
        <w:rPr>
          <w:rFonts w:ascii="Times New Roman" w:hAnsi="Times New Roman" w:cs="Times New Roman"/>
          <w:sz w:val="24"/>
          <w:szCs w:val="24"/>
          <w:lang w:val="en-GB"/>
        </w:rPr>
        <w:t>Britannique</w:t>
      </w:r>
      <w:proofErr w:type="spellEnd"/>
      <w:r w:rsidRPr="00726D17">
        <w:rPr>
          <w:rFonts w:ascii="Times New Roman" w:hAnsi="Times New Roman" w:cs="Times New Roman"/>
          <w:sz w:val="24"/>
          <w:szCs w:val="24"/>
          <w:lang w:val="en-GB"/>
        </w:rPr>
        <w:t xml:space="preserve"> et la </w:t>
      </w:r>
      <w:proofErr w:type="spellStart"/>
      <w:r w:rsidRPr="00726D17">
        <w:rPr>
          <w:rFonts w:ascii="Times New Roman" w:hAnsi="Times New Roman" w:cs="Times New Roman"/>
          <w:sz w:val="24"/>
          <w:szCs w:val="24"/>
          <w:lang w:val="en-GB"/>
        </w:rPr>
        <w:t>communaute</w:t>
      </w:r>
      <w:proofErr w:type="spellEnd"/>
      <w:r w:rsidRPr="00726D17">
        <w:rPr>
          <w:rFonts w:ascii="Times New Roman" w:hAnsi="Times New Roman" w:cs="Times New Roman"/>
          <w:sz w:val="24"/>
          <w:szCs w:val="24"/>
          <w:lang w:val="en-GB"/>
        </w:rPr>
        <w:t xml:space="preserve">́ </w:t>
      </w:r>
      <w:proofErr w:type="spellStart"/>
      <w:r w:rsidRPr="00726D17">
        <w:rPr>
          <w:rFonts w:ascii="Times New Roman" w:hAnsi="Times New Roman" w:cs="Times New Roman"/>
          <w:sz w:val="24"/>
          <w:szCs w:val="24"/>
          <w:lang w:val="en-GB"/>
        </w:rPr>
        <w:t>internationale</w:t>
      </w:r>
      <w:proofErr w:type="spellEnd"/>
      <w:r w:rsidRPr="00726D17">
        <w:rPr>
          <w:rFonts w:ascii="Times New Roman" w:hAnsi="Times New Roman" w:cs="Times New Roman"/>
          <w:sz w:val="24"/>
          <w:szCs w:val="24"/>
          <w:lang w:val="en-GB"/>
        </w:rPr>
        <w:t xml:space="preserve">’ in </w:t>
      </w:r>
      <w:r w:rsidRPr="00726D17">
        <w:rPr>
          <w:rFonts w:ascii="Times New Roman" w:hAnsi="Times New Roman" w:cs="Times New Roman"/>
          <w:i/>
          <w:iCs/>
          <w:sz w:val="24"/>
          <w:szCs w:val="24"/>
          <w:lang w:val="en-GB"/>
        </w:rPr>
        <w:t>Revue des sciences politiques</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sz w:val="24"/>
          <w:szCs w:val="24"/>
          <w:lang w:val="en-GB"/>
        </w:rPr>
        <w:t xml:space="preserve">47, July-September </w:t>
      </w:r>
      <w:r w:rsidRPr="00726D17">
        <w:rPr>
          <w:rFonts w:ascii="Times New Roman" w:hAnsi="Times New Roman" w:cs="Times New Roman"/>
          <w:bCs/>
          <w:sz w:val="24"/>
          <w:szCs w:val="24"/>
          <w:lang w:val="en-GB"/>
        </w:rPr>
        <w:t>1932</w:t>
      </w:r>
      <w:r w:rsidRPr="00726D17">
        <w:rPr>
          <w:rFonts w:ascii="Times New Roman" w:hAnsi="Times New Roman" w:cs="Times New Roman"/>
          <w:sz w:val="24"/>
          <w:szCs w:val="24"/>
          <w:lang w:val="en-GB"/>
        </w:rPr>
        <w:t xml:space="preserve">, 393-417; ‘Industrial and Social Aspects of the Economic Crisis’ in </w:t>
      </w:r>
      <w:r w:rsidRPr="00726D17">
        <w:rPr>
          <w:rFonts w:ascii="Times New Roman" w:hAnsi="Times New Roman" w:cs="Times New Roman"/>
          <w:i/>
          <w:iCs/>
          <w:sz w:val="24"/>
          <w:szCs w:val="24"/>
          <w:lang w:val="en-GB"/>
        </w:rPr>
        <w:t>The Problems of Peace</w:t>
      </w:r>
      <w:r w:rsidRPr="00726D17">
        <w:rPr>
          <w:rFonts w:ascii="Times New Roman" w:hAnsi="Times New Roman" w:cs="Times New Roman"/>
          <w:sz w:val="24"/>
          <w:szCs w:val="24"/>
          <w:lang w:val="en-GB"/>
        </w:rPr>
        <w:t xml:space="preserve">, Volume 7, London </w:t>
      </w:r>
      <w:r w:rsidRPr="00726D17">
        <w:rPr>
          <w:rFonts w:ascii="Times New Roman" w:hAnsi="Times New Roman" w:cs="Times New Roman"/>
          <w:bCs/>
          <w:sz w:val="24"/>
          <w:szCs w:val="24"/>
          <w:lang w:val="en-GB"/>
        </w:rPr>
        <w:t xml:space="preserve">1933, </w:t>
      </w:r>
      <w:r w:rsidRPr="00726D17">
        <w:rPr>
          <w:rFonts w:ascii="Times New Roman" w:hAnsi="Times New Roman" w:cs="Times New Roman"/>
          <w:sz w:val="24"/>
          <w:szCs w:val="24"/>
          <w:lang w:val="en-GB"/>
        </w:rPr>
        <w:t xml:space="preserve">107-129; </w:t>
      </w:r>
      <w:r w:rsidR="00800D3D" w:rsidRPr="00726D17">
        <w:rPr>
          <w:rFonts w:ascii="Times New Roman" w:hAnsi="Times New Roman" w:cs="Times New Roman"/>
          <w:i/>
          <w:iCs/>
          <w:sz w:val="24"/>
          <w:szCs w:val="24"/>
          <w:lang w:val="en-GB"/>
        </w:rPr>
        <w:t>Albert Thomas, homme</w:t>
      </w:r>
      <w:r w:rsidR="00FD58A5" w:rsidRPr="00726D17">
        <w:rPr>
          <w:rFonts w:ascii="Times New Roman" w:hAnsi="Times New Roman" w:cs="Times New Roman"/>
          <w:i/>
          <w:iCs/>
          <w:sz w:val="24"/>
          <w:szCs w:val="24"/>
          <w:lang w:val="en-GB"/>
        </w:rPr>
        <w:t xml:space="preserve"> </w:t>
      </w:r>
      <w:r w:rsidRPr="00726D17">
        <w:rPr>
          <w:rFonts w:ascii="Times New Roman" w:hAnsi="Times New Roman" w:cs="Times New Roman"/>
          <w:i/>
          <w:iCs/>
          <w:sz w:val="24"/>
          <w:szCs w:val="24"/>
          <w:lang w:val="en-GB"/>
        </w:rPr>
        <w:t xml:space="preserve">international: </w:t>
      </w:r>
      <w:proofErr w:type="spellStart"/>
      <w:r w:rsidRPr="00726D17">
        <w:rPr>
          <w:rFonts w:ascii="Times New Roman" w:hAnsi="Times New Roman" w:cs="Times New Roman"/>
          <w:i/>
          <w:iCs/>
          <w:sz w:val="24"/>
          <w:szCs w:val="24"/>
          <w:lang w:val="en-GB"/>
        </w:rPr>
        <w:t>Discours</w:t>
      </w:r>
      <w:proofErr w:type="spellEnd"/>
      <w:r w:rsidRPr="00726D17">
        <w:rPr>
          <w:rFonts w:ascii="Times New Roman" w:hAnsi="Times New Roman" w:cs="Times New Roman"/>
          <w:i/>
          <w:iCs/>
          <w:sz w:val="24"/>
          <w:szCs w:val="24"/>
          <w:lang w:val="en-GB"/>
        </w:rPr>
        <w:t xml:space="preserve"> </w:t>
      </w:r>
      <w:proofErr w:type="spellStart"/>
      <w:r w:rsidRPr="00726D17">
        <w:rPr>
          <w:rFonts w:ascii="Times New Roman" w:hAnsi="Times New Roman" w:cs="Times New Roman"/>
          <w:i/>
          <w:iCs/>
          <w:sz w:val="24"/>
          <w:szCs w:val="24"/>
          <w:lang w:val="en-GB"/>
        </w:rPr>
        <w:t>prononce</w:t>
      </w:r>
      <w:proofErr w:type="spellEnd"/>
      <w:r w:rsidRPr="00726D17">
        <w:rPr>
          <w:rFonts w:ascii="Times New Roman" w:hAnsi="Times New Roman" w:cs="Times New Roman"/>
          <w:i/>
          <w:iCs/>
          <w:sz w:val="24"/>
          <w:szCs w:val="24"/>
          <w:lang w:val="en-GB"/>
        </w:rPr>
        <w:t xml:space="preserve">́ à la </w:t>
      </w:r>
      <w:proofErr w:type="spellStart"/>
      <w:r w:rsidRPr="00726D17">
        <w:rPr>
          <w:rFonts w:ascii="Times New Roman" w:hAnsi="Times New Roman" w:cs="Times New Roman"/>
          <w:i/>
          <w:iCs/>
          <w:sz w:val="24"/>
          <w:szCs w:val="24"/>
          <w:lang w:val="en-GB"/>
        </w:rPr>
        <w:t>cérémonie</w:t>
      </w:r>
      <w:proofErr w:type="spellEnd"/>
      <w:r w:rsidRPr="00726D17">
        <w:rPr>
          <w:rFonts w:ascii="Times New Roman" w:hAnsi="Times New Roman" w:cs="Times New Roman"/>
          <w:i/>
          <w:iCs/>
          <w:sz w:val="24"/>
          <w:szCs w:val="24"/>
          <w:lang w:val="en-GB"/>
        </w:rPr>
        <w:t xml:space="preserve"> </w:t>
      </w:r>
      <w:proofErr w:type="spellStart"/>
      <w:r w:rsidRPr="00726D17">
        <w:rPr>
          <w:rFonts w:ascii="Times New Roman" w:hAnsi="Times New Roman" w:cs="Times New Roman"/>
          <w:i/>
          <w:iCs/>
          <w:sz w:val="24"/>
          <w:szCs w:val="24"/>
          <w:lang w:val="en-GB"/>
        </w:rPr>
        <w:t>commémorative</w:t>
      </w:r>
      <w:proofErr w:type="spellEnd"/>
      <w:r w:rsidRPr="00726D17">
        <w:rPr>
          <w:rFonts w:ascii="Times New Roman" w:hAnsi="Times New Roman" w:cs="Times New Roman"/>
          <w:i/>
          <w:iCs/>
          <w:sz w:val="24"/>
          <w:szCs w:val="24"/>
          <w:lang w:val="en-GB"/>
        </w:rPr>
        <w:t xml:space="preserve"> du 2</w:t>
      </w:r>
      <w:r w:rsidR="0094578F" w:rsidRPr="00726D17">
        <w:rPr>
          <w:rFonts w:ascii="Times New Roman" w:hAnsi="Times New Roman" w:cs="Times New Roman"/>
          <w:i/>
          <w:iCs/>
          <w:position w:val="8"/>
          <w:sz w:val="24"/>
          <w:szCs w:val="24"/>
          <w:lang w:val="en-GB"/>
        </w:rPr>
        <w:t>e</w:t>
      </w:r>
      <w:r w:rsidRPr="00726D17">
        <w:rPr>
          <w:rFonts w:ascii="Times New Roman" w:hAnsi="Times New Roman" w:cs="Times New Roman"/>
          <w:i/>
          <w:iCs/>
          <w:position w:val="8"/>
          <w:sz w:val="24"/>
          <w:szCs w:val="24"/>
          <w:lang w:val="en-GB"/>
        </w:rPr>
        <w:t xml:space="preserve"> </w:t>
      </w:r>
      <w:proofErr w:type="spellStart"/>
      <w:r w:rsidR="00E50F96" w:rsidRPr="00726D17">
        <w:rPr>
          <w:rFonts w:ascii="Times New Roman" w:hAnsi="Times New Roman" w:cs="Times New Roman"/>
          <w:i/>
          <w:iCs/>
          <w:sz w:val="24"/>
          <w:szCs w:val="24"/>
          <w:lang w:val="en-GB"/>
        </w:rPr>
        <w:t>anniversaire</w:t>
      </w:r>
      <w:proofErr w:type="spellEnd"/>
      <w:r w:rsidR="00E50F96" w:rsidRPr="00726D17">
        <w:rPr>
          <w:rFonts w:ascii="Times New Roman" w:hAnsi="Times New Roman" w:cs="Times New Roman"/>
          <w:i/>
          <w:iCs/>
          <w:sz w:val="24"/>
          <w:szCs w:val="24"/>
          <w:lang w:val="en-GB"/>
        </w:rPr>
        <w:t xml:space="preserve"> de la </w:t>
      </w:r>
      <w:r w:rsidRPr="00726D17">
        <w:rPr>
          <w:rFonts w:ascii="Times New Roman" w:hAnsi="Times New Roman" w:cs="Times New Roman"/>
          <w:i/>
          <w:iCs/>
          <w:sz w:val="24"/>
          <w:szCs w:val="24"/>
          <w:lang w:val="en-GB"/>
        </w:rPr>
        <w:t xml:space="preserve">mort </w:t>
      </w:r>
      <w:proofErr w:type="spellStart"/>
      <w:r w:rsidRPr="00726D17">
        <w:rPr>
          <w:rFonts w:ascii="Times New Roman" w:hAnsi="Times New Roman" w:cs="Times New Roman"/>
          <w:i/>
          <w:iCs/>
          <w:sz w:val="24"/>
          <w:szCs w:val="24"/>
          <w:lang w:val="en-GB"/>
        </w:rPr>
        <w:t>d’Albert</w:t>
      </w:r>
      <w:proofErr w:type="spellEnd"/>
      <w:r w:rsidRPr="00726D17">
        <w:rPr>
          <w:rFonts w:ascii="Times New Roman" w:hAnsi="Times New Roman" w:cs="Times New Roman"/>
          <w:i/>
          <w:iCs/>
          <w:sz w:val="24"/>
          <w:szCs w:val="24"/>
          <w:lang w:val="en-GB"/>
        </w:rPr>
        <w:t xml:space="preserve"> Thomas, </w:t>
      </w:r>
      <w:proofErr w:type="spellStart"/>
      <w:r w:rsidRPr="00726D17">
        <w:rPr>
          <w:rFonts w:ascii="Times New Roman" w:hAnsi="Times New Roman" w:cs="Times New Roman"/>
          <w:i/>
          <w:iCs/>
          <w:sz w:val="24"/>
          <w:szCs w:val="24"/>
          <w:lang w:val="en-GB"/>
        </w:rPr>
        <w:t>organisée</w:t>
      </w:r>
      <w:proofErr w:type="spellEnd"/>
      <w:r w:rsidRPr="00726D17">
        <w:rPr>
          <w:rFonts w:ascii="Times New Roman" w:hAnsi="Times New Roman" w:cs="Times New Roman"/>
          <w:i/>
          <w:iCs/>
          <w:sz w:val="24"/>
          <w:szCs w:val="24"/>
          <w:lang w:val="en-GB"/>
        </w:rPr>
        <w:t xml:space="preserve"> par la </w:t>
      </w:r>
      <w:proofErr w:type="spellStart"/>
      <w:r w:rsidRPr="00726D17">
        <w:rPr>
          <w:rFonts w:ascii="Times New Roman" w:hAnsi="Times New Roman" w:cs="Times New Roman"/>
          <w:i/>
          <w:iCs/>
          <w:sz w:val="24"/>
          <w:szCs w:val="24"/>
          <w:lang w:val="en-GB"/>
        </w:rPr>
        <w:t>Confédération</w:t>
      </w:r>
      <w:proofErr w:type="spellEnd"/>
      <w:r w:rsidRPr="00726D17">
        <w:rPr>
          <w:rFonts w:ascii="Times New Roman" w:hAnsi="Times New Roman" w:cs="Times New Roman"/>
          <w:i/>
          <w:iCs/>
          <w:sz w:val="24"/>
          <w:szCs w:val="24"/>
          <w:lang w:val="en-GB"/>
        </w:rPr>
        <w:t xml:space="preserve"> </w:t>
      </w:r>
      <w:proofErr w:type="spellStart"/>
      <w:r w:rsidRPr="00726D17">
        <w:rPr>
          <w:rFonts w:ascii="Times New Roman" w:hAnsi="Times New Roman" w:cs="Times New Roman"/>
          <w:i/>
          <w:iCs/>
          <w:sz w:val="24"/>
          <w:szCs w:val="24"/>
          <w:lang w:val="en-GB"/>
        </w:rPr>
        <w:t>Générale</w:t>
      </w:r>
      <w:proofErr w:type="spellEnd"/>
      <w:r w:rsidRPr="00726D17">
        <w:rPr>
          <w:rFonts w:ascii="Times New Roman" w:hAnsi="Times New Roman" w:cs="Times New Roman"/>
          <w:i/>
          <w:iCs/>
          <w:sz w:val="24"/>
          <w:szCs w:val="24"/>
          <w:lang w:val="en-GB"/>
        </w:rPr>
        <w:t xml:space="preserve"> du Travail au Palais du Trocadero, le 9 </w:t>
      </w:r>
      <w:proofErr w:type="spellStart"/>
      <w:r w:rsidRPr="00726D17">
        <w:rPr>
          <w:rFonts w:ascii="Times New Roman" w:hAnsi="Times New Roman" w:cs="Times New Roman"/>
          <w:i/>
          <w:iCs/>
          <w:sz w:val="24"/>
          <w:szCs w:val="24"/>
          <w:lang w:val="en-GB"/>
        </w:rPr>
        <w:t>mai</w:t>
      </w:r>
      <w:proofErr w:type="spellEnd"/>
      <w:r w:rsidRPr="00726D17">
        <w:rPr>
          <w:rFonts w:ascii="Times New Roman" w:hAnsi="Times New Roman" w:cs="Times New Roman"/>
          <w:i/>
          <w:iCs/>
          <w:sz w:val="24"/>
          <w:szCs w:val="24"/>
          <w:lang w:val="en-GB"/>
        </w:rPr>
        <w:t xml:space="preserve"> 1934</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proofErr w:type="spellStart"/>
      <w:r w:rsidRPr="00726D17">
        <w:rPr>
          <w:rFonts w:ascii="Times New Roman" w:hAnsi="Times New Roman" w:cs="Times New Roman"/>
          <w:sz w:val="24"/>
          <w:szCs w:val="24"/>
          <w:lang w:val="en-GB"/>
        </w:rPr>
        <w:t>Annemasse</w:t>
      </w:r>
      <w:proofErr w:type="spellEnd"/>
      <w:r w:rsidRPr="00726D17">
        <w:rPr>
          <w:rFonts w:ascii="Times New Roman" w:hAnsi="Times New Roman" w:cs="Times New Roman"/>
          <w:sz w:val="24"/>
          <w:szCs w:val="24"/>
          <w:lang w:val="en-GB"/>
        </w:rPr>
        <w:t xml:space="preserve"> </w:t>
      </w:r>
      <w:r w:rsidRPr="00726D17">
        <w:rPr>
          <w:rFonts w:ascii="Times New Roman" w:hAnsi="Times New Roman" w:cs="Times New Roman"/>
          <w:bCs/>
          <w:sz w:val="24"/>
          <w:szCs w:val="24"/>
          <w:lang w:val="en-GB"/>
        </w:rPr>
        <w:t xml:space="preserve">1934; </w:t>
      </w:r>
      <w:r w:rsidRPr="00726D17">
        <w:rPr>
          <w:rFonts w:ascii="Times New Roman" w:hAnsi="Times New Roman" w:cs="Times New Roman"/>
          <w:sz w:val="24"/>
          <w:szCs w:val="24"/>
          <w:lang w:val="en-GB"/>
        </w:rPr>
        <w:t>‘British Preparations’</w:t>
      </w:r>
      <w:r w:rsidR="008C4D86" w:rsidRPr="00726D17">
        <w:rPr>
          <w:rFonts w:ascii="Times New Roman" w:hAnsi="Times New Roman" w:cs="Times New Roman"/>
          <w:sz w:val="24"/>
          <w:szCs w:val="24"/>
          <w:lang w:val="en-GB"/>
        </w:rPr>
        <w:t>,</w:t>
      </w:r>
      <w:r w:rsidRPr="00726D17">
        <w:rPr>
          <w:rFonts w:ascii="Times New Roman" w:hAnsi="Times New Roman" w:cs="Times New Roman"/>
          <w:sz w:val="24"/>
          <w:szCs w:val="24"/>
          <w:lang w:val="en-GB"/>
        </w:rPr>
        <w:t xml:space="preserve"> </w:t>
      </w:r>
      <w:r w:rsidR="008C4D86" w:rsidRPr="00726D17">
        <w:rPr>
          <w:rFonts w:ascii="Times New Roman" w:hAnsi="Times New Roman" w:cs="Times New Roman"/>
          <w:sz w:val="24"/>
          <w:szCs w:val="24"/>
          <w:lang w:val="en-GB"/>
        </w:rPr>
        <w:t xml:space="preserve">‘The Commission on International Labor Legislation’, ‘The Labor Proposals before the Peace Conference’ </w:t>
      </w:r>
      <w:r w:rsidR="0032561B" w:rsidRPr="00726D17">
        <w:rPr>
          <w:rFonts w:ascii="Times New Roman" w:hAnsi="Times New Roman" w:cs="Times New Roman"/>
          <w:sz w:val="24"/>
          <w:szCs w:val="24"/>
          <w:lang w:val="en-GB"/>
        </w:rPr>
        <w:t xml:space="preserve">and </w:t>
      </w:r>
      <w:r w:rsidR="008C4D86" w:rsidRPr="00726D17">
        <w:rPr>
          <w:rFonts w:ascii="Times New Roman" w:hAnsi="Times New Roman" w:cs="Times New Roman"/>
          <w:sz w:val="24"/>
          <w:szCs w:val="24"/>
          <w:lang w:val="en-GB"/>
        </w:rPr>
        <w:t>‘The Admission of the Central Powers to the International Labor Organization</w:t>
      </w:r>
      <w:r w:rsidR="0032561B" w:rsidRPr="00726D17">
        <w:rPr>
          <w:rFonts w:ascii="Times New Roman" w:hAnsi="Times New Roman" w:cs="Times New Roman"/>
          <w:sz w:val="24"/>
          <w:szCs w:val="24"/>
          <w:lang w:val="en-GB"/>
        </w:rPr>
        <w:t>’</w:t>
      </w:r>
      <w:r w:rsidR="008C4D86" w:rsidRPr="00726D17">
        <w:rPr>
          <w:rFonts w:ascii="Times New Roman" w:hAnsi="Times New Roman" w:cs="Times New Roman"/>
          <w:sz w:val="24"/>
          <w:szCs w:val="24"/>
          <w:lang w:val="en-GB"/>
        </w:rPr>
        <w:t xml:space="preserve"> </w:t>
      </w:r>
      <w:r w:rsidRPr="00726D17">
        <w:rPr>
          <w:rFonts w:ascii="Times New Roman" w:hAnsi="Times New Roman" w:cs="Times New Roman"/>
          <w:sz w:val="24"/>
          <w:szCs w:val="24"/>
          <w:lang w:val="en-GB"/>
        </w:rPr>
        <w:t xml:space="preserve">in J.T. Shotwell (Ed.), </w:t>
      </w:r>
      <w:r w:rsidRPr="00726D17">
        <w:rPr>
          <w:rFonts w:ascii="Times New Roman" w:hAnsi="Times New Roman" w:cs="Times New Roman"/>
          <w:i/>
          <w:iCs/>
          <w:sz w:val="24"/>
          <w:szCs w:val="24"/>
          <w:lang w:val="en-GB"/>
        </w:rPr>
        <w:t>The Origins of the International Labor Organization</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i/>
          <w:sz w:val="24"/>
          <w:szCs w:val="24"/>
          <w:lang w:val="en-GB"/>
        </w:rPr>
        <w:t>Volume 1</w:t>
      </w:r>
      <w:r w:rsidRPr="00726D17">
        <w:rPr>
          <w:rFonts w:ascii="Times New Roman" w:hAnsi="Times New Roman" w:cs="Times New Roman"/>
          <w:sz w:val="24"/>
          <w:szCs w:val="24"/>
          <w:lang w:val="en-GB"/>
        </w:rPr>
        <w:t>, New York 1934, 105-126, 127-198, 199-220</w:t>
      </w:r>
      <w:r w:rsidR="0032561B" w:rsidRPr="00726D17">
        <w:rPr>
          <w:rFonts w:ascii="Times New Roman" w:hAnsi="Times New Roman" w:cs="Times New Roman"/>
          <w:sz w:val="24"/>
          <w:szCs w:val="24"/>
          <w:lang w:val="en-GB"/>
        </w:rPr>
        <w:t xml:space="preserve"> and</w:t>
      </w:r>
      <w:r w:rsidRPr="00726D17">
        <w:rPr>
          <w:rFonts w:ascii="Times New Roman" w:hAnsi="Times New Roman" w:cs="Times New Roman"/>
          <w:sz w:val="24"/>
          <w:szCs w:val="24"/>
          <w:lang w:val="en-GB"/>
        </w:rPr>
        <w:t xml:space="preserve"> 259-282; ‘The United States and the International Labor Organization’ in </w:t>
      </w:r>
      <w:r w:rsidRPr="00726D17">
        <w:rPr>
          <w:rFonts w:ascii="Times New Roman" w:hAnsi="Times New Roman" w:cs="Times New Roman"/>
          <w:i/>
          <w:sz w:val="24"/>
          <w:szCs w:val="24"/>
          <w:lang w:val="en-GB"/>
        </w:rPr>
        <w:t>Political Science Quarterly</w:t>
      </w:r>
      <w:r w:rsidRPr="00726D17">
        <w:rPr>
          <w:rFonts w:ascii="Times New Roman" w:hAnsi="Times New Roman" w:cs="Times New Roman"/>
          <w:sz w:val="24"/>
          <w:szCs w:val="24"/>
          <w:lang w:val="en-GB"/>
        </w:rPr>
        <w:t>, 1, March 1935, 107-121;</w:t>
      </w:r>
      <w:r w:rsidR="00430F32" w:rsidRPr="00726D17">
        <w:rPr>
          <w:rFonts w:ascii="Times New Roman" w:hAnsi="Times New Roman" w:cs="Times New Roman"/>
          <w:sz w:val="24"/>
          <w:szCs w:val="24"/>
          <w:lang w:val="en-GB"/>
        </w:rPr>
        <w:t xml:space="preserve"> </w:t>
      </w:r>
      <w:r w:rsidRPr="00726D17">
        <w:rPr>
          <w:rFonts w:ascii="Times New Roman" w:hAnsi="Times New Roman" w:cs="Times New Roman"/>
          <w:sz w:val="24"/>
          <w:szCs w:val="24"/>
          <w:lang w:val="en-GB"/>
        </w:rPr>
        <w:t xml:space="preserve">‘The United States and the International Labor Organisation’ in E.J. Phelan, M.O. Hudson and J.T. Shotwell (Eds), ‘The International Labor Organisation: Membership of the United States and its Possibilities’ in </w:t>
      </w:r>
      <w:r w:rsidRPr="00726D17">
        <w:rPr>
          <w:rFonts w:ascii="Times New Roman" w:hAnsi="Times New Roman" w:cs="Times New Roman"/>
          <w:i/>
          <w:iCs/>
          <w:sz w:val="24"/>
          <w:szCs w:val="24"/>
          <w:lang w:val="en-GB"/>
        </w:rPr>
        <w:t>International Conciliation</w:t>
      </w:r>
      <w:r w:rsidRPr="00726D17">
        <w:rPr>
          <w:rFonts w:ascii="Times New Roman" w:hAnsi="Times New Roman" w:cs="Times New Roman"/>
          <w:sz w:val="24"/>
          <w:szCs w:val="24"/>
          <w:lang w:val="en-GB"/>
        </w:rPr>
        <w:t xml:space="preserve">, No. 309, April </w:t>
      </w:r>
      <w:r w:rsidRPr="00726D17">
        <w:rPr>
          <w:rFonts w:ascii="Times New Roman" w:hAnsi="Times New Roman" w:cs="Times New Roman"/>
          <w:bCs/>
          <w:sz w:val="24"/>
          <w:szCs w:val="24"/>
          <w:lang w:val="en-GB"/>
        </w:rPr>
        <w:t xml:space="preserve">1935, </w:t>
      </w:r>
      <w:r w:rsidRPr="00726D17">
        <w:rPr>
          <w:rFonts w:ascii="Times New Roman" w:hAnsi="Times New Roman" w:cs="Times New Roman"/>
          <w:sz w:val="24"/>
          <w:szCs w:val="24"/>
          <w:lang w:val="en-GB"/>
        </w:rPr>
        <w:t xml:space="preserve">107-119; </w:t>
      </w:r>
      <w:r w:rsidRPr="00726D17">
        <w:rPr>
          <w:rFonts w:ascii="Times New Roman" w:hAnsi="Times New Roman" w:cs="Times New Roman"/>
          <w:i/>
          <w:iCs/>
          <w:sz w:val="24"/>
          <w:szCs w:val="24"/>
          <w:lang w:val="en-GB"/>
        </w:rPr>
        <w:t>Yes and Albert Thomas</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sz w:val="24"/>
          <w:szCs w:val="24"/>
          <w:lang w:val="en-GB"/>
        </w:rPr>
        <w:t xml:space="preserve">London </w:t>
      </w:r>
      <w:r w:rsidRPr="00726D17">
        <w:rPr>
          <w:rFonts w:ascii="Times New Roman" w:hAnsi="Times New Roman" w:cs="Times New Roman"/>
          <w:bCs/>
          <w:sz w:val="24"/>
          <w:szCs w:val="24"/>
          <w:lang w:val="en-GB"/>
        </w:rPr>
        <w:t xml:space="preserve">1936; </w:t>
      </w:r>
      <w:r w:rsidRPr="00726D17">
        <w:rPr>
          <w:rFonts w:ascii="Times New Roman" w:hAnsi="Times New Roman" w:cs="Times New Roman"/>
          <w:i/>
          <w:iCs/>
          <w:sz w:val="24"/>
          <w:szCs w:val="24"/>
          <w:lang w:val="en-GB"/>
        </w:rPr>
        <w:t xml:space="preserve">Albert Thomas et la </w:t>
      </w:r>
      <w:proofErr w:type="spellStart"/>
      <w:r w:rsidRPr="00726D17">
        <w:rPr>
          <w:rFonts w:ascii="Times New Roman" w:hAnsi="Times New Roman" w:cs="Times New Roman"/>
          <w:i/>
          <w:iCs/>
          <w:sz w:val="24"/>
          <w:szCs w:val="24"/>
          <w:lang w:val="en-GB"/>
        </w:rPr>
        <w:t>création</w:t>
      </w:r>
      <w:proofErr w:type="spellEnd"/>
      <w:r w:rsidRPr="00726D17">
        <w:rPr>
          <w:rFonts w:ascii="Times New Roman" w:hAnsi="Times New Roman" w:cs="Times New Roman"/>
          <w:i/>
          <w:iCs/>
          <w:sz w:val="24"/>
          <w:szCs w:val="24"/>
          <w:lang w:val="en-GB"/>
        </w:rPr>
        <w:t xml:space="preserve"> du BIT</w:t>
      </w:r>
      <w:r w:rsidRPr="00726D17">
        <w:rPr>
          <w:rFonts w:ascii="Times New Roman" w:hAnsi="Times New Roman" w:cs="Times New Roman"/>
          <w:iCs/>
          <w:sz w:val="24"/>
          <w:szCs w:val="24"/>
          <w:lang w:val="en-GB"/>
        </w:rPr>
        <w:t>,</w:t>
      </w:r>
      <w:r w:rsidRPr="00726D17">
        <w:rPr>
          <w:rFonts w:ascii="Times New Roman" w:hAnsi="Times New Roman" w:cs="Times New Roman"/>
          <w:i/>
          <w:iCs/>
          <w:sz w:val="24"/>
          <w:szCs w:val="24"/>
          <w:lang w:val="en-GB"/>
        </w:rPr>
        <w:t xml:space="preserve"> </w:t>
      </w:r>
      <w:r w:rsidRPr="00726D17">
        <w:rPr>
          <w:rFonts w:ascii="Times New Roman" w:hAnsi="Times New Roman" w:cs="Times New Roman"/>
          <w:sz w:val="24"/>
          <w:szCs w:val="24"/>
          <w:lang w:val="en-GB"/>
        </w:rPr>
        <w:t xml:space="preserve">Paris 1936; ‘The International Labour Organisation and the Future of the Collective System’ in </w:t>
      </w:r>
      <w:r w:rsidRPr="00726D17">
        <w:rPr>
          <w:rFonts w:ascii="Times New Roman" w:hAnsi="Times New Roman" w:cs="Times New Roman"/>
          <w:i/>
          <w:iCs/>
          <w:sz w:val="24"/>
          <w:szCs w:val="24"/>
          <w:lang w:val="en-GB"/>
        </w:rPr>
        <w:t>The Problems of Peace</w:t>
      </w:r>
      <w:r w:rsidRPr="00726D17">
        <w:rPr>
          <w:rFonts w:ascii="Times New Roman" w:hAnsi="Times New Roman" w:cs="Times New Roman"/>
          <w:sz w:val="24"/>
          <w:szCs w:val="24"/>
          <w:lang w:val="en-GB"/>
        </w:rPr>
        <w:t xml:space="preserve">, Volume 11, </w:t>
      </w:r>
      <w:r w:rsidR="00E803E1" w:rsidRPr="00726D17">
        <w:rPr>
          <w:rFonts w:ascii="Times New Roman" w:hAnsi="Times New Roman" w:cs="Times New Roman"/>
          <w:sz w:val="24"/>
          <w:szCs w:val="24"/>
          <w:lang w:val="en-GB"/>
        </w:rPr>
        <w:t xml:space="preserve">London </w:t>
      </w:r>
      <w:r w:rsidRPr="00726D17">
        <w:rPr>
          <w:rFonts w:ascii="Times New Roman" w:hAnsi="Times New Roman" w:cs="Times New Roman"/>
          <w:bCs/>
          <w:sz w:val="24"/>
          <w:szCs w:val="24"/>
          <w:lang w:val="en-GB"/>
        </w:rPr>
        <w:t xml:space="preserve">1937, </w:t>
      </w:r>
      <w:r w:rsidRPr="00726D17">
        <w:rPr>
          <w:rFonts w:ascii="Times New Roman" w:hAnsi="Times New Roman" w:cs="Times New Roman"/>
          <w:sz w:val="24"/>
          <w:szCs w:val="24"/>
          <w:lang w:val="en-GB"/>
        </w:rPr>
        <w:t xml:space="preserve">127-144; </w:t>
      </w:r>
      <w:r w:rsidRPr="00726D17">
        <w:rPr>
          <w:rFonts w:ascii="Times New Roman" w:hAnsi="Times New Roman" w:cs="Times New Roman"/>
          <w:i/>
          <w:iCs/>
          <w:sz w:val="24"/>
          <w:szCs w:val="24"/>
          <w:lang w:val="en-GB"/>
        </w:rPr>
        <w:t xml:space="preserve">Social Services and </w:t>
      </w:r>
      <w:proofErr w:type="spellStart"/>
      <w:r w:rsidRPr="00726D17">
        <w:rPr>
          <w:rFonts w:ascii="Times New Roman" w:hAnsi="Times New Roman" w:cs="Times New Roman"/>
          <w:i/>
          <w:iCs/>
          <w:sz w:val="24"/>
          <w:szCs w:val="24"/>
          <w:lang w:val="en-GB"/>
        </w:rPr>
        <w:t>Defense</w:t>
      </w:r>
      <w:proofErr w:type="spellEnd"/>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New York </w:t>
      </w:r>
      <w:r w:rsidRPr="00726D17">
        <w:rPr>
          <w:rFonts w:ascii="Times New Roman" w:hAnsi="Times New Roman" w:cs="Times New Roman"/>
          <w:bCs/>
          <w:sz w:val="24"/>
          <w:szCs w:val="24"/>
          <w:lang w:val="en-GB"/>
        </w:rPr>
        <w:t>1941</w:t>
      </w:r>
      <w:r w:rsidRPr="00726D17">
        <w:rPr>
          <w:rFonts w:ascii="Times New Roman" w:hAnsi="Times New Roman" w:cs="Times New Roman"/>
          <w:sz w:val="24"/>
          <w:szCs w:val="24"/>
          <w:lang w:val="en-GB"/>
        </w:rPr>
        <w:t xml:space="preserve">; ‘The ILO Stands Ready’ in </w:t>
      </w:r>
      <w:r w:rsidRPr="00726D17">
        <w:rPr>
          <w:rFonts w:ascii="Times New Roman" w:hAnsi="Times New Roman" w:cs="Times New Roman"/>
          <w:i/>
          <w:iCs/>
          <w:sz w:val="24"/>
          <w:szCs w:val="24"/>
          <w:lang w:val="en-GB"/>
        </w:rPr>
        <w:t>The Christian Science Monitor</w:t>
      </w:r>
      <w:r w:rsidRPr="00726D17">
        <w:rPr>
          <w:rFonts w:ascii="Times New Roman" w:hAnsi="Times New Roman" w:cs="Times New Roman"/>
          <w:sz w:val="24"/>
          <w:szCs w:val="24"/>
          <w:lang w:val="en-GB"/>
        </w:rPr>
        <w:t xml:space="preserve">, 12 October 1942; ‘Labor in the Peace to Come’ in </w:t>
      </w:r>
      <w:r w:rsidRPr="00726D17">
        <w:rPr>
          <w:rFonts w:ascii="Times New Roman" w:hAnsi="Times New Roman" w:cs="Times New Roman"/>
          <w:i/>
          <w:iCs/>
          <w:sz w:val="24"/>
          <w:szCs w:val="24"/>
          <w:lang w:val="en-GB"/>
        </w:rPr>
        <w:t>The Christian Science Monitor</w:t>
      </w:r>
      <w:r w:rsidRPr="00726D17">
        <w:rPr>
          <w:rFonts w:ascii="Times New Roman" w:hAnsi="Times New Roman" w:cs="Times New Roman"/>
          <w:sz w:val="24"/>
          <w:szCs w:val="24"/>
          <w:lang w:val="en-GB"/>
        </w:rPr>
        <w:t xml:space="preserve">, 14 October 1942; </w:t>
      </w:r>
      <w:r w:rsidRPr="00726D17">
        <w:rPr>
          <w:rFonts w:ascii="Times New Roman" w:hAnsi="Times New Roman" w:cs="Times New Roman"/>
          <w:i/>
          <w:iCs/>
          <w:sz w:val="24"/>
          <w:szCs w:val="24"/>
          <w:lang w:val="en-GB"/>
        </w:rPr>
        <w:t>The ILO and the United Nations</w:t>
      </w:r>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Montreal 1946; </w:t>
      </w:r>
      <w:proofErr w:type="spellStart"/>
      <w:r w:rsidRPr="00726D17">
        <w:rPr>
          <w:rFonts w:ascii="Times New Roman" w:hAnsi="Times New Roman" w:cs="Times New Roman"/>
          <w:i/>
          <w:iCs/>
          <w:sz w:val="24"/>
          <w:szCs w:val="24"/>
          <w:lang w:val="en-GB"/>
        </w:rPr>
        <w:t>L’Organisation</w:t>
      </w:r>
      <w:proofErr w:type="spellEnd"/>
      <w:r w:rsidRPr="00726D17">
        <w:rPr>
          <w:rFonts w:ascii="Times New Roman" w:hAnsi="Times New Roman" w:cs="Times New Roman"/>
          <w:i/>
          <w:iCs/>
          <w:sz w:val="24"/>
          <w:szCs w:val="24"/>
          <w:lang w:val="en-GB"/>
        </w:rPr>
        <w:t xml:space="preserve"> Internationale du Travail et les Nations </w:t>
      </w:r>
      <w:proofErr w:type="spellStart"/>
      <w:r w:rsidRPr="00726D17">
        <w:rPr>
          <w:rFonts w:ascii="Times New Roman" w:hAnsi="Times New Roman" w:cs="Times New Roman"/>
          <w:i/>
          <w:iCs/>
          <w:sz w:val="24"/>
          <w:szCs w:val="24"/>
          <w:lang w:val="en-GB"/>
        </w:rPr>
        <w:t>Unies</w:t>
      </w:r>
      <w:proofErr w:type="spellEnd"/>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Montreal </w:t>
      </w:r>
      <w:r w:rsidRPr="00726D17">
        <w:rPr>
          <w:rFonts w:ascii="Times New Roman" w:hAnsi="Times New Roman" w:cs="Times New Roman"/>
          <w:bCs/>
          <w:sz w:val="24"/>
          <w:szCs w:val="24"/>
          <w:lang w:val="en-GB"/>
        </w:rPr>
        <w:t xml:space="preserve">1946; </w:t>
      </w:r>
      <w:r w:rsidRPr="00726D17">
        <w:rPr>
          <w:rFonts w:ascii="Times New Roman" w:hAnsi="Times New Roman" w:cs="Times New Roman"/>
          <w:sz w:val="24"/>
          <w:szCs w:val="24"/>
          <w:lang w:val="en-GB"/>
        </w:rPr>
        <w:t xml:space="preserve">‘The Contribution of the I.L.O. to Peace’ in </w:t>
      </w:r>
      <w:r w:rsidRPr="00726D17">
        <w:rPr>
          <w:rFonts w:ascii="Times New Roman" w:hAnsi="Times New Roman" w:cs="Times New Roman"/>
          <w:i/>
          <w:iCs/>
          <w:sz w:val="24"/>
          <w:szCs w:val="24"/>
          <w:lang w:val="en-GB"/>
        </w:rPr>
        <w:t>International Labour Review</w:t>
      </w:r>
      <w:r w:rsidRPr="00726D17">
        <w:rPr>
          <w:rFonts w:ascii="Times New Roman" w:hAnsi="Times New Roman" w:cs="Times New Roman"/>
          <w:sz w:val="24"/>
          <w:szCs w:val="24"/>
          <w:lang w:val="en-GB"/>
        </w:rPr>
        <w:t xml:space="preserve">, 59/6, </w:t>
      </w:r>
      <w:r w:rsidRPr="00726D17">
        <w:rPr>
          <w:rFonts w:ascii="Times New Roman" w:hAnsi="Times New Roman" w:cs="Times New Roman"/>
          <w:bCs/>
          <w:sz w:val="24"/>
          <w:szCs w:val="24"/>
          <w:lang w:val="en-GB"/>
        </w:rPr>
        <w:t xml:space="preserve">1949, </w:t>
      </w:r>
      <w:r w:rsidRPr="00726D17">
        <w:rPr>
          <w:rFonts w:ascii="Times New Roman" w:hAnsi="Times New Roman" w:cs="Times New Roman"/>
          <w:sz w:val="24"/>
          <w:szCs w:val="24"/>
          <w:lang w:val="en-GB"/>
        </w:rPr>
        <w:t xml:space="preserve">607-632; ‘The Contribution of the ILO to the Social Sciences’ in </w:t>
      </w:r>
      <w:r w:rsidRPr="00726D17">
        <w:rPr>
          <w:rFonts w:ascii="Times New Roman" w:hAnsi="Times New Roman" w:cs="Times New Roman"/>
          <w:i/>
          <w:iCs/>
          <w:sz w:val="24"/>
          <w:szCs w:val="24"/>
          <w:lang w:val="en-GB"/>
        </w:rPr>
        <w:t>International Social Sciences Bulletin</w:t>
      </w:r>
      <w:r w:rsidRPr="00726D17">
        <w:rPr>
          <w:rFonts w:ascii="Times New Roman" w:hAnsi="Times New Roman" w:cs="Times New Roman"/>
          <w:sz w:val="24"/>
          <w:szCs w:val="24"/>
          <w:lang w:val="en-GB"/>
        </w:rPr>
        <w:t xml:space="preserve">, 2/1, </w:t>
      </w:r>
      <w:r w:rsidRPr="00726D17">
        <w:rPr>
          <w:rFonts w:ascii="Times New Roman" w:hAnsi="Times New Roman" w:cs="Times New Roman"/>
          <w:bCs/>
          <w:sz w:val="24"/>
          <w:szCs w:val="24"/>
          <w:lang w:val="en-GB"/>
        </w:rPr>
        <w:t xml:space="preserve">1951, </w:t>
      </w:r>
      <w:r w:rsidRPr="00726D17">
        <w:rPr>
          <w:rFonts w:ascii="Times New Roman" w:hAnsi="Times New Roman" w:cs="Times New Roman"/>
          <w:sz w:val="24"/>
          <w:szCs w:val="24"/>
          <w:lang w:val="en-GB"/>
        </w:rPr>
        <w:t xml:space="preserve">123-132; </w:t>
      </w:r>
      <w:r w:rsidRPr="00726D17">
        <w:rPr>
          <w:rFonts w:ascii="Times New Roman" w:hAnsi="Times New Roman" w:cs="Times New Roman"/>
          <w:i/>
          <w:iCs/>
          <w:sz w:val="24"/>
          <w:szCs w:val="24"/>
          <w:lang w:val="en-GB"/>
        </w:rPr>
        <w:t xml:space="preserve">Albert Thomas y la </w:t>
      </w:r>
      <w:proofErr w:type="spellStart"/>
      <w:r w:rsidRPr="00726D17">
        <w:rPr>
          <w:rFonts w:ascii="Times New Roman" w:hAnsi="Times New Roman" w:cs="Times New Roman"/>
          <w:i/>
          <w:iCs/>
          <w:sz w:val="24"/>
          <w:szCs w:val="24"/>
          <w:lang w:val="en-GB"/>
        </w:rPr>
        <w:t>Oficina</w:t>
      </w:r>
      <w:proofErr w:type="spellEnd"/>
      <w:r w:rsidRPr="00726D17">
        <w:rPr>
          <w:rFonts w:ascii="Times New Roman" w:hAnsi="Times New Roman" w:cs="Times New Roman"/>
          <w:i/>
          <w:iCs/>
          <w:sz w:val="24"/>
          <w:szCs w:val="24"/>
          <w:lang w:val="en-GB"/>
        </w:rPr>
        <w:t xml:space="preserve"> Internacional del </w:t>
      </w:r>
      <w:proofErr w:type="spellStart"/>
      <w:r w:rsidRPr="00726D17">
        <w:rPr>
          <w:rFonts w:ascii="Times New Roman" w:hAnsi="Times New Roman" w:cs="Times New Roman"/>
          <w:i/>
          <w:iCs/>
          <w:sz w:val="24"/>
          <w:szCs w:val="24"/>
          <w:lang w:val="en-GB"/>
        </w:rPr>
        <w:t>Trabajo</w:t>
      </w:r>
      <w:proofErr w:type="spellEnd"/>
      <w:r w:rsidRPr="00726D17">
        <w:rPr>
          <w:rFonts w:ascii="Times New Roman" w:hAnsi="Times New Roman" w:cs="Times New Roman"/>
          <w:iCs/>
          <w:sz w:val="24"/>
          <w:szCs w:val="24"/>
          <w:lang w:val="en-GB"/>
        </w:rPr>
        <w:t xml:space="preserve">, </w:t>
      </w:r>
      <w:r w:rsidRPr="00726D17">
        <w:rPr>
          <w:rFonts w:ascii="Times New Roman" w:hAnsi="Times New Roman" w:cs="Times New Roman"/>
          <w:sz w:val="24"/>
          <w:szCs w:val="24"/>
          <w:lang w:val="en-GB"/>
        </w:rPr>
        <w:t xml:space="preserve">Mexico City </w:t>
      </w:r>
      <w:r w:rsidRPr="00726D17">
        <w:rPr>
          <w:rFonts w:ascii="Times New Roman" w:hAnsi="Times New Roman" w:cs="Times New Roman"/>
          <w:bCs/>
          <w:sz w:val="24"/>
          <w:szCs w:val="24"/>
          <w:lang w:val="en-GB"/>
        </w:rPr>
        <w:t>1953;</w:t>
      </w:r>
      <w:r w:rsidRPr="00726D17">
        <w:rPr>
          <w:rFonts w:ascii="Times New Roman" w:hAnsi="Times New Roman" w:cs="Times New Roman"/>
          <w:sz w:val="24"/>
          <w:szCs w:val="24"/>
          <w:lang w:val="en-GB"/>
        </w:rPr>
        <w:t xml:space="preserve"> ‘Some Reminiscences of the International Labour Organisation’ in </w:t>
      </w:r>
      <w:r w:rsidRPr="00726D17">
        <w:rPr>
          <w:rFonts w:ascii="Times New Roman" w:hAnsi="Times New Roman" w:cs="Times New Roman"/>
          <w:i/>
          <w:iCs/>
          <w:sz w:val="24"/>
          <w:szCs w:val="24"/>
          <w:lang w:val="en-GB"/>
        </w:rPr>
        <w:t>Studies: An Irish Quarterly Review</w:t>
      </w:r>
      <w:r w:rsidRPr="00726D17">
        <w:rPr>
          <w:rFonts w:ascii="Times New Roman" w:hAnsi="Times New Roman" w:cs="Times New Roman"/>
          <w:sz w:val="24"/>
          <w:szCs w:val="24"/>
          <w:lang w:val="en-GB"/>
        </w:rPr>
        <w:t xml:space="preserve">, 43/171, </w:t>
      </w:r>
      <w:r w:rsidRPr="00726D17">
        <w:rPr>
          <w:rFonts w:ascii="Times New Roman" w:hAnsi="Times New Roman" w:cs="Times New Roman"/>
          <w:bCs/>
          <w:sz w:val="24"/>
          <w:szCs w:val="24"/>
          <w:lang w:val="en-GB"/>
        </w:rPr>
        <w:t xml:space="preserve">1954, </w:t>
      </w:r>
      <w:r w:rsidRPr="00726D17">
        <w:rPr>
          <w:rFonts w:ascii="Times New Roman" w:hAnsi="Times New Roman" w:cs="Times New Roman"/>
          <w:sz w:val="24"/>
          <w:szCs w:val="24"/>
          <w:lang w:val="en-GB"/>
        </w:rPr>
        <w:t xml:space="preserve">241-270; ‘The ILO Sets Up Its Wartime Centre in Canada’ in </w:t>
      </w:r>
      <w:r w:rsidRPr="00726D17">
        <w:rPr>
          <w:rFonts w:ascii="Times New Roman" w:hAnsi="Times New Roman" w:cs="Times New Roman"/>
          <w:i/>
          <w:iCs/>
          <w:sz w:val="24"/>
          <w:szCs w:val="24"/>
          <w:lang w:val="en-GB"/>
        </w:rPr>
        <w:t>Studies: An Irish Quarterly Review</w:t>
      </w:r>
      <w:r w:rsidRPr="00726D17">
        <w:rPr>
          <w:rFonts w:ascii="Times New Roman" w:hAnsi="Times New Roman" w:cs="Times New Roman"/>
          <w:sz w:val="24"/>
          <w:szCs w:val="24"/>
          <w:lang w:val="en-GB"/>
        </w:rPr>
        <w:t xml:space="preserve">, 44/174, </w:t>
      </w:r>
      <w:r w:rsidRPr="00726D17">
        <w:rPr>
          <w:rFonts w:ascii="Times New Roman" w:hAnsi="Times New Roman" w:cs="Times New Roman"/>
          <w:bCs/>
          <w:sz w:val="24"/>
          <w:szCs w:val="24"/>
          <w:lang w:val="en-GB"/>
        </w:rPr>
        <w:t xml:space="preserve">1955, </w:t>
      </w:r>
      <w:r w:rsidRPr="00726D17">
        <w:rPr>
          <w:rFonts w:ascii="Times New Roman" w:hAnsi="Times New Roman" w:cs="Times New Roman"/>
          <w:sz w:val="24"/>
          <w:szCs w:val="24"/>
          <w:lang w:val="en-GB"/>
        </w:rPr>
        <w:t xml:space="preserve">151-170; ‘The ILO Turns the Corner’ in </w:t>
      </w:r>
      <w:r w:rsidRPr="00726D17">
        <w:rPr>
          <w:rFonts w:ascii="Times New Roman" w:hAnsi="Times New Roman" w:cs="Times New Roman"/>
          <w:i/>
          <w:iCs/>
          <w:sz w:val="24"/>
          <w:szCs w:val="24"/>
          <w:lang w:val="en-GB"/>
        </w:rPr>
        <w:t>Studies: An Irish Quarterly Review</w:t>
      </w:r>
      <w:r w:rsidRPr="00726D17">
        <w:rPr>
          <w:rFonts w:ascii="Times New Roman" w:hAnsi="Times New Roman" w:cs="Times New Roman"/>
          <w:sz w:val="24"/>
          <w:szCs w:val="24"/>
          <w:lang w:val="en-GB"/>
        </w:rPr>
        <w:t xml:space="preserve">, 45/178, </w:t>
      </w:r>
      <w:r w:rsidRPr="00726D17">
        <w:rPr>
          <w:rFonts w:ascii="Times New Roman" w:hAnsi="Times New Roman" w:cs="Times New Roman"/>
          <w:bCs/>
          <w:sz w:val="24"/>
          <w:szCs w:val="24"/>
          <w:lang w:val="en-GB"/>
        </w:rPr>
        <w:t xml:space="preserve">1956, </w:t>
      </w:r>
      <w:r w:rsidRPr="00726D17">
        <w:rPr>
          <w:rFonts w:ascii="Times New Roman" w:hAnsi="Times New Roman" w:cs="Times New Roman"/>
          <w:sz w:val="24"/>
          <w:szCs w:val="24"/>
          <w:lang w:val="en-GB"/>
        </w:rPr>
        <w:t xml:space="preserve">160-186; ‘After Pearl Harbour: ILO Problems’ in </w:t>
      </w:r>
      <w:r w:rsidRPr="00726D17">
        <w:rPr>
          <w:rFonts w:ascii="Times New Roman" w:hAnsi="Times New Roman" w:cs="Times New Roman"/>
          <w:i/>
          <w:iCs/>
          <w:sz w:val="24"/>
          <w:szCs w:val="24"/>
          <w:lang w:val="en-GB"/>
        </w:rPr>
        <w:t>Studies: An Irish Quarterly Review</w:t>
      </w:r>
      <w:r w:rsidRPr="00726D17">
        <w:rPr>
          <w:rFonts w:ascii="Times New Roman" w:hAnsi="Times New Roman" w:cs="Times New Roman"/>
          <w:sz w:val="24"/>
          <w:szCs w:val="24"/>
          <w:lang w:val="en-GB"/>
        </w:rPr>
        <w:t xml:space="preserve">, 46/182, </w:t>
      </w:r>
      <w:r w:rsidRPr="00726D17">
        <w:rPr>
          <w:rFonts w:ascii="Times New Roman" w:hAnsi="Times New Roman" w:cs="Times New Roman"/>
          <w:bCs/>
          <w:sz w:val="24"/>
          <w:szCs w:val="24"/>
          <w:lang w:val="en-GB"/>
        </w:rPr>
        <w:t xml:space="preserve">1957, </w:t>
      </w:r>
      <w:r w:rsidRPr="00726D17">
        <w:rPr>
          <w:rFonts w:ascii="Times New Roman" w:hAnsi="Times New Roman" w:cs="Times New Roman"/>
          <w:sz w:val="24"/>
          <w:szCs w:val="24"/>
          <w:lang w:val="en-GB"/>
        </w:rPr>
        <w:t xml:space="preserve">193-206. </w:t>
      </w:r>
    </w:p>
    <w:p w14:paraId="1161DEE6" w14:textId="08F60F10" w:rsidR="002F6B4B" w:rsidRPr="00726D17" w:rsidRDefault="002F6B4B"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b/>
          <w:sz w:val="24"/>
          <w:szCs w:val="24"/>
          <w:lang w:val="en-GB"/>
        </w:rPr>
        <w:t>LITERATURE</w:t>
      </w:r>
      <w:r w:rsidRPr="00726D17">
        <w:rPr>
          <w:rFonts w:ascii="Times New Roman" w:hAnsi="Times New Roman" w:cs="Times New Roman"/>
          <w:sz w:val="24"/>
          <w:szCs w:val="24"/>
          <w:lang w:val="en-GB"/>
        </w:rPr>
        <w:t xml:space="preserve">: R.H. Bruce Lockhart, </w:t>
      </w:r>
      <w:r w:rsidRPr="00726D17">
        <w:rPr>
          <w:rFonts w:ascii="Times New Roman" w:hAnsi="Times New Roman" w:cs="Times New Roman"/>
          <w:i/>
          <w:sz w:val="24"/>
          <w:szCs w:val="24"/>
          <w:lang w:val="en-GB"/>
        </w:rPr>
        <w:t>Memoirs of a British Agent</w:t>
      </w:r>
      <w:r w:rsidRPr="00726D17">
        <w:rPr>
          <w:rFonts w:ascii="Times New Roman" w:hAnsi="Times New Roman" w:cs="Times New Roman"/>
          <w:sz w:val="24"/>
          <w:szCs w:val="24"/>
          <w:lang w:val="en-GB"/>
        </w:rPr>
        <w:t xml:space="preserve">, London 1933; ‘Phelan, Edward Joseph’ in </w:t>
      </w:r>
      <w:r w:rsidRPr="00726D17">
        <w:rPr>
          <w:rFonts w:ascii="Times New Roman" w:hAnsi="Times New Roman" w:cs="Times New Roman"/>
          <w:i/>
          <w:sz w:val="24"/>
          <w:szCs w:val="24"/>
          <w:lang w:val="en-GB"/>
        </w:rPr>
        <w:t>Current Biography</w:t>
      </w:r>
      <w:r w:rsidRPr="00726D17">
        <w:rPr>
          <w:rFonts w:ascii="Times New Roman" w:hAnsi="Times New Roman" w:cs="Times New Roman"/>
          <w:sz w:val="24"/>
          <w:szCs w:val="24"/>
          <w:lang w:val="en-GB"/>
        </w:rPr>
        <w:t xml:space="preserve">, New York 1947, 510-512; </w:t>
      </w:r>
      <w:r w:rsidR="0036246F" w:rsidRPr="00726D17">
        <w:rPr>
          <w:rFonts w:ascii="Times New Roman" w:hAnsi="Times New Roman" w:cs="Times New Roman"/>
          <w:sz w:val="24"/>
          <w:szCs w:val="24"/>
          <w:lang w:val="en-GB"/>
        </w:rPr>
        <w:t>‘Personalities: Sir</w:t>
      </w:r>
      <w:r w:rsidR="00400F03" w:rsidRPr="00726D17">
        <w:rPr>
          <w:rFonts w:ascii="Times New Roman" w:hAnsi="Times New Roman" w:cs="Times New Roman"/>
          <w:sz w:val="24"/>
          <w:szCs w:val="24"/>
          <w:lang w:val="en-GB"/>
        </w:rPr>
        <w:t xml:space="preserve"> John Boyd Orr, John</w:t>
      </w:r>
      <w:r w:rsidR="0036246F" w:rsidRPr="00726D17">
        <w:rPr>
          <w:rFonts w:ascii="Times New Roman" w:hAnsi="Times New Roman" w:cs="Times New Roman"/>
          <w:sz w:val="24"/>
          <w:szCs w:val="24"/>
          <w:lang w:val="en-GB"/>
        </w:rPr>
        <w:t xml:space="preserve"> J. McCloy, Edward Phelan’ in </w:t>
      </w:r>
      <w:r w:rsidR="0036246F" w:rsidRPr="00726D17">
        <w:rPr>
          <w:rFonts w:ascii="Times New Roman" w:hAnsi="Times New Roman" w:cs="Times New Roman"/>
          <w:i/>
          <w:sz w:val="24"/>
          <w:szCs w:val="24"/>
          <w:lang w:val="en-GB"/>
        </w:rPr>
        <w:t>Un</w:t>
      </w:r>
      <w:r w:rsidR="00400F03" w:rsidRPr="00726D17">
        <w:rPr>
          <w:rFonts w:ascii="Times New Roman" w:hAnsi="Times New Roman" w:cs="Times New Roman"/>
          <w:i/>
          <w:sz w:val="24"/>
          <w:szCs w:val="24"/>
          <w:lang w:val="en-GB"/>
        </w:rPr>
        <w:t>ited Nations Weekly Bulletin</w:t>
      </w:r>
      <w:r w:rsidR="00400F03" w:rsidRPr="00726D17">
        <w:rPr>
          <w:rFonts w:ascii="Times New Roman" w:hAnsi="Times New Roman" w:cs="Times New Roman"/>
          <w:sz w:val="24"/>
          <w:szCs w:val="24"/>
          <w:lang w:val="en-GB"/>
        </w:rPr>
        <w:t xml:space="preserve">, 2 December 1940, 340; </w:t>
      </w:r>
      <w:r w:rsidRPr="00726D17">
        <w:rPr>
          <w:rFonts w:ascii="Times New Roman" w:hAnsi="Times New Roman" w:cs="Times New Roman"/>
          <w:sz w:val="24"/>
          <w:szCs w:val="24"/>
          <w:lang w:val="en-GB"/>
        </w:rPr>
        <w:t xml:space="preserve">K. van Hoek, ‘Vignette: Edward Phelan’ in </w:t>
      </w:r>
      <w:r w:rsidRPr="00726D17">
        <w:rPr>
          <w:rFonts w:ascii="Times New Roman" w:hAnsi="Times New Roman" w:cs="Times New Roman"/>
          <w:i/>
          <w:sz w:val="24"/>
          <w:szCs w:val="24"/>
          <w:lang w:val="en-GB"/>
        </w:rPr>
        <w:t>The</w:t>
      </w:r>
      <w:r w:rsidRPr="00726D17">
        <w:rPr>
          <w:rFonts w:ascii="Times New Roman" w:hAnsi="Times New Roman" w:cs="Times New Roman"/>
          <w:sz w:val="24"/>
          <w:szCs w:val="24"/>
          <w:lang w:val="en-GB"/>
        </w:rPr>
        <w:t xml:space="preserve"> </w:t>
      </w:r>
      <w:r w:rsidRPr="00726D17">
        <w:rPr>
          <w:rFonts w:ascii="Times New Roman" w:hAnsi="Times New Roman" w:cs="Times New Roman"/>
          <w:i/>
          <w:sz w:val="24"/>
          <w:szCs w:val="24"/>
          <w:lang w:val="en-GB"/>
        </w:rPr>
        <w:t>Irish Times</w:t>
      </w:r>
      <w:r w:rsidRPr="00726D17">
        <w:rPr>
          <w:rFonts w:ascii="Times New Roman" w:hAnsi="Times New Roman" w:cs="Times New Roman"/>
          <w:sz w:val="24"/>
          <w:szCs w:val="24"/>
          <w:lang w:val="en-GB"/>
        </w:rPr>
        <w:t xml:space="preserve">, 3 June 1950, 5; B.W. Schaper, </w:t>
      </w:r>
      <w:r w:rsidRPr="00726D17">
        <w:rPr>
          <w:rFonts w:ascii="Times New Roman" w:hAnsi="Times New Roman" w:cs="Times New Roman"/>
          <w:i/>
          <w:sz w:val="24"/>
          <w:szCs w:val="24"/>
          <w:lang w:val="en-GB"/>
        </w:rPr>
        <w:t xml:space="preserve">Albert Thomas. </w:t>
      </w:r>
      <w:proofErr w:type="spellStart"/>
      <w:r w:rsidRPr="00726D17">
        <w:rPr>
          <w:rFonts w:ascii="Times New Roman" w:hAnsi="Times New Roman" w:cs="Times New Roman"/>
          <w:i/>
          <w:sz w:val="24"/>
          <w:szCs w:val="24"/>
          <w:lang w:val="en-GB"/>
        </w:rPr>
        <w:t>Dertig</w:t>
      </w:r>
      <w:proofErr w:type="spellEnd"/>
      <w:r w:rsidRPr="00726D17">
        <w:rPr>
          <w:rFonts w:ascii="Times New Roman" w:hAnsi="Times New Roman" w:cs="Times New Roman"/>
          <w:i/>
          <w:sz w:val="24"/>
          <w:szCs w:val="24"/>
          <w:lang w:val="en-GB"/>
        </w:rPr>
        <w:t xml:space="preserve"> </w:t>
      </w:r>
      <w:proofErr w:type="spellStart"/>
      <w:r w:rsidRPr="00726D17">
        <w:rPr>
          <w:rFonts w:ascii="Times New Roman" w:hAnsi="Times New Roman" w:cs="Times New Roman"/>
          <w:i/>
          <w:sz w:val="24"/>
          <w:szCs w:val="24"/>
          <w:lang w:val="en-GB"/>
        </w:rPr>
        <w:t>jaar</w:t>
      </w:r>
      <w:proofErr w:type="spellEnd"/>
      <w:r w:rsidRPr="00726D17">
        <w:rPr>
          <w:rFonts w:ascii="Times New Roman" w:hAnsi="Times New Roman" w:cs="Times New Roman"/>
          <w:i/>
          <w:sz w:val="24"/>
          <w:szCs w:val="24"/>
          <w:lang w:val="en-GB"/>
        </w:rPr>
        <w:t xml:space="preserve"> </w:t>
      </w:r>
      <w:proofErr w:type="spellStart"/>
      <w:r w:rsidRPr="00726D17">
        <w:rPr>
          <w:rFonts w:ascii="Times New Roman" w:hAnsi="Times New Roman" w:cs="Times New Roman"/>
          <w:i/>
          <w:sz w:val="24"/>
          <w:szCs w:val="24"/>
          <w:lang w:val="en-GB"/>
        </w:rPr>
        <w:t>sociaal-reformisme</w:t>
      </w:r>
      <w:proofErr w:type="spellEnd"/>
      <w:r w:rsidRPr="00726D17">
        <w:rPr>
          <w:rFonts w:ascii="Times New Roman" w:hAnsi="Times New Roman" w:cs="Times New Roman"/>
          <w:sz w:val="24"/>
          <w:szCs w:val="24"/>
          <w:lang w:val="en-GB"/>
        </w:rPr>
        <w:t xml:space="preserve">, Leiden 1953; J.S. Gillespie, </w:t>
      </w:r>
      <w:r w:rsidRPr="00726D17">
        <w:rPr>
          <w:rFonts w:ascii="Times New Roman" w:hAnsi="Times New Roman" w:cs="Times New Roman"/>
          <w:i/>
          <w:sz w:val="24"/>
          <w:szCs w:val="24"/>
          <w:lang w:val="en-GB"/>
        </w:rPr>
        <w:t>The Role of the Director in the Development of the International Labour Organisation</w:t>
      </w:r>
      <w:r w:rsidRPr="00726D17">
        <w:rPr>
          <w:rFonts w:ascii="Times New Roman" w:hAnsi="Times New Roman" w:cs="Times New Roman"/>
          <w:sz w:val="24"/>
          <w:szCs w:val="24"/>
          <w:lang w:val="en-GB"/>
        </w:rPr>
        <w:t xml:space="preserve">, New York 1956 (dissertation Columbia University); E.B. Haas, </w:t>
      </w:r>
      <w:r w:rsidRPr="00726D17">
        <w:rPr>
          <w:rFonts w:ascii="Times New Roman" w:hAnsi="Times New Roman" w:cs="Times New Roman"/>
          <w:i/>
          <w:sz w:val="24"/>
          <w:szCs w:val="24"/>
          <w:lang w:val="en-GB"/>
        </w:rPr>
        <w:t>Beyond the Nation-State: Functionalism and International Organization</w:t>
      </w:r>
      <w:r w:rsidRPr="00726D17">
        <w:rPr>
          <w:rFonts w:ascii="Times New Roman" w:hAnsi="Times New Roman" w:cs="Times New Roman"/>
          <w:sz w:val="24"/>
          <w:szCs w:val="24"/>
          <w:lang w:val="en-GB"/>
        </w:rPr>
        <w:t xml:space="preserve">, Stanford 1964; </w:t>
      </w:r>
      <w:r w:rsidRPr="00726D17">
        <w:rPr>
          <w:rFonts w:ascii="Times New Roman" w:hAnsi="Times New Roman" w:cs="Times New Roman"/>
          <w:i/>
          <w:sz w:val="24"/>
          <w:szCs w:val="24"/>
          <w:lang w:val="en-GB"/>
        </w:rPr>
        <w:t>The Times</w:t>
      </w:r>
      <w:r w:rsidRPr="00726D17">
        <w:rPr>
          <w:rFonts w:ascii="Times New Roman" w:hAnsi="Times New Roman" w:cs="Times New Roman"/>
          <w:sz w:val="24"/>
          <w:szCs w:val="24"/>
          <w:lang w:val="en-GB"/>
        </w:rPr>
        <w:t xml:space="preserve">, 16 September 1967, 12 (obituary); G.A. Johnston, </w:t>
      </w:r>
      <w:r w:rsidRPr="00726D17">
        <w:rPr>
          <w:rFonts w:ascii="Times New Roman" w:hAnsi="Times New Roman" w:cs="Times New Roman"/>
          <w:i/>
          <w:sz w:val="24"/>
          <w:szCs w:val="24"/>
          <w:lang w:val="en-GB"/>
        </w:rPr>
        <w:t>The International Labour Organisation: Its Work for Social and Economic Progress</w:t>
      </w:r>
      <w:r w:rsidRPr="00726D17">
        <w:rPr>
          <w:rFonts w:ascii="Times New Roman" w:hAnsi="Times New Roman" w:cs="Times New Roman"/>
          <w:sz w:val="24"/>
          <w:szCs w:val="24"/>
          <w:lang w:val="en-GB"/>
        </w:rPr>
        <w:t xml:space="preserve">, London 1970; A. Alcock, </w:t>
      </w:r>
      <w:r w:rsidRPr="00726D17">
        <w:rPr>
          <w:rFonts w:ascii="Times New Roman" w:hAnsi="Times New Roman" w:cs="Times New Roman"/>
          <w:i/>
          <w:sz w:val="24"/>
          <w:szCs w:val="24"/>
          <w:lang w:val="en-GB"/>
        </w:rPr>
        <w:t>History of the International Labour Organisation</w:t>
      </w:r>
      <w:r w:rsidRPr="00726D17">
        <w:rPr>
          <w:rFonts w:ascii="Times New Roman" w:hAnsi="Times New Roman" w:cs="Times New Roman"/>
          <w:sz w:val="24"/>
          <w:szCs w:val="24"/>
          <w:lang w:val="en-GB"/>
        </w:rPr>
        <w:t xml:space="preserve">, London 1971; M. O’Callaghan, ‘Phelan, Edward Joseph’ in W.F. Kuehl (Ed.) </w:t>
      </w:r>
      <w:r w:rsidRPr="00726D17">
        <w:rPr>
          <w:rFonts w:ascii="Times New Roman" w:hAnsi="Times New Roman" w:cs="Times New Roman"/>
          <w:i/>
          <w:sz w:val="24"/>
          <w:szCs w:val="24"/>
          <w:lang w:val="en-GB"/>
        </w:rPr>
        <w:t>Biographical Dictionary of Internationalists</w:t>
      </w:r>
      <w:r w:rsidRPr="00726D17">
        <w:rPr>
          <w:rFonts w:ascii="Times New Roman" w:hAnsi="Times New Roman" w:cs="Times New Roman"/>
          <w:sz w:val="24"/>
          <w:szCs w:val="24"/>
          <w:lang w:val="en-GB"/>
        </w:rPr>
        <w:t xml:space="preserve">, Westport 1983, 575-576; V.-Y. </w:t>
      </w:r>
      <w:proofErr w:type="spellStart"/>
      <w:r w:rsidRPr="00726D17">
        <w:rPr>
          <w:rFonts w:ascii="Times New Roman" w:hAnsi="Times New Roman" w:cs="Times New Roman"/>
          <w:sz w:val="24"/>
          <w:szCs w:val="24"/>
          <w:lang w:val="en-GB"/>
        </w:rPr>
        <w:t>Ghebali</w:t>
      </w:r>
      <w:proofErr w:type="spellEnd"/>
      <w:r w:rsidRPr="00726D17">
        <w:rPr>
          <w:rFonts w:ascii="Times New Roman" w:hAnsi="Times New Roman" w:cs="Times New Roman"/>
          <w:sz w:val="24"/>
          <w:szCs w:val="24"/>
          <w:lang w:val="en-GB"/>
        </w:rPr>
        <w:t xml:space="preserve">, </w:t>
      </w:r>
      <w:r w:rsidRPr="00726D17">
        <w:rPr>
          <w:rFonts w:ascii="Times New Roman" w:hAnsi="Times New Roman" w:cs="Times New Roman"/>
          <w:i/>
          <w:sz w:val="24"/>
          <w:szCs w:val="24"/>
          <w:lang w:val="en-GB"/>
        </w:rPr>
        <w:t>The International Labour Organisation</w:t>
      </w:r>
      <w:r w:rsidRPr="00726D17">
        <w:rPr>
          <w:rFonts w:ascii="Times New Roman" w:hAnsi="Times New Roman" w:cs="Times New Roman"/>
          <w:sz w:val="24"/>
          <w:szCs w:val="24"/>
          <w:lang w:val="en-GB"/>
        </w:rPr>
        <w:t xml:space="preserve">, Dordrecht 1989; C. Riegelman Lubin and A. Winslow, </w:t>
      </w:r>
      <w:r w:rsidRPr="00726D17">
        <w:rPr>
          <w:rFonts w:ascii="Times New Roman" w:hAnsi="Times New Roman" w:cs="Times New Roman"/>
          <w:i/>
          <w:sz w:val="24"/>
          <w:szCs w:val="24"/>
          <w:lang w:val="en-GB"/>
        </w:rPr>
        <w:t>Social Justice for Women: The International Labour Organization and Women</w:t>
      </w:r>
      <w:r w:rsidRPr="00726D17">
        <w:rPr>
          <w:rFonts w:ascii="Times New Roman" w:hAnsi="Times New Roman" w:cs="Times New Roman"/>
          <w:sz w:val="24"/>
          <w:szCs w:val="24"/>
          <w:lang w:val="en-GB"/>
        </w:rPr>
        <w:t xml:space="preserve">, Durham 1990; </w:t>
      </w:r>
      <w:r w:rsidR="0036526A" w:rsidRPr="00726D17">
        <w:rPr>
          <w:rFonts w:ascii="Times New Roman" w:hAnsi="Times New Roman" w:cs="Times New Roman"/>
          <w:sz w:val="24"/>
          <w:szCs w:val="24"/>
          <w:lang w:val="en-GB"/>
        </w:rPr>
        <w:t>A. Ali, ‘</w:t>
      </w:r>
      <w:r w:rsidR="00372699" w:rsidRPr="00726D17">
        <w:rPr>
          <w:rFonts w:ascii="Times New Roman" w:hAnsi="Times New Roman" w:cs="Times New Roman"/>
          <w:sz w:val="24"/>
          <w:szCs w:val="24"/>
          <w:lang w:val="en-US"/>
        </w:rPr>
        <w:t>Albert Thomas and Edward Phelan in Bolshevik Russia’ in ILO</w:t>
      </w:r>
      <w:r w:rsidR="0087646A" w:rsidRPr="00726D17">
        <w:rPr>
          <w:rFonts w:ascii="Times New Roman" w:hAnsi="Times New Roman" w:cs="Times New Roman"/>
          <w:sz w:val="24"/>
          <w:szCs w:val="24"/>
          <w:lang w:val="en-US"/>
        </w:rPr>
        <w:t>’s</w:t>
      </w:r>
      <w:r w:rsidR="00372699" w:rsidRPr="00726D17">
        <w:rPr>
          <w:rFonts w:ascii="Times New Roman" w:hAnsi="Times New Roman" w:cs="Times New Roman"/>
          <w:sz w:val="24"/>
          <w:szCs w:val="24"/>
          <w:lang w:val="en-US"/>
        </w:rPr>
        <w:t xml:space="preserve"> </w:t>
      </w:r>
      <w:r w:rsidR="00372699" w:rsidRPr="00726D17">
        <w:rPr>
          <w:rFonts w:ascii="Times New Roman" w:hAnsi="Times New Roman" w:cs="Times New Roman"/>
          <w:i/>
          <w:sz w:val="24"/>
          <w:szCs w:val="24"/>
          <w:lang w:val="en-US"/>
        </w:rPr>
        <w:t>Friends Newsletter</w:t>
      </w:r>
      <w:r w:rsidR="0050262A" w:rsidRPr="00726D17">
        <w:rPr>
          <w:rFonts w:ascii="Times New Roman" w:hAnsi="Times New Roman" w:cs="Times New Roman"/>
          <w:sz w:val="24"/>
          <w:szCs w:val="24"/>
          <w:lang w:val="en-US"/>
        </w:rPr>
        <w:t>, nr. 36, May 2004,</w:t>
      </w:r>
      <w:r w:rsidR="00372699" w:rsidRPr="00726D17">
        <w:rPr>
          <w:rFonts w:ascii="Times New Roman" w:hAnsi="Times New Roman" w:cs="Times New Roman"/>
          <w:sz w:val="24"/>
          <w:szCs w:val="24"/>
          <w:lang w:val="en-GB"/>
        </w:rPr>
        <w:t xml:space="preserve"> 12-13; Chr. Baron</w:t>
      </w:r>
      <w:r w:rsidR="0050262A" w:rsidRPr="00726D17">
        <w:rPr>
          <w:rFonts w:ascii="Times New Roman" w:hAnsi="Times New Roman" w:cs="Times New Roman"/>
          <w:sz w:val="24"/>
          <w:szCs w:val="24"/>
          <w:lang w:val="en-GB"/>
        </w:rPr>
        <w:t>, ‘Albert Thom</w:t>
      </w:r>
      <w:r w:rsidR="00D520A4" w:rsidRPr="00726D17">
        <w:rPr>
          <w:rFonts w:ascii="Times New Roman" w:hAnsi="Times New Roman" w:cs="Times New Roman"/>
          <w:sz w:val="24"/>
          <w:szCs w:val="24"/>
          <w:lang w:val="en-GB"/>
        </w:rPr>
        <w:t xml:space="preserve">as and Ed Phelan in Russia’ in </w:t>
      </w:r>
      <w:r w:rsidR="00D520A4" w:rsidRPr="00726D17">
        <w:rPr>
          <w:rFonts w:ascii="Times New Roman" w:hAnsi="Times New Roman" w:cs="Times New Roman"/>
          <w:sz w:val="24"/>
          <w:szCs w:val="24"/>
          <w:lang w:val="en-US"/>
        </w:rPr>
        <w:t>ILO</w:t>
      </w:r>
      <w:r w:rsidR="0087646A" w:rsidRPr="00726D17">
        <w:rPr>
          <w:rFonts w:ascii="Times New Roman" w:hAnsi="Times New Roman" w:cs="Times New Roman"/>
          <w:sz w:val="24"/>
          <w:szCs w:val="24"/>
          <w:lang w:val="en-US"/>
        </w:rPr>
        <w:t>’s</w:t>
      </w:r>
      <w:r w:rsidR="00D520A4" w:rsidRPr="00726D17">
        <w:rPr>
          <w:rFonts w:ascii="Times New Roman" w:hAnsi="Times New Roman" w:cs="Times New Roman"/>
          <w:sz w:val="24"/>
          <w:szCs w:val="24"/>
          <w:lang w:val="en-US"/>
        </w:rPr>
        <w:t xml:space="preserve"> </w:t>
      </w:r>
      <w:r w:rsidR="00D520A4" w:rsidRPr="00726D17">
        <w:rPr>
          <w:rFonts w:ascii="Times New Roman" w:hAnsi="Times New Roman" w:cs="Times New Roman"/>
          <w:i/>
          <w:sz w:val="24"/>
          <w:szCs w:val="24"/>
          <w:lang w:val="en-US"/>
        </w:rPr>
        <w:t>Friends Newsletter</w:t>
      </w:r>
      <w:r w:rsidR="00D520A4" w:rsidRPr="00726D17">
        <w:rPr>
          <w:rFonts w:ascii="Times New Roman" w:hAnsi="Times New Roman" w:cs="Times New Roman"/>
          <w:sz w:val="24"/>
          <w:szCs w:val="24"/>
          <w:lang w:val="en-US"/>
        </w:rPr>
        <w:t xml:space="preserve">, nr. 37, December 2004, </w:t>
      </w:r>
      <w:r w:rsidR="00D520A4" w:rsidRPr="00726D17">
        <w:rPr>
          <w:rFonts w:ascii="Times New Roman" w:hAnsi="Times New Roman" w:cs="Times New Roman"/>
          <w:sz w:val="24"/>
          <w:szCs w:val="24"/>
          <w:lang w:val="en-GB"/>
        </w:rPr>
        <w:t xml:space="preserve">47-48; </w:t>
      </w:r>
      <w:r w:rsidRPr="00726D17">
        <w:rPr>
          <w:rFonts w:ascii="Times New Roman" w:hAnsi="Times New Roman" w:cs="Times New Roman"/>
          <w:sz w:val="24"/>
          <w:szCs w:val="24"/>
          <w:lang w:val="en-GB"/>
        </w:rPr>
        <w:t xml:space="preserve">G. Van Goethem, ‘Phelan’s War: The International </w:t>
      </w:r>
      <w:r w:rsidRPr="00726D17">
        <w:rPr>
          <w:rFonts w:ascii="Times New Roman" w:hAnsi="Times New Roman" w:cs="Times New Roman"/>
          <w:sz w:val="24"/>
          <w:szCs w:val="24"/>
          <w:lang w:val="en-GB"/>
        </w:rPr>
        <w:lastRenderedPageBreak/>
        <w:t xml:space="preserve">Labour Organization in Limbo (1941-1948)’ in J. Van Daele et al. (Eds), </w:t>
      </w:r>
      <w:r w:rsidRPr="00726D17">
        <w:rPr>
          <w:rFonts w:ascii="Times New Roman" w:hAnsi="Times New Roman" w:cs="Times New Roman"/>
          <w:i/>
          <w:sz w:val="24"/>
          <w:szCs w:val="24"/>
          <w:lang w:val="en-GB"/>
        </w:rPr>
        <w:t>ILO Histories. Essays on the International Labour Organization and Its Impact on the World During the Twentieth Century</w:t>
      </w:r>
      <w:r w:rsidRPr="00726D17">
        <w:rPr>
          <w:rFonts w:ascii="Times New Roman" w:hAnsi="Times New Roman" w:cs="Times New Roman"/>
          <w:sz w:val="24"/>
          <w:szCs w:val="24"/>
          <w:lang w:val="en-GB"/>
        </w:rPr>
        <w:t xml:space="preserve">, Bern 2010, 313-340; D. Maul, </w:t>
      </w:r>
      <w:r w:rsidRPr="00726D17">
        <w:rPr>
          <w:rFonts w:ascii="Times New Roman" w:hAnsi="Times New Roman" w:cs="Times New Roman"/>
          <w:i/>
          <w:sz w:val="24"/>
          <w:szCs w:val="24"/>
          <w:lang w:val="en-GB"/>
        </w:rPr>
        <w:t>Human Rights, Development and Decolonization: The International Labour Organization 1940-70</w:t>
      </w:r>
      <w:r w:rsidRPr="00726D17">
        <w:rPr>
          <w:rFonts w:ascii="Times New Roman" w:hAnsi="Times New Roman" w:cs="Times New Roman"/>
          <w:sz w:val="24"/>
          <w:szCs w:val="24"/>
          <w:lang w:val="en-GB"/>
        </w:rPr>
        <w:t xml:space="preserve">, </w:t>
      </w:r>
      <w:proofErr w:type="spellStart"/>
      <w:r w:rsidRPr="00726D17">
        <w:rPr>
          <w:rFonts w:ascii="Times New Roman" w:hAnsi="Times New Roman" w:cs="Times New Roman"/>
          <w:sz w:val="24"/>
          <w:szCs w:val="24"/>
          <w:lang w:val="en-GB"/>
        </w:rPr>
        <w:t>Houndmills</w:t>
      </w:r>
      <w:proofErr w:type="spellEnd"/>
      <w:r w:rsidRPr="00726D17">
        <w:rPr>
          <w:rFonts w:ascii="Times New Roman" w:hAnsi="Times New Roman" w:cs="Times New Roman"/>
          <w:sz w:val="24"/>
          <w:szCs w:val="24"/>
          <w:lang w:val="en-GB"/>
        </w:rPr>
        <w:t xml:space="preserve"> 2012; S. Kott and J. Droux (Eds), </w:t>
      </w:r>
      <w:r w:rsidRPr="00726D17">
        <w:rPr>
          <w:rFonts w:ascii="Times New Roman" w:hAnsi="Times New Roman" w:cs="Times New Roman"/>
          <w:i/>
          <w:sz w:val="24"/>
          <w:szCs w:val="24"/>
          <w:lang w:val="en-GB"/>
        </w:rPr>
        <w:t>Globalizing Social Rights: The International Labour Organization and Beyond</w:t>
      </w:r>
      <w:r w:rsidRPr="00726D17">
        <w:rPr>
          <w:rFonts w:ascii="Times New Roman" w:hAnsi="Times New Roman" w:cs="Times New Roman"/>
          <w:sz w:val="24"/>
          <w:szCs w:val="24"/>
          <w:lang w:val="en-GB"/>
        </w:rPr>
        <w:t xml:space="preserve">, </w:t>
      </w:r>
      <w:proofErr w:type="spellStart"/>
      <w:r w:rsidRPr="00726D17">
        <w:rPr>
          <w:rFonts w:ascii="Times New Roman" w:hAnsi="Times New Roman" w:cs="Times New Roman"/>
          <w:sz w:val="24"/>
          <w:szCs w:val="24"/>
          <w:lang w:val="en-GB"/>
        </w:rPr>
        <w:t>Houndmills</w:t>
      </w:r>
      <w:proofErr w:type="spellEnd"/>
      <w:r w:rsidRPr="00726D17">
        <w:rPr>
          <w:rFonts w:ascii="Times New Roman" w:hAnsi="Times New Roman" w:cs="Times New Roman"/>
          <w:sz w:val="24"/>
          <w:szCs w:val="24"/>
          <w:lang w:val="en-GB"/>
        </w:rPr>
        <w:t xml:space="preserve"> 2013; ‘Edward Phelan’</w:t>
      </w:r>
      <w:r w:rsidR="00811C49" w:rsidRPr="00726D17">
        <w:rPr>
          <w:rFonts w:ascii="Times New Roman" w:hAnsi="Times New Roman" w:cs="Times New Roman"/>
          <w:sz w:val="24"/>
          <w:szCs w:val="24"/>
          <w:lang w:val="en-GB"/>
        </w:rPr>
        <w:t>, available at</w:t>
      </w:r>
      <w:r w:rsidRPr="00726D17">
        <w:rPr>
          <w:rFonts w:ascii="Times New Roman" w:hAnsi="Times New Roman" w:cs="Times New Roman"/>
          <w:sz w:val="24"/>
          <w:szCs w:val="24"/>
          <w:lang w:val="en-GB"/>
        </w:rPr>
        <w:t xml:space="preserve"> </w:t>
      </w:r>
      <w:hyperlink r:id="rId9" w:history="1">
        <w:r w:rsidRPr="00726D17">
          <w:rPr>
            <w:rStyle w:val="Hyperlink"/>
            <w:rFonts w:ascii="Times New Roman" w:hAnsi="Times New Roman" w:cs="Times New Roman"/>
            <w:sz w:val="24"/>
            <w:szCs w:val="24"/>
            <w:u w:val="none"/>
            <w:lang w:val="en-GB"/>
          </w:rPr>
          <w:t>www.ilo.org/global/about-the-ilo/who-we-are/ilo-director-general/former-directors-general/WCMS_192711/lang--en/index.htm</w:t>
        </w:r>
      </w:hyperlink>
      <w:r w:rsidR="00B5775B" w:rsidRPr="00726D17">
        <w:rPr>
          <w:rFonts w:ascii="Times New Roman" w:hAnsi="Times New Roman" w:cs="Times New Roman"/>
          <w:sz w:val="24"/>
          <w:szCs w:val="24"/>
          <w:lang w:val="en-GB"/>
        </w:rPr>
        <w:t xml:space="preserve"> (all websites accessed </w:t>
      </w:r>
      <w:r w:rsidR="00836F81" w:rsidRPr="00726D17">
        <w:rPr>
          <w:rFonts w:ascii="Times New Roman" w:hAnsi="Times New Roman" w:cs="Times New Roman"/>
          <w:sz w:val="24"/>
          <w:szCs w:val="24"/>
          <w:lang w:val="en-GB"/>
        </w:rPr>
        <w:t xml:space="preserve">on </w:t>
      </w:r>
      <w:r w:rsidR="00B5775B" w:rsidRPr="00726D17">
        <w:rPr>
          <w:rFonts w:ascii="Times New Roman" w:hAnsi="Times New Roman" w:cs="Times New Roman"/>
          <w:sz w:val="24"/>
          <w:szCs w:val="24"/>
          <w:lang w:val="en-GB"/>
        </w:rPr>
        <w:t>30 October 2015).</w:t>
      </w:r>
    </w:p>
    <w:p w14:paraId="72B0D779" w14:textId="77777777" w:rsidR="00EC1F2A" w:rsidRPr="00726D17" w:rsidRDefault="00EC1F2A" w:rsidP="00926654">
      <w:pPr>
        <w:spacing w:after="0" w:line="240" w:lineRule="auto"/>
        <w:jc w:val="both"/>
        <w:rPr>
          <w:rFonts w:ascii="Times New Roman" w:hAnsi="Times New Roman" w:cs="Times New Roman"/>
          <w:sz w:val="24"/>
          <w:szCs w:val="24"/>
          <w:lang w:val="en-GB"/>
        </w:rPr>
      </w:pPr>
    </w:p>
    <w:p w14:paraId="05472676" w14:textId="77777777" w:rsidR="00EC1F2A" w:rsidRPr="00726D17" w:rsidRDefault="00EC1F2A" w:rsidP="00926654">
      <w:pPr>
        <w:spacing w:after="0" w:line="240" w:lineRule="auto"/>
        <w:jc w:val="both"/>
        <w:rPr>
          <w:rFonts w:ascii="Times New Roman" w:hAnsi="Times New Roman" w:cs="Times New Roman"/>
          <w:b/>
          <w:bCs/>
          <w:sz w:val="24"/>
          <w:szCs w:val="24"/>
          <w:lang w:val="nl-NL"/>
        </w:rPr>
      </w:pPr>
      <w:r w:rsidRPr="00726D17">
        <w:rPr>
          <w:rFonts w:ascii="Times New Roman" w:hAnsi="Times New Roman" w:cs="Times New Roman"/>
          <w:b/>
          <w:bCs/>
          <w:sz w:val="24"/>
          <w:szCs w:val="24"/>
          <w:lang w:val="nl-NL"/>
        </w:rPr>
        <w:t xml:space="preserve">Geert Van </w:t>
      </w:r>
      <w:proofErr w:type="spellStart"/>
      <w:r w:rsidRPr="00726D17">
        <w:rPr>
          <w:rFonts w:ascii="Times New Roman" w:hAnsi="Times New Roman" w:cs="Times New Roman"/>
          <w:b/>
          <w:bCs/>
          <w:sz w:val="24"/>
          <w:szCs w:val="24"/>
          <w:lang w:val="nl-NL"/>
        </w:rPr>
        <w:t>Goethem</w:t>
      </w:r>
      <w:proofErr w:type="spellEnd"/>
    </w:p>
    <w:p w14:paraId="159B26C1" w14:textId="77777777" w:rsidR="00EC1F2A" w:rsidRPr="00726D17" w:rsidRDefault="00EC1F2A" w:rsidP="00926654">
      <w:pPr>
        <w:spacing w:after="0" w:line="240" w:lineRule="auto"/>
        <w:jc w:val="both"/>
        <w:rPr>
          <w:rFonts w:ascii="Times New Roman" w:hAnsi="Times New Roman" w:cs="Times New Roman"/>
          <w:sz w:val="24"/>
          <w:szCs w:val="24"/>
          <w:lang w:val="nl-NL"/>
        </w:rPr>
      </w:pPr>
    </w:p>
    <w:p w14:paraId="7C2A8231" w14:textId="42AD1D79" w:rsidR="00EC1F2A" w:rsidRPr="00726D17" w:rsidRDefault="00207938" w:rsidP="00926654">
      <w:pPr>
        <w:spacing w:after="0" w:line="240" w:lineRule="auto"/>
        <w:jc w:val="both"/>
        <w:rPr>
          <w:rFonts w:ascii="Times New Roman" w:hAnsi="Times New Roman" w:cs="Times New Roman"/>
          <w:bCs/>
          <w:sz w:val="24"/>
          <w:szCs w:val="24"/>
          <w:lang w:val="nl-NL"/>
        </w:rPr>
      </w:pPr>
      <w:r w:rsidRPr="00726D17">
        <w:rPr>
          <w:rFonts w:ascii="Times New Roman" w:hAnsi="Times New Roman" w:cs="Times New Roman"/>
          <w:b/>
          <w:sz w:val="24"/>
          <w:szCs w:val="24"/>
          <w:lang w:val="nl-NL"/>
        </w:rPr>
        <w:t xml:space="preserve">Version </w:t>
      </w:r>
      <w:r w:rsidR="00B36373" w:rsidRPr="00726D17">
        <w:rPr>
          <w:rFonts w:ascii="Times New Roman" w:hAnsi="Times New Roman" w:cs="Times New Roman"/>
          <w:b/>
          <w:sz w:val="24"/>
          <w:szCs w:val="24"/>
          <w:lang w:val="nl-NL"/>
        </w:rPr>
        <w:t>24</w:t>
      </w:r>
      <w:r w:rsidR="00631057" w:rsidRPr="00726D17">
        <w:rPr>
          <w:rFonts w:ascii="Times New Roman" w:hAnsi="Times New Roman" w:cs="Times New Roman"/>
          <w:b/>
          <w:sz w:val="24"/>
          <w:szCs w:val="24"/>
          <w:lang w:val="nl-NL"/>
        </w:rPr>
        <w:t xml:space="preserve"> </w:t>
      </w:r>
      <w:proofErr w:type="spellStart"/>
      <w:r w:rsidR="00B36373" w:rsidRPr="00726D17">
        <w:rPr>
          <w:rFonts w:ascii="Times New Roman" w:hAnsi="Times New Roman" w:cs="Times New Roman"/>
          <w:b/>
          <w:sz w:val="24"/>
          <w:szCs w:val="24"/>
          <w:lang w:val="nl-NL"/>
        </w:rPr>
        <w:t>January</w:t>
      </w:r>
      <w:proofErr w:type="spellEnd"/>
      <w:r w:rsidR="00EC1F2A" w:rsidRPr="00726D17">
        <w:rPr>
          <w:rFonts w:ascii="Times New Roman" w:hAnsi="Times New Roman" w:cs="Times New Roman"/>
          <w:b/>
          <w:sz w:val="24"/>
          <w:szCs w:val="24"/>
          <w:lang w:val="nl-NL"/>
        </w:rPr>
        <w:t xml:space="preserve"> </w:t>
      </w:r>
      <w:r w:rsidR="00B36373" w:rsidRPr="00726D17">
        <w:rPr>
          <w:rFonts w:ascii="Times New Roman" w:hAnsi="Times New Roman" w:cs="Times New Roman"/>
          <w:b/>
          <w:sz w:val="24"/>
          <w:szCs w:val="24"/>
          <w:lang w:val="nl-NL"/>
        </w:rPr>
        <w:t>2016</w:t>
      </w:r>
    </w:p>
    <w:p w14:paraId="06507417" w14:textId="355D4871" w:rsidR="004C7D66" w:rsidRPr="00726D17" w:rsidRDefault="004C7D66" w:rsidP="00926654">
      <w:pPr>
        <w:spacing w:after="0" w:line="240" w:lineRule="auto"/>
        <w:jc w:val="both"/>
        <w:rPr>
          <w:rFonts w:ascii="Times New Roman" w:hAnsi="Times New Roman" w:cs="Times New Roman"/>
          <w:bCs/>
          <w:sz w:val="24"/>
          <w:szCs w:val="24"/>
          <w:lang w:val="en-US"/>
        </w:rPr>
      </w:pPr>
      <w:r w:rsidRPr="00726D17">
        <w:rPr>
          <w:rFonts w:ascii="Times New Roman" w:hAnsi="Times New Roman" w:cs="Times New Roman"/>
          <w:bCs/>
          <w:sz w:val="24"/>
          <w:szCs w:val="24"/>
          <w:lang w:val="en-US"/>
        </w:rPr>
        <w:t>May 2021: ILO explained in heading</w:t>
      </w:r>
      <w:r w:rsidR="00726D17" w:rsidRPr="00726D17">
        <w:rPr>
          <w:rFonts w:ascii="Times New Roman" w:hAnsi="Times New Roman" w:cs="Times New Roman"/>
          <w:bCs/>
          <w:sz w:val="24"/>
          <w:szCs w:val="24"/>
          <w:lang w:val="en-US"/>
        </w:rPr>
        <w:t>; March 2025</w:t>
      </w:r>
      <w:r w:rsidR="00726D17">
        <w:rPr>
          <w:rFonts w:ascii="Times New Roman" w:hAnsi="Times New Roman" w:cs="Times New Roman"/>
          <w:bCs/>
          <w:sz w:val="24"/>
          <w:szCs w:val="24"/>
          <w:lang w:val="en-US"/>
        </w:rPr>
        <w:t xml:space="preserve">: </w:t>
      </w:r>
      <w:r w:rsidR="00726D17" w:rsidRPr="00726D17">
        <w:rPr>
          <w:rFonts w:ascii="Times New Roman" w:hAnsi="Times New Roman" w:cs="Times New Roman"/>
          <w:bCs/>
          <w:sz w:val="24"/>
          <w:szCs w:val="24"/>
          <w:lang w:val="en-US"/>
        </w:rPr>
        <w:t xml:space="preserve">p.3 </w:t>
      </w:r>
      <w:r w:rsidR="00726D17" w:rsidRPr="00726D17">
        <w:rPr>
          <w:rFonts w:ascii="Times New Roman" w:hAnsi="Times New Roman" w:cs="Times New Roman"/>
          <w:sz w:val="24"/>
          <w:szCs w:val="24"/>
          <w:lang w:val="en-GB"/>
        </w:rPr>
        <w:t>Assistant replaced by Deputy</w:t>
      </w:r>
      <w:r w:rsidR="00726D17" w:rsidRPr="00726D17">
        <w:rPr>
          <w:rFonts w:ascii="Times New Roman" w:hAnsi="Times New Roman" w:cs="Times New Roman"/>
          <w:bCs/>
          <w:sz w:val="24"/>
          <w:szCs w:val="24"/>
          <w:lang w:val="en-US"/>
        </w:rPr>
        <w:t xml:space="preserve"> in sentence ‘</w:t>
      </w:r>
      <w:r w:rsidR="00726D17" w:rsidRPr="00726D17">
        <w:rPr>
          <w:rFonts w:ascii="Times New Roman" w:hAnsi="Times New Roman" w:cs="Times New Roman"/>
          <w:sz w:val="24"/>
          <w:szCs w:val="24"/>
          <w:lang w:val="en-GB"/>
        </w:rPr>
        <w:t>Phelan applied for the vacant position of Assistant Director</w:t>
      </w:r>
      <w:r w:rsidR="00726D17" w:rsidRPr="00726D17">
        <w:rPr>
          <w:rFonts w:ascii="Times New Roman" w:hAnsi="Times New Roman" w:cs="Times New Roman"/>
          <w:sz w:val="24"/>
          <w:szCs w:val="24"/>
          <w:lang w:val="en-GB"/>
        </w:rPr>
        <w:t xml:space="preserve">’ </w:t>
      </w:r>
    </w:p>
    <w:p w14:paraId="05D187F7" w14:textId="77777777" w:rsidR="00065BD1" w:rsidRPr="00726D17" w:rsidRDefault="00065BD1" w:rsidP="00926654">
      <w:pPr>
        <w:spacing w:after="0" w:line="240" w:lineRule="auto"/>
        <w:jc w:val="both"/>
        <w:rPr>
          <w:rFonts w:ascii="Times New Roman" w:hAnsi="Times New Roman" w:cs="Times New Roman"/>
          <w:sz w:val="24"/>
          <w:szCs w:val="24"/>
          <w:lang w:val="en-US"/>
        </w:rPr>
      </w:pPr>
    </w:p>
    <w:p w14:paraId="5259D370" w14:textId="77777777" w:rsidR="00065BD1" w:rsidRPr="00726D17" w:rsidRDefault="00065BD1" w:rsidP="00926654">
      <w:pPr>
        <w:spacing w:after="0" w:line="240" w:lineRule="auto"/>
        <w:jc w:val="both"/>
        <w:rPr>
          <w:rFonts w:ascii="Times New Roman" w:hAnsi="Times New Roman" w:cs="Times New Roman"/>
          <w:b/>
          <w:sz w:val="24"/>
          <w:szCs w:val="24"/>
          <w:lang w:val="en-GB"/>
        </w:rPr>
      </w:pPr>
      <w:r w:rsidRPr="00726D17">
        <w:rPr>
          <w:rFonts w:ascii="Times New Roman" w:hAnsi="Times New Roman" w:cs="Times New Roman"/>
          <w:b/>
          <w:sz w:val="24"/>
          <w:szCs w:val="24"/>
          <w:lang w:val="en-GB"/>
        </w:rPr>
        <w:t xml:space="preserve">How To Cite This IO BIO Entry? </w:t>
      </w:r>
    </w:p>
    <w:p w14:paraId="5B115F2E" w14:textId="34FE2ECA" w:rsidR="00065BD1" w:rsidRPr="00726D17" w:rsidRDefault="00DF63A1" w:rsidP="00926654">
      <w:pPr>
        <w:spacing w:after="0" w:line="240" w:lineRule="auto"/>
        <w:jc w:val="both"/>
        <w:rPr>
          <w:rFonts w:ascii="Times New Roman" w:hAnsi="Times New Roman" w:cs="Times New Roman"/>
          <w:sz w:val="24"/>
          <w:szCs w:val="24"/>
          <w:lang w:val="en-GB"/>
        </w:rPr>
      </w:pPr>
      <w:r w:rsidRPr="00726D17">
        <w:rPr>
          <w:rFonts w:ascii="Times New Roman" w:hAnsi="Times New Roman" w:cs="Times New Roman"/>
          <w:sz w:val="24"/>
          <w:szCs w:val="24"/>
          <w:lang w:val="en-GB"/>
        </w:rPr>
        <w:t>Geert Van Goethem,</w:t>
      </w:r>
      <w:r w:rsidR="00065BD1" w:rsidRPr="00726D17">
        <w:rPr>
          <w:rFonts w:ascii="Times New Roman" w:hAnsi="Times New Roman" w:cs="Times New Roman"/>
          <w:sz w:val="24"/>
          <w:szCs w:val="24"/>
          <w:lang w:val="en-GB"/>
        </w:rPr>
        <w:t xml:space="preserve"> ‘Phelan, Edward Joseph’ in </w:t>
      </w:r>
      <w:r w:rsidR="00065BD1" w:rsidRPr="00726D17">
        <w:rPr>
          <w:rFonts w:ascii="Times New Roman" w:hAnsi="Times New Roman" w:cs="Times New Roman"/>
          <w:i/>
          <w:sz w:val="24"/>
          <w:szCs w:val="24"/>
          <w:lang w:val="en-GB"/>
        </w:rPr>
        <w:t>IO BIO, Biographical Dictionary of Secretaries-General of International Organizations</w:t>
      </w:r>
      <w:r w:rsidR="00065BD1" w:rsidRPr="00726D17">
        <w:rPr>
          <w:rFonts w:ascii="Times New Roman" w:hAnsi="Times New Roman" w:cs="Times New Roman"/>
          <w:sz w:val="24"/>
          <w:szCs w:val="24"/>
          <w:lang w:val="en-GB"/>
        </w:rPr>
        <w:t xml:space="preserve">, Edited by Bob Reinalda, Kent J. Kille and Jaci </w:t>
      </w:r>
      <w:r w:rsidR="00836F81" w:rsidRPr="00726D17">
        <w:rPr>
          <w:rFonts w:ascii="Times New Roman" w:hAnsi="Times New Roman" w:cs="Times New Roman"/>
          <w:sz w:val="24"/>
          <w:szCs w:val="24"/>
          <w:lang w:val="en-GB"/>
        </w:rPr>
        <w:t xml:space="preserve">L. </w:t>
      </w:r>
      <w:r w:rsidR="00065BD1" w:rsidRPr="00726D17">
        <w:rPr>
          <w:rFonts w:ascii="Times New Roman" w:hAnsi="Times New Roman" w:cs="Times New Roman"/>
          <w:sz w:val="24"/>
          <w:szCs w:val="24"/>
          <w:lang w:val="en-GB"/>
        </w:rPr>
        <w:t xml:space="preserve">Eisenberg, </w:t>
      </w:r>
      <w:hyperlink r:id="rId10" w:history="1">
        <w:r w:rsidR="00065BD1" w:rsidRPr="00726D17">
          <w:rPr>
            <w:rStyle w:val="Hyperlink"/>
            <w:rFonts w:ascii="Times New Roman" w:hAnsi="Times New Roman" w:cs="Times New Roman"/>
            <w:sz w:val="24"/>
            <w:szCs w:val="24"/>
            <w:u w:val="none"/>
            <w:lang w:val="en-GB"/>
          </w:rPr>
          <w:t>www.ru.nl/fm/iobio</w:t>
        </w:r>
      </w:hyperlink>
      <w:r w:rsidR="00065BD1" w:rsidRPr="00726D17">
        <w:rPr>
          <w:rFonts w:ascii="Times New Roman" w:hAnsi="Times New Roman" w:cs="Times New Roman"/>
          <w:sz w:val="24"/>
          <w:szCs w:val="24"/>
          <w:lang w:val="en-GB"/>
        </w:rPr>
        <w:t>, Accessed DAY MONTH YEAR</w:t>
      </w:r>
    </w:p>
    <w:p w14:paraId="447D4C57" w14:textId="77777777" w:rsidR="00065BD1" w:rsidRPr="00726D17" w:rsidRDefault="00065BD1" w:rsidP="00926654">
      <w:pPr>
        <w:spacing w:after="0" w:line="240" w:lineRule="auto"/>
        <w:jc w:val="both"/>
        <w:rPr>
          <w:rFonts w:ascii="Times New Roman" w:hAnsi="Times New Roman" w:cs="Times New Roman"/>
          <w:sz w:val="24"/>
          <w:szCs w:val="24"/>
          <w:lang w:val="en-GB"/>
        </w:rPr>
      </w:pPr>
    </w:p>
    <w:p w14:paraId="2FAF7AC3" w14:textId="77777777" w:rsidR="00836F81" w:rsidRPr="00726D17" w:rsidRDefault="00836F81">
      <w:pPr>
        <w:spacing w:after="0" w:line="240" w:lineRule="auto"/>
        <w:jc w:val="both"/>
        <w:rPr>
          <w:rFonts w:ascii="Times New Roman" w:hAnsi="Times New Roman" w:cs="Times New Roman"/>
          <w:sz w:val="24"/>
          <w:szCs w:val="24"/>
          <w:lang w:val="en-GB"/>
        </w:rPr>
      </w:pPr>
    </w:p>
    <w:sectPr w:rsidR="00836F81" w:rsidRPr="00726D17" w:rsidSect="00836F81">
      <w:headerReference w:type="even" r:id="rId11"/>
      <w:headerReference w:type="default" r:id="rId12"/>
      <w:footerReference w:type="default" r:id="rId1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5A90F" w14:textId="77777777" w:rsidR="00504D3F" w:rsidRDefault="00504D3F">
      <w:pPr>
        <w:spacing w:after="0" w:line="240" w:lineRule="auto"/>
      </w:pPr>
      <w:r>
        <w:separator/>
      </w:r>
    </w:p>
  </w:endnote>
  <w:endnote w:type="continuationSeparator" w:id="0">
    <w:p w14:paraId="2351ABA4" w14:textId="77777777" w:rsidR="00504D3F" w:rsidRDefault="00504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1A8C2" w14:textId="77777777" w:rsidR="00B36373" w:rsidRPr="005B4E0F" w:rsidRDefault="00B36373" w:rsidP="00207938">
    <w:pPr>
      <w:pStyle w:val="Voettekst"/>
      <w:jc w:val="center"/>
      <w:rPr>
        <w:rFonts w:ascii="Times New Roman" w:hAnsi="Times New Roman"/>
        <w:sz w:val="20"/>
        <w:lang w:val="en-US"/>
      </w:rPr>
    </w:pPr>
    <w:r w:rsidRPr="00207938">
      <w:rPr>
        <w:rFonts w:ascii="Times New Roman" w:hAnsi="Times New Roman"/>
        <w:sz w:val="20"/>
        <w:szCs w:val="18"/>
        <w:lang w:val="en-GB"/>
      </w:rPr>
      <w:t xml:space="preserve">IO BIO, </w:t>
    </w:r>
    <w:r w:rsidRPr="00207938">
      <w:rPr>
        <w:rFonts w:ascii="Times New Roman" w:hAnsi="Times New Roman"/>
        <w:i/>
        <w:sz w:val="20"/>
        <w:szCs w:val="18"/>
        <w:lang w:val="en-GB"/>
      </w:rPr>
      <w:t>Biographical Dictionary of Secretaries-General of International Organizations</w:t>
    </w:r>
    <w:r w:rsidRPr="00207938">
      <w:rPr>
        <w:rFonts w:ascii="Times New Roman" w:hAnsi="Times New Roman"/>
        <w:sz w:val="20"/>
        <w:szCs w:val="18"/>
        <w:lang w:val="en-GB"/>
      </w:rPr>
      <w:t xml:space="preserve">, </w:t>
    </w:r>
    <w:hyperlink r:id="rId1" w:history="1">
      <w:r w:rsidRPr="00207938">
        <w:rPr>
          <w:rStyle w:val="Hyperlink"/>
          <w:rFonts w:ascii="Times New Roman" w:hAnsi="Times New Roman"/>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2D30C" w14:textId="77777777" w:rsidR="00504D3F" w:rsidRDefault="00504D3F">
      <w:pPr>
        <w:spacing w:after="0" w:line="240" w:lineRule="auto"/>
      </w:pPr>
      <w:r>
        <w:separator/>
      </w:r>
    </w:p>
  </w:footnote>
  <w:footnote w:type="continuationSeparator" w:id="0">
    <w:p w14:paraId="76210BA6" w14:textId="77777777" w:rsidR="00504D3F" w:rsidRDefault="00504D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7C847" w14:textId="77777777" w:rsidR="00B36373" w:rsidRDefault="00B36373" w:rsidP="00690B94">
    <w:pPr>
      <w:pStyle w:val="Koptekst"/>
      <w:framePr w:wrap="around" w:vAnchor="text" w:hAnchor="margin" w:xAlign="center" w:y="1"/>
      <w:rPr>
        <w:rStyle w:val="Paginanummer"/>
      </w:rPr>
    </w:pPr>
    <w:r>
      <w:rPr>
        <w:rStyle w:val="Paginanummer"/>
      </w:rPr>
      <w:fldChar w:fldCharType="begin"/>
    </w:r>
    <w:r>
      <w:rPr>
        <w:rStyle w:val="Paginanummer"/>
      </w:rPr>
      <w:instrText xml:space="preserve">PAGE  </w:instrText>
    </w:r>
    <w:r>
      <w:rPr>
        <w:rStyle w:val="Paginanummer"/>
      </w:rPr>
      <w:fldChar w:fldCharType="end"/>
    </w:r>
  </w:p>
  <w:p w14:paraId="115B11B4" w14:textId="77777777" w:rsidR="00B36373" w:rsidRDefault="00B3637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1AC27" w14:textId="77777777" w:rsidR="00B36373" w:rsidRPr="00690B94" w:rsidRDefault="00B36373" w:rsidP="00690B94">
    <w:pPr>
      <w:pStyle w:val="Koptekst"/>
      <w:framePr w:wrap="around" w:vAnchor="text" w:hAnchor="margin" w:xAlign="center" w:y="1"/>
      <w:rPr>
        <w:rStyle w:val="Paginanummer"/>
      </w:rPr>
    </w:pPr>
    <w:r w:rsidRPr="00690B94">
      <w:rPr>
        <w:rStyle w:val="Paginanummer"/>
        <w:rFonts w:ascii="Times New Roman" w:hAnsi="Times New Roman"/>
        <w:sz w:val="24"/>
      </w:rPr>
      <w:fldChar w:fldCharType="begin"/>
    </w:r>
    <w:r w:rsidRPr="00690B94">
      <w:rPr>
        <w:rStyle w:val="Paginanummer"/>
        <w:rFonts w:ascii="Times New Roman" w:hAnsi="Times New Roman"/>
        <w:sz w:val="24"/>
      </w:rPr>
      <w:instrText xml:space="preserve">PAGE  </w:instrText>
    </w:r>
    <w:r w:rsidRPr="00690B94">
      <w:rPr>
        <w:rStyle w:val="Paginanummer"/>
        <w:rFonts w:ascii="Times New Roman" w:hAnsi="Times New Roman"/>
        <w:sz w:val="24"/>
      </w:rPr>
      <w:fldChar w:fldCharType="separate"/>
    </w:r>
    <w:r w:rsidR="00E00C25">
      <w:rPr>
        <w:rStyle w:val="Paginanummer"/>
        <w:rFonts w:ascii="Times New Roman" w:hAnsi="Times New Roman"/>
        <w:noProof/>
        <w:sz w:val="24"/>
      </w:rPr>
      <w:t>7</w:t>
    </w:r>
    <w:r w:rsidRPr="00690B94">
      <w:rPr>
        <w:rStyle w:val="Paginanummer"/>
        <w:rFonts w:ascii="Times New Roman" w:hAnsi="Times New Roman"/>
        <w:sz w:val="24"/>
      </w:rPr>
      <w:fldChar w:fldCharType="end"/>
    </w:r>
  </w:p>
  <w:p w14:paraId="119631E8" w14:textId="77777777" w:rsidR="00B36373" w:rsidRDefault="00B36373">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5F2"/>
    <w:rsid w:val="0000599D"/>
    <w:rsid w:val="00015C4A"/>
    <w:rsid w:val="00016260"/>
    <w:rsid w:val="00021CF6"/>
    <w:rsid w:val="00025DAF"/>
    <w:rsid w:val="00026AD1"/>
    <w:rsid w:val="00040885"/>
    <w:rsid w:val="000463E1"/>
    <w:rsid w:val="0006071B"/>
    <w:rsid w:val="000644A3"/>
    <w:rsid w:val="00065BD1"/>
    <w:rsid w:val="00066F67"/>
    <w:rsid w:val="0006716F"/>
    <w:rsid w:val="00067C6A"/>
    <w:rsid w:val="00072259"/>
    <w:rsid w:val="00082F21"/>
    <w:rsid w:val="00091034"/>
    <w:rsid w:val="00092581"/>
    <w:rsid w:val="00096481"/>
    <w:rsid w:val="000A1BA7"/>
    <w:rsid w:val="000A6CD0"/>
    <w:rsid w:val="000A7681"/>
    <w:rsid w:val="000A7891"/>
    <w:rsid w:val="000C093D"/>
    <w:rsid w:val="000C2506"/>
    <w:rsid w:val="000D16D9"/>
    <w:rsid w:val="000D1E48"/>
    <w:rsid w:val="000E022F"/>
    <w:rsid w:val="000E0844"/>
    <w:rsid w:val="000E2538"/>
    <w:rsid w:val="000E2A8F"/>
    <w:rsid w:val="000E2BA8"/>
    <w:rsid w:val="000E3204"/>
    <w:rsid w:val="000F2A1A"/>
    <w:rsid w:val="0010157B"/>
    <w:rsid w:val="0010211B"/>
    <w:rsid w:val="00102316"/>
    <w:rsid w:val="001035C6"/>
    <w:rsid w:val="001041B7"/>
    <w:rsid w:val="001051DD"/>
    <w:rsid w:val="001074BB"/>
    <w:rsid w:val="0011038B"/>
    <w:rsid w:val="00121FA7"/>
    <w:rsid w:val="0012754D"/>
    <w:rsid w:val="00131E10"/>
    <w:rsid w:val="00134E9D"/>
    <w:rsid w:val="00136B90"/>
    <w:rsid w:val="00140A33"/>
    <w:rsid w:val="00147EE3"/>
    <w:rsid w:val="001500F5"/>
    <w:rsid w:val="001534AB"/>
    <w:rsid w:val="001551F1"/>
    <w:rsid w:val="00160112"/>
    <w:rsid w:val="001622AB"/>
    <w:rsid w:val="0016586E"/>
    <w:rsid w:val="001659A2"/>
    <w:rsid w:val="00166DB1"/>
    <w:rsid w:val="00173569"/>
    <w:rsid w:val="00173F35"/>
    <w:rsid w:val="00183CC8"/>
    <w:rsid w:val="001872B0"/>
    <w:rsid w:val="00187F85"/>
    <w:rsid w:val="00192120"/>
    <w:rsid w:val="001A1948"/>
    <w:rsid w:val="001A19CD"/>
    <w:rsid w:val="001A53E1"/>
    <w:rsid w:val="001B3FEE"/>
    <w:rsid w:val="001C0671"/>
    <w:rsid w:val="001C3E7D"/>
    <w:rsid w:val="001C758E"/>
    <w:rsid w:val="001D5C27"/>
    <w:rsid w:val="001D624A"/>
    <w:rsid w:val="001D66CE"/>
    <w:rsid w:val="001E1908"/>
    <w:rsid w:val="001E6DA2"/>
    <w:rsid w:val="001F16DC"/>
    <w:rsid w:val="001F79E1"/>
    <w:rsid w:val="0020354B"/>
    <w:rsid w:val="00207938"/>
    <w:rsid w:val="00211585"/>
    <w:rsid w:val="00211E4C"/>
    <w:rsid w:val="00213861"/>
    <w:rsid w:val="00214D60"/>
    <w:rsid w:val="002226C3"/>
    <w:rsid w:val="00223D2F"/>
    <w:rsid w:val="00224A0C"/>
    <w:rsid w:val="00231563"/>
    <w:rsid w:val="00234533"/>
    <w:rsid w:val="00235E54"/>
    <w:rsid w:val="00235EFA"/>
    <w:rsid w:val="002413F8"/>
    <w:rsid w:val="002513A8"/>
    <w:rsid w:val="00255B9A"/>
    <w:rsid w:val="00261FBB"/>
    <w:rsid w:val="00270872"/>
    <w:rsid w:val="00275769"/>
    <w:rsid w:val="00277AC7"/>
    <w:rsid w:val="00277EDD"/>
    <w:rsid w:val="002806DF"/>
    <w:rsid w:val="0028272A"/>
    <w:rsid w:val="0029533B"/>
    <w:rsid w:val="002A204C"/>
    <w:rsid w:val="002A7FA1"/>
    <w:rsid w:val="002B01C9"/>
    <w:rsid w:val="002B230E"/>
    <w:rsid w:val="002C185A"/>
    <w:rsid w:val="002C4C7F"/>
    <w:rsid w:val="002D0BD4"/>
    <w:rsid w:val="002D36F3"/>
    <w:rsid w:val="002E7F6D"/>
    <w:rsid w:val="002F2596"/>
    <w:rsid w:val="002F406E"/>
    <w:rsid w:val="002F6B4B"/>
    <w:rsid w:val="002F7528"/>
    <w:rsid w:val="003012D2"/>
    <w:rsid w:val="00306B33"/>
    <w:rsid w:val="0031242F"/>
    <w:rsid w:val="0031751E"/>
    <w:rsid w:val="00321941"/>
    <w:rsid w:val="00321FCF"/>
    <w:rsid w:val="00323C0E"/>
    <w:rsid w:val="0032561B"/>
    <w:rsid w:val="00332CED"/>
    <w:rsid w:val="00334E9D"/>
    <w:rsid w:val="003358F3"/>
    <w:rsid w:val="00337F64"/>
    <w:rsid w:val="00340098"/>
    <w:rsid w:val="00351AF9"/>
    <w:rsid w:val="00353040"/>
    <w:rsid w:val="0036246F"/>
    <w:rsid w:val="0036526A"/>
    <w:rsid w:val="00370E65"/>
    <w:rsid w:val="00371D46"/>
    <w:rsid w:val="003725F2"/>
    <w:rsid w:val="00372699"/>
    <w:rsid w:val="00375954"/>
    <w:rsid w:val="00376868"/>
    <w:rsid w:val="0038083D"/>
    <w:rsid w:val="00382E92"/>
    <w:rsid w:val="00391873"/>
    <w:rsid w:val="00391E45"/>
    <w:rsid w:val="00393867"/>
    <w:rsid w:val="003A3617"/>
    <w:rsid w:val="003B177F"/>
    <w:rsid w:val="003B1D9A"/>
    <w:rsid w:val="003E4345"/>
    <w:rsid w:val="003F5EDB"/>
    <w:rsid w:val="00400F03"/>
    <w:rsid w:val="00410AD1"/>
    <w:rsid w:val="004229FC"/>
    <w:rsid w:val="0042593B"/>
    <w:rsid w:val="00430F32"/>
    <w:rsid w:val="00430FD4"/>
    <w:rsid w:val="0043672C"/>
    <w:rsid w:val="00443DD3"/>
    <w:rsid w:val="00451234"/>
    <w:rsid w:val="00451F71"/>
    <w:rsid w:val="004534CB"/>
    <w:rsid w:val="00460579"/>
    <w:rsid w:val="00464B45"/>
    <w:rsid w:val="00470F95"/>
    <w:rsid w:val="004747CD"/>
    <w:rsid w:val="004806A9"/>
    <w:rsid w:val="00484AC2"/>
    <w:rsid w:val="00484DE2"/>
    <w:rsid w:val="004854D5"/>
    <w:rsid w:val="00496E69"/>
    <w:rsid w:val="004B1070"/>
    <w:rsid w:val="004B554F"/>
    <w:rsid w:val="004B7463"/>
    <w:rsid w:val="004C7D66"/>
    <w:rsid w:val="004D1CCD"/>
    <w:rsid w:val="004D48EB"/>
    <w:rsid w:val="004D6D37"/>
    <w:rsid w:val="004E6D92"/>
    <w:rsid w:val="004F2F5A"/>
    <w:rsid w:val="004F42E3"/>
    <w:rsid w:val="004F6DFD"/>
    <w:rsid w:val="005005DF"/>
    <w:rsid w:val="00501BF6"/>
    <w:rsid w:val="0050262A"/>
    <w:rsid w:val="00504D3F"/>
    <w:rsid w:val="00516CC8"/>
    <w:rsid w:val="005170AD"/>
    <w:rsid w:val="00520DBC"/>
    <w:rsid w:val="005236B2"/>
    <w:rsid w:val="00530AFC"/>
    <w:rsid w:val="0053537C"/>
    <w:rsid w:val="005533F9"/>
    <w:rsid w:val="0055635E"/>
    <w:rsid w:val="00564A1C"/>
    <w:rsid w:val="005666AA"/>
    <w:rsid w:val="00566FD9"/>
    <w:rsid w:val="00576CE0"/>
    <w:rsid w:val="005813BA"/>
    <w:rsid w:val="00583C0B"/>
    <w:rsid w:val="005950AA"/>
    <w:rsid w:val="00596985"/>
    <w:rsid w:val="005A1839"/>
    <w:rsid w:val="005A77CA"/>
    <w:rsid w:val="005A785E"/>
    <w:rsid w:val="005B12A3"/>
    <w:rsid w:val="005B1DC3"/>
    <w:rsid w:val="005B4E0F"/>
    <w:rsid w:val="005B6C7E"/>
    <w:rsid w:val="005B6F7C"/>
    <w:rsid w:val="005C7C8C"/>
    <w:rsid w:val="005D421D"/>
    <w:rsid w:val="005D6EDD"/>
    <w:rsid w:val="005E5108"/>
    <w:rsid w:val="005E7B48"/>
    <w:rsid w:val="005F039B"/>
    <w:rsid w:val="005F135A"/>
    <w:rsid w:val="005F6719"/>
    <w:rsid w:val="005F7ADB"/>
    <w:rsid w:val="005F7EC9"/>
    <w:rsid w:val="006137BE"/>
    <w:rsid w:val="00620DDC"/>
    <w:rsid w:val="00631057"/>
    <w:rsid w:val="00631799"/>
    <w:rsid w:val="006343A7"/>
    <w:rsid w:val="00634BA6"/>
    <w:rsid w:val="00637B1E"/>
    <w:rsid w:val="00645DC7"/>
    <w:rsid w:val="00645E18"/>
    <w:rsid w:val="00651351"/>
    <w:rsid w:val="0065137E"/>
    <w:rsid w:val="00656F18"/>
    <w:rsid w:val="00662042"/>
    <w:rsid w:val="0066304D"/>
    <w:rsid w:val="0066374A"/>
    <w:rsid w:val="0067001F"/>
    <w:rsid w:val="00676E6D"/>
    <w:rsid w:val="00683EC6"/>
    <w:rsid w:val="00690B94"/>
    <w:rsid w:val="00693F01"/>
    <w:rsid w:val="006A4808"/>
    <w:rsid w:val="006A5175"/>
    <w:rsid w:val="006C03A0"/>
    <w:rsid w:val="006C0786"/>
    <w:rsid w:val="006C1223"/>
    <w:rsid w:val="006C2E45"/>
    <w:rsid w:val="006D05B0"/>
    <w:rsid w:val="006D7601"/>
    <w:rsid w:val="006E177C"/>
    <w:rsid w:val="006E280B"/>
    <w:rsid w:val="006E495C"/>
    <w:rsid w:val="00701CD1"/>
    <w:rsid w:val="0070437D"/>
    <w:rsid w:val="007074FE"/>
    <w:rsid w:val="00712229"/>
    <w:rsid w:val="00714435"/>
    <w:rsid w:val="007161C4"/>
    <w:rsid w:val="00726D17"/>
    <w:rsid w:val="00735C5C"/>
    <w:rsid w:val="00736D46"/>
    <w:rsid w:val="007437F4"/>
    <w:rsid w:val="007455EB"/>
    <w:rsid w:val="00747D18"/>
    <w:rsid w:val="007550CB"/>
    <w:rsid w:val="00765AB0"/>
    <w:rsid w:val="00777117"/>
    <w:rsid w:val="00782AAA"/>
    <w:rsid w:val="0078600D"/>
    <w:rsid w:val="0079057F"/>
    <w:rsid w:val="007941F3"/>
    <w:rsid w:val="007A306C"/>
    <w:rsid w:val="007B33BC"/>
    <w:rsid w:val="007C065A"/>
    <w:rsid w:val="007C0B9D"/>
    <w:rsid w:val="007D6639"/>
    <w:rsid w:val="007E0A89"/>
    <w:rsid w:val="007E2249"/>
    <w:rsid w:val="007F0EA9"/>
    <w:rsid w:val="007F5A50"/>
    <w:rsid w:val="00800D3D"/>
    <w:rsid w:val="00802CD2"/>
    <w:rsid w:val="00804890"/>
    <w:rsid w:val="008104B1"/>
    <w:rsid w:val="00811C49"/>
    <w:rsid w:val="00812B24"/>
    <w:rsid w:val="008361E2"/>
    <w:rsid w:val="00836F81"/>
    <w:rsid w:val="00843BFF"/>
    <w:rsid w:val="008510E4"/>
    <w:rsid w:val="00852AE8"/>
    <w:rsid w:val="00863386"/>
    <w:rsid w:val="00870570"/>
    <w:rsid w:val="008715F3"/>
    <w:rsid w:val="00871624"/>
    <w:rsid w:val="008741F4"/>
    <w:rsid w:val="00875A8A"/>
    <w:rsid w:val="00875FD1"/>
    <w:rsid w:val="0087646A"/>
    <w:rsid w:val="00876F12"/>
    <w:rsid w:val="00880286"/>
    <w:rsid w:val="0088517E"/>
    <w:rsid w:val="008921CE"/>
    <w:rsid w:val="008963D7"/>
    <w:rsid w:val="008A2517"/>
    <w:rsid w:val="008A3DB3"/>
    <w:rsid w:val="008A6BCB"/>
    <w:rsid w:val="008B033B"/>
    <w:rsid w:val="008B5706"/>
    <w:rsid w:val="008B5827"/>
    <w:rsid w:val="008C0958"/>
    <w:rsid w:val="008C4D86"/>
    <w:rsid w:val="008C7B8D"/>
    <w:rsid w:val="008D7B26"/>
    <w:rsid w:val="008F2468"/>
    <w:rsid w:val="008F2FEE"/>
    <w:rsid w:val="008F4E5C"/>
    <w:rsid w:val="00903469"/>
    <w:rsid w:val="00903E95"/>
    <w:rsid w:val="00904CAC"/>
    <w:rsid w:val="009111EC"/>
    <w:rsid w:val="009164C8"/>
    <w:rsid w:val="00916544"/>
    <w:rsid w:val="00921A4A"/>
    <w:rsid w:val="00924515"/>
    <w:rsid w:val="0092597C"/>
    <w:rsid w:val="00926654"/>
    <w:rsid w:val="00930EAE"/>
    <w:rsid w:val="00932D5E"/>
    <w:rsid w:val="00934560"/>
    <w:rsid w:val="00936380"/>
    <w:rsid w:val="00940BA3"/>
    <w:rsid w:val="00941FFA"/>
    <w:rsid w:val="009423F9"/>
    <w:rsid w:val="009426B9"/>
    <w:rsid w:val="0094578F"/>
    <w:rsid w:val="00946CC8"/>
    <w:rsid w:val="00954FFD"/>
    <w:rsid w:val="0096520D"/>
    <w:rsid w:val="00982CB3"/>
    <w:rsid w:val="0099125E"/>
    <w:rsid w:val="009913E8"/>
    <w:rsid w:val="0099213F"/>
    <w:rsid w:val="0099367B"/>
    <w:rsid w:val="00996A74"/>
    <w:rsid w:val="00996A88"/>
    <w:rsid w:val="009A2974"/>
    <w:rsid w:val="009A549A"/>
    <w:rsid w:val="009A66FC"/>
    <w:rsid w:val="009A7614"/>
    <w:rsid w:val="009B2667"/>
    <w:rsid w:val="009B5E38"/>
    <w:rsid w:val="009B5F8D"/>
    <w:rsid w:val="009C000C"/>
    <w:rsid w:val="009C248E"/>
    <w:rsid w:val="009C37A3"/>
    <w:rsid w:val="009C3BDF"/>
    <w:rsid w:val="009D1D8A"/>
    <w:rsid w:val="009E0476"/>
    <w:rsid w:val="009F0FA7"/>
    <w:rsid w:val="009F2DA1"/>
    <w:rsid w:val="009F5B01"/>
    <w:rsid w:val="00A01ABE"/>
    <w:rsid w:val="00A025AC"/>
    <w:rsid w:val="00A03948"/>
    <w:rsid w:val="00A1245B"/>
    <w:rsid w:val="00A15D97"/>
    <w:rsid w:val="00A20C3A"/>
    <w:rsid w:val="00A2100B"/>
    <w:rsid w:val="00A24F84"/>
    <w:rsid w:val="00A37454"/>
    <w:rsid w:val="00A40D66"/>
    <w:rsid w:val="00A423E1"/>
    <w:rsid w:val="00A4354F"/>
    <w:rsid w:val="00A46CB1"/>
    <w:rsid w:val="00A51C8F"/>
    <w:rsid w:val="00A60123"/>
    <w:rsid w:val="00A636C0"/>
    <w:rsid w:val="00A82815"/>
    <w:rsid w:val="00A82ED0"/>
    <w:rsid w:val="00A8480A"/>
    <w:rsid w:val="00A87849"/>
    <w:rsid w:val="00A92F10"/>
    <w:rsid w:val="00AA61C4"/>
    <w:rsid w:val="00AB583B"/>
    <w:rsid w:val="00AB5AC3"/>
    <w:rsid w:val="00AD01D4"/>
    <w:rsid w:val="00AD071D"/>
    <w:rsid w:val="00AD1498"/>
    <w:rsid w:val="00AE29AA"/>
    <w:rsid w:val="00AE5F13"/>
    <w:rsid w:val="00AF0D4C"/>
    <w:rsid w:val="00AF61C1"/>
    <w:rsid w:val="00B018CB"/>
    <w:rsid w:val="00B0196E"/>
    <w:rsid w:val="00B0396A"/>
    <w:rsid w:val="00B048EA"/>
    <w:rsid w:val="00B07334"/>
    <w:rsid w:val="00B11F62"/>
    <w:rsid w:val="00B31FEC"/>
    <w:rsid w:val="00B323AF"/>
    <w:rsid w:val="00B36373"/>
    <w:rsid w:val="00B4211D"/>
    <w:rsid w:val="00B4269C"/>
    <w:rsid w:val="00B51A12"/>
    <w:rsid w:val="00B5459B"/>
    <w:rsid w:val="00B56CF9"/>
    <w:rsid w:val="00B5775B"/>
    <w:rsid w:val="00B57CF9"/>
    <w:rsid w:val="00B60B71"/>
    <w:rsid w:val="00B64396"/>
    <w:rsid w:val="00B64E46"/>
    <w:rsid w:val="00B701DC"/>
    <w:rsid w:val="00B70D99"/>
    <w:rsid w:val="00B748E7"/>
    <w:rsid w:val="00B7577C"/>
    <w:rsid w:val="00B860EE"/>
    <w:rsid w:val="00B87C65"/>
    <w:rsid w:val="00B93EE1"/>
    <w:rsid w:val="00BA7969"/>
    <w:rsid w:val="00BB2FC2"/>
    <w:rsid w:val="00BB319D"/>
    <w:rsid w:val="00BD1611"/>
    <w:rsid w:val="00BD1D1D"/>
    <w:rsid w:val="00BD4B6C"/>
    <w:rsid w:val="00BD4CF0"/>
    <w:rsid w:val="00BD6038"/>
    <w:rsid w:val="00BE0D73"/>
    <w:rsid w:val="00BE0F0E"/>
    <w:rsid w:val="00BE2536"/>
    <w:rsid w:val="00BE3D1A"/>
    <w:rsid w:val="00BE55C3"/>
    <w:rsid w:val="00BF1F57"/>
    <w:rsid w:val="00BF37F9"/>
    <w:rsid w:val="00C02847"/>
    <w:rsid w:val="00C03985"/>
    <w:rsid w:val="00C16444"/>
    <w:rsid w:val="00C171F6"/>
    <w:rsid w:val="00C208C1"/>
    <w:rsid w:val="00C20C9F"/>
    <w:rsid w:val="00C2316F"/>
    <w:rsid w:val="00C235A5"/>
    <w:rsid w:val="00C25B99"/>
    <w:rsid w:val="00C25C3F"/>
    <w:rsid w:val="00C26B0A"/>
    <w:rsid w:val="00C314B9"/>
    <w:rsid w:val="00C3641D"/>
    <w:rsid w:val="00C41A5A"/>
    <w:rsid w:val="00C45468"/>
    <w:rsid w:val="00C4648E"/>
    <w:rsid w:val="00C55611"/>
    <w:rsid w:val="00C56361"/>
    <w:rsid w:val="00C61BAF"/>
    <w:rsid w:val="00C639BF"/>
    <w:rsid w:val="00C7415A"/>
    <w:rsid w:val="00C7456B"/>
    <w:rsid w:val="00C805CF"/>
    <w:rsid w:val="00C811A2"/>
    <w:rsid w:val="00C81DBF"/>
    <w:rsid w:val="00C82676"/>
    <w:rsid w:val="00C83259"/>
    <w:rsid w:val="00C838C0"/>
    <w:rsid w:val="00C866E4"/>
    <w:rsid w:val="00C957F5"/>
    <w:rsid w:val="00CA4902"/>
    <w:rsid w:val="00CB5AE0"/>
    <w:rsid w:val="00CC41A8"/>
    <w:rsid w:val="00CC677A"/>
    <w:rsid w:val="00CD437A"/>
    <w:rsid w:val="00CD7221"/>
    <w:rsid w:val="00CD7492"/>
    <w:rsid w:val="00CE08CA"/>
    <w:rsid w:val="00CE14A6"/>
    <w:rsid w:val="00CE7E08"/>
    <w:rsid w:val="00CF1DE6"/>
    <w:rsid w:val="00CF4D11"/>
    <w:rsid w:val="00D011AD"/>
    <w:rsid w:val="00D05CF3"/>
    <w:rsid w:val="00D16337"/>
    <w:rsid w:val="00D20F96"/>
    <w:rsid w:val="00D31511"/>
    <w:rsid w:val="00D33A46"/>
    <w:rsid w:val="00D37A25"/>
    <w:rsid w:val="00D401C0"/>
    <w:rsid w:val="00D429B3"/>
    <w:rsid w:val="00D520A4"/>
    <w:rsid w:val="00D575A3"/>
    <w:rsid w:val="00D60684"/>
    <w:rsid w:val="00D729F4"/>
    <w:rsid w:val="00D73910"/>
    <w:rsid w:val="00D74AF3"/>
    <w:rsid w:val="00D8273C"/>
    <w:rsid w:val="00D852BF"/>
    <w:rsid w:val="00D93A40"/>
    <w:rsid w:val="00D959F7"/>
    <w:rsid w:val="00DA6ABA"/>
    <w:rsid w:val="00DB0806"/>
    <w:rsid w:val="00DB4173"/>
    <w:rsid w:val="00DB67CE"/>
    <w:rsid w:val="00DD54EC"/>
    <w:rsid w:val="00DE200E"/>
    <w:rsid w:val="00DE4F6F"/>
    <w:rsid w:val="00DF25B0"/>
    <w:rsid w:val="00DF63A1"/>
    <w:rsid w:val="00DF712D"/>
    <w:rsid w:val="00E00C25"/>
    <w:rsid w:val="00E01342"/>
    <w:rsid w:val="00E050B7"/>
    <w:rsid w:val="00E114A1"/>
    <w:rsid w:val="00E12751"/>
    <w:rsid w:val="00E130D8"/>
    <w:rsid w:val="00E20B89"/>
    <w:rsid w:val="00E215A1"/>
    <w:rsid w:val="00E22112"/>
    <w:rsid w:val="00E23987"/>
    <w:rsid w:val="00E24537"/>
    <w:rsid w:val="00E2477F"/>
    <w:rsid w:val="00E2648B"/>
    <w:rsid w:val="00E2714E"/>
    <w:rsid w:val="00E27B5B"/>
    <w:rsid w:val="00E27F64"/>
    <w:rsid w:val="00E41C8C"/>
    <w:rsid w:val="00E45EDF"/>
    <w:rsid w:val="00E47837"/>
    <w:rsid w:val="00E478AB"/>
    <w:rsid w:val="00E50F96"/>
    <w:rsid w:val="00E573AC"/>
    <w:rsid w:val="00E6009D"/>
    <w:rsid w:val="00E64C4A"/>
    <w:rsid w:val="00E708F8"/>
    <w:rsid w:val="00E70C33"/>
    <w:rsid w:val="00E73B9D"/>
    <w:rsid w:val="00E75C0D"/>
    <w:rsid w:val="00E76BDD"/>
    <w:rsid w:val="00E803E1"/>
    <w:rsid w:val="00E829AD"/>
    <w:rsid w:val="00E83342"/>
    <w:rsid w:val="00E908D3"/>
    <w:rsid w:val="00E949F5"/>
    <w:rsid w:val="00EA098D"/>
    <w:rsid w:val="00EA1A87"/>
    <w:rsid w:val="00EA2B6B"/>
    <w:rsid w:val="00EB13A4"/>
    <w:rsid w:val="00EB235D"/>
    <w:rsid w:val="00EC1F2A"/>
    <w:rsid w:val="00EC396B"/>
    <w:rsid w:val="00ED282F"/>
    <w:rsid w:val="00ED72DF"/>
    <w:rsid w:val="00EE48B7"/>
    <w:rsid w:val="00EF2714"/>
    <w:rsid w:val="00F00729"/>
    <w:rsid w:val="00F01A49"/>
    <w:rsid w:val="00F1189D"/>
    <w:rsid w:val="00F11EE4"/>
    <w:rsid w:val="00F11FBC"/>
    <w:rsid w:val="00F15F80"/>
    <w:rsid w:val="00F17E19"/>
    <w:rsid w:val="00F27EE3"/>
    <w:rsid w:val="00F32289"/>
    <w:rsid w:val="00F32E06"/>
    <w:rsid w:val="00F37CB4"/>
    <w:rsid w:val="00F41A9B"/>
    <w:rsid w:val="00F41CF9"/>
    <w:rsid w:val="00F46D0C"/>
    <w:rsid w:val="00F52BF6"/>
    <w:rsid w:val="00F62D66"/>
    <w:rsid w:val="00F63DC5"/>
    <w:rsid w:val="00F71355"/>
    <w:rsid w:val="00F72C72"/>
    <w:rsid w:val="00F72DC1"/>
    <w:rsid w:val="00F74335"/>
    <w:rsid w:val="00F779A1"/>
    <w:rsid w:val="00F91340"/>
    <w:rsid w:val="00F92A4A"/>
    <w:rsid w:val="00FA0BFF"/>
    <w:rsid w:val="00FB3FA8"/>
    <w:rsid w:val="00FB432F"/>
    <w:rsid w:val="00FB4638"/>
    <w:rsid w:val="00FD0A18"/>
    <w:rsid w:val="00FD239B"/>
    <w:rsid w:val="00FD58A5"/>
    <w:rsid w:val="00FF19E5"/>
    <w:rsid w:val="00FF7080"/>
  </w:rsids>
  <m:mathPr>
    <m:mathFont m:val="Cambria Math"/>
    <m:brkBin m:val="before"/>
    <m:brkBinSub m:val="--"/>
    <m:smallFrac/>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02E78"/>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nl-BE" w:eastAsia="nl-B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sid w:val="00EA098D"/>
    <w:rPr>
      <w:color w:val="0000FF" w:themeColor="hyperlink"/>
      <w:u w:val="single"/>
    </w:rPr>
  </w:style>
  <w:style w:type="paragraph" w:styleId="Koptekst">
    <w:name w:val="header"/>
    <w:basedOn w:val="Standaard"/>
    <w:link w:val="KoptekstChar"/>
    <w:uiPriority w:val="99"/>
    <w:semiHidden/>
    <w:unhideWhenUsed/>
    <w:rsid w:val="00690B94"/>
    <w:pPr>
      <w:tabs>
        <w:tab w:val="center" w:pos="4536"/>
        <w:tab w:val="right" w:pos="9072"/>
      </w:tabs>
      <w:spacing w:after="0" w:line="240" w:lineRule="auto"/>
    </w:pPr>
  </w:style>
  <w:style w:type="character" w:customStyle="1" w:styleId="KoptekstChar">
    <w:name w:val="Koptekst Char"/>
    <w:basedOn w:val="Standaardalinea-lettertype"/>
    <w:link w:val="Koptekst"/>
    <w:uiPriority w:val="99"/>
    <w:semiHidden/>
    <w:rsid w:val="00690B94"/>
  </w:style>
  <w:style w:type="character" w:styleId="Paginanummer">
    <w:name w:val="page number"/>
    <w:basedOn w:val="Standaardalinea-lettertype"/>
    <w:uiPriority w:val="99"/>
    <w:semiHidden/>
    <w:unhideWhenUsed/>
    <w:rsid w:val="00690B94"/>
  </w:style>
  <w:style w:type="paragraph" w:styleId="Voettekst">
    <w:name w:val="footer"/>
    <w:basedOn w:val="Standaard"/>
    <w:link w:val="VoettekstChar"/>
    <w:uiPriority w:val="99"/>
    <w:semiHidden/>
    <w:unhideWhenUsed/>
    <w:rsid w:val="00690B9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semiHidden/>
    <w:rsid w:val="00690B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lo.org/wcmsp5/groups/public/@dgreports%20/@dcomm/@publ/documents/publication/wcms_104746.pdf" TargetMode="External"/><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yperlink" Target="http://www.ilo.org/dyn/media/mediasearch.fiche?p_ref=bw0158" TargetMode="External"/><Relationship Id="rId12"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www.ru.nl/fm/iobio" TargetMode="External"/><Relationship Id="rId4" Type="http://schemas.openxmlformats.org/officeDocument/2006/relationships/footnotes" Target="footnotes.xml"/><Relationship Id="rId9" Type="http://schemas.openxmlformats.org/officeDocument/2006/relationships/hyperlink" Target="http://www.ilo.org/global/about-the-ilo/who-we-are/ilo-director-general/former-directors-general/WCMS_192711/lang--en/index.ht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7</Pages>
  <Words>4121</Words>
  <Characters>22671</Characters>
  <Application>Microsoft Office Word</Application>
  <DocSecurity>0</DocSecurity>
  <Lines>188</Lines>
  <Paragraphs>53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dc:creator>
  <cp:lastModifiedBy>Reinalda, B. (Bob)</cp:lastModifiedBy>
  <cp:revision>5</cp:revision>
  <cp:lastPrinted>2015-11-10T13:15:00Z</cp:lastPrinted>
  <dcterms:created xsi:type="dcterms:W3CDTF">2025-03-18T13:04:00Z</dcterms:created>
  <dcterms:modified xsi:type="dcterms:W3CDTF">2025-03-25T09:37:00Z</dcterms:modified>
</cp:coreProperties>
</file>