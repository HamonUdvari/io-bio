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F0912" w14:textId="48DBDC6C" w:rsidR="007063F5" w:rsidRPr="00A94826" w:rsidRDefault="009D229D" w:rsidP="003C73D9">
      <w:pPr>
        <w:spacing w:after="0" w:line="240" w:lineRule="auto"/>
        <w:jc w:val="both"/>
        <w:rPr>
          <w:rFonts w:ascii="Times New Roman" w:hAnsi="Times New Roman" w:cs="Times New Roman"/>
          <w:sz w:val="24"/>
          <w:szCs w:val="24"/>
        </w:rPr>
      </w:pPr>
      <w:del w:id="1000" w:author="IO BIO parser" w:date="2026-05-18T08:57:46Z">
        <w:r w:rsidRPr="00A94826">
          <w:rPr>
            <w:rFonts w:ascii="Times New Roman" w:hAnsi="Times New Roman" w:cs="Times New Roman"/>
            <w:b/>
            <w:sz w:val="24"/>
            <w:szCs w:val="24"/>
          </w:rPr>
          <w:delText xml:space="preserve">CLAUSEN, Alden Winship</w:delText>
        </w:r>
      </w:del>
      <w:del w:id="1000" w:author="IO BIO parser" w:date="2026-05-18T08:57:46Z">
        <w:r w:rsidR="007063F5" w:rsidRPr="00A94826">
          <w:rPr>
            <w:rFonts w:ascii="Times New Roman" w:hAnsi="Times New Roman" w:cs="Times New Roman"/>
            <w:b/>
            <w:sz w:val="24"/>
            <w:szCs w:val="24"/>
          </w:rPr>
          <w:delText xml:space="preserve"> (called Tom)</w:delText>
        </w:r>
      </w:del>
      <w:del w:id="1000" w:author="IO BIO parser" w:date="2026-05-18T08:57:46Z">
        <w:r w:rsidRPr="00A94826">
          <w:rPr>
            <w:rFonts w:ascii="Times New Roman" w:hAnsi="Times New Roman" w:cs="Times New Roman"/>
            <w:sz w:val="24"/>
            <w:szCs w:val="24"/>
          </w:rPr>
          <w:delText xml:space="preserve">, </w:delText>
        </w:r>
      </w:del>
      <w:del w:id="1000" w:author="IO BIO parser" w:date="2026-05-18T08:57:46Z">
        <w:r w:rsidRPr="00A94826">
          <w:rPr>
            <w:rFonts w:ascii="Times New Roman" w:hAnsi="Times New Roman" w:cs="Times New Roman"/>
            <w:b/>
            <w:sz w:val="24"/>
            <w:szCs w:val="24"/>
          </w:rPr>
          <w:delText xml:space="preserve">Bank of America </w:delText>
        </w:r>
      </w:del>
      <w:del w:id="1000" w:author="IO BIO parser" w:date="2026-05-18T08:57:46Z">
        <w:r w:rsidR="000A1DAA" w:rsidRPr="00A94826">
          <w:rPr>
            <w:rFonts w:ascii="Times New Roman" w:hAnsi="Times New Roman" w:cs="Times New Roman"/>
            <w:b/>
            <w:sz w:val="24"/>
            <w:szCs w:val="24"/>
          </w:rPr>
          <w:delText xml:space="preserve">President </w:delText>
        </w:r>
      </w:del>
      <w:del w:id="1000" w:author="IO BIO parser" w:date="2026-05-18T08:57:46Z">
        <w:r w:rsidRPr="00A94826">
          <w:rPr>
            <w:rFonts w:ascii="Times New Roman" w:hAnsi="Times New Roman" w:cs="Times New Roman"/>
            <w:b/>
            <w:sz w:val="24"/>
            <w:szCs w:val="24"/>
          </w:rPr>
          <w:delText xml:space="preserve">and sixth Pr</w:delText>
        </w:r>
      </w:del>
      <w:del w:id="1000" w:author="IO BIO parser" w:date="2026-05-18T08:57:46Z">
        <w:r w:rsidR="000476E4" w:rsidRPr="00A94826">
          <w:rPr>
            <w:rFonts w:ascii="Times New Roman" w:hAnsi="Times New Roman" w:cs="Times New Roman"/>
            <w:b/>
            <w:sz w:val="24"/>
            <w:szCs w:val="24"/>
          </w:rPr>
          <w:delText xml:space="preserve">esident of the </w:delText>
        </w:r>
      </w:del>
      <w:del w:id="1000" w:author="IO BIO parser" w:date="2026-05-18T08:57:46Z">
        <w:r w:rsidR="002E71D7" w:rsidRPr="00A94826">
          <w:rPr>
            <w:rFonts w:ascii="Times New Roman" w:hAnsi="Times New Roman" w:cs="Times New Roman"/>
            <w:b/>
            <w:sz w:val="24"/>
            <w:szCs w:val="24"/>
          </w:rPr>
          <w:delText xml:space="preserve">International Bank for Reconstruction and Development (IBRD) and </w:delText>
        </w:r>
      </w:del>
      <w:del w:id="1000" w:author="IO BIO parser" w:date="2026-05-18T08:57:46Z">
        <w:r w:rsidR="000476E4" w:rsidRPr="00A94826">
          <w:rPr>
            <w:rFonts w:ascii="Times New Roman" w:hAnsi="Times New Roman" w:cs="Times New Roman"/>
            <w:b/>
            <w:sz w:val="24"/>
            <w:szCs w:val="24"/>
          </w:rPr>
          <w:delText xml:space="preserve">World Bank Group</w:delText>
        </w:r>
      </w:del>
      <w:del w:id="1000" w:author="IO BIO parser" w:date="2026-05-18T08:57:46Z">
        <w:r w:rsidRPr="00A94826">
          <w:rPr>
            <w:rFonts w:ascii="Times New Roman" w:hAnsi="Times New Roman" w:cs="Times New Roman"/>
            <w:b/>
            <w:sz w:val="24"/>
            <w:szCs w:val="24"/>
          </w:rPr>
          <w:delText xml:space="preserve"> </w:delText>
        </w:r>
      </w:del>
      <w:del w:id="1000" w:author="IO BIO parser" w:date="2026-05-18T08:57:46Z">
        <w:r w:rsidR="000A1DAA" w:rsidRPr="00A94826">
          <w:rPr>
            <w:rFonts w:ascii="Times New Roman" w:hAnsi="Times New Roman" w:cs="Times New Roman"/>
            <w:b/>
            <w:sz w:val="24"/>
            <w:szCs w:val="24"/>
          </w:rPr>
          <w:delText xml:space="preserve">1981</w:delText>
        </w:r>
      </w:del>
      <w:del w:id="1000" w:author="IO BIO parser" w:date="2026-05-18T08:57:46Z">
        <w:r w:rsidRPr="00A94826">
          <w:rPr>
            <w:rFonts w:ascii="Times New Roman" w:hAnsi="Times New Roman" w:cs="Times New Roman"/>
            <w:b/>
            <w:sz w:val="24"/>
            <w:szCs w:val="24"/>
          </w:rPr>
          <w:delText xml:space="preserve">-1986, was born 17 February 1923 in Hamilton, Illinois</w:delText>
        </w:r>
      </w:del>
      <w:del w:id="1000" w:author="IO BIO parser" w:date="2026-05-18T08:57:46Z">
        <w:r w:rsidR="0073272C" w:rsidRPr="00A94826">
          <w:rPr>
            <w:rFonts w:ascii="Times New Roman" w:hAnsi="Times New Roman" w:cs="Times New Roman"/>
            <w:b/>
            <w:sz w:val="24"/>
            <w:szCs w:val="24"/>
          </w:rPr>
          <w:delText xml:space="preserve">, United States</w:delText>
        </w:r>
      </w:del>
      <w:del w:id="1000" w:author="IO BIO parser" w:date="2026-05-18T08:57:46Z">
        <w:r w:rsidRPr="00A94826">
          <w:rPr>
            <w:rFonts w:ascii="Times New Roman" w:hAnsi="Times New Roman" w:cs="Times New Roman"/>
            <w:b/>
            <w:sz w:val="24"/>
            <w:szCs w:val="24"/>
          </w:rPr>
          <w:delText xml:space="preserve"> and passed away 21 January 2013 in Hillsborough, California.</w:delText>
        </w:r>
      </w:del>
      <w:del w:id="1000" w:author="IO BIO parser" w:date="2026-05-18T08:57:46Z">
        <w:r w:rsidR="007063F5" w:rsidRPr="00A94826">
          <w:rPr>
            <w:rFonts w:ascii="Times New Roman" w:hAnsi="Times New Roman" w:cs="Times New Roman"/>
            <w:b/>
            <w:sz w:val="24"/>
            <w:szCs w:val="24"/>
          </w:rPr>
          <w:delText xml:space="preserve"> </w:delText>
        </w:r>
      </w:del>
      <w:del w:id="1000" w:author="IO BIO parser" w:date="2026-05-18T08:57:46Z">
        <w:r w:rsidR="000B37D2" w:rsidRPr="00A94826">
          <w:rPr>
            <w:rFonts w:ascii="Times New Roman" w:hAnsi="Times New Roman" w:cs="Times New Roman"/>
            <w:b/>
            <w:sz w:val="24"/>
            <w:szCs w:val="24"/>
          </w:rPr>
          <w:delText xml:space="preserve">He was the son of </w:delText>
        </w:r>
      </w:del>
      <w:del w:id="1000" w:author="IO BIO parser" w:date="2026-05-18T08:57:46Z">
        <w:r w:rsidR="000A1DAA" w:rsidRPr="00A94826">
          <w:rPr>
            <w:rFonts w:ascii="Times New Roman" w:hAnsi="Times New Roman" w:cs="Times New Roman"/>
            <w:b/>
            <w:sz w:val="24"/>
            <w:szCs w:val="24"/>
          </w:rPr>
          <w:delText xml:space="preserve">Morton Clausen, </w:delText>
        </w:r>
      </w:del>
      <w:del w:id="1000" w:author="IO BIO parser" w:date="2026-05-18T08:57:46Z">
        <w:r w:rsidR="007063F5" w:rsidRPr="00A94826">
          <w:rPr>
            <w:rFonts w:ascii="Times New Roman" w:hAnsi="Times New Roman" w:cs="Times New Roman"/>
            <w:b/>
            <w:sz w:val="24"/>
            <w:szCs w:val="24"/>
          </w:rPr>
          <w:delText xml:space="preserve">newspaper </w:delText>
        </w:r>
      </w:del>
      <w:del w:id="1000" w:author="IO BIO parser" w:date="2026-05-18T08:57:46Z">
        <w:r w:rsidR="000A1DAA" w:rsidRPr="00A94826">
          <w:rPr>
            <w:rFonts w:ascii="Times New Roman" w:hAnsi="Times New Roman" w:cs="Times New Roman"/>
            <w:b/>
            <w:sz w:val="24"/>
            <w:szCs w:val="24"/>
          </w:rPr>
          <w:delText xml:space="preserve">publisher</w:delText>
        </w:r>
      </w:del>
      <w:del w:id="1000" w:author="IO BIO parser" w:date="2026-05-18T08:57:46Z">
        <w:r w:rsidR="007063F5" w:rsidRPr="00A94826">
          <w:rPr>
            <w:rFonts w:ascii="Times New Roman" w:hAnsi="Times New Roman" w:cs="Times New Roman"/>
            <w:b/>
            <w:sz w:val="24"/>
            <w:szCs w:val="24"/>
          </w:rPr>
          <w:delText xml:space="preserve">,</w:delText>
        </w:r>
      </w:del>
      <w:del w:id="1000" w:author="IO BIO parser" w:date="2026-05-18T08:57:46Z">
        <w:r w:rsidR="000A1DAA" w:rsidRPr="00A94826">
          <w:rPr>
            <w:rFonts w:ascii="Times New Roman" w:hAnsi="Times New Roman" w:cs="Times New Roman"/>
            <w:b/>
            <w:sz w:val="24"/>
            <w:szCs w:val="24"/>
          </w:rPr>
          <w:delText xml:space="preserve"> and </w:delText>
        </w:r>
      </w:del>
      <w:del w:id="1000" w:author="IO BIO parser" w:date="2026-05-18T08:57:46Z">
        <w:r w:rsidR="007063F5" w:rsidRPr="00A94826">
          <w:rPr>
            <w:rFonts w:ascii="Times New Roman" w:hAnsi="Times New Roman" w:cs="Times New Roman"/>
            <w:b/>
            <w:sz w:val="24"/>
            <w:szCs w:val="24"/>
          </w:rPr>
          <w:delText xml:space="preserve">Elsi</w:delText>
        </w:r>
      </w:del>
      <w:del w:id="1000" w:author="IO BIO parser" w:date="2026-05-18T08:57:46Z">
        <w:r w:rsidR="000B37D2" w:rsidRPr="00A94826">
          <w:rPr>
            <w:rFonts w:ascii="Times New Roman" w:hAnsi="Times New Roman" w:cs="Times New Roman"/>
            <w:b/>
            <w:sz w:val="24"/>
            <w:szCs w:val="24"/>
          </w:rPr>
          <w:delText xml:space="preserve">e Kroll.</w:delText>
        </w:r>
      </w:del>
      <w:del w:id="1000" w:author="IO BIO parser" w:date="2026-05-18T08:57:46Z">
        <w:r w:rsidR="007063F5" w:rsidRPr="00A94826">
          <w:rPr>
            <w:rFonts w:ascii="Times New Roman" w:hAnsi="Times New Roman" w:cs="Times New Roman"/>
            <w:b/>
            <w:sz w:val="24"/>
            <w:szCs w:val="24"/>
          </w:rPr>
          <w:delText xml:space="preserve"> </w:delText>
        </w:r>
      </w:del>
      <w:del w:id="1000" w:author="IO BIO parser" w:date="2026-05-18T08:57:46Z">
        <w:r w:rsidR="000B37D2" w:rsidRPr="00A94826">
          <w:rPr>
            <w:rFonts w:ascii="Times New Roman" w:hAnsi="Times New Roman" w:cs="Times New Roman"/>
            <w:b/>
            <w:sz w:val="24"/>
            <w:szCs w:val="24"/>
          </w:rPr>
          <w:delText xml:space="preserve">On 11 February 1950 he married Mary Margaret </w:delText>
        </w:r>
      </w:del>
      <w:del w:id="1000" w:author="IO BIO parser" w:date="2026-05-18T08:57:46Z">
        <w:r w:rsidR="000476E4" w:rsidRPr="00A94826">
          <w:rPr>
            <w:rFonts w:ascii="Times New Roman" w:hAnsi="Times New Roman" w:cs="Times New Roman"/>
            <w:b/>
            <w:sz w:val="24"/>
            <w:szCs w:val="24"/>
          </w:rPr>
          <w:delText xml:space="preserve">(Peggy</w:delText>
        </w:r>
      </w:del>
      <w:del w:id="1000" w:author="IO BIO parser" w:date="2026-05-18T08:57:46Z">
        <w:r w:rsidR="000A1DAA" w:rsidRPr="00A94826">
          <w:rPr>
            <w:rFonts w:ascii="Times New Roman" w:hAnsi="Times New Roman" w:cs="Times New Roman"/>
            <w:b/>
            <w:sz w:val="24"/>
            <w:szCs w:val="24"/>
          </w:rPr>
          <w:delText xml:space="preserve">) </w:delText>
        </w:r>
      </w:del>
      <w:proofErr w:type="spellStart"/>
      <w:del w:id="1000" w:author="IO BIO parser" w:date="2026-05-18T08:57:46Z">
        <w:r w:rsidR="000B37D2" w:rsidRPr="00A94826">
          <w:rPr>
            <w:rFonts w:ascii="Times New Roman" w:hAnsi="Times New Roman" w:cs="Times New Roman"/>
            <w:b/>
            <w:sz w:val="24"/>
            <w:szCs w:val="24"/>
          </w:rPr>
          <w:delText xml:space="preserve">Crassweller</w:delText>
        </w:r>
      </w:del>
      <w:proofErr w:type="spellEnd"/>
      <w:del w:id="1000" w:author="IO BIO parser" w:date="2026-05-18T08:57:46Z">
        <w:r w:rsidR="000A1DAA" w:rsidRPr="00A94826">
          <w:rPr>
            <w:rFonts w:ascii="Times New Roman" w:hAnsi="Times New Roman" w:cs="Times New Roman"/>
            <w:b/>
            <w:sz w:val="24"/>
            <w:szCs w:val="24"/>
          </w:rPr>
          <w:delText xml:space="preserve">, with whom he had two sons. </w:delText>
        </w:r>
      </w:del>
      <w:del w:id="1000" w:author="IO BIO parser" w:date="2026-05-18T08:57:46Z">
        <w:r w:rsidR="000B37D2" w:rsidRPr="00A94826">
          <w:rPr>
            <w:rFonts w:ascii="Times New Roman" w:hAnsi="Times New Roman" w:cs="Times New Roman"/>
            <w:b/>
            <w:sz w:val="24"/>
            <w:szCs w:val="24"/>
          </w:rPr>
          <w:delText xml:space="preserve">After her death on 15 March 2</w:delText>
        </w:r>
      </w:del>
      <w:del w:id="1000" w:author="IO BIO parser" w:date="2026-05-18T08:57:46Z">
        <w:r w:rsidR="000A1DAA" w:rsidRPr="00A94826">
          <w:rPr>
            <w:rFonts w:ascii="Times New Roman" w:hAnsi="Times New Roman" w:cs="Times New Roman"/>
            <w:b/>
            <w:sz w:val="24"/>
            <w:szCs w:val="24"/>
          </w:rPr>
          <w:delText xml:space="preserve">001</w:delText>
        </w:r>
      </w:del>
      <w:del w:id="1000" w:author="IO BIO parser" w:date="2026-05-18T08:57:46Z">
        <w:r w:rsidR="0036204F" w:rsidRPr="00A94826">
          <w:rPr>
            <w:rFonts w:ascii="Times New Roman" w:hAnsi="Times New Roman" w:cs="Times New Roman"/>
            <w:b/>
            <w:sz w:val="24"/>
            <w:szCs w:val="24"/>
          </w:rPr>
          <w:delText xml:space="preserve"> he married Helen Higgins</w:delText>
        </w:r>
      </w:del>
      <w:del w:id="1000" w:author="IO BIO parser" w:date="2026-05-18T08:57:46Z">
        <w:r w:rsidR="000A1DAA" w:rsidRPr="00A94826">
          <w:rPr>
            <w:rFonts w:ascii="Times New Roman" w:hAnsi="Times New Roman" w:cs="Times New Roman"/>
            <w:b/>
            <w:sz w:val="24"/>
            <w:szCs w:val="24"/>
          </w:rPr>
          <w:delText xml:space="preserve">, his secretary at the Bank of America and the World Bank,</w:delText>
        </w:r>
      </w:del>
      <w:del w:id="1000" w:author="IO BIO parser" w:date="2026-05-18T08:57:46Z">
        <w:r w:rsidR="0036204F" w:rsidRPr="00A94826">
          <w:rPr>
            <w:rFonts w:ascii="Times New Roman" w:hAnsi="Times New Roman" w:cs="Times New Roman"/>
            <w:b/>
            <w:sz w:val="24"/>
            <w:szCs w:val="24"/>
          </w:rPr>
          <w:delText xml:space="preserve"> on 29 September</w:delText>
        </w:r>
      </w:del>
      <w:del w:id="1000" w:author="IO BIO parser" w:date="2026-05-18T08:57:46Z">
        <w:r w:rsidR="000B37D2" w:rsidRPr="00A94826">
          <w:rPr>
            <w:rFonts w:ascii="Times New Roman" w:hAnsi="Times New Roman" w:cs="Times New Roman"/>
            <w:b/>
            <w:sz w:val="24"/>
            <w:szCs w:val="24"/>
          </w:rPr>
          <w:delText xml:space="preserve"> 2002.</w:delText>
        </w:r>
      </w:del>
      <w:del w:id="1000" w:author="IO BIO parser" w:date="2026-05-18T08:57:46Z">
        <w:r w:rsidR="007063F5" w:rsidRPr="00A94826">
          <w:rPr>
            <w:rFonts w:ascii="Times New Roman" w:hAnsi="Times New Roman" w:cs="Times New Roman"/>
            <w:b/>
            <w:sz w:val="24"/>
            <w:szCs w:val="24"/>
          </w:rPr>
          <w:delText xml:space="preserve"> </w:delText>
        </w:r>
      </w:del>
      <w:ins w:id="1001" w:author="IO BIO parser" w:date="2026-05-18T08:57:46Z">
        <w:r>
          <w:t xml:space="preserve">CLAUSEN, Alden Winship (known as Tom), Bank of America President and sixth President of the International Bank for Reconstruction and Development (IBRD) and World Bank Group 1981-1986, was born 17 February 1923 in Hamilton, Illinois, United States and passed away 21 January 2013 in Hillsborough, California. He was the son of Morton Clausen, newspaper publisher, and Elsie Kroll. On 11 February 1950 he married Mary Margaret (Peggy) Crassweller, with whom he had two sons. After her death on 15 March 2001 he married Helen Higgins, his secretary at the Bank of America and the World Bank, on 29 September 2002. </w:t>
        </w:r>
      </w:ins>
    </w:p>
    <w:p w14:paraId="74FBBDBE" w14:textId="77777777" w:rsidR="000A1DAA" w:rsidRPr="00A94826" w:rsidRDefault="000A1DAA" w:rsidP="003C73D9">
      <w:pPr>
        <w:spacing w:after="0" w:line="240" w:lineRule="auto"/>
        <w:jc w:val="both"/>
        <w:rPr>
          <w:rFonts w:ascii="Times New Roman" w:hAnsi="Times New Roman" w:cs="Times New Roman"/>
          <w:sz w:val="24"/>
          <w:szCs w:val="24"/>
        </w:rPr>
      </w:pPr>
    </w:p>
    <w:p w14:paraId="78AB29CA" w14:textId="77777777" w:rsidR="000A1DAA" w:rsidRPr="00A94826" w:rsidRDefault="00F61583" w:rsidP="003C73D9">
      <w:pPr>
        <w:spacing w:after="0" w:line="240" w:lineRule="auto"/>
        <w:jc w:val="both"/>
        <w:rPr>
          <w:rFonts w:ascii="Times New Roman" w:hAnsi="Times New Roman" w:cs="Times New Roman"/>
          <w:sz w:val="24"/>
          <w:szCs w:val="24"/>
        </w:rPr>
      </w:pPr>
      <w:r w:rsidRPr="00A94826">
        <w:rPr>
          <w:rFonts w:ascii="Times New Roman" w:hAnsi="Times New Roman" w:cs="Times New Roman"/>
          <w:noProof/>
          <w:sz w:val="24"/>
          <w:szCs w:val="24"/>
          <w:lang w:eastAsia="nl-NL"/>
        </w:rPr>
        <w:drawing>
          <wp:inline distT="0" distB="0" distL="0" distR="0" wp14:anchorId="0C777D16" wp14:editId="18388BA4">
            <wp:extent cx="1778000" cy="2336800"/>
            <wp:effectExtent l="0" t="0" r="0" b="0"/>
            <wp:docPr id="2" name="Afbeelding 1" descr="::::::::Desktop:Clausen no feathe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Clausen no feathering.png"/>
                    <pic:cNvPicPr>
                      <a:picLocks noChangeAspect="1" noChangeArrowheads="1"/>
                    </pic:cNvPicPr>
                  </pic:nvPicPr>
                  <pic:blipFill rotWithShape="1">
                    <a:blip r:embed="rId6"/>
                    <a:srcRect l="3975" t="1803" r="3290" b="3401"/>
                    <a:stretch/>
                  </pic:blipFill>
                  <pic:spPr bwMode="auto">
                    <a:xfrm>
                      <a:off x="0" y="0"/>
                      <a:ext cx="1778476" cy="2337426"/>
                    </a:xfrm>
                    <a:prstGeom prst="rect">
                      <a:avLst/>
                    </a:prstGeom>
                    <a:noFill/>
                    <a:ln>
                      <a:noFill/>
                    </a:ln>
                    <a:extLst>
                      <a:ext uri="{53640926-AAD7-44D8-BBD7-CCE9431645EC}">
                        <a14:shadowObscured xmlns:a14="http://schemas.microsoft.com/office/drawing/2010/main"/>
                      </a:ext>
                    </a:extLst>
                  </pic:spPr>
                </pic:pic>
              </a:graphicData>
            </a:graphic>
          </wp:inline>
        </w:drawing>
      </w:r>
    </w:p>
    <w:p w14:paraId="596F2FAE" w14:textId="77777777" w:rsidR="000A1DAA" w:rsidRPr="00A94826" w:rsidRDefault="000A1DAA" w:rsidP="003C73D9">
      <w:pPr>
        <w:spacing w:after="0" w:line="240" w:lineRule="auto"/>
        <w:jc w:val="both"/>
        <w:rPr>
          <w:rFonts w:ascii="Times New Roman" w:hAnsi="Times New Roman" w:cs="Times New Roman"/>
          <w:color w:val="0000FF"/>
          <w:sz w:val="24"/>
          <w:szCs w:val="24"/>
        </w:rPr>
      </w:pPr>
      <w:r w:rsidRPr="00A94826">
        <w:rPr>
          <w:rFonts w:ascii="Times New Roman" w:hAnsi="Times New Roman" w:cs="Times New Roman"/>
          <w:sz w:val="24"/>
          <w:szCs w:val="24"/>
        </w:rPr>
        <w:t xml:space="preserve">Source: </w:t>
      </w:r>
      <w:hyperlink r:id="rId7" w:history="1">
        <w:r w:rsidRPr="00A94826">
          <w:rPr>
            <w:rStyle w:val="Hyperlink"/>
            <w:rFonts w:ascii="Times New Roman" w:hAnsi="Times New Roman" w:cs="Times New Roman"/>
            <w:color w:val="0000FF"/>
            <w:sz w:val="24"/>
            <w:szCs w:val="24"/>
            <w:u w:val="none"/>
          </w:rPr>
          <w:t>http://web.worldbank.org/WBSITE/EXTERNAL/EXTABOUTUS/EXTARCHIVES/0,,contentMDK:20487071~pagePK:36726~piPK:437378~theSitePK:29506,00.html</w:t>
        </w:r>
      </w:hyperlink>
      <w:r w:rsidRPr="00A94826">
        <w:rPr>
          <w:rFonts w:ascii="Times New Roman" w:hAnsi="Times New Roman" w:cs="Times New Roman"/>
          <w:color w:val="0000FF"/>
          <w:sz w:val="24"/>
          <w:szCs w:val="24"/>
        </w:rPr>
        <w:t xml:space="preserve"> </w:t>
      </w:r>
    </w:p>
    <w:p w14:paraId="19850573" w14:textId="77777777" w:rsidR="000A1DAA" w:rsidRPr="00A94826" w:rsidRDefault="000A1DAA" w:rsidP="003C73D9">
      <w:pPr>
        <w:spacing w:after="0" w:line="240" w:lineRule="auto"/>
        <w:jc w:val="both"/>
        <w:rPr>
          <w:rFonts w:ascii="Times New Roman" w:hAnsi="Times New Roman" w:cs="Times New Roman"/>
          <w:sz w:val="24"/>
          <w:szCs w:val="24"/>
        </w:rPr>
      </w:pPr>
    </w:p>
    <w:p w14:paraId="1F2EBB16" w14:textId="77777777" w:rsidR="008B057A" w:rsidRPr="00A94826" w:rsidRDefault="00B74587" w:rsidP="003C73D9">
      <w:pPr>
        <w:spacing w:after="0" w:line="240" w:lineRule="auto"/>
        <w:jc w:val="both"/>
        <w:rPr>
          <w:rFonts w:ascii="Times New Roman" w:hAnsi="Times New Roman" w:cs="Times New Roman"/>
          <w:sz w:val="24"/>
          <w:szCs w:val="24"/>
        </w:rPr>
      </w:pPr>
      <w:r w:rsidRPr="00A94826">
        <w:rPr>
          <w:rFonts w:ascii="Times New Roman" w:hAnsi="Times New Roman" w:cs="Times New Roman"/>
          <w:sz w:val="24"/>
          <w:szCs w:val="24"/>
        </w:rPr>
        <w:t>Clausen was born in the small town of Hamilton</w:t>
      </w:r>
      <w:r w:rsidR="00276623" w:rsidRPr="00A94826">
        <w:rPr>
          <w:rFonts w:ascii="Times New Roman" w:hAnsi="Times New Roman" w:cs="Times New Roman"/>
          <w:sz w:val="24"/>
          <w:szCs w:val="24"/>
        </w:rPr>
        <w:t xml:space="preserve"> </w:t>
      </w:r>
      <w:r w:rsidR="00332DE7" w:rsidRPr="00A94826">
        <w:rPr>
          <w:rFonts w:ascii="Times New Roman" w:hAnsi="Times New Roman" w:cs="Times New Roman"/>
          <w:sz w:val="24"/>
          <w:szCs w:val="24"/>
        </w:rPr>
        <w:t xml:space="preserve">on the Mississippi River, </w:t>
      </w:r>
      <w:r w:rsidRPr="00A94826">
        <w:rPr>
          <w:rFonts w:ascii="Times New Roman" w:hAnsi="Times New Roman" w:cs="Times New Roman"/>
          <w:sz w:val="24"/>
          <w:szCs w:val="24"/>
        </w:rPr>
        <w:t>where his father published and edited the loca</w:t>
      </w:r>
      <w:r w:rsidR="007A1125" w:rsidRPr="00A94826">
        <w:rPr>
          <w:rFonts w:ascii="Times New Roman" w:hAnsi="Times New Roman" w:cs="Times New Roman"/>
          <w:sz w:val="24"/>
          <w:szCs w:val="24"/>
        </w:rPr>
        <w:t>l weekly newspaper.</w:t>
      </w:r>
      <w:r w:rsidR="007063F5" w:rsidRPr="00A94826">
        <w:rPr>
          <w:rFonts w:ascii="Times New Roman" w:hAnsi="Times New Roman" w:cs="Times New Roman"/>
          <w:sz w:val="24"/>
          <w:szCs w:val="24"/>
        </w:rPr>
        <w:t xml:space="preserve"> </w:t>
      </w:r>
      <w:r w:rsidR="00DC03F2" w:rsidRPr="00A94826">
        <w:rPr>
          <w:rFonts w:ascii="Times New Roman" w:hAnsi="Times New Roman" w:cs="Times New Roman"/>
          <w:sz w:val="24"/>
          <w:szCs w:val="24"/>
        </w:rPr>
        <w:t>He was the second child,</w:t>
      </w:r>
      <w:r w:rsidRPr="00A94826">
        <w:rPr>
          <w:rFonts w:ascii="Times New Roman" w:hAnsi="Times New Roman" w:cs="Times New Roman"/>
          <w:sz w:val="24"/>
          <w:szCs w:val="24"/>
        </w:rPr>
        <w:t xml:space="preserve"> attended public schools in Hamilton and was brought up in a staunch Presbyterian and co</w:t>
      </w:r>
      <w:r w:rsidR="007A1125" w:rsidRPr="00A94826">
        <w:rPr>
          <w:rFonts w:ascii="Times New Roman" w:hAnsi="Times New Roman" w:cs="Times New Roman"/>
          <w:sz w:val="24"/>
          <w:szCs w:val="24"/>
        </w:rPr>
        <w:t>nservative Republican environment</w:t>
      </w:r>
      <w:r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He </w:t>
      </w:r>
      <w:r w:rsidR="00DC03F2" w:rsidRPr="00A94826">
        <w:rPr>
          <w:rFonts w:ascii="Times New Roman" w:hAnsi="Times New Roman" w:cs="Times New Roman"/>
          <w:sz w:val="24"/>
          <w:szCs w:val="24"/>
        </w:rPr>
        <w:t>acquired his lifelong nickname Tom</w:t>
      </w:r>
      <w:r w:rsidR="007A1125" w:rsidRPr="00A94826">
        <w:rPr>
          <w:rFonts w:ascii="Times New Roman" w:hAnsi="Times New Roman" w:cs="Times New Roman"/>
          <w:sz w:val="24"/>
          <w:szCs w:val="24"/>
        </w:rPr>
        <w:t xml:space="preserve"> while playing a role by that name</w:t>
      </w:r>
      <w:r w:rsidRPr="00A94826">
        <w:rPr>
          <w:rFonts w:ascii="Times New Roman" w:hAnsi="Times New Roman" w:cs="Times New Roman"/>
          <w:sz w:val="24"/>
          <w:szCs w:val="24"/>
        </w:rPr>
        <w:t xml:space="preserve"> in a high school play.</w:t>
      </w:r>
      <w:r w:rsidR="007063F5" w:rsidRPr="00A94826">
        <w:rPr>
          <w:rFonts w:ascii="Times New Roman" w:hAnsi="Times New Roman" w:cs="Times New Roman"/>
          <w:sz w:val="24"/>
          <w:szCs w:val="24"/>
        </w:rPr>
        <w:t xml:space="preserve"> </w:t>
      </w:r>
      <w:r w:rsidR="00DC03F2" w:rsidRPr="00A94826">
        <w:rPr>
          <w:rFonts w:ascii="Times New Roman" w:hAnsi="Times New Roman" w:cs="Times New Roman"/>
          <w:sz w:val="24"/>
          <w:szCs w:val="24"/>
        </w:rPr>
        <w:t>He earn</w:t>
      </w:r>
      <w:r w:rsidR="00024E2D" w:rsidRPr="00A94826">
        <w:rPr>
          <w:rFonts w:ascii="Times New Roman" w:hAnsi="Times New Roman" w:cs="Times New Roman"/>
          <w:sz w:val="24"/>
          <w:szCs w:val="24"/>
        </w:rPr>
        <w:t>ed</w:t>
      </w:r>
      <w:r w:rsidR="00DC03F2" w:rsidRPr="00A94826">
        <w:rPr>
          <w:rFonts w:ascii="Times New Roman" w:hAnsi="Times New Roman" w:cs="Times New Roman"/>
          <w:sz w:val="24"/>
          <w:szCs w:val="24"/>
        </w:rPr>
        <w:t xml:space="preserve"> his </w:t>
      </w:r>
      <w:r w:rsidR="00332DE7" w:rsidRPr="00A94826">
        <w:rPr>
          <w:rFonts w:ascii="Times New Roman" w:hAnsi="Times New Roman" w:cs="Times New Roman"/>
          <w:sz w:val="24"/>
          <w:szCs w:val="24"/>
        </w:rPr>
        <w:t>b</w:t>
      </w:r>
      <w:r w:rsidR="00DC03F2" w:rsidRPr="00A94826">
        <w:rPr>
          <w:rFonts w:ascii="Times New Roman" w:hAnsi="Times New Roman" w:cs="Times New Roman"/>
          <w:sz w:val="24"/>
          <w:szCs w:val="24"/>
        </w:rPr>
        <w:t>achelor</w:t>
      </w:r>
      <w:r w:rsidR="00332DE7" w:rsidRPr="00A94826">
        <w:rPr>
          <w:rFonts w:ascii="Times New Roman" w:hAnsi="Times New Roman" w:cs="Times New Roman"/>
          <w:sz w:val="24"/>
          <w:szCs w:val="24"/>
        </w:rPr>
        <w:t>’s</w:t>
      </w:r>
      <w:r w:rsidR="00B02913" w:rsidRPr="00A94826">
        <w:rPr>
          <w:rFonts w:ascii="Times New Roman" w:hAnsi="Times New Roman" w:cs="Times New Roman"/>
          <w:sz w:val="24"/>
          <w:szCs w:val="24"/>
        </w:rPr>
        <w:t xml:space="preserve"> degree from Carthag</w:t>
      </w:r>
      <w:r w:rsidR="00DC03F2" w:rsidRPr="00A94826">
        <w:rPr>
          <w:rFonts w:ascii="Times New Roman" w:hAnsi="Times New Roman" w:cs="Times New Roman"/>
          <w:sz w:val="24"/>
          <w:szCs w:val="24"/>
        </w:rPr>
        <w:t>e College in Carthage, Illinois and</w:t>
      </w:r>
      <w:r w:rsidR="00332DE7" w:rsidRPr="00A94826">
        <w:rPr>
          <w:rFonts w:ascii="Times New Roman" w:hAnsi="Times New Roman" w:cs="Times New Roman"/>
          <w:sz w:val="24"/>
          <w:szCs w:val="24"/>
        </w:rPr>
        <w:t>,</w:t>
      </w:r>
      <w:r w:rsidR="00DC03F2" w:rsidRPr="00A94826">
        <w:rPr>
          <w:rFonts w:ascii="Times New Roman" w:hAnsi="Times New Roman" w:cs="Times New Roman"/>
          <w:sz w:val="24"/>
          <w:szCs w:val="24"/>
        </w:rPr>
        <w:t xml:space="preserve"> </w:t>
      </w:r>
      <w:r w:rsidR="00024E2D" w:rsidRPr="00A94826">
        <w:rPr>
          <w:rFonts w:ascii="Times New Roman" w:hAnsi="Times New Roman" w:cs="Times New Roman"/>
          <w:sz w:val="24"/>
          <w:szCs w:val="24"/>
        </w:rPr>
        <w:t xml:space="preserve">in 1944 </w:t>
      </w:r>
      <w:r w:rsidR="00DC03F2" w:rsidRPr="00A94826">
        <w:rPr>
          <w:rFonts w:ascii="Times New Roman" w:hAnsi="Times New Roman" w:cs="Times New Roman"/>
          <w:sz w:val="24"/>
          <w:szCs w:val="24"/>
        </w:rPr>
        <w:t>during the Second World War</w:t>
      </w:r>
      <w:r w:rsidR="00332DE7" w:rsidRPr="00A94826">
        <w:rPr>
          <w:rFonts w:ascii="Times New Roman" w:hAnsi="Times New Roman" w:cs="Times New Roman"/>
          <w:sz w:val="24"/>
          <w:szCs w:val="24"/>
        </w:rPr>
        <w:t>,</w:t>
      </w:r>
      <w:r w:rsidR="00B02913" w:rsidRPr="00A94826">
        <w:rPr>
          <w:rFonts w:ascii="Times New Roman" w:hAnsi="Times New Roman" w:cs="Times New Roman"/>
          <w:sz w:val="24"/>
          <w:szCs w:val="24"/>
        </w:rPr>
        <w:t xml:space="preserve"> served in the </w:t>
      </w:r>
      <w:r w:rsidR="00DC03F2" w:rsidRPr="00A94826">
        <w:rPr>
          <w:rFonts w:ascii="Times New Roman" w:hAnsi="Times New Roman" w:cs="Times New Roman"/>
          <w:sz w:val="24"/>
          <w:szCs w:val="24"/>
        </w:rPr>
        <w:t>United States (US)</w:t>
      </w:r>
      <w:r w:rsidR="00B02913" w:rsidRPr="00A94826">
        <w:rPr>
          <w:rFonts w:ascii="Times New Roman" w:hAnsi="Times New Roman" w:cs="Times New Roman"/>
          <w:sz w:val="24"/>
          <w:szCs w:val="24"/>
        </w:rPr>
        <w:t xml:space="preserve"> Army Air Corps as a meteorological officer</w:t>
      </w:r>
      <w:r w:rsidR="00910843" w:rsidRPr="00A94826">
        <w:rPr>
          <w:rFonts w:ascii="Times New Roman" w:hAnsi="Times New Roman" w:cs="Times New Roman"/>
          <w:sz w:val="24"/>
          <w:szCs w:val="24"/>
        </w:rPr>
        <w:t xml:space="preserve"> and flew missions out of the Azores</w:t>
      </w:r>
      <w:r w:rsidR="00B02913"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3D19F5" w:rsidRPr="00A94826">
        <w:rPr>
          <w:rFonts w:ascii="Times New Roman" w:hAnsi="Times New Roman" w:cs="Times New Roman"/>
          <w:sz w:val="24"/>
          <w:szCs w:val="24"/>
        </w:rPr>
        <w:t>After being d</w:t>
      </w:r>
      <w:r w:rsidR="00024E2D" w:rsidRPr="00A94826">
        <w:rPr>
          <w:rFonts w:ascii="Times New Roman" w:hAnsi="Times New Roman" w:cs="Times New Roman"/>
          <w:sz w:val="24"/>
          <w:szCs w:val="24"/>
        </w:rPr>
        <w:t>ischarged from the Army in 1946,</w:t>
      </w:r>
      <w:r w:rsidR="003D19F5" w:rsidRPr="00A94826">
        <w:rPr>
          <w:rFonts w:ascii="Times New Roman" w:hAnsi="Times New Roman" w:cs="Times New Roman"/>
          <w:sz w:val="24"/>
          <w:szCs w:val="24"/>
        </w:rPr>
        <w:t xml:space="preserve"> Clausen</w:t>
      </w:r>
      <w:r w:rsidR="007A1125" w:rsidRPr="00A94826">
        <w:rPr>
          <w:rFonts w:ascii="Times New Roman" w:hAnsi="Times New Roman" w:cs="Times New Roman"/>
          <w:sz w:val="24"/>
          <w:szCs w:val="24"/>
        </w:rPr>
        <w:t xml:space="preserve"> t</w:t>
      </w:r>
      <w:r w:rsidR="006A5CE0" w:rsidRPr="00A94826">
        <w:rPr>
          <w:rFonts w:ascii="Times New Roman" w:hAnsi="Times New Roman" w:cs="Times New Roman"/>
          <w:sz w:val="24"/>
          <w:szCs w:val="24"/>
        </w:rPr>
        <w:t>ook</w:t>
      </w:r>
      <w:r w:rsidR="007A1125" w:rsidRPr="00A94826">
        <w:rPr>
          <w:rFonts w:ascii="Times New Roman" w:hAnsi="Times New Roman" w:cs="Times New Roman"/>
          <w:sz w:val="24"/>
          <w:szCs w:val="24"/>
        </w:rPr>
        <w:t xml:space="preserve"> advantage of </w:t>
      </w:r>
      <w:r w:rsidR="00024E2D" w:rsidRPr="00A94826">
        <w:rPr>
          <w:rFonts w:ascii="Times New Roman" w:hAnsi="Times New Roman" w:cs="Times New Roman"/>
          <w:sz w:val="24"/>
          <w:szCs w:val="24"/>
        </w:rPr>
        <w:t>the G.I. Bill</w:t>
      </w:r>
      <w:r w:rsidR="006A5CE0" w:rsidRPr="00A94826">
        <w:rPr>
          <w:rFonts w:ascii="Times New Roman" w:hAnsi="Times New Roman" w:cs="Times New Roman"/>
          <w:sz w:val="24"/>
          <w:szCs w:val="24"/>
        </w:rPr>
        <w:t>,</w:t>
      </w:r>
      <w:r w:rsidR="00024E2D" w:rsidRPr="00A94826">
        <w:rPr>
          <w:rFonts w:ascii="Times New Roman" w:hAnsi="Times New Roman" w:cs="Times New Roman"/>
          <w:sz w:val="24"/>
          <w:szCs w:val="24"/>
        </w:rPr>
        <w:t xml:space="preserve"> </w:t>
      </w:r>
      <w:r w:rsidR="006A5CE0" w:rsidRPr="00A94826">
        <w:rPr>
          <w:rFonts w:ascii="Times New Roman" w:hAnsi="Times New Roman" w:cs="Times New Roman"/>
          <w:sz w:val="24"/>
          <w:szCs w:val="24"/>
        </w:rPr>
        <w:t>entering</w:t>
      </w:r>
      <w:r w:rsidR="003D19F5" w:rsidRPr="00A94826">
        <w:rPr>
          <w:rFonts w:ascii="Times New Roman" w:hAnsi="Times New Roman" w:cs="Times New Roman"/>
          <w:sz w:val="24"/>
          <w:szCs w:val="24"/>
        </w:rPr>
        <w:t xml:space="preserve"> law school a</w:t>
      </w:r>
      <w:r w:rsidR="0055754A" w:rsidRPr="00A94826">
        <w:rPr>
          <w:rFonts w:ascii="Times New Roman" w:hAnsi="Times New Roman" w:cs="Times New Roman"/>
          <w:sz w:val="24"/>
          <w:szCs w:val="24"/>
        </w:rPr>
        <w:t>t</w:t>
      </w:r>
      <w:r w:rsidR="003D19F5" w:rsidRPr="00A94826">
        <w:rPr>
          <w:rFonts w:ascii="Times New Roman" w:hAnsi="Times New Roman" w:cs="Times New Roman"/>
          <w:sz w:val="24"/>
          <w:szCs w:val="24"/>
        </w:rPr>
        <w:t xml:space="preserve"> the</w:t>
      </w:r>
      <w:r w:rsidR="0055754A" w:rsidRPr="00A94826">
        <w:rPr>
          <w:rFonts w:ascii="Times New Roman" w:hAnsi="Times New Roman" w:cs="Times New Roman"/>
          <w:sz w:val="24"/>
          <w:szCs w:val="24"/>
        </w:rPr>
        <w:t xml:space="preserve"> </w:t>
      </w:r>
      <w:r w:rsidR="00CE6CF9" w:rsidRPr="00A94826">
        <w:rPr>
          <w:rFonts w:ascii="Times New Roman" w:hAnsi="Times New Roman" w:cs="Times New Roman"/>
          <w:sz w:val="24"/>
          <w:szCs w:val="24"/>
        </w:rPr>
        <w:t>Duluth</w:t>
      </w:r>
      <w:r w:rsidR="0055754A" w:rsidRPr="00A94826">
        <w:rPr>
          <w:rFonts w:ascii="Times New Roman" w:hAnsi="Times New Roman" w:cs="Times New Roman"/>
          <w:sz w:val="24"/>
          <w:szCs w:val="24"/>
        </w:rPr>
        <w:t xml:space="preserve"> campus of the</w:t>
      </w:r>
      <w:r w:rsidR="003D19F5" w:rsidRPr="00A94826">
        <w:rPr>
          <w:rFonts w:ascii="Times New Roman" w:hAnsi="Times New Roman" w:cs="Times New Roman"/>
          <w:sz w:val="24"/>
          <w:szCs w:val="24"/>
        </w:rPr>
        <w:t xml:space="preserve"> U</w:t>
      </w:r>
      <w:r w:rsidR="0055754A" w:rsidRPr="00A94826">
        <w:rPr>
          <w:rFonts w:ascii="Times New Roman" w:hAnsi="Times New Roman" w:cs="Times New Roman"/>
          <w:sz w:val="24"/>
          <w:szCs w:val="24"/>
        </w:rPr>
        <w:t>niversity of Minnesota</w:t>
      </w:r>
      <w:r w:rsidR="003D19F5"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3D19F5" w:rsidRPr="00A94826">
        <w:rPr>
          <w:rFonts w:ascii="Times New Roman" w:hAnsi="Times New Roman" w:cs="Times New Roman"/>
          <w:sz w:val="24"/>
          <w:szCs w:val="24"/>
        </w:rPr>
        <w:t xml:space="preserve">He received his </w:t>
      </w:r>
      <w:r w:rsidR="00024E2D" w:rsidRPr="00A94826">
        <w:rPr>
          <w:rFonts w:ascii="Times New Roman" w:hAnsi="Times New Roman" w:cs="Times New Roman"/>
          <w:sz w:val="24"/>
          <w:szCs w:val="24"/>
        </w:rPr>
        <w:t>Bachelor of Laws</w:t>
      </w:r>
      <w:r w:rsidR="003D19F5" w:rsidRPr="00A94826">
        <w:rPr>
          <w:rFonts w:ascii="Times New Roman" w:hAnsi="Times New Roman" w:cs="Times New Roman"/>
          <w:sz w:val="24"/>
          <w:szCs w:val="24"/>
        </w:rPr>
        <w:t xml:space="preserve"> in 1949 and was admitted to the Minnesota bar th</w:t>
      </w:r>
      <w:r w:rsidR="00332DE7" w:rsidRPr="00A94826">
        <w:rPr>
          <w:rFonts w:ascii="Times New Roman" w:hAnsi="Times New Roman" w:cs="Times New Roman"/>
          <w:sz w:val="24"/>
          <w:szCs w:val="24"/>
        </w:rPr>
        <w:t>at</w:t>
      </w:r>
      <w:r w:rsidR="003D19F5" w:rsidRPr="00A94826">
        <w:rPr>
          <w:rFonts w:ascii="Times New Roman" w:hAnsi="Times New Roman" w:cs="Times New Roman"/>
          <w:sz w:val="24"/>
          <w:szCs w:val="24"/>
        </w:rPr>
        <w:t xml:space="preserve"> same year.</w:t>
      </w:r>
      <w:r w:rsidR="007063F5" w:rsidRPr="00A94826">
        <w:rPr>
          <w:rFonts w:ascii="Times New Roman" w:hAnsi="Times New Roman" w:cs="Times New Roman"/>
          <w:sz w:val="24"/>
          <w:szCs w:val="24"/>
        </w:rPr>
        <w:t xml:space="preserve"> </w:t>
      </w:r>
      <w:r w:rsidR="003D19F5" w:rsidRPr="00A94826">
        <w:rPr>
          <w:rFonts w:ascii="Times New Roman" w:hAnsi="Times New Roman" w:cs="Times New Roman"/>
          <w:sz w:val="24"/>
          <w:szCs w:val="24"/>
        </w:rPr>
        <w:t xml:space="preserve">After graduating from law school, he went to Los Angeles in hopes of marrying </w:t>
      </w:r>
      <w:r w:rsidR="00024E2D" w:rsidRPr="00A94826">
        <w:rPr>
          <w:rFonts w:ascii="Times New Roman" w:hAnsi="Times New Roman" w:cs="Times New Roman"/>
          <w:sz w:val="24"/>
          <w:szCs w:val="24"/>
        </w:rPr>
        <w:t>Peggy</w:t>
      </w:r>
      <w:r w:rsidR="003D19F5" w:rsidRPr="00A94826">
        <w:rPr>
          <w:rFonts w:ascii="Times New Roman" w:hAnsi="Times New Roman" w:cs="Times New Roman"/>
          <w:sz w:val="24"/>
          <w:szCs w:val="24"/>
        </w:rPr>
        <w:t xml:space="preserve"> </w:t>
      </w:r>
      <w:proofErr w:type="spellStart"/>
      <w:r w:rsidR="003D19F5" w:rsidRPr="00A94826">
        <w:rPr>
          <w:rFonts w:ascii="Times New Roman" w:hAnsi="Times New Roman" w:cs="Times New Roman"/>
          <w:sz w:val="24"/>
          <w:szCs w:val="24"/>
        </w:rPr>
        <w:t>Crassweller</w:t>
      </w:r>
      <w:proofErr w:type="spellEnd"/>
      <w:r w:rsidR="003D19F5" w:rsidRPr="00A94826">
        <w:rPr>
          <w:rFonts w:ascii="Times New Roman" w:hAnsi="Times New Roman" w:cs="Times New Roman"/>
          <w:sz w:val="24"/>
          <w:szCs w:val="24"/>
        </w:rPr>
        <w:t>, the sister of a former classmate, who had moved to California.</w:t>
      </w:r>
      <w:r w:rsidR="007063F5" w:rsidRPr="00A94826">
        <w:rPr>
          <w:rFonts w:ascii="Times New Roman" w:hAnsi="Times New Roman" w:cs="Times New Roman"/>
          <w:sz w:val="24"/>
          <w:szCs w:val="24"/>
        </w:rPr>
        <w:t xml:space="preserve"> </w:t>
      </w:r>
      <w:r w:rsidR="00332DE7" w:rsidRPr="00A94826">
        <w:rPr>
          <w:rFonts w:ascii="Times New Roman" w:hAnsi="Times New Roman" w:cs="Times New Roman"/>
          <w:sz w:val="24"/>
          <w:szCs w:val="24"/>
        </w:rPr>
        <w:t>He</w:t>
      </w:r>
      <w:r w:rsidR="003D19F5" w:rsidRPr="00A94826">
        <w:rPr>
          <w:rFonts w:ascii="Times New Roman" w:hAnsi="Times New Roman" w:cs="Times New Roman"/>
          <w:sz w:val="24"/>
          <w:szCs w:val="24"/>
        </w:rPr>
        <w:t xml:space="preserve"> </w:t>
      </w:r>
      <w:r w:rsidR="00332DE7" w:rsidRPr="00A94826">
        <w:rPr>
          <w:rFonts w:ascii="Times New Roman" w:hAnsi="Times New Roman" w:cs="Times New Roman"/>
          <w:sz w:val="24"/>
          <w:szCs w:val="24"/>
        </w:rPr>
        <w:t xml:space="preserve">intended </w:t>
      </w:r>
      <w:r w:rsidR="003D19F5" w:rsidRPr="00A94826">
        <w:rPr>
          <w:rFonts w:ascii="Times New Roman" w:hAnsi="Times New Roman" w:cs="Times New Roman"/>
          <w:sz w:val="24"/>
          <w:szCs w:val="24"/>
        </w:rPr>
        <w:t xml:space="preserve">to return to </w:t>
      </w:r>
      <w:r w:rsidR="005B7908" w:rsidRPr="00A94826">
        <w:rPr>
          <w:rFonts w:ascii="Times New Roman" w:hAnsi="Times New Roman" w:cs="Times New Roman"/>
          <w:sz w:val="24"/>
          <w:szCs w:val="24"/>
        </w:rPr>
        <w:t>Minnesota with his new bride, but she was</w:t>
      </w:r>
      <w:r w:rsidR="00024E2D" w:rsidRPr="00A94826">
        <w:rPr>
          <w:rFonts w:ascii="Times New Roman" w:hAnsi="Times New Roman" w:cs="Times New Roman"/>
          <w:sz w:val="24"/>
          <w:szCs w:val="24"/>
        </w:rPr>
        <w:t xml:space="preserve"> no</w:t>
      </w:r>
      <w:r w:rsidR="005B7908" w:rsidRPr="00A94826">
        <w:rPr>
          <w:rFonts w:ascii="Times New Roman" w:hAnsi="Times New Roman" w:cs="Times New Roman"/>
          <w:sz w:val="24"/>
          <w:szCs w:val="24"/>
        </w:rPr>
        <w:t xml:space="preserve">t prepared to </w:t>
      </w:r>
      <w:r w:rsidR="00332DE7" w:rsidRPr="00A94826">
        <w:rPr>
          <w:rFonts w:ascii="Times New Roman" w:hAnsi="Times New Roman" w:cs="Times New Roman"/>
          <w:sz w:val="24"/>
          <w:szCs w:val="24"/>
        </w:rPr>
        <w:t xml:space="preserve">immediately </w:t>
      </w:r>
      <w:r w:rsidR="005B7908" w:rsidRPr="00A94826">
        <w:rPr>
          <w:rFonts w:ascii="Times New Roman" w:hAnsi="Times New Roman" w:cs="Times New Roman"/>
          <w:sz w:val="24"/>
          <w:szCs w:val="24"/>
        </w:rPr>
        <w:t>accept his proposal</w:t>
      </w:r>
      <w:r w:rsidR="006A5CE0" w:rsidRPr="00A94826">
        <w:rPr>
          <w:rFonts w:ascii="Times New Roman" w:hAnsi="Times New Roman" w:cs="Times New Roman"/>
          <w:sz w:val="24"/>
          <w:szCs w:val="24"/>
        </w:rPr>
        <w:t>. T</w:t>
      </w:r>
      <w:r w:rsidR="004D46DB" w:rsidRPr="00A94826">
        <w:rPr>
          <w:rFonts w:ascii="Times New Roman" w:hAnsi="Times New Roman" w:cs="Times New Roman"/>
          <w:sz w:val="24"/>
          <w:szCs w:val="24"/>
        </w:rPr>
        <w:t>hey were</w:t>
      </w:r>
      <w:r w:rsidR="00024E2D" w:rsidRPr="00A94826">
        <w:rPr>
          <w:rFonts w:ascii="Times New Roman" w:hAnsi="Times New Roman" w:cs="Times New Roman"/>
          <w:sz w:val="24"/>
          <w:szCs w:val="24"/>
        </w:rPr>
        <w:t xml:space="preserve"> </w:t>
      </w:r>
      <w:r w:rsidR="004D46DB" w:rsidRPr="00A94826">
        <w:rPr>
          <w:rFonts w:ascii="Times New Roman" w:hAnsi="Times New Roman" w:cs="Times New Roman"/>
          <w:sz w:val="24"/>
          <w:szCs w:val="24"/>
        </w:rPr>
        <w:t>marr</w:t>
      </w:r>
      <w:r w:rsidR="00D8493C" w:rsidRPr="00A94826">
        <w:rPr>
          <w:rFonts w:ascii="Times New Roman" w:hAnsi="Times New Roman" w:cs="Times New Roman"/>
          <w:sz w:val="24"/>
          <w:szCs w:val="24"/>
        </w:rPr>
        <w:t>ied a year-and-a-</w:t>
      </w:r>
      <w:r w:rsidR="00024E2D" w:rsidRPr="00A94826">
        <w:rPr>
          <w:rFonts w:ascii="Times New Roman" w:hAnsi="Times New Roman" w:cs="Times New Roman"/>
          <w:sz w:val="24"/>
          <w:szCs w:val="24"/>
        </w:rPr>
        <w:t>half later</w:t>
      </w:r>
      <w:r w:rsidR="004D46DB"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p>
    <w:p w14:paraId="5ECBF835" w14:textId="77777777" w:rsidR="00B74587" w:rsidRPr="00A94826" w:rsidRDefault="003A697F" w:rsidP="003C73D9">
      <w:pPr>
        <w:spacing w:after="0" w:line="240" w:lineRule="auto"/>
        <w:ind w:firstLine="720"/>
        <w:jc w:val="both"/>
        <w:rPr>
          <w:rFonts w:ascii="Times New Roman" w:hAnsi="Times New Roman" w:cs="Times New Roman"/>
          <w:sz w:val="24"/>
          <w:szCs w:val="24"/>
        </w:rPr>
      </w:pPr>
      <w:r w:rsidRPr="00A94826">
        <w:rPr>
          <w:rFonts w:ascii="Times New Roman" w:hAnsi="Times New Roman" w:cs="Times New Roman"/>
          <w:sz w:val="24"/>
          <w:szCs w:val="24"/>
        </w:rPr>
        <w:t>In California</w:t>
      </w:r>
      <w:r w:rsidR="005B7908" w:rsidRPr="00A94826">
        <w:rPr>
          <w:rFonts w:ascii="Times New Roman" w:hAnsi="Times New Roman" w:cs="Times New Roman"/>
          <w:sz w:val="24"/>
          <w:szCs w:val="24"/>
        </w:rPr>
        <w:t xml:space="preserve"> </w:t>
      </w:r>
      <w:r w:rsidR="008B057A" w:rsidRPr="00A94826">
        <w:rPr>
          <w:rFonts w:ascii="Times New Roman" w:hAnsi="Times New Roman" w:cs="Times New Roman"/>
          <w:sz w:val="24"/>
          <w:szCs w:val="24"/>
        </w:rPr>
        <w:t>Clausen</w:t>
      </w:r>
      <w:r w:rsidR="005B7908" w:rsidRPr="00A94826">
        <w:rPr>
          <w:rFonts w:ascii="Times New Roman" w:hAnsi="Times New Roman" w:cs="Times New Roman"/>
          <w:sz w:val="24"/>
          <w:szCs w:val="24"/>
        </w:rPr>
        <w:t xml:space="preserve"> took a </w:t>
      </w:r>
      <w:r w:rsidR="007A1125" w:rsidRPr="00A94826">
        <w:rPr>
          <w:rFonts w:ascii="Times New Roman" w:hAnsi="Times New Roman" w:cs="Times New Roman"/>
          <w:sz w:val="24"/>
          <w:szCs w:val="24"/>
        </w:rPr>
        <w:t>temporary job counting cash</w:t>
      </w:r>
      <w:r w:rsidR="005B7908" w:rsidRPr="00A94826">
        <w:rPr>
          <w:rFonts w:ascii="Times New Roman" w:hAnsi="Times New Roman" w:cs="Times New Roman"/>
          <w:sz w:val="24"/>
          <w:szCs w:val="24"/>
        </w:rPr>
        <w:t xml:space="preserve"> in the Bank of America’s vault and went to night school to study for the California bar exam.</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His part-time</w:t>
      </w:r>
      <w:r w:rsidR="0080738A" w:rsidRPr="00A94826">
        <w:rPr>
          <w:rFonts w:ascii="Times New Roman" w:hAnsi="Times New Roman" w:cs="Times New Roman"/>
          <w:sz w:val="24"/>
          <w:szCs w:val="24"/>
        </w:rPr>
        <w:t xml:space="preserve"> job led to an offer to enter </w:t>
      </w:r>
      <w:r w:rsidR="00024E2D" w:rsidRPr="00A94826">
        <w:rPr>
          <w:rFonts w:ascii="Times New Roman" w:hAnsi="Times New Roman" w:cs="Times New Roman"/>
          <w:sz w:val="24"/>
          <w:szCs w:val="24"/>
        </w:rPr>
        <w:t xml:space="preserve">the </w:t>
      </w:r>
      <w:r w:rsidR="0080738A" w:rsidRPr="00A94826">
        <w:rPr>
          <w:rFonts w:ascii="Times New Roman" w:hAnsi="Times New Roman" w:cs="Times New Roman"/>
          <w:sz w:val="24"/>
          <w:szCs w:val="24"/>
        </w:rPr>
        <w:t>Bank of America’s executive t</w:t>
      </w:r>
      <w:r w:rsidR="00024E2D" w:rsidRPr="00A94826">
        <w:rPr>
          <w:rFonts w:ascii="Times New Roman" w:hAnsi="Times New Roman" w:cs="Times New Roman"/>
          <w:sz w:val="24"/>
          <w:szCs w:val="24"/>
        </w:rPr>
        <w:t>raining program</w:t>
      </w:r>
      <w:r w:rsidR="00EB7CFF" w:rsidRPr="00A94826">
        <w:rPr>
          <w:rFonts w:ascii="Times New Roman" w:hAnsi="Times New Roman" w:cs="Times New Roman"/>
          <w:sz w:val="24"/>
          <w:szCs w:val="24"/>
        </w:rPr>
        <w:t xml:space="preserve"> at a well-paid salary</w:t>
      </w:r>
      <w:r w:rsidR="0080738A"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4F418D" w:rsidRPr="00A94826">
        <w:rPr>
          <w:rFonts w:ascii="Times New Roman" w:hAnsi="Times New Roman" w:cs="Times New Roman"/>
          <w:sz w:val="24"/>
          <w:szCs w:val="24"/>
        </w:rPr>
        <w:t xml:space="preserve">When he </w:t>
      </w:r>
      <w:r w:rsidR="0080738A" w:rsidRPr="00A94826">
        <w:rPr>
          <w:rFonts w:ascii="Times New Roman" w:hAnsi="Times New Roman" w:cs="Times New Roman"/>
          <w:sz w:val="24"/>
          <w:szCs w:val="24"/>
        </w:rPr>
        <w:t>passed the California bar exam in 1950</w:t>
      </w:r>
      <w:r w:rsidR="004F418D" w:rsidRPr="00A94826">
        <w:rPr>
          <w:rFonts w:ascii="Times New Roman" w:hAnsi="Times New Roman" w:cs="Times New Roman"/>
          <w:sz w:val="24"/>
          <w:szCs w:val="24"/>
        </w:rPr>
        <w:t xml:space="preserve"> </w:t>
      </w:r>
      <w:r w:rsidR="0080738A" w:rsidRPr="00A94826">
        <w:rPr>
          <w:rFonts w:ascii="Times New Roman" w:hAnsi="Times New Roman" w:cs="Times New Roman"/>
          <w:sz w:val="24"/>
          <w:szCs w:val="24"/>
        </w:rPr>
        <w:t xml:space="preserve">Clausen hoped </w:t>
      </w:r>
      <w:r w:rsidR="004F418D" w:rsidRPr="00A94826">
        <w:rPr>
          <w:rFonts w:ascii="Times New Roman" w:hAnsi="Times New Roman" w:cs="Times New Roman"/>
          <w:sz w:val="24"/>
          <w:szCs w:val="24"/>
        </w:rPr>
        <w:t>that he would</w:t>
      </w:r>
      <w:r w:rsidR="007A1125" w:rsidRPr="00A94826">
        <w:rPr>
          <w:rFonts w:ascii="Times New Roman" w:hAnsi="Times New Roman" w:cs="Times New Roman"/>
          <w:sz w:val="24"/>
          <w:szCs w:val="24"/>
        </w:rPr>
        <w:t xml:space="preserve"> be offered a position in </w:t>
      </w:r>
      <w:r w:rsidR="00024E2D" w:rsidRPr="00A94826">
        <w:rPr>
          <w:rFonts w:ascii="Times New Roman" w:hAnsi="Times New Roman" w:cs="Times New Roman"/>
          <w:sz w:val="24"/>
          <w:szCs w:val="24"/>
        </w:rPr>
        <w:t xml:space="preserve">the </w:t>
      </w:r>
      <w:r w:rsidR="0080738A" w:rsidRPr="00A94826">
        <w:rPr>
          <w:rFonts w:ascii="Times New Roman" w:hAnsi="Times New Roman" w:cs="Times New Roman"/>
          <w:sz w:val="24"/>
          <w:szCs w:val="24"/>
        </w:rPr>
        <w:t>Bank’s legal department.</w:t>
      </w:r>
      <w:r w:rsidR="007063F5" w:rsidRPr="00A94826">
        <w:rPr>
          <w:rFonts w:ascii="Times New Roman" w:hAnsi="Times New Roman" w:cs="Times New Roman"/>
          <w:sz w:val="24"/>
          <w:szCs w:val="24"/>
        </w:rPr>
        <w:t xml:space="preserve"> </w:t>
      </w:r>
      <w:r w:rsidR="00024E2D" w:rsidRPr="00A94826">
        <w:rPr>
          <w:rFonts w:ascii="Times New Roman" w:hAnsi="Times New Roman" w:cs="Times New Roman"/>
          <w:sz w:val="24"/>
          <w:szCs w:val="24"/>
        </w:rPr>
        <w:t>However,</w:t>
      </w:r>
      <w:r w:rsidR="0080738A" w:rsidRPr="00A94826">
        <w:rPr>
          <w:rFonts w:ascii="Times New Roman" w:hAnsi="Times New Roman" w:cs="Times New Roman"/>
          <w:sz w:val="24"/>
          <w:szCs w:val="24"/>
        </w:rPr>
        <w:t xml:space="preserve"> he progressed through the ranks of branch management</w:t>
      </w:r>
      <w:r w:rsidR="00024E2D" w:rsidRPr="00A94826">
        <w:rPr>
          <w:rFonts w:ascii="Times New Roman" w:hAnsi="Times New Roman" w:cs="Times New Roman"/>
          <w:sz w:val="24"/>
          <w:szCs w:val="24"/>
        </w:rPr>
        <w:t xml:space="preserve"> and</w:t>
      </w:r>
      <w:r w:rsidR="0080738A" w:rsidRPr="00A94826">
        <w:rPr>
          <w:rFonts w:ascii="Times New Roman" w:hAnsi="Times New Roman" w:cs="Times New Roman"/>
          <w:sz w:val="24"/>
          <w:szCs w:val="24"/>
        </w:rPr>
        <w:t xml:space="preserve"> found the diversity of the tasks he was offered </w:t>
      </w:r>
      <w:r w:rsidR="00C44E36" w:rsidRPr="00A94826">
        <w:rPr>
          <w:rFonts w:ascii="Times New Roman" w:hAnsi="Times New Roman" w:cs="Times New Roman"/>
          <w:sz w:val="24"/>
          <w:szCs w:val="24"/>
        </w:rPr>
        <w:t xml:space="preserve">quite </w:t>
      </w:r>
      <w:r w:rsidR="0080738A" w:rsidRPr="00A94826">
        <w:rPr>
          <w:rFonts w:ascii="Times New Roman" w:hAnsi="Times New Roman" w:cs="Times New Roman"/>
          <w:sz w:val="24"/>
          <w:szCs w:val="24"/>
        </w:rPr>
        <w:t>interesting</w:t>
      </w:r>
      <w:r w:rsidR="00C44E36" w:rsidRPr="00A94826">
        <w:rPr>
          <w:rFonts w:ascii="Times New Roman" w:hAnsi="Times New Roman" w:cs="Times New Roman"/>
          <w:sz w:val="24"/>
          <w:szCs w:val="24"/>
        </w:rPr>
        <w:t>, perhaps more so</w:t>
      </w:r>
      <w:r w:rsidR="0080738A" w:rsidRPr="00A94826">
        <w:rPr>
          <w:rFonts w:ascii="Times New Roman" w:hAnsi="Times New Roman" w:cs="Times New Roman"/>
          <w:sz w:val="24"/>
          <w:szCs w:val="24"/>
        </w:rPr>
        <w:t xml:space="preserve"> than practicing law.</w:t>
      </w:r>
      <w:r w:rsidR="007063F5" w:rsidRPr="00A94826">
        <w:rPr>
          <w:rFonts w:ascii="Times New Roman" w:hAnsi="Times New Roman" w:cs="Times New Roman"/>
          <w:sz w:val="24"/>
          <w:szCs w:val="24"/>
        </w:rPr>
        <w:t xml:space="preserve"> </w:t>
      </w:r>
      <w:r w:rsidR="0080738A" w:rsidRPr="00A94826">
        <w:rPr>
          <w:rFonts w:ascii="Times New Roman" w:hAnsi="Times New Roman" w:cs="Times New Roman"/>
          <w:sz w:val="24"/>
          <w:szCs w:val="24"/>
        </w:rPr>
        <w:t xml:space="preserve">Assigned </w:t>
      </w:r>
      <w:r w:rsidR="007A5B0C" w:rsidRPr="00A94826">
        <w:rPr>
          <w:rFonts w:ascii="Times New Roman" w:hAnsi="Times New Roman" w:cs="Times New Roman"/>
          <w:sz w:val="24"/>
          <w:szCs w:val="24"/>
        </w:rPr>
        <w:t xml:space="preserve">to </w:t>
      </w:r>
      <w:r w:rsidR="00024E2D" w:rsidRPr="00A94826">
        <w:rPr>
          <w:rFonts w:ascii="Times New Roman" w:hAnsi="Times New Roman" w:cs="Times New Roman"/>
          <w:sz w:val="24"/>
          <w:szCs w:val="24"/>
        </w:rPr>
        <w:t>the lending department of the B</w:t>
      </w:r>
      <w:r w:rsidR="0080738A" w:rsidRPr="00A94826">
        <w:rPr>
          <w:rFonts w:ascii="Times New Roman" w:hAnsi="Times New Roman" w:cs="Times New Roman"/>
          <w:sz w:val="24"/>
          <w:szCs w:val="24"/>
        </w:rPr>
        <w:t>ank’s Los Angeles branch</w:t>
      </w:r>
      <w:r w:rsidR="00AB1412" w:rsidRPr="00A94826">
        <w:rPr>
          <w:rFonts w:ascii="Times New Roman" w:hAnsi="Times New Roman" w:cs="Times New Roman"/>
          <w:sz w:val="24"/>
          <w:szCs w:val="24"/>
        </w:rPr>
        <w:t>,</w:t>
      </w:r>
      <w:r w:rsidR="007A5B0C" w:rsidRPr="00A94826">
        <w:rPr>
          <w:rFonts w:ascii="Times New Roman" w:hAnsi="Times New Roman" w:cs="Times New Roman"/>
          <w:sz w:val="24"/>
          <w:szCs w:val="24"/>
        </w:rPr>
        <w:t xml:space="preserve"> where he specialized in high-tech firms</w:t>
      </w:r>
      <w:r w:rsidR="0080738A" w:rsidRPr="00A94826">
        <w:rPr>
          <w:rFonts w:ascii="Times New Roman" w:hAnsi="Times New Roman" w:cs="Times New Roman"/>
          <w:sz w:val="24"/>
          <w:szCs w:val="24"/>
        </w:rPr>
        <w:t xml:space="preserve">, Clausen worked his way up to head </w:t>
      </w:r>
      <w:r w:rsidR="00AB1412" w:rsidRPr="00A94826">
        <w:rPr>
          <w:rFonts w:ascii="Times New Roman" w:hAnsi="Times New Roman" w:cs="Times New Roman"/>
          <w:sz w:val="24"/>
          <w:szCs w:val="24"/>
        </w:rPr>
        <w:t xml:space="preserve">the </w:t>
      </w:r>
      <w:r w:rsidR="0080738A" w:rsidRPr="00A94826">
        <w:rPr>
          <w:rFonts w:ascii="Times New Roman" w:hAnsi="Times New Roman" w:cs="Times New Roman"/>
          <w:sz w:val="24"/>
          <w:szCs w:val="24"/>
        </w:rPr>
        <w:t>corporate finance department.</w:t>
      </w:r>
      <w:r w:rsidR="007063F5" w:rsidRPr="00A94826">
        <w:rPr>
          <w:rFonts w:ascii="Times New Roman" w:hAnsi="Times New Roman" w:cs="Times New Roman"/>
          <w:sz w:val="24"/>
          <w:szCs w:val="24"/>
        </w:rPr>
        <w:t xml:space="preserve"> </w:t>
      </w:r>
      <w:r w:rsidR="00024E2D" w:rsidRPr="00A94826">
        <w:rPr>
          <w:rFonts w:ascii="Times New Roman" w:hAnsi="Times New Roman" w:cs="Times New Roman"/>
          <w:sz w:val="24"/>
          <w:szCs w:val="24"/>
        </w:rPr>
        <w:t>In 1961</w:t>
      </w:r>
      <w:r w:rsidR="007A1125" w:rsidRPr="00A94826">
        <w:rPr>
          <w:rFonts w:ascii="Times New Roman" w:hAnsi="Times New Roman" w:cs="Times New Roman"/>
          <w:sz w:val="24"/>
          <w:szCs w:val="24"/>
        </w:rPr>
        <w:t xml:space="preserve"> he</w:t>
      </w:r>
      <w:r w:rsidR="00807983" w:rsidRPr="00A94826">
        <w:rPr>
          <w:rFonts w:ascii="Times New Roman" w:hAnsi="Times New Roman" w:cs="Times New Roman"/>
          <w:sz w:val="24"/>
          <w:szCs w:val="24"/>
        </w:rPr>
        <w:t xml:space="preserve"> became A</w:t>
      </w:r>
      <w:r w:rsidR="001E7A05" w:rsidRPr="00A94826">
        <w:rPr>
          <w:rFonts w:ascii="Times New Roman" w:hAnsi="Times New Roman" w:cs="Times New Roman"/>
          <w:sz w:val="24"/>
          <w:szCs w:val="24"/>
        </w:rPr>
        <w:t>ssistant Vice President for financial relationships in electronics.</w:t>
      </w:r>
      <w:r w:rsidR="007063F5" w:rsidRPr="00A94826">
        <w:rPr>
          <w:rFonts w:ascii="Times New Roman" w:hAnsi="Times New Roman" w:cs="Times New Roman"/>
          <w:sz w:val="24"/>
          <w:szCs w:val="24"/>
        </w:rPr>
        <w:t xml:space="preserve"> </w:t>
      </w:r>
      <w:r w:rsidR="00024E2D" w:rsidRPr="00A94826">
        <w:rPr>
          <w:rFonts w:ascii="Times New Roman" w:hAnsi="Times New Roman" w:cs="Times New Roman"/>
          <w:sz w:val="24"/>
          <w:szCs w:val="24"/>
        </w:rPr>
        <w:t>In 1963</w:t>
      </w:r>
      <w:r w:rsidR="001E7A05" w:rsidRPr="00A94826">
        <w:rPr>
          <w:rFonts w:ascii="Times New Roman" w:hAnsi="Times New Roman" w:cs="Times New Roman"/>
          <w:sz w:val="24"/>
          <w:szCs w:val="24"/>
        </w:rPr>
        <w:t xml:space="preserve"> he was transferred to </w:t>
      </w:r>
      <w:r w:rsidR="00024E2D" w:rsidRPr="00A94826">
        <w:rPr>
          <w:rFonts w:ascii="Times New Roman" w:hAnsi="Times New Roman" w:cs="Times New Roman"/>
          <w:sz w:val="24"/>
          <w:szCs w:val="24"/>
        </w:rPr>
        <w:t xml:space="preserve">the </w:t>
      </w:r>
      <w:r w:rsidR="001E7A05" w:rsidRPr="00A94826">
        <w:rPr>
          <w:rFonts w:ascii="Times New Roman" w:hAnsi="Times New Roman" w:cs="Times New Roman"/>
          <w:sz w:val="24"/>
          <w:szCs w:val="24"/>
        </w:rPr>
        <w:t>Bank’s worl</w:t>
      </w:r>
      <w:r w:rsidR="00807983" w:rsidRPr="00A94826">
        <w:rPr>
          <w:rFonts w:ascii="Times New Roman" w:hAnsi="Times New Roman" w:cs="Times New Roman"/>
          <w:sz w:val="24"/>
          <w:szCs w:val="24"/>
        </w:rPr>
        <w:t>d headquarters in San Francisco and became a Senior Vice President</w:t>
      </w:r>
      <w:r w:rsidR="000476E4" w:rsidRPr="00A94826">
        <w:rPr>
          <w:rFonts w:ascii="Times New Roman" w:hAnsi="Times New Roman" w:cs="Times New Roman"/>
          <w:sz w:val="24"/>
          <w:szCs w:val="24"/>
        </w:rPr>
        <w:t xml:space="preserve"> in 1965</w:t>
      </w:r>
      <w:r w:rsidR="00807983" w:rsidRPr="00A94826">
        <w:rPr>
          <w:rFonts w:ascii="Times New Roman" w:hAnsi="Times New Roman" w:cs="Times New Roman"/>
          <w:sz w:val="24"/>
          <w:szCs w:val="24"/>
        </w:rPr>
        <w:t>. I</w:t>
      </w:r>
      <w:r w:rsidR="001E7A05" w:rsidRPr="00A94826">
        <w:rPr>
          <w:rFonts w:ascii="Times New Roman" w:hAnsi="Times New Roman" w:cs="Times New Roman"/>
          <w:sz w:val="24"/>
          <w:szCs w:val="24"/>
        </w:rPr>
        <w:t>n the following</w:t>
      </w:r>
      <w:r w:rsidR="00024E2D" w:rsidRPr="00A94826">
        <w:rPr>
          <w:rFonts w:ascii="Times New Roman" w:hAnsi="Times New Roman" w:cs="Times New Roman"/>
          <w:sz w:val="24"/>
          <w:szCs w:val="24"/>
        </w:rPr>
        <w:t xml:space="preserve"> year</w:t>
      </w:r>
      <w:r w:rsidR="001E7A05" w:rsidRPr="00A94826">
        <w:rPr>
          <w:rFonts w:ascii="Times New Roman" w:hAnsi="Times New Roman" w:cs="Times New Roman"/>
          <w:sz w:val="24"/>
          <w:szCs w:val="24"/>
        </w:rPr>
        <w:t xml:space="preserve"> he completed the advanced </w:t>
      </w:r>
      <w:r w:rsidR="001E7A05" w:rsidRPr="00A94826">
        <w:rPr>
          <w:rFonts w:ascii="Times New Roman" w:hAnsi="Times New Roman" w:cs="Times New Roman"/>
          <w:sz w:val="24"/>
          <w:szCs w:val="24"/>
        </w:rPr>
        <w:lastRenderedPageBreak/>
        <w:t xml:space="preserve">management program at Harvard University’s Graduate School of Business Administration and was moved to </w:t>
      </w:r>
      <w:r w:rsidR="00FC78E5" w:rsidRPr="00A94826">
        <w:rPr>
          <w:rFonts w:ascii="Times New Roman" w:hAnsi="Times New Roman" w:cs="Times New Roman"/>
          <w:sz w:val="24"/>
          <w:szCs w:val="24"/>
        </w:rPr>
        <w:t>an</w:t>
      </w:r>
      <w:r w:rsidR="008B057A" w:rsidRPr="00A94826">
        <w:rPr>
          <w:rFonts w:ascii="Times New Roman" w:hAnsi="Times New Roman" w:cs="Times New Roman"/>
          <w:sz w:val="24"/>
          <w:szCs w:val="24"/>
        </w:rPr>
        <w:t xml:space="preserve"> office next to that of the B</w:t>
      </w:r>
      <w:r w:rsidR="001E7A05" w:rsidRPr="00A94826">
        <w:rPr>
          <w:rFonts w:ascii="Times New Roman" w:hAnsi="Times New Roman" w:cs="Times New Roman"/>
          <w:sz w:val="24"/>
          <w:szCs w:val="24"/>
        </w:rPr>
        <w:t>ank’s President, Rudolph A. Peterson.</w:t>
      </w:r>
      <w:r w:rsidR="007063F5" w:rsidRPr="00A94826">
        <w:rPr>
          <w:rFonts w:ascii="Times New Roman" w:hAnsi="Times New Roman" w:cs="Times New Roman"/>
          <w:sz w:val="24"/>
          <w:szCs w:val="24"/>
        </w:rPr>
        <w:t xml:space="preserve"> </w:t>
      </w:r>
      <w:r w:rsidR="001E7A05" w:rsidRPr="00A94826">
        <w:rPr>
          <w:rFonts w:ascii="Times New Roman" w:hAnsi="Times New Roman" w:cs="Times New Roman"/>
          <w:sz w:val="24"/>
          <w:szCs w:val="24"/>
        </w:rPr>
        <w:t>As Executive Vice Pre</w:t>
      </w:r>
      <w:r w:rsidR="00E45E4D" w:rsidRPr="00A94826">
        <w:rPr>
          <w:rFonts w:ascii="Times New Roman" w:hAnsi="Times New Roman" w:cs="Times New Roman"/>
          <w:sz w:val="24"/>
          <w:szCs w:val="24"/>
        </w:rPr>
        <w:t xml:space="preserve">sident, a position </w:t>
      </w:r>
      <w:r w:rsidR="00807983" w:rsidRPr="00A94826">
        <w:rPr>
          <w:rFonts w:ascii="Times New Roman" w:hAnsi="Times New Roman" w:cs="Times New Roman"/>
          <w:sz w:val="24"/>
          <w:szCs w:val="24"/>
        </w:rPr>
        <w:t xml:space="preserve">he </w:t>
      </w:r>
      <w:r w:rsidR="00E45E4D" w:rsidRPr="00A94826">
        <w:rPr>
          <w:rFonts w:ascii="Times New Roman" w:hAnsi="Times New Roman" w:cs="Times New Roman"/>
          <w:sz w:val="24"/>
          <w:szCs w:val="24"/>
        </w:rPr>
        <w:t xml:space="preserve">held </w:t>
      </w:r>
      <w:r w:rsidR="001E7A05" w:rsidRPr="00A94826">
        <w:rPr>
          <w:rFonts w:ascii="Times New Roman" w:hAnsi="Times New Roman" w:cs="Times New Roman"/>
          <w:sz w:val="24"/>
          <w:szCs w:val="24"/>
        </w:rPr>
        <w:t xml:space="preserve">from June 1968 to May </w:t>
      </w:r>
      <w:r w:rsidR="008B057A" w:rsidRPr="00A94826">
        <w:rPr>
          <w:rFonts w:ascii="Times New Roman" w:hAnsi="Times New Roman" w:cs="Times New Roman"/>
          <w:sz w:val="24"/>
          <w:szCs w:val="24"/>
        </w:rPr>
        <w:t xml:space="preserve">1969, </w:t>
      </w:r>
      <w:r w:rsidR="00807983" w:rsidRPr="00A94826">
        <w:rPr>
          <w:rFonts w:ascii="Times New Roman" w:hAnsi="Times New Roman" w:cs="Times New Roman"/>
          <w:sz w:val="24"/>
          <w:szCs w:val="24"/>
        </w:rPr>
        <w:t xml:space="preserve">Clausen </w:t>
      </w:r>
      <w:r w:rsidR="008B057A" w:rsidRPr="00A94826">
        <w:rPr>
          <w:rFonts w:ascii="Times New Roman" w:hAnsi="Times New Roman" w:cs="Times New Roman"/>
          <w:sz w:val="24"/>
          <w:szCs w:val="24"/>
        </w:rPr>
        <w:t>engineered one of the B</w:t>
      </w:r>
      <w:r w:rsidR="001E7A05" w:rsidRPr="00A94826">
        <w:rPr>
          <w:rFonts w:ascii="Times New Roman" w:hAnsi="Times New Roman" w:cs="Times New Roman"/>
          <w:sz w:val="24"/>
          <w:szCs w:val="24"/>
        </w:rPr>
        <w:t>ank’s most import</w:t>
      </w:r>
      <w:r w:rsidR="007A1125" w:rsidRPr="00A94826">
        <w:rPr>
          <w:rFonts w:ascii="Times New Roman" w:hAnsi="Times New Roman" w:cs="Times New Roman"/>
          <w:sz w:val="24"/>
          <w:szCs w:val="24"/>
        </w:rPr>
        <w:t>ant international transactions, one</w:t>
      </w:r>
      <w:r w:rsidR="001E7A05" w:rsidRPr="00A94826">
        <w:rPr>
          <w:rFonts w:ascii="Times New Roman" w:hAnsi="Times New Roman" w:cs="Times New Roman"/>
          <w:sz w:val="24"/>
          <w:szCs w:val="24"/>
        </w:rPr>
        <w:t xml:space="preserve"> that raised</w:t>
      </w:r>
      <w:r w:rsidR="008B057A" w:rsidRPr="00A94826">
        <w:rPr>
          <w:rFonts w:ascii="Times New Roman" w:hAnsi="Times New Roman" w:cs="Times New Roman"/>
          <w:sz w:val="24"/>
          <w:szCs w:val="24"/>
        </w:rPr>
        <w:t xml:space="preserve"> 250 million dollars</w:t>
      </w:r>
      <w:r w:rsidR="001E7A05" w:rsidRPr="00A94826">
        <w:rPr>
          <w:rFonts w:ascii="Times New Roman" w:hAnsi="Times New Roman" w:cs="Times New Roman"/>
          <w:sz w:val="24"/>
          <w:szCs w:val="24"/>
        </w:rPr>
        <w:t xml:space="preserve"> for the development of open-</w:t>
      </w:r>
      <w:r w:rsidR="007A1125" w:rsidRPr="00A94826">
        <w:rPr>
          <w:rFonts w:ascii="Times New Roman" w:hAnsi="Times New Roman" w:cs="Times New Roman"/>
          <w:sz w:val="24"/>
          <w:szCs w:val="24"/>
        </w:rPr>
        <w:t>pit copper mine</w:t>
      </w:r>
      <w:r w:rsidR="001E7A05" w:rsidRPr="00A94826">
        <w:rPr>
          <w:rFonts w:ascii="Times New Roman" w:hAnsi="Times New Roman" w:cs="Times New Roman"/>
          <w:sz w:val="24"/>
          <w:szCs w:val="24"/>
        </w:rPr>
        <w:t xml:space="preserve">s on the South Pacific Island of </w:t>
      </w:r>
      <w:proofErr w:type="spellStart"/>
      <w:r w:rsidR="001E7A05" w:rsidRPr="00A94826">
        <w:rPr>
          <w:rFonts w:ascii="Times New Roman" w:hAnsi="Times New Roman" w:cs="Times New Roman"/>
          <w:sz w:val="24"/>
          <w:szCs w:val="24"/>
        </w:rPr>
        <w:t>Bourgainville</w:t>
      </w:r>
      <w:proofErr w:type="spellEnd"/>
      <w:r w:rsidR="001E7A05"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1E7A05" w:rsidRPr="00A94826">
        <w:rPr>
          <w:rFonts w:ascii="Times New Roman" w:hAnsi="Times New Roman" w:cs="Times New Roman"/>
          <w:sz w:val="24"/>
          <w:szCs w:val="24"/>
        </w:rPr>
        <w:t xml:space="preserve">When </w:t>
      </w:r>
      <w:r w:rsidR="009B3846" w:rsidRPr="00A94826">
        <w:rPr>
          <w:rFonts w:ascii="Times New Roman" w:hAnsi="Times New Roman" w:cs="Times New Roman"/>
          <w:sz w:val="24"/>
          <w:szCs w:val="24"/>
        </w:rPr>
        <w:t>Peterson announced his retirement</w:t>
      </w:r>
      <w:r w:rsidR="001E7A05" w:rsidRPr="00A94826">
        <w:rPr>
          <w:rFonts w:ascii="Times New Roman" w:hAnsi="Times New Roman" w:cs="Times New Roman"/>
          <w:sz w:val="24"/>
          <w:szCs w:val="24"/>
        </w:rPr>
        <w:t>, Clausen, who had become Vice Chairman</w:t>
      </w:r>
      <w:r w:rsidR="009B3846" w:rsidRPr="00A94826">
        <w:rPr>
          <w:rFonts w:ascii="Times New Roman" w:hAnsi="Times New Roman" w:cs="Times New Roman"/>
          <w:sz w:val="24"/>
          <w:szCs w:val="24"/>
        </w:rPr>
        <w:t xml:space="preserve"> of the Board of Directors </w:t>
      </w:r>
      <w:r w:rsidR="008B057A" w:rsidRPr="00A94826">
        <w:rPr>
          <w:rFonts w:ascii="Times New Roman" w:hAnsi="Times New Roman" w:cs="Times New Roman"/>
          <w:sz w:val="24"/>
          <w:szCs w:val="24"/>
        </w:rPr>
        <w:t xml:space="preserve">in </w:t>
      </w:r>
      <w:r w:rsidR="001E7A05" w:rsidRPr="00A94826">
        <w:rPr>
          <w:rFonts w:ascii="Times New Roman" w:hAnsi="Times New Roman" w:cs="Times New Roman"/>
          <w:sz w:val="24"/>
          <w:szCs w:val="24"/>
        </w:rPr>
        <w:t xml:space="preserve">May </w:t>
      </w:r>
      <w:r w:rsidR="009B3846" w:rsidRPr="00A94826">
        <w:rPr>
          <w:rFonts w:ascii="Times New Roman" w:hAnsi="Times New Roman" w:cs="Times New Roman"/>
          <w:sz w:val="24"/>
          <w:szCs w:val="24"/>
        </w:rPr>
        <w:t xml:space="preserve">1969, </w:t>
      </w:r>
      <w:r w:rsidR="008B057A" w:rsidRPr="00A94826">
        <w:rPr>
          <w:rFonts w:ascii="Times New Roman" w:hAnsi="Times New Roman" w:cs="Times New Roman"/>
          <w:sz w:val="24"/>
          <w:szCs w:val="24"/>
        </w:rPr>
        <w:t>was tapped for the B</w:t>
      </w:r>
      <w:r w:rsidR="001E7A05" w:rsidRPr="00A94826">
        <w:rPr>
          <w:rFonts w:ascii="Times New Roman" w:hAnsi="Times New Roman" w:cs="Times New Roman"/>
          <w:sz w:val="24"/>
          <w:szCs w:val="24"/>
        </w:rPr>
        <w:t>ank’s Presidency, a position</w:t>
      </w:r>
      <w:r w:rsidR="004D46DB" w:rsidRPr="00A94826">
        <w:rPr>
          <w:rFonts w:ascii="Times New Roman" w:hAnsi="Times New Roman" w:cs="Times New Roman"/>
          <w:sz w:val="24"/>
          <w:szCs w:val="24"/>
        </w:rPr>
        <w:t xml:space="preserve"> he assumed on 1 January 1970, along with that of Chief Executive Officer of the Bank of America and its pare</w:t>
      </w:r>
      <w:r w:rsidR="008C1549" w:rsidRPr="00A94826">
        <w:rPr>
          <w:rFonts w:ascii="Times New Roman" w:hAnsi="Times New Roman" w:cs="Times New Roman"/>
          <w:sz w:val="24"/>
          <w:szCs w:val="24"/>
        </w:rPr>
        <w:t>nt company, the Bank of America</w:t>
      </w:r>
      <w:r w:rsidR="004D46DB" w:rsidRPr="00A94826">
        <w:rPr>
          <w:rFonts w:ascii="Times New Roman" w:hAnsi="Times New Roman" w:cs="Times New Roman"/>
          <w:sz w:val="24"/>
          <w:szCs w:val="24"/>
        </w:rPr>
        <w:t xml:space="preserve"> Corporation.</w:t>
      </w:r>
      <w:r w:rsidR="007063F5" w:rsidRPr="00A94826">
        <w:rPr>
          <w:rFonts w:ascii="Times New Roman" w:hAnsi="Times New Roman" w:cs="Times New Roman"/>
          <w:sz w:val="24"/>
          <w:szCs w:val="24"/>
        </w:rPr>
        <w:t xml:space="preserve"> </w:t>
      </w:r>
      <w:r w:rsidR="004D46DB" w:rsidRPr="00A94826">
        <w:rPr>
          <w:rFonts w:ascii="Times New Roman" w:hAnsi="Times New Roman" w:cs="Times New Roman"/>
          <w:sz w:val="24"/>
          <w:szCs w:val="24"/>
        </w:rPr>
        <w:t xml:space="preserve">During </w:t>
      </w:r>
      <w:r w:rsidR="00807983" w:rsidRPr="00A94826">
        <w:rPr>
          <w:rFonts w:ascii="Times New Roman" w:hAnsi="Times New Roman" w:cs="Times New Roman"/>
          <w:sz w:val="24"/>
          <w:szCs w:val="24"/>
        </w:rPr>
        <w:t>hi</w:t>
      </w:r>
      <w:r w:rsidR="004D46DB" w:rsidRPr="00A94826">
        <w:rPr>
          <w:rFonts w:ascii="Times New Roman" w:hAnsi="Times New Roman" w:cs="Times New Roman"/>
          <w:sz w:val="24"/>
          <w:szCs w:val="24"/>
        </w:rPr>
        <w:t xml:space="preserve">s first term as Bank President (1970-1981), the Bank’s assets more than quadrupled and it became </w:t>
      </w:r>
      <w:r w:rsidR="00EF1E7E" w:rsidRPr="00A94826">
        <w:rPr>
          <w:rFonts w:ascii="Times New Roman" w:hAnsi="Times New Roman" w:cs="Times New Roman"/>
          <w:sz w:val="24"/>
          <w:szCs w:val="24"/>
        </w:rPr>
        <w:t xml:space="preserve">one of </w:t>
      </w:r>
      <w:r w:rsidR="004D46DB" w:rsidRPr="00A94826">
        <w:rPr>
          <w:rFonts w:ascii="Times New Roman" w:hAnsi="Times New Roman" w:cs="Times New Roman"/>
          <w:sz w:val="24"/>
          <w:szCs w:val="24"/>
        </w:rPr>
        <w:t>the most profitable commercial bank</w:t>
      </w:r>
      <w:r w:rsidR="00EF1E7E" w:rsidRPr="00A94826">
        <w:rPr>
          <w:rFonts w:ascii="Times New Roman" w:hAnsi="Times New Roman" w:cs="Times New Roman"/>
          <w:sz w:val="24"/>
          <w:szCs w:val="24"/>
        </w:rPr>
        <w:t>s</w:t>
      </w:r>
      <w:r w:rsidR="004D46DB" w:rsidRPr="00A94826">
        <w:rPr>
          <w:rFonts w:ascii="Times New Roman" w:hAnsi="Times New Roman" w:cs="Times New Roman"/>
          <w:sz w:val="24"/>
          <w:szCs w:val="24"/>
        </w:rPr>
        <w:t xml:space="preserve"> in the world.</w:t>
      </w:r>
      <w:r w:rsidR="007063F5" w:rsidRPr="00A94826">
        <w:rPr>
          <w:rFonts w:ascii="Times New Roman" w:hAnsi="Times New Roman" w:cs="Times New Roman"/>
          <w:sz w:val="24"/>
          <w:szCs w:val="24"/>
        </w:rPr>
        <w:t xml:space="preserve"> </w:t>
      </w:r>
      <w:r w:rsidR="004D46DB" w:rsidRPr="00A94826">
        <w:rPr>
          <w:rFonts w:ascii="Times New Roman" w:hAnsi="Times New Roman" w:cs="Times New Roman"/>
          <w:sz w:val="24"/>
          <w:szCs w:val="24"/>
        </w:rPr>
        <w:t xml:space="preserve">He </w:t>
      </w:r>
      <w:r w:rsidR="00807983" w:rsidRPr="00A94826">
        <w:rPr>
          <w:rFonts w:ascii="Times New Roman" w:hAnsi="Times New Roman" w:cs="Times New Roman"/>
          <w:sz w:val="24"/>
          <w:szCs w:val="24"/>
        </w:rPr>
        <w:t>decentralize</w:t>
      </w:r>
      <w:r w:rsidR="005D5752" w:rsidRPr="00A94826">
        <w:rPr>
          <w:rFonts w:ascii="Times New Roman" w:hAnsi="Times New Roman" w:cs="Times New Roman"/>
          <w:sz w:val="24"/>
          <w:szCs w:val="24"/>
        </w:rPr>
        <w:t>d</w:t>
      </w:r>
      <w:r w:rsidR="00807983" w:rsidRPr="00A94826">
        <w:rPr>
          <w:rFonts w:ascii="Times New Roman" w:hAnsi="Times New Roman" w:cs="Times New Roman"/>
          <w:sz w:val="24"/>
          <w:szCs w:val="24"/>
        </w:rPr>
        <w:t xml:space="preserve"> the B</w:t>
      </w:r>
      <w:r w:rsidR="004D46DB" w:rsidRPr="00A94826">
        <w:rPr>
          <w:rFonts w:ascii="Times New Roman" w:hAnsi="Times New Roman" w:cs="Times New Roman"/>
          <w:sz w:val="24"/>
          <w:szCs w:val="24"/>
        </w:rPr>
        <w:t>ank’s man</w:t>
      </w:r>
      <w:r w:rsidR="005D5752" w:rsidRPr="00A94826">
        <w:rPr>
          <w:rFonts w:ascii="Times New Roman" w:hAnsi="Times New Roman" w:cs="Times New Roman"/>
          <w:sz w:val="24"/>
          <w:szCs w:val="24"/>
        </w:rPr>
        <w:t>agement, made extended loans to minoritie</w:t>
      </w:r>
      <w:r w:rsidR="004D46DB" w:rsidRPr="00A94826">
        <w:rPr>
          <w:rFonts w:ascii="Times New Roman" w:hAnsi="Times New Roman" w:cs="Times New Roman"/>
          <w:sz w:val="24"/>
          <w:szCs w:val="24"/>
        </w:rPr>
        <w:t xml:space="preserve">s a priority and introduced a policy for hiring minorities at all levels, including </w:t>
      </w:r>
      <w:r w:rsidR="005D5752" w:rsidRPr="00A94826">
        <w:rPr>
          <w:rFonts w:ascii="Times New Roman" w:hAnsi="Times New Roman" w:cs="Times New Roman"/>
          <w:sz w:val="24"/>
          <w:szCs w:val="24"/>
        </w:rPr>
        <w:t xml:space="preserve">in </w:t>
      </w:r>
      <w:r w:rsidR="004D46DB" w:rsidRPr="00A94826">
        <w:rPr>
          <w:rFonts w:ascii="Times New Roman" w:hAnsi="Times New Roman" w:cs="Times New Roman"/>
          <w:sz w:val="24"/>
          <w:szCs w:val="24"/>
        </w:rPr>
        <w:t>the executive training programs.</w:t>
      </w:r>
      <w:r w:rsidR="007063F5" w:rsidRPr="00A94826">
        <w:rPr>
          <w:rFonts w:ascii="Times New Roman" w:hAnsi="Times New Roman" w:cs="Times New Roman"/>
          <w:sz w:val="24"/>
          <w:szCs w:val="24"/>
        </w:rPr>
        <w:t xml:space="preserve"> </w:t>
      </w:r>
      <w:r w:rsidR="00011E32" w:rsidRPr="00A94826">
        <w:rPr>
          <w:rFonts w:ascii="Times New Roman" w:hAnsi="Times New Roman" w:cs="Times New Roman"/>
          <w:sz w:val="24"/>
          <w:szCs w:val="24"/>
        </w:rPr>
        <w:t xml:space="preserve">Clausen also introduced a wide-ranging disclosure code that anticipated the </w:t>
      </w:r>
      <w:r w:rsidR="00957100" w:rsidRPr="00A94826">
        <w:rPr>
          <w:rFonts w:ascii="Times New Roman" w:hAnsi="Times New Roman" w:cs="Times New Roman"/>
          <w:sz w:val="24"/>
          <w:szCs w:val="24"/>
        </w:rPr>
        <w:t xml:space="preserve">protection of lenders codified in the </w:t>
      </w:r>
      <w:r w:rsidR="00011E32" w:rsidRPr="00A94826">
        <w:rPr>
          <w:rFonts w:ascii="Times New Roman" w:hAnsi="Times New Roman" w:cs="Times New Roman"/>
          <w:sz w:val="24"/>
          <w:szCs w:val="24"/>
        </w:rPr>
        <w:t>Truth-in-Lending laws passed by</w:t>
      </w:r>
      <w:r w:rsidR="007D40FF" w:rsidRPr="00A94826">
        <w:rPr>
          <w:rFonts w:ascii="Times New Roman" w:hAnsi="Times New Roman" w:cs="Times New Roman"/>
          <w:sz w:val="24"/>
          <w:szCs w:val="24"/>
        </w:rPr>
        <w:t xml:space="preserve"> the US Congress </w:t>
      </w:r>
      <w:r w:rsidR="00807983" w:rsidRPr="00A94826">
        <w:rPr>
          <w:rFonts w:ascii="Times New Roman" w:hAnsi="Times New Roman" w:cs="Times New Roman"/>
          <w:sz w:val="24"/>
          <w:szCs w:val="24"/>
        </w:rPr>
        <w:t>in 1968</w:t>
      </w:r>
      <w:r w:rsidR="00011E32" w:rsidRPr="00A94826">
        <w:rPr>
          <w:rFonts w:ascii="Times New Roman" w:hAnsi="Times New Roman" w:cs="Times New Roman"/>
          <w:sz w:val="24"/>
          <w:szCs w:val="24"/>
        </w:rPr>
        <w:t xml:space="preserve">. </w:t>
      </w:r>
      <w:r w:rsidR="00607CDA" w:rsidRPr="00A94826">
        <w:rPr>
          <w:rFonts w:ascii="Times New Roman" w:hAnsi="Times New Roman" w:cs="Times New Roman"/>
          <w:sz w:val="24"/>
          <w:szCs w:val="24"/>
        </w:rPr>
        <w:t>During his presidency he als</w:t>
      </w:r>
      <w:r w:rsidR="007D40FF" w:rsidRPr="00A94826">
        <w:rPr>
          <w:rFonts w:ascii="Times New Roman" w:hAnsi="Times New Roman" w:cs="Times New Roman"/>
          <w:sz w:val="24"/>
          <w:szCs w:val="24"/>
        </w:rPr>
        <w:t>o raised the visibility of the B</w:t>
      </w:r>
      <w:r w:rsidR="00607CDA" w:rsidRPr="00A94826">
        <w:rPr>
          <w:rFonts w:ascii="Times New Roman" w:hAnsi="Times New Roman" w:cs="Times New Roman"/>
          <w:sz w:val="24"/>
          <w:szCs w:val="24"/>
        </w:rPr>
        <w:t>ank by serving</w:t>
      </w:r>
      <w:r w:rsidR="00011E32" w:rsidRPr="00A94826">
        <w:rPr>
          <w:rFonts w:ascii="Times New Roman" w:hAnsi="Times New Roman" w:cs="Times New Roman"/>
          <w:sz w:val="24"/>
          <w:szCs w:val="24"/>
        </w:rPr>
        <w:t xml:space="preserve"> </w:t>
      </w:r>
      <w:r w:rsidR="00607CDA" w:rsidRPr="00A94826">
        <w:rPr>
          <w:rFonts w:ascii="Times New Roman" w:hAnsi="Times New Roman" w:cs="Times New Roman"/>
          <w:sz w:val="24"/>
          <w:szCs w:val="24"/>
        </w:rPr>
        <w:t xml:space="preserve">as president of the International Monetary Conference of the American Bankers Association </w:t>
      </w:r>
      <w:r w:rsidR="001253B2" w:rsidRPr="00A94826">
        <w:rPr>
          <w:rFonts w:ascii="Times New Roman" w:hAnsi="Times New Roman" w:cs="Times New Roman"/>
          <w:sz w:val="24"/>
          <w:szCs w:val="24"/>
        </w:rPr>
        <w:t>(</w:t>
      </w:r>
      <w:r w:rsidR="00607CDA" w:rsidRPr="00A94826">
        <w:rPr>
          <w:rFonts w:ascii="Times New Roman" w:hAnsi="Times New Roman" w:cs="Times New Roman"/>
          <w:sz w:val="24"/>
          <w:szCs w:val="24"/>
        </w:rPr>
        <w:t>1977</w:t>
      </w:r>
      <w:r w:rsidR="001253B2" w:rsidRPr="00A94826">
        <w:rPr>
          <w:rFonts w:ascii="Times New Roman" w:hAnsi="Times New Roman" w:cs="Times New Roman"/>
          <w:sz w:val="24"/>
          <w:szCs w:val="24"/>
        </w:rPr>
        <w:t>)</w:t>
      </w:r>
      <w:r w:rsidR="00607CDA" w:rsidRPr="00A94826">
        <w:rPr>
          <w:rFonts w:ascii="Times New Roman" w:hAnsi="Times New Roman" w:cs="Times New Roman"/>
          <w:sz w:val="24"/>
          <w:szCs w:val="24"/>
        </w:rPr>
        <w:t xml:space="preserve">, director of the </w:t>
      </w:r>
      <w:r w:rsidR="001875D6" w:rsidRPr="00A94826">
        <w:rPr>
          <w:rFonts w:ascii="Times New Roman" w:hAnsi="Times New Roman" w:cs="Times New Roman"/>
          <w:sz w:val="24"/>
          <w:szCs w:val="24"/>
        </w:rPr>
        <w:t xml:space="preserve">trade </w:t>
      </w:r>
      <w:r w:rsidR="001253B2" w:rsidRPr="00A94826">
        <w:rPr>
          <w:rFonts w:ascii="Times New Roman" w:hAnsi="Times New Roman" w:cs="Times New Roman"/>
          <w:sz w:val="24"/>
          <w:szCs w:val="24"/>
        </w:rPr>
        <w:t xml:space="preserve">council </w:t>
      </w:r>
      <w:r w:rsidR="001875D6" w:rsidRPr="00A94826">
        <w:rPr>
          <w:rFonts w:ascii="Times New Roman" w:hAnsi="Times New Roman" w:cs="Times New Roman"/>
          <w:sz w:val="24"/>
          <w:szCs w:val="24"/>
        </w:rPr>
        <w:t>with the Soviet Union (</w:t>
      </w:r>
      <w:r w:rsidR="00607CDA" w:rsidRPr="00A94826">
        <w:rPr>
          <w:rFonts w:ascii="Times New Roman" w:hAnsi="Times New Roman" w:cs="Times New Roman"/>
          <w:sz w:val="24"/>
          <w:szCs w:val="24"/>
        </w:rPr>
        <w:t>U.S.-U.S.S.R. Trade and Economic Counci</w:t>
      </w:r>
      <w:r w:rsidR="007D40FF" w:rsidRPr="00A94826">
        <w:rPr>
          <w:rFonts w:ascii="Times New Roman" w:hAnsi="Times New Roman" w:cs="Times New Roman"/>
          <w:sz w:val="24"/>
          <w:szCs w:val="24"/>
        </w:rPr>
        <w:t>l</w:t>
      </w:r>
      <w:r w:rsidR="001253B2" w:rsidRPr="00A94826">
        <w:rPr>
          <w:rFonts w:ascii="Times New Roman" w:hAnsi="Times New Roman" w:cs="Times New Roman"/>
          <w:sz w:val="24"/>
          <w:szCs w:val="24"/>
        </w:rPr>
        <w:t>, 1974-</w:t>
      </w:r>
      <w:r w:rsidR="00607CDA" w:rsidRPr="00A94826">
        <w:rPr>
          <w:rFonts w:ascii="Times New Roman" w:hAnsi="Times New Roman" w:cs="Times New Roman"/>
          <w:sz w:val="24"/>
          <w:szCs w:val="24"/>
        </w:rPr>
        <w:t>1981</w:t>
      </w:r>
      <w:r w:rsidR="001253B2" w:rsidRPr="00A94826">
        <w:rPr>
          <w:rFonts w:ascii="Times New Roman" w:hAnsi="Times New Roman" w:cs="Times New Roman"/>
          <w:sz w:val="24"/>
          <w:szCs w:val="24"/>
        </w:rPr>
        <w:t>)</w:t>
      </w:r>
      <w:r w:rsidR="00607CDA" w:rsidRPr="00A94826">
        <w:rPr>
          <w:rFonts w:ascii="Times New Roman" w:hAnsi="Times New Roman" w:cs="Times New Roman"/>
          <w:sz w:val="24"/>
          <w:szCs w:val="24"/>
        </w:rPr>
        <w:t xml:space="preserve"> and co-chair of the Japan-California Association </w:t>
      </w:r>
      <w:r w:rsidR="001253B2" w:rsidRPr="00A94826">
        <w:rPr>
          <w:rFonts w:ascii="Times New Roman" w:hAnsi="Times New Roman" w:cs="Times New Roman"/>
          <w:sz w:val="24"/>
          <w:szCs w:val="24"/>
        </w:rPr>
        <w:t>(1973-</w:t>
      </w:r>
      <w:r w:rsidR="00607CDA" w:rsidRPr="00A94826">
        <w:rPr>
          <w:rFonts w:ascii="Times New Roman" w:hAnsi="Times New Roman" w:cs="Times New Roman"/>
          <w:sz w:val="24"/>
          <w:szCs w:val="24"/>
        </w:rPr>
        <w:t>1980</w:t>
      </w:r>
      <w:r w:rsidR="001253B2" w:rsidRPr="00A94826">
        <w:rPr>
          <w:rFonts w:ascii="Times New Roman" w:hAnsi="Times New Roman" w:cs="Times New Roman"/>
          <w:sz w:val="24"/>
          <w:szCs w:val="24"/>
        </w:rPr>
        <w:t>)</w:t>
      </w:r>
      <w:r w:rsidR="00607CDA" w:rsidRPr="00A94826">
        <w:rPr>
          <w:rFonts w:ascii="Times New Roman" w:hAnsi="Times New Roman" w:cs="Times New Roman"/>
          <w:sz w:val="24"/>
          <w:szCs w:val="24"/>
        </w:rPr>
        <w:t>.</w:t>
      </w:r>
    </w:p>
    <w:p w14:paraId="51FDF274" w14:textId="77777777" w:rsidR="00731A1C" w:rsidRPr="00A94826" w:rsidRDefault="001875D6" w:rsidP="003C73D9">
      <w:pPr>
        <w:spacing w:after="0" w:line="240" w:lineRule="auto"/>
        <w:ind w:firstLine="720"/>
        <w:jc w:val="both"/>
        <w:rPr>
          <w:rFonts w:ascii="Times New Roman" w:hAnsi="Times New Roman" w:cs="Times New Roman"/>
          <w:sz w:val="24"/>
          <w:szCs w:val="24"/>
        </w:rPr>
      </w:pPr>
      <w:r w:rsidRPr="00A94826">
        <w:rPr>
          <w:rFonts w:ascii="Times New Roman" w:hAnsi="Times New Roman" w:cs="Times New Roman"/>
          <w:sz w:val="24"/>
          <w:szCs w:val="24"/>
        </w:rPr>
        <w:t>Clausen’s international</w:t>
      </w:r>
      <w:r w:rsidR="00011E32" w:rsidRPr="00A94826">
        <w:rPr>
          <w:rFonts w:ascii="Times New Roman" w:hAnsi="Times New Roman" w:cs="Times New Roman"/>
          <w:sz w:val="24"/>
          <w:szCs w:val="24"/>
        </w:rPr>
        <w:t xml:space="preserve"> </w:t>
      </w:r>
      <w:r w:rsidR="00607CDA" w:rsidRPr="00A94826">
        <w:rPr>
          <w:rFonts w:ascii="Times New Roman" w:hAnsi="Times New Roman" w:cs="Times New Roman"/>
          <w:sz w:val="24"/>
          <w:szCs w:val="24"/>
        </w:rPr>
        <w:t xml:space="preserve">activities and </w:t>
      </w:r>
      <w:r w:rsidR="00011E32" w:rsidRPr="00A94826">
        <w:rPr>
          <w:rFonts w:ascii="Times New Roman" w:hAnsi="Times New Roman" w:cs="Times New Roman"/>
          <w:sz w:val="24"/>
          <w:szCs w:val="24"/>
        </w:rPr>
        <w:t xml:space="preserve">actions </w:t>
      </w:r>
      <w:r w:rsidR="00607CDA" w:rsidRPr="00A94826">
        <w:rPr>
          <w:rFonts w:ascii="Times New Roman" w:hAnsi="Times New Roman" w:cs="Times New Roman"/>
          <w:sz w:val="24"/>
          <w:szCs w:val="24"/>
        </w:rPr>
        <w:t xml:space="preserve">at </w:t>
      </w:r>
      <w:r w:rsidRPr="00A94826">
        <w:rPr>
          <w:rFonts w:ascii="Times New Roman" w:hAnsi="Times New Roman" w:cs="Times New Roman"/>
          <w:sz w:val="24"/>
          <w:szCs w:val="24"/>
        </w:rPr>
        <w:t xml:space="preserve">the </w:t>
      </w:r>
      <w:r w:rsidR="00607CDA" w:rsidRPr="00A94826">
        <w:rPr>
          <w:rFonts w:ascii="Times New Roman" w:hAnsi="Times New Roman" w:cs="Times New Roman"/>
          <w:sz w:val="24"/>
          <w:szCs w:val="24"/>
        </w:rPr>
        <w:t xml:space="preserve">Bank of America </w:t>
      </w:r>
      <w:r w:rsidR="00011E32" w:rsidRPr="00A94826">
        <w:rPr>
          <w:rFonts w:ascii="Times New Roman" w:hAnsi="Times New Roman" w:cs="Times New Roman"/>
          <w:sz w:val="24"/>
          <w:szCs w:val="24"/>
        </w:rPr>
        <w:t xml:space="preserve">caught the attention of </w:t>
      </w:r>
      <w:r w:rsidR="00584EA7" w:rsidRPr="00A94826">
        <w:rPr>
          <w:rFonts w:ascii="Times New Roman" w:hAnsi="Times New Roman" w:cs="Times New Roman"/>
          <w:sz w:val="24"/>
          <w:szCs w:val="24"/>
        </w:rPr>
        <w:t xml:space="preserve">US </w:t>
      </w:r>
      <w:r w:rsidR="00011E32" w:rsidRPr="00A94826">
        <w:rPr>
          <w:rFonts w:ascii="Times New Roman" w:hAnsi="Times New Roman" w:cs="Times New Roman"/>
          <w:sz w:val="24"/>
          <w:szCs w:val="24"/>
        </w:rPr>
        <w:t>President-Elect Jimmy Carter</w:t>
      </w:r>
      <w:r w:rsidR="00957100" w:rsidRPr="00A94826">
        <w:rPr>
          <w:rFonts w:ascii="Times New Roman" w:hAnsi="Times New Roman" w:cs="Times New Roman"/>
          <w:sz w:val="24"/>
          <w:szCs w:val="24"/>
        </w:rPr>
        <w:t>, a Democrat</w:t>
      </w:r>
      <w:r w:rsidR="00011E32"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011E32" w:rsidRPr="00A94826">
        <w:rPr>
          <w:rFonts w:ascii="Times New Roman" w:hAnsi="Times New Roman" w:cs="Times New Roman"/>
          <w:sz w:val="24"/>
          <w:szCs w:val="24"/>
        </w:rPr>
        <w:t>The two met shortly after the November 1976 Presidential election.</w:t>
      </w:r>
      <w:r w:rsidR="007063F5" w:rsidRPr="00A94826">
        <w:rPr>
          <w:rFonts w:ascii="Times New Roman" w:hAnsi="Times New Roman" w:cs="Times New Roman"/>
          <w:sz w:val="24"/>
          <w:szCs w:val="24"/>
        </w:rPr>
        <w:t xml:space="preserve"> </w:t>
      </w:r>
      <w:r w:rsidR="00011E32" w:rsidRPr="00A94826">
        <w:rPr>
          <w:rFonts w:ascii="Times New Roman" w:hAnsi="Times New Roman" w:cs="Times New Roman"/>
          <w:sz w:val="24"/>
          <w:szCs w:val="24"/>
        </w:rPr>
        <w:t>Carter’s advisers had named Clausen as their first choice for Secretary of the Treasury</w:t>
      </w:r>
      <w:r w:rsidR="003B6AA6"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3B6AA6" w:rsidRPr="00A94826">
        <w:rPr>
          <w:rFonts w:ascii="Times New Roman" w:hAnsi="Times New Roman" w:cs="Times New Roman"/>
          <w:sz w:val="24"/>
          <w:szCs w:val="24"/>
        </w:rPr>
        <w:t>b</w:t>
      </w:r>
      <w:r w:rsidR="00011E32" w:rsidRPr="00A94826">
        <w:rPr>
          <w:rFonts w:ascii="Times New Roman" w:hAnsi="Times New Roman" w:cs="Times New Roman"/>
          <w:sz w:val="24"/>
          <w:szCs w:val="24"/>
        </w:rPr>
        <w:t>ut Clausen, who considered himself a conservative Republican, turned them down.</w:t>
      </w:r>
      <w:r w:rsidR="007063F5" w:rsidRPr="00A94826">
        <w:rPr>
          <w:rFonts w:ascii="Times New Roman" w:hAnsi="Times New Roman" w:cs="Times New Roman"/>
          <w:sz w:val="24"/>
          <w:szCs w:val="24"/>
        </w:rPr>
        <w:t xml:space="preserve"> </w:t>
      </w:r>
      <w:r w:rsidR="00584EA7" w:rsidRPr="00A94826">
        <w:rPr>
          <w:rFonts w:ascii="Times New Roman" w:hAnsi="Times New Roman" w:cs="Times New Roman"/>
          <w:sz w:val="24"/>
          <w:szCs w:val="24"/>
        </w:rPr>
        <w:t>When Robert S. McNamara told President Carter in June 1980 that he planned to retire as World Bank President when he turned 65 in mid-1981, Carter remember</w:t>
      </w:r>
      <w:r w:rsidRPr="00A94826">
        <w:rPr>
          <w:rFonts w:ascii="Times New Roman" w:hAnsi="Times New Roman" w:cs="Times New Roman"/>
          <w:sz w:val="24"/>
          <w:szCs w:val="24"/>
        </w:rPr>
        <w:t>ed</w:t>
      </w:r>
      <w:r w:rsidR="00584EA7" w:rsidRPr="00A94826">
        <w:rPr>
          <w:rFonts w:ascii="Times New Roman" w:hAnsi="Times New Roman" w:cs="Times New Roman"/>
          <w:sz w:val="24"/>
          <w:szCs w:val="24"/>
        </w:rPr>
        <w:t xml:space="preserve"> Clausen.</w:t>
      </w:r>
      <w:r w:rsidR="007063F5" w:rsidRPr="00A94826">
        <w:rPr>
          <w:rFonts w:ascii="Times New Roman" w:hAnsi="Times New Roman" w:cs="Times New Roman"/>
          <w:sz w:val="24"/>
          <w:szCs w:val="24"/>
        </w:rPr>
        <w:t xml:space="preserve"> </w:t>
      </w:r>
      <w:r w:rsidR="00584EA7" w:rsidRPr="00A94826">
        <w:rPr>
          <w:rFonts w:ascii="Times New Roman" w:hAnsi="Times New Roman" w:cs="Times New Roman"/>
          <w:sz w:val="24"/>
          <w:szCs w:val="24"/>
        </w:rPr>
        <w:t>This time Clausen was receptive to Cart</w:t>
      </w:r>
      <w:r w:rsidR="007D40FF" w:rsidRPr="00A94826">
        <w:rPr>
          <w:rFonts w:ascii="Times New Roman" w:hAnsi="Times New Roman" w:cs="Times New Roman"/>
          <w:sz w:val="24"/>
          <w:szCs w:val="24"/>
        </w:rPr>
        <w:t>er’s overtures, even though he had to take a significant</w:t>
      </w:r>
      <w:r w:rsidR="00584EA7" w:rsidRPr="00A94826">
        <w:rPr>
          <w:rFonts w:ascii="Times New Roman" w:hAnsi="Times New Roman" w:cs="Times New Roman"/>
          <w:sz w:val="24"/>
          <w:szCs w:val="24"/>
        </w:rPr>
        <w:t xml:space="preserve"> reductio</w:t>
      </w:r>
      <w:r w:rsidRPr="00A94826">
        <w:rPr>
          <w:rFonts w:ascii="Times New Roman" w:hAnsi="Times New Roman" w:cs="Times New Roman"/>
          <w:sz w:val="24"/>
          <w:szCs w:val="24"/>
        </w:rPr>
        <w:t xml:space="preserve">n in personal income, from </w:t>
      </w:r>
      <w:r w:rsidR="00CB14BE" w:rsidRPr="00A94826">
        <w:rPr>
          <w:rFonts w:ascii="Times New Roman" w:hAnsi="Times New Roman" w:cs="Times New Roman"/>
          <w:sz w:val="24"/>
          <w:szCs w:val="24"/>
        </w:rPr>
        <w:t>his</w:t>
      </w:r>
      <w:r w:rsidRPr="00A94826">
        <w:rPr>
          <w:rFonts w:ascii="Times New Roman" w:hAnsi="Times New Roman" w:cs="Times New Roman"/>
          <w:sz w:val="24"/>
          <w:szCs w:val="24"/>
        </w:rPr>
        <w:t xml:space="preserve"> </w:t>
      </w:r>
      <w:r w:rsidR="00584EA7" w:rsidRPr="00A94826">
        <w:rPr>
          <w:rFonts w:ascii="Times New Roman" w:hAnsi="Times New Roman" w:cs="Times New Roman"/>
          <w:sz w:val="24"/>
          <w:szCs w:val="24"/>
        </w:rPr>
        <w:t xml:space="preserve">600,000 </w:t>
      </w:r>
      <w:r w:rsidRPr="00A94826">
        <w:rPr>
          <w:rFonts w:ascii="Times New Roman" w:hAnsi="Times New Roman" w:cs="Times New Roman"/>
          <w:sz w:val="24"/>
          <w:szCs w:val="24"/>
        </w:rPr>
        <w:t xml:space="preserve">dollars </w:t>
      </w:r>
      <w:r w:rsidR="00584EA7" w:rsidRPr="00A94826">
        <w:rPr>
          <w:rFonts w:ascii="Times New Roman" w:hAnsi="Times New Roman" w:cs="Times New Roman"/>
          <w:sz w:val="24"/>
          <w:szCs w:val="24"/>
        </w:rPr>
        <w:t>annual sa</w:t>
      </w:r>
      <w:r w:rsidRPr="00A94826">
        <w:rPr>
          <w:rFonts w:ascii="Times New Roman" w:hAnsi="Times New Roman" w:cs="Times New Roman"/>
          <w:sz w:val="24"/>
          <w:szCs w:val="24"/>
        </w:rPr>
        <w:t xml:space="preserve">lary to </w:t>
      </w:r>
      <w:r w:rsidR="00584EA7" w:rsidRPr="00A94826">
        <w:rPr>
          <w:rFonts w:ascii="Times New Roman" w:hAnsi="Times New Roman" w:cs="Times New Roman"/>
          <w:sz w:val="24"/>
          <w:szCs w:val="24"/>
        </w:rPr>
        <w:t xml:space="preserve">78,000 </w:t>
      </w:r>
      <w:r w:rsidR="004E65EF" w:rsidRPr="00A94826">
        <w:rPr>
          <w:rFonts w:ascii="Times New Roman" w:hAnsi="Times New Roman" w:cs="Times New Roman"/>
          <w:sz w:val="24"/>
          <w:szCs w:val="24"/>
        </w:rPr>
        <w:t xml:space="preserve">dollars </w:t>
      </w:r>
      <w:r w:rsidR="00584EA7" w:rsidRPr="00A94826">
        <w:rPr>
          <w:rFonts w:ascii="Times New Roman" w:hAnsi="Times New Roman" w:cs="Times New Roman"/>
          <w:sz w:val="24"/>
          <w:szCs w:val="24"/>
        </w:rPr>
        <w:t xml:space="preserve">as </w:t>
      </w:r>
      <w:r w:rsidRPr="00A94826">
        <w:rPr>
          <w:rFonts w:ascii="Times New Roman" w:hAnsi="Times New Roman" w:cs="Times New Roman"/>
          <w:sz w:val="24"/>
          <w:szCs w:val="24"/>
        </w:rPr>
        <w:t xml:space="preserve">World Bank </w:t>
      </w:r>
      <w:r w:rsidR="00584EA7" w:rsidRPr="00A94826">
        <w:rPr>
          <w:rFonts w:ascii="Times New Roman" w:hAnsi="Times New Roman" w:cs="Times New Roman"/>
          <w:sz w:val="24"/>
          <w:szCs w:val="24"/>
        </w:rPr>
        <w:t>President.</w:t>
      </w:r>
      <w:r w:rsidR="007063F5" w:rsidRPr="00A94826">
        <w:rPr>
          <w:rFonts w:ascii="Times New Roman" w:hAnsi="Times New Roman" w:cs="Times New Roman"/>
          <w:sz w:val="24"/>
          <w:szCs w:val="24"/>
        </w:rPr>
        <w:t xml:space="preserve"> </w:t>
      </w:r>
      <w:r w:rsidR="00584EA7" w:rsidRPr="00A94826">
        <w:rPr>
          <w:rFonts w:ascii="Times New Roman" w:hAnsi="Times New Roman" w:cs="Times New Roman"/>
          <w:sz w:val="24"/>
          <w:szCs w:val="24"/>
        </w:rPr>
        <w:t xml:space="preserve">Having </w:t>
      </w:r>
      <w:r w:rsidR="00130304" w:rsidRPr="00A94826">
        <w:rPr>
          <w:rFonts w:ascii="Times New Roman" w:hAnsi="Times New Roman" w:cs="Times New Roman"/>
          <w:sz w:val="24"/>
          <w:szCs w:val="24"/>
        </w:rPr>
        <w:t xml:space="preserve">spoken with foreign officials and US Congressional leaders and </w:t>
      </w:r>
      <w:r w:rsidR="007C058F" w:rsidRPr="00A94826">
        <w:rPr>
          <w:rFonts w:ascii="Times New Roman" w:hAnsi="Times New Roman" w:cs="Times New Roman"/>
          <w:sz w:val="24"/>
          <w:szCs w:val="24"/>
        </w:rPr>
        <w:t>secured</w:t>
      </w:r>
      <w:r w:rsidR="00584EA7" w:rsidRPr="00A94826">
        <w:rPr>
          <w:rFonts w:ascii="Times New Roman" w:hAnsi="Times New Roman" w:cs="Times New Roman"/>
          <w:sz w:val="24"/>
          <w:szCs w:val="24"/>
        </w:rPr>
        <w:t xml:space="preserve"> the approval of Republican Presiden</w:t>
      </w:r>
      <w:r w:rsidR="007D40FF" w:rsidRPr="00A94826">
        <w:rPr>
          <w:rFonts w:ascii="Times New Roman" w:hAnsi="Times New Roman" w:cs="Times New Roman"/>
          <w:sz w:val="24"/>
          <w:szCs w:val="24"/>
        </w:rPr>
        <w:t>tial candidate Ronald Reagan, Carter</w:t>
      </w:r>
      <w:r w:rsidR="00584EA7" w:rsidRPr="00A94826">
        <w:rPr>
          <w:rFonts w:ascii="Times New Roman" w:hAnsi="Times New Roman" w:cs="Times New Roman"/>
          <w:sz w:val="24"/>
          <w:szCs w:val="24"/>
        </w:rPr>
        <w:t xml:space="preserve"> nominated Clausen for the post</w:t>
      </w:r>
      <w:r w:rsidR="007D40FF" w:rsidRPr="00A94826">
        <w:rPr>
          <w:rFonts w:ascii="Times New Roman" w:hAnsi="Times New Roman" w:cs="Times New Roman"/>
          <w:sz w:val="24"/>
          <w:szCs w:val="24"/>
        </w:rPr>
        <w:t xml:space="preserve"> </w:t>
      </w:r>
      <w:r w:rsidR="00584EA7" w:rsidRPr="00A94826">
        <w:rPr>
          <w:rFonts w:ascii="Times New Roman" w:hAnsi="Times New Roman" w:cs="Times New Roman"/>
          <w:sz w:val="24"/>
          <w:szCs w:val="24"/>
        </w:rPr>
        <w:t xml:space="preserve">in October 1980, shortly before the November </w:t>
      </w:r>
      <w:r w:rsidR="007D40FF" w:rsidRPr="00A94826">
        <w:rPr>
          <w:rFonts w:ascii="Times New Roman" w:hAnsi="Times New Roman" w:cs="Times New Roman"/>
          <w:sz w:val="24"/>
          <w:szCs w:val="24"/>
        </w:rPr>
        <w:t>US Presidential elections</w:t>
      </w:r>
      <w:r w:rsidR="004E65EF" w:rsidRPr="00A94826">
        <w:rPr>
          <w:rFonts w:ascii="Times New Roman" w:hAnsi="Times New Roman" w:cs="Times New Roman"/>
          <w:sz w:val="24"/>
          <w:szCs w:val="24"/>
        </w:rPr>
        <w:t>,</w:t>
      </w:r>
      <w:r w:rsidR="007D40FF" w:rsidRPr="00A94826">
        <w:rPr>
          <w:rFonts w:ascii="Times New Roman" w:hAnsi="Times New Roman" w:cs="Times New Roman"/>
          <w:sz w:val="24"/>
          <w:szCs w:val="24"/>
        </w:rPr>
        <w:t xml:space="preserve"> thereby </w:t>
      </w:r>
      <w:r w:rsidR="00584EA7" w:rsidRPr="00A94826">
        <w:rPr>
          <w:rFonts w:ascii="Times New Roman" w:hAnsi="Times New Roman" w:cs="Times New Roman"/>
          <w:sz w:val="24"/>
          <w:szCs w:val="24"/>
        </w:rPr>
        <w:t>forestall</w:t>
      </w:r>
      <w:r w:rsidR="007D40FF" w:rsidRPr="00A94826">
        <w:rPr>
          <w:rFonts w:ascii="Times New Roman" w:hAnsi="Times New Roman" w:cs="Times New Roman"/>
          <w:sz w:val="24"/>
          <w:szCs w:val="24"/>
        </w:rPr>
        <w:t>ing</w:t>
      </w:r>
      <w:r w:rsidR="00584EA7" w:rsidRPr="00A94826">
        <w:rPr>
          <w:rFonts w:ascii="Times New Roman" w:hAnsi="Times New Roman" w:cs="Times New Roman"/>
          <w:sz w:val="24"/>
          <w:szCs w:val="24"/>
        </w:rPr>
        <w:t xml:space="preserve"> other member states from arguing for a non-US </w:t>
      </w:r>
      <w:r w:rsidR="004E65EF" w:rsidRPr="00A94826">
        <w:rPr>
          <w:rFonts w:ascii="Times New Roman" w:hAnsi="Times New Roman" w:cs="Times New Roman"/>
          <w:sz w:val="24"/>
          <w:szCs w:val="24"/>
        </w:rPr>
        <w:t xml:space="preserve">World Bank </w:t>
      </w:r>
      <w:r w:rsidR="00584EA7" w:rsidRPr="00A94826">
        <w:rPr>
          <w:rFonts w:ascii="Times New Roman" w:hAnsi="Times New Roman" w:cs="Times New Roman"/>
          <w:sz w:val="24"/>
          <w:szCs w:val="24"/>
        </w:rPr>
        <w:t>President.</w:t>
      </w:r>
      <w:r w:rsidR="007063F5" w:rsidRPr="00A94826">
        <w:rPr>
          <w:rFonts w:ascii="Times New Roman" w:hAnsi="Times New Roman" w:cs="Times New Roman"/>
          <w:sz w:val="24"/>
          <w:szCs w:val="24"/>
        </w:rPr>
        <w:t xml:space="preserve"> </w:t>
      </w:r>
      <w:r w:rsidR="00130304" w:rsidRPr="00A94826">
        <w:rPr>
          <w:rFonts w:ascii="Times New Roman" w:hAnsi="Times New Roman" w:cs="Times New Roman"/>
          <w:sz w:val="24"/>
          <w:szCs w:val="24"/>
        </w:rPr>
        <w:t>Even though Reagan ha</w:t>
      </w:r>
      <w:r w:rsidR="00CB14BE" w:rsidRPr="00A94826">
        <w:rPr>
          <w:rFonts w:ascii="Times New Roman" w:hAnsi="Times New Roman" w:cs="Times New Roman"/>
          <w:sz w:val="24"/>
          <w:szCs w:val="24"/>
        </w:rPr>
        <w:t xml:space="preserve">d given his </w:t>
      </w:r>
      <w:r w:rsidR="003B6AA6" w:rsidRPr="00A94826">
        <w:rPr>
          <w:rFonts w:ascii="Times New Roman" w:hAnsi="Times New Roman" w:cs="Times New Roman"/>
          <w:sz w:val="24"/>
          <w:szCs w:val="24"/>
        </w:rPr>
        <w:t>consent</w:t>
      </w:r>
      <w:r w:rsidR="00CB14BE" w:rsidRPr="00A94826">
        <w:rPr>
          <w:rFonts w:ascii="Times New Roman" w:hAnsi="Times New Roman" w:cs="Times New Roman"/>
          <w:sz w:val="24"/>
          <w:szCs w:val="24"/>
        </w:rPr>
        <w:t xml:space="preserve">, his </w:t>
      </w:r>
      <w:r w:rsidR="00130304" w:rsidRPr="00A94826">
        <w:rPr>
          <w:rFonts w:ascii="Times New Roman" w:hAnsi="Times New Roman" w:cs="Times New Roman"/>
          <w:sz w:val="24"/>
          <w:szCs w:val="24"/>
        </w:rPr>
        <w:t>close ad</w:t>
      </w:r>
      <w:r w:rsidR="004E65EF" w:rsidRPr="00A94826">
        <w:rPr>
          <w:rFonts w:ascii="Times New Roman" w:hAnsi="Times New Roman" w:cs="Times New Roman"/>
          <w:sz w:val="24"/>
          <w:szCs w:val="24"/>
        </w:rPr>
        <w:t>viser on economic policy at the</w:t>
      </w:r>
      <w:r w:rsidR="00130304" w:rsidRPr="00A94826">
        <w:rPr>
          <w:rFonts w:ascii="Times New Roman" w:hAnsi="Times New Roman" w:cs="Times New Roman"/>
          <w:sz w:val="24"/>
          <w:szCs w:val="24"/>
        </w:rPr>
        <w:t xml:space="preserve"> time, George Shultz, later revealed that the future president admitted that </w:t>
      </w:r>
      <w:r w:rsidR="00CB14BE" w:rsidRPr="00A94826">
        <w:rPr>
          <w:rFonts w:ascii="Times New Roman" w:hAnsi="Times New Roman" w:cs="Times New Roman"/>
          <w:sz w:val="24"/>
          <w:szCs w:val="24"/>
        </w:rPr>
        <w:t>‘</w:t>
      </w:r>
      <w:r w:rsidR="00130304" w:rsidRPr="00A94826">
        <w:rPr>
          <w:rFonts w:ascii="Times New Roman" w:hAnsi="Times New Roman" w:cs="Times New Roman"/>
          <w:sz w:val="24"/>
          <w:szCs w:val="24"/>
        </w:rPr>
        <w:t>had the choice been his, he might have selected so</w:t>
      </w:r>
      <w:r w:rsidR="004B646A" w:rsidRPr="00A94826">
        <w:rPr>
          <w:rFonts w:ascii="Times New Roman" w:hAnsi="Times New Roman" w:cs="Times New Roman"/>
          <w:sz w:val="24"/>
          <w:szCs w:val="24"/>
        </w:rPr>
        <w:t xml:space="preserve">meone else’ (Kraske 1996: 214). </w:t>
      </w:r>
      <w:r w:rsidR="000367D8" w:rsidRPr="00A94826">
        <w:rPr>
          <w:rFonts w:ascii="Times New Roman" w:hAnsi="Times New Roman" w:cs="Times New Roman"/>
          <w:sz w:val="24"/>
          <w:szCs w:val="24"/>
        </w:rPr>
        <w:t>Clausen</w:t>
      </w:r>
      <w:r w:rsidR="00901FD5" w:rsidRPr="00A94826">
        <w:rPr>
          <w:rFonts w:ascii="Times New Roman" w:hAnsi="Times New Roman" w:cs="Times New Roman"/>
          <w:sz w:val="24"/>
          <w:szCs w:val="24"/>
        </w:rPr>
        <w:t>, who took office in July 1981,</w:t>
      </w:r>
      <w:r w:rsidR="000367D8" w:rsidRPr="00A94826">
        <w:rPr>
          <w:rFonts w:ascii="Times New Roman" w:hAnsi="Times New Roman" w:cs="Times New Roman"/>
          <w:sz w:val="24"/>
          <w:szCs w:val="24"/>
        </w:rPr>
        <w:t xml:space="preserve"> was unlike any </w:t>
      </w:r>
      <w:r w:rsidR="007C058F" w:rsidRPr="00A94826">
        <w:rPr>
          <w:rFonts w:ascii="Times New Roman" w:hAnsi="Times New Roman" w:cs="Times New Roman"/>
          <w:sz w:val="24"/>
          <w:szCs w:val="24"/>
        </w:rPr>
        <w:t>prior World Bank President</w:t>
      </w:r>
      <w:r w:rsidR="000367D8"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0367D8" w:rsidRPr="00A94826">
        <w:rPr>
          <w:rFonts w:ascii="Times New Roman" w:hAnsi="Times New Roman" w:cs="Times New Roman"/>
          <w:sz w:val="24"/>
          <w:szCs w:val="24"/>
        </w:rPr>
        <w:t>All those who went before him were familiar with the workings of the</w:t>
      </w:r>
      <w:r w:rsidR="001903D4" w:rsidRPr="00A94826">
        <w:rPr>
          <w:rFonts w:ascii="Times New Roman" w:hAnsi="Times New Roman" w:cs="Times New Roman"/>
          <w:sz w:val="24"/>
          <w:szCs w:val="24"/>
        </w:rPr>
        <w:t xml:space="preserve"> US government, the World Bank </w:t>
      </w:r>
      <w:r w:rsidR="000367D8" w:rsidRPr="00A94826">
        <w:rPr>
          <w:rFonts w:ascii="Times New Roman" w:hAnsi="Times New Roman" w:cs="Times New Roman"/>
          <w:sz w:val="24"/>
          <w:szCs w:val="24"/>
        </w:rPr>
        <w:t>or both.</w:t>
      </w:r>
      <w:r w:rsidR="007063F5" w:rsidRPr="00A94826">
        <w:rPr>
          <w:rFonts w:ascii="Times New Roman" w:hAnsi="Times New Roman" w:cs="Times New Roman"/>
          <w:sz w:val="24"/>
          <w:szCs w:val="24"/>
        </w:rPr>
        <w:t xml:space="preserve"> </w:t>
      </w:r>
      <w:r w:rsidR="004B646A" w:rsidRPr="00A94826">
        <w:rPr>
          <w:rFonts w:ascii="Times New Roman" w:hAnsi="Times New Roman" w:cs="Times New Roman"/>
          <w:sz w:val="24"/>
          <w:szCs w:val="24"/>
        </w:rPr>
        <w:t>B</w:t>
      </w:r>
      <w:r w:rsidR="00584EA7" w:rsidRPr="00A94826">
        <w:rPr>
          <w:rFonts w:ascii="Times New Roman" w:hAnsi="Times New Roman" w:cs="Times New Roman"/>
          <w:sz w:val="24"/>
          <w:szCs w:val="24"/>
        </w:rPr>
        <w:t xml:space="preserve">efore assuming the Presidency, Clausen immersed himself in a study of international business affairs and financial problems and undertook a </w:t>
      </w:r>
      <w:r w:rsidR="004E65EF" w:rsidRPr="00A94826">
        <w:rPr>
          <w:rFonts w:ascii="Times New Roman" w:hAnsi="Times New Roman" w:cs="Times New Roman"/>
          <w:sz w:val="24"/>
          <w:szCs w:val="24"/>
        </w:rPr>
        <w:t>ninety-day</w:t>
      </w:r>
      <w:r w:rsidR="00584EA7" w:rsidRPr="00A94826">
        <w:rPr>
          <w:rFonts w:ascii="Times New Roman" w:hAnsi="Times New Roman" w:cs="Times New Roman"/>
          <w:sz w:val="24"/>
          <w:szCs w:val="24"/>
        </w:rPr>
        <w:t xml:space="preserve"> world tour to meet with political and business leaders and financiers. </w:t>
      </w:r>
      <w:r w:rsidR="001B0483" w:rsidRPr="00A94826">
        <w:rPr>
          <w:rFonts w:ascii="Times New Roman" w:hAnsi="Times New Roman" w:cs="Times New Roman"/>
          <w:sz w:val="24"/>
          <w:szCs w:val="24"/>
        </w:rPr>
        <w:t>He also realized that he had to disassociate himse</w:t>
      </w:r>
      <w:r w:rsidR="00D45FEA" w:rsidRPr="00A94826">
        <w:rPr>
          <w:rFonts w:ascii="Times New Roman" w:hAnsi="Times New Roman" w:cs="Times New Roman"/>
          <w:sz w:val="24"/>
          <w:szCs w:val="24"/>
        </w:rPr>
        <w:t xml:space="preserve">lf from his predecessor, </w:t>
      </w:r>
      <w:r w:rsidR="001B0483" w:rsidRPr="00A94826">
        <w:rPr>
          <w:rFonts w:ascii="Times New Roman" w:hAnsi="Times New Roman" w:cs="Times New Roman"/>
          <w:sz w:val="24"/>
          <w:szCs w:val="24"/>
        </w:rPr>
        <w:t xml:space="preserve">McNamara, whose </w:t>
      </w:r>
      <w:r w:rsidR="00A36A46" w:rsidRPr="00A94826">
        <w:rPr>
          <w:rFonts w:ascii="Times New Roman" w:hAnsi="Times New Roman" w:cs="Times New Roman"/>
          <w:sz w:val="24"/>
          <w:szCs w:val="24"/>
        </w:rPr>
        <w:t>views of the Bank</w:t>
      </w:r>
      <w:r w:rsidR="00D45FEA" w:rsidRPr="00A94826">
        <w:rPr>
          <w:rFonts w:ascii="Times New Roman" w:hAnsi="Times New Roman" w:cs="Times New Roman"/>
          <w:sz w:val="24"/>
          <w:szCs w:val="24"/>
        </w:rPr>
        <w:t>’s role in the world economy</w:t>
      </w:r>
      <w:r w:rsidR="00A36A46" w:rsidRPr="00A94826">
        <w:rPr>
          <w:rFonts w:ascii="Times New Roman" w:hAnsi="Times New Roman" w:cs="Times New Roman"/>
          <w:sz w:val="24"/>
          <w:szCs w:val="24"/>
        </w:rPr>
        <w:t xml:space="preserve"> had </w:t>
      </w:r>
      <w:r w:rsidR="00394806" w:rsidRPr="00A94826">
        <w:rPr>
          <w:rFonts w:ascii="Times New Roman" w:hAnsi="Times New Roman" w:cs="Times New Roman"/>
          <w:sz w:val="24"/>
          <w:szCs w:val="24"/>
        </w:rPr>
        <w:t>become increasingly out of sync</w:t>
      </w:r>
      <w:r w:rsidR="00A36A46" w:rsidRPr="00A94826">
        <w:rPr>
          <w:rFonts w:ascii="Times New Roman" w:hAnsi="Times New Roman" w:cs="Times New Roman"/>
          <w:sz w:val="24"/>
          <w:szCs w:val="24"/>
        </w:rPr>
        <w:t xml:space="preserve"> with the times, and especially views of many in the US government.</w:t>
      </w:r>
      <w:r w:rsidR="007063F5" w:rsidRPr="00A94826">
        <w:rPr>
          <w:rFonts w:ascii="Times New Roman" w:hAnsi="Times New Roman" w:cs="Times New Roman"/>
          <w:sz w:val="24"/>
          <w:szCs w:val="24"/>
        </w:rPr>
        <w:t xml:space="preserve"> </w:t>
      </w:r>
      <w:r w:rsidR="00D45FEA" w:rsidRPr="00A94826">
        <w:rPr>
          <w:rFonts w:ascii="Times New Roman" w:hAnsi="Times New Roman" w:cs="Times New Roman"/>
          <w:sz w:val="24"/>
          <w:szCs w:val="24"/>
        </w:rPr>
        <w:t>This got to the point that when Clausen</w:t>
      </w:r>
      <w:r w:rsidR="00A36A46" w:rsidRPr="00A94826">
        <w:rPr>
          <w:rFonts w:ascii="Times New Roman" w:hAnsi="Times New Roman" w:cs="Times New Roman"/>
          <w:sz w:val="24"/>
          <w:szCs w:val="24"/>
        </w:rPr>
        <w:t xml:space="preserve"> wanted to make a speech on </w:t>
      </w:r>
      <w:r w:rsidR="00D45FEA" w:rsidRPr="00A94826">
        <w:rPr>
          <w:rFonts w:ascii="Times New Roman" w:hAnsi="Times New Roman" w:cs="Times New Roman"/>
          <w:sz w:val="24"/>
          <w:szCs w:val="24"/>
        </w:rPr>
        <w:t>disarmament</w:t>
      </w:r>
      <w:r w:rsidR="00A36A46" w:rsidRPr="00A94826">
        <w:rPr>
          <w:rFonts w:ascii="Times New Roman" w:hAnsi="Times New Roman" w:cs="Times New Roman"/>
          <w:sz w:val="24"/>
          <w:szCs w:val="24"/>
        </w:rPr>
        <w:t xml:space="preserve">, he gave up the idea when he was told he </w:t>
      </w:r>
      <w:r w:rsidR="00D45FEA" w:rsidRPr="00A94826">
        <w:rPr>
          <w:rFonts w:ascii="Times New Roman" w:hAnsi="Times New Roman" w:cs="Times New Roman"/>
          <w:sz w:val="24"/>
          <w:szCs w:val="24"/>
        </w:rPr>
        <w:t xml:space="preserve">would </w:t>
      </w:r>
      <w:r w:rsidR="00A36A46" w:rsidRPr="00A94826">
        <w:rPr>
          <w:rFonts w:ascii="Times New Roman" w:hAnsi="Times New Roman" w:cs="Times New Roman"/>
          <w:sz w:val="24"/>
          <w:szCs w:val="24"/>
        </w:rPr>
        <w:t>sound too much l</w:t>
      </w:r>
      <w:r w:rsidR="00CB14BE" w:rsidRPr="00A94826">
        <w:rPr>
          <w:rFonts w:ascii="Times New Roman" w:hAnsi="Times New Roman" w:cs="Times New Roman"/>
          <w:sz w:val="24"/>
          <w:szCs w:val="24"/>
        </w:rPr>
        <w:t>ike McNamara</w:t>
      </w:r>
      <w:r w:rsidR="004E65EF" w:rsidRPr="00A94826">
        <w:rPr>
          <w:rFonts w:ascii="Times New Roman" w:hAnsi="Times New Roman" w:cs="Times New Roman"/>
          <w:sz w:val="24"/>
          <w:szCs w:val="24"/>
        </w:rPr>
        <w:t xml:space="preserve">. </w:t>
      </w:r>
      <w:r w:rsidR="00A36A46" w:rsidRPr="00A94826">
        <w:rPr>
          <w:rFonts w:ascii="Times New Roman" w:hAnsi="Times New Roman" w:cs="Times New Roman"/>
          <w:sz w:val="24"/>
          <w:szCs w:val="24"/>
        </w:rPr>
        <w:t xml:space="preserve">Clausen understood his major task </w:t>
      </w:r>
      <w:r w:rsidR="00584EA7" w:rsidRPr="00A94826">
        <w:rPr>
          <w:rFonts w:ascii="Times New Roman" w:hAnsi="Times New Roman" w:cs="Times New Roman"/>
          <w:sz w:val="24"/>
          <w:szCs w:val="24"/>
        </w:rPr>
        <w:t xml:space="preserve">as convincing </w:t>
      </w:r>
      <w:r w:rsidR="00394806" w:rsidRPr="00A94826">
        <w:rPr>
          <w:rFonts w:ascii="Times New Roman" w:hAnsi="Times New Roman" w:cs="Times New Roman"/>
          <w:sz w:val="24"/>
          <w:szCs w:val="24"/>
        </w:rPr>
        <w:t>wealthi</w:t>
      </w:r>
      <w:r w:rsidR="00584EA7" w:rsidRPr="00A94826">
        <w:rPr>
          <w:rFonts w:ascii="Times New Roman" w:hAnsi="Times New Roman" w:cs="Times New Roman"/>
          <w:sz w:val="24"/>
          <w:szCs w:val="24"/>
        </w:rPr>
        <w:t xml:space="preserve">er states to </w:t>
      </w:r>
      <w:r w:rsidR="0036204F" w:rsidRPr="00A94826">
        <w:rPr>
          <w:rFonts w:ascii="Times New Roman" w:hAnsi="Times New Roman" w:cs="Times New Roman"/>
          <w:sz w:val="24"/>
          <w:szCs w:val="24"/>
        </w:rPr>
        <w:t xml:space="preserve">help </w:t>
      </w:r>
      <w:r w:rsidR="0070544D" w:rsidRPr="00A94826">
        <w:rPr>
          <w:rFonts w:ascii="Times New Roman" w:hAnsi="Times New Roman" w:cs="Times New Roman"/>
          <w:sz w:val="24"/>
          <w:szCs w:val="24"/>
        </w:rPr>
        <w:t xml:space="preserve">economically </w:t>
      </w:r>
      <w:r w:rsidR="00283343" w:rsidRPr="00A94826">
        <w:rPr>
          <w:rFonts w:ascii="Times New Roman" w:hAnsi="Times New Roman" w:cs="Times New Roman"/>
          <w:sz w:val="24"/>
          <w:szCs w:val="24"/>
        </w:rPr>
        <w:t xml:space="preserve">less </w:t>
      </w:r>
      <w:r w:rsidR="0070544D" w:rsidRPr="00A94826">
        <w:rPr>
          <w:rFonts w:ascii="Times New Roman" w:hAnsi="Times New Roman" w:cs="Times New Roman"/>
          <w:sz w:val="24"/>
          <w:szCs w:val="24"/>
        </w:rPr>
        <w:t xml:space="preserve">developed </w:t>
      </w:r>
      <w:r w:rsidR="0036204F" w:rsidRPr="00A94826">
        <w:rPr>
          <w:rFonts w:ascii="Times New Roman" w:hAnsi="Times New Roman" w:cs="Times New Roman"/>
          <w:sz w:val="24"/>
          <w:szCs w:val="24"/>
        </w:rPr>
        <w:t xml:space="preserve">countries as a matter of self-interest. </w:t>
      </w:r>
      <w:r w:rsidR="00CD1EFF" w:rsidRPr="00A94826">
        <w:rPr>
          <w:rFonts w:ascii="Times New Roman" w:hAnsi="Times New Roman" w:cs="Times New Roman"/>
          <w:sz w:val="24"/>
          <w:szCs w:val="24"/>
        </w:rPr>
        <w:t>This turned out to be a daunting task, given that the Reagan administration and much of the US Congress was highly skeptical of foreign aid in general and the World Bank in particular</w:t>
      </w:r>
      <w:r w:rsidR="0031155E"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56554F" w:rsidRPr="00A94826">
        <w:rPr>
          <w:rFonts w:ascii="Times New Roman" w:hAnsi="Times New Roman" w:cs="Times New Roman"/>
          <w:sz w:val="24"/>
          <w:szCs w:val="24"/>
        </w:rPr>
        <w:t>A</w:t>
      </w:r>
      <w:r w:rsidR="00D45FEA" w:rsidRPr="00A94826">
        <w:rPr>
          <w:rFonts w:ascii="Times New Roman" w:hAnsi="Times New Roman" w:cs="Times New Roman"/>
          <w:sz w:val="24"/>
          <w:szCs w:val="24"/>
        </w:rPr>
        <w:t xml:space="preserve">lmost immediately </w:t>
      </w:r>
      <w:r w:rsidR="00190F30" w:rsidRPr="00A94826">
        <w:rPr>
          <w:rFonts w:ascii="Times New Roman" w:hAnsi="Times New Roman" w:cs="Times New Roman"/>
          <w:sz w:val="24"/>
          <w:szCs w:val="24"/>
        </w:rPr>
        <w:t xml:space="preserve">the Reagan administration undertook a comprehensive review of the merits of US participation in multilateral development banks, taking an especially </w:t>
      </w:r>
      <w:r w:rsidR="00394806" w:rsidRPr="00A94826">
        <w:rPr>
          <w:rFonts w:ascii="Times New Roman" w:hAnsi="Times New Roman" w:cs="Times New Roman"/>
          <w:sz w:val="24"/>
          <w:szCs w:val="24"/>
        </w:rPr>
        <w:t>close</w:t>
      </w:r>
      <w:r w:rsidR="00190F30" w:rsidRPr="00A94826">
        <w:rPr>
          <w:rFonts w:ascii="Times New Roman" w:hAnsi="Times New Roman" w:cs="Times New Roman"/>
          <w:sz w:val="24"/>
          <w:szCs w:val="24"/>
        </w:rPr>
        <w:t xml:space="preserve"> look at the International Development Association (IDA), the World Bank’</w:t>
      </w:r>
      <w:r w:rsidR="00D90E89" w:rsidRPr="00A94826">
        <w:rPr>
          <w:rFonts w:ascii="Times New Roman" w:hAnsi="Times New Roman" w:cs="Times New Roman"/>
          <w:sz w:val="24"/>
          <w:szCs w:val="24"/>
        </w:rPr>
        <w:t xml:space="preserve">s affiliate </w:t>
      </w:r>
      <w:r w:rsidR="003B0E57" w:rsidRPr="00A94826">
        <w:rPr>
          <w:rFonts w:ascii="Times New Roman" w:hAnsi="Times New Roman" w:cs="Times New Roman"/>
          <w:sz w:val="24"/>
          <w:szCs w:val="24"/>
        </w:rPr>
        <w:t>for</w:t>
      </w:r>
      <w:r w:rsidR="00D90E89" w:rsidRPr="00A94826">
        <w:rPr>
          <w:rFonts w:ascii="Times New Roman" w:hAnsi="Times New Roman" w:cs="Times New Roman"/>
          <w:sz w:val="24"/>
          <w:szCs w:val="24"/>
        </w:rPr>
        <w:t xml:space="preserve"> concessional loans to some of the world’s poorest countries</w:t>
      </w:r>
      <w:r w:rsidR="00190F30"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190F30" w:rsidRPr="00A94826">
        <w:rPr>
          <w:rFonts w:ascii="Times New Roman" w:hAnsi="Times New Roman" w:cs="Times New Roman"/>
          <w:sz w:val="24"/>
          <w:szCs w:val="24"/>
        </w:rPr>
        <w:t>Although the review demonstrated the merits</w:t>
      </w:r>
      <w:r w:rsidR="00731A1C" w:rsidRPr="00A94826">
        <w:rPr>
          <w:rFonts w:ascii="Times New Roman" w:hAnsi="Times New Roman" w:cs="Times New Roman"/>
          <w:sz w:val="24"/>
          <w:szCs w:val="24"/>
        </w:rPr>
        <w:t xml:space="preserve"> of the IDA</w:t>
      </w:r>
      <w:r w:rsidR="00190F30" w:rsidRPr="00A94826">
        <w:rPr>
          <w:rFonts w:ascii="Times New Roman" w:hAnsi="Times New Roman" w:cs="Times New Roman"/>
          <w:sz w:val="24"/>
          <w:szCs w:val="24"/>
        </w:rPr>
        <w:t xml:space="preserve">, a </w:t>
      </w:r>
      <w:r w:rsidR="00731A1C" w:rsidRPr="00A94826">
        <w:rPr>
          <w:rFonts w:ascii="Times New Roman" w:hAnsi="Times New Roman" w:cs="Times New Roman"/>
          <w:sz w:val="24"/>
          <w:szCs w:val="24"/>
        </w:rPr>
        <w:t>‘</w:t>
      </w:r>
      <w:r w:rsidR="00190F30" w:rsidRPr="00A94826">
        <w:rPr>
          <w:rFonts w:ascii="Times New Roman" w:hAnsi="Times New Roman" w:cs="Times New Roman"/>
          <w:sz w:val="24"/>
          <w:szCs w:val="24"/>
        </w:rPr>
        <w:t>lingering prejudice</w:t>
      </w:r>
      <w:r w:rsidR="00731A1C" w:rsidRPr="00A94826">
        <w:rPr>
          <w:rFonts w:ascii="Times New Roman" w:hAnsi="Times New Roman" w:cs="Times New Roman"/>
          <w:sz w:val="24"/>
          <w:szCs w:val="24"/>
        </w:rPr>
        <w:t>’</w:t>
      </w:r>
      <w:r w:rsidR="00190F30" w:rsidRPr="00A94826">
        <w:rPr>
          <w:rFonts w:ascii="Times New Roman" w:hAnsi="Times New Roman" w:cs="Times New Roman"/>
          <w:sz w:val="24"/>
          <w:szCs w:val="24"/>
        </w:rPr>
        <w:t xml:space="preserve"> </w:t>
      </w:r>
      <w:r w:rsidR="00731A1C" w:rsidRPr="00A94826">
        <w:rPr>
          <w:rFonts w:ascii="Times New Roman" w:hAnsi="Times New Roman" w:cs="Times New Roman"/>
          <w:sz w:val="24"/>
          <w:szCs w:val="24"/>
        </w:rPr>
        <w:t xml:space="preserve">(Kraske 1996: 221) </w:t>
      </w:r>
      <w:r w:rsidR="00190F30" w:rsidRPr="00A94826">
        <w:rPr>
          <w:rFonts w:ascii="Times New Roman" w:hAnsi="Times New Roman" w:cs="Times New Roman"/>
          <w:sz w:val="24"/>
          <w:szCs w:val="24"/>
        </w:rPr>
        <w:t xml:space="preserve">remained </w:t>
      </w:r>
      <w:r w:rsidR="00EF1E7E" w:rsidRPr="00A94826">
        <w:rPr>
          <w:rFonts w:ascii="Times New Roman" w:hAnsi="Times New Roman" w:cs="Times New Roman"/>
          <w:sz w:val="24"/>
          <w:szCs w:val="24"/>
        </w:rPr>
        <w:t>and</w:t>
      </w:r>
      <w:r w:rsidR="00190F30" w:rsidRPr="00A94826">
        <w:rPr>
          <w:rFonts w:ascii="Times New Roman" w:hAnsi="Times New Roman" w:cs="Times New Roman"/>
          <w:sz w:val="24"/>
          <w:szCs w:val="24"/>
        </w:rPr>
        <w:t xml:space="preserve"> affect</w:t>
      </w:r>
      <w:r w:rsidR="00731A1C" w:rsidRPr="00A94826">
        <w:rPr>
          <w:rFonts w:ascii="Times New Roman" w:hAnsi="Times New Roman" w:cs="Times New Roman"/>
          <w:sz w:val="24"/>
          <w:szCs w:val="24"/>
        </w:rPr>
        <w:t>ed</w:t>
      </w:r>
      <w:r w:rsidR="00190F30" w:rsidRPr="00A94826">
        <w:rPr>
          <w:rFonts w:ascii="Times New Roman" w:hAnsi="Times New Roman" w:cs="Times New Roman"/>
          <w:sz w:val="24"/>
          <w:szCs w:val="24"/>
        </w:rPr>
        <w:t xml:space="preserve"> </w:t>
      </w:r>
      <w:r w:rsidR="00190F30" w:rsidRPr="00A94826">
        <w:rPr>
          <w:rFonts w:ascii="Times New Roman" w:hAnsi="Times New Roman" w:cs="Times New Roman"/>
          <w:sz w:val="24"/>
          <w:szCs w:val="24"/>
        </w:rPr>
        <w:lastRenderedPageBreak/>
        <w:t xml:space="preserve">working relations between the </w:t>
      </w:r>
      <w:r w:rsidR="00731A1C" w:rsidRPr="00A94826">
        <w:rPr>
          <w:rFonts w:ascii="Times New Roman" w:hAnsi="Times New Roman" w:cs="Times New Roman"/>
          <w:sz w:val="24"/>
          <w:szCs w:val="24"/>
        </w:rPr>
        <w:t>World</w:t>
      </w:r>
      <w:r w:rsidR="00CE6CF9" w:rsidRPr="00A94826">
        <w:rPr>
          <w:rFonts w:ascii="Times New Roman" w:hAnsi="Times New Roman" w:cs="Times New Roman"/>
          <w:sz w:val="24"/>
          <w:szCs w:val="24"/>
        </w:rPr>
        <w:t xml:space="preserve"> </w:t>
      </w:r>
      <w:r w:rsidR="00190F30" w:rsidRPr="00A94826">
        <w:rPr>
          <w:rFonts w:ascii="Times New Roman" w:hAnsi="Times New Roman" w:cs="Times New Roman"/>
          <w:sz w:val="24"/>
          <w:szCs w:val="24"/>
        </w:rPr>
        <w:t xml:space="preserve">Bank and </w:t>
      </w:r>
      <w:r w:rsidR="00C36CAB" w:rsidRPr="00A94826">
        <w:rPr>
          <w:rFonts w:ascii="Times New Roman" w:hAnsi="Times New Roman" w:cs="Times New Roman"/>
          <w:sz w:val="24"/>
          <w:szCs w:val="24"/>
        </w:rPr>
        <w:t xml:space="preserve">its major shareholder, the US, </w:t>
      </w:r>
      <w:r w:rsidR="00190F30" w:rsidRPr="00A94826">
        <w:rPr>
          <w:rFonts w:ascii="Times New Roman" w:hAnsi="Times New Roman" w:cs="Times New Roman"/>
          <w:sz w:val="24"/>
          <w:szCs w:val="24"/>
        </w:rPr>
        <w:t>through</w:t>
      </w:r>
      <w:r w:rsidR="00D45FEA" w:rsidRPr="00A94826">
        <w:rPr>
          <w:rFonts w:ascii="Times New Roman" w:hAnsi="Times New Roman" w:cs="Times New Roman"/>
          <w:sz w:val="24"/>
          <w:szCs w:val="24"/>
        </w:rPr>
        <w:t>out</w:t>
      </w:r>
      <w:r w:rsidR="00190F30" w:rsidRPr="00A94826">
        <w:rPr>
          <w:rFonts w:ascii="Times New Roman" w:hAnsi="Times New Roman" w:cs="Times New Roman"/>
          <w:sz w:val="24"/>
          <w:szCs w:val="24"/>
        </w:rPr>
        <w:t xml:space="preserve"> </w:t>
      </w:r>
      <w:r w:rsidR="00731A1C" w:rsidRPr="00A94826">
        <w:rPr>
          <w:rFonts w:ascii="Times New Roman" w:hAnsi="Times New Roman" w:cs="Times New Roman"/>
          <w:sz w:val="24"/>
          <w:szCs w:val="24"/>
        </w:rPr>
        <w:t>Clausen’s presidency</w:t>
      </w:r>
      <w:r w:rsidR="00190F30"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p>
    <w:p w14:paraId="164B26E2" w14:textId="77777777" w:rsidR="00901FD5" w:rsidRPr="00A94826" w:rsidRDefault="00CD1EFF" w:rsidP="003C73D9">
      <w:pPr>
        <w:spacing w:after="0" w:line="240" w:lineRule="auto"/>
        <w:ind w:firstLine="720"/>
        <w:jc w:val="both"/>
        <w:rPr>
          <w:rFonts w:ascii="Times New Roman" w:hAnsi="Times New Roman" w:cs="Times New Roman"/>
          <w:sz w:val="24"/>
          <w:szCs w:val="24"/>
        </w:rPr>
      </w:pPr>
      <w:r w:rsidRPr="00A94826">
        <w:rPr>
          <w:rFonts w:ascii="Times New Roman" w:hAnsi="Times New Roman" w:cs="Times New Roman"/>
          <w:sz w:val="24"/>
          <w:szCs w:val="24"/>
        </w:rPr>
        <w:t xml:space="preserve">Clausen expanded </w:t>
      </w:r>
      <w:r w:rsidR="00731A1C" w:rsidRPr="00A94826">
        <w:rPr>
          <w:rFonts w:ascii="Times New Roman" w:hAnsi="Times New Roman" w:cs="Times New Roman"/>
          <w:sz w:val="24"/>
          <w:szCs w:val="24"/>
        </w:rPr>
        <w:t xml:space="preserve">World </w:t>
      </w:r>
      <w:r w:rsidRPr="00A94826">
        <w:rPr>
          <w:rFonts w:ascii="Times New Roman" w:hAnsi="Times New Roman" w:cs="Times New Roman"/>
          <w:sz w:val="24"/>
          <w:szCs w:val="24"/>
        </w:rPr>
        <w:t xml:space="preserve">Bank loan programs that demanded </w:t>
      </w:r>
      <w:r w:rsidR="00C215D7" w:rsidRPr="00A94826">
        <w:rPr>
          <w:rFonts w:ascii="Times New Roman" w:hAnsi="Times New Roman" w:cs="Times New Roman"/>
          <w:sz w:val="24"/>
          <w:szCs w:val="24"/>
        </w:rPr>
        <w:t xml:space="preserve">states </w:t>
      </w:r>
      <w:r w:rsidRPr="00A94826">
        <w:rPr>
          <w:rFonts w:ascii="Times New Roman" w:hAnsi="Times New Roman" w:cs="Times New Roman"/>
          <w:sz w:val="24"/>
          <w:szCs w:val="24"/>
        </w:rPr>
        <w:t>liberalize their economic policies as a condition of receiving loans</w:t>
      </w:r>
      <w:r w:rsidR="00731A1C" w:rsidRPr="00A94826">
        <w:rPr>
          <w:rFonts w:ascii="Times New Roman" w:hAnsi="Times New Roman" w:cs="Times New Roman"/>
          <w:sz w:val="24"/>
          <w:szCs w:val="24"/>
        </w:rPr>
        <w:t xml:space="preserve"> and</w:t>
      </w:r>
      <w:r w:rsidR="0031155E" w:rsidRPr="00A94826">
        <w:rPr>
          <w:rFonts w:ascii="Times New Roman" w:hAnsi="Times New Roman" w:cs="Times New Roman"/>
          <w:sz w:val="24"/>
          <w:szCs w:val="24"/>
        </w:rPr>
        <w:t xml:space="preserve"> </w:t>
      </w:r>
      <w:r w:rsidR="00DF4813" w:rsidRPr="00A94826">
        <w:rPr>
          <w:rFonts w:ascii="Times New Roman" w:hAnsi="Times New Roman" w:cs="Times New Roman"/>
          <w:sz w:val="24"/>
          <w:szCs w:val="24"/>
        </w:rPr>
        <w:t xml:space="preserve">argued for </w:t>
      </w:r>
      <w:r w:rsidR="00292630" w:rsidRPr="00A94826">
        <w:rPr>
          <w:rFonts w:ascii="Times New Roman" w:hAnsi="Times New Roman" w:cs="Times New Roman"/>
          <w:sz w:val="24"/>
          <w:szCs w:val="24"/>
        </w:rPr>
        <w:t xml:space="preserve">further </w:t>
      </w:r>
      <w:r w:rsidR="00DF4813" w:rsidRPr="00A94826">
        <w:rPr>
          <w:rFonts w:ascii="Times New Roman" w:hAnsi="Times New Roman" w:cs="Times New Roman"/>
          <w:sz w:val="24"/>
          <w:szCs w:val="24"/>
        </w:rPr>
        <w:t xml:space="preserve">trade liberalization and the importance of </w:t>
      </w:r>
      <w:r w:rsidR="00426B62" w:rsidRPr="00A94826">
        <w:rPr>
          <w:rFonts w:ascii="Times New Roman" w:hAnsi="Times New Roman" w:cs="Times New Roman"/>
          <w:sz w:val="24"/>
          <w:szCs w:val="24"/>
        </w:rPr>
        <w:t xml:space="preserve">market </w:t>
      </w:r>
      <w:r w:rsidR="00731A1C" w:rsidRPr="00A94826">
        <w:rPr>
          <w:rFonts w:ascii="Times New Roman" w:hAnsi="Times New Roman" w:cs="Times New Roman"/>
          <w:sz w:val="24"/>
          <w:szCs w:val="24"/>
        </w:rPr>
        <w:t>forces. He</w:t>
      </w:r>
      <w:r w:rsidR="00426B62" w:rsidRPr="00A94826">
        <w:rPr>
          <w:rFonts w:ascii="Times New Roman" w:hAnsi="Times New Roman" w:cs="Times New Roman"/>
          <w:sz w:val="24"/>
          <w:szCs w:val="24"/>
        </w:rPr>
        <w:t xml:space="preserve"> raised fees on World Bank loans, replaced the traditional Bank practice of charging fixed interest rates for its loans with a sy</w:t>
      </w:r>
      <w:r w:rsidR="00731A1C" w:rsidRPr="00A94826">
        <w:rPr>
          <w:rFonts w:ascii="Times New Roman" w:hAnsi="Times New Roman" w:cs="Times New Roman"/>
          <w:sz w:val="24"/>
          <w:szCs w:val="24"/>
        </w:rPr>
        <w:t>stem of variable interest rates and</w:t>
      </w:r>
      <w:r w:rsidR="00426B62" w:rsidRPr="00A94826">
        <w:rPr>
          <w:rFonts w:ascii="Times New Roman" w:hAnsi="Times New Roman" w:cs="Times New Roman"/>
          <w:sz w:val="24"/>
          <w:szCs w:val="24"/>
        </w:rPr>
        <w:t xml:space="preserve"> </w:t>
      </w:r>
      <w:r w:rsidR="0031155E" w:rsidRPr="00A94826">
        <w:rPr>
          <w:rFonts w:ascii="Times New Roman" w:hAnsi="Times New Roman" w:cs="Times New Roman"/>
          <w:sz w:val="24"/>
          <w:szCs w:val="24"/>
        </w:rPr>
        <w:t xml:space="preserve">emphasized that the causes of economic problems in </w:t>
      </w:r>
      <w:r w:rsidR="005D44E1" w:rsidRPr="00A94826">
        <w:rPr>
          <w:rFonts w:ascii="Times New Roman" w:hAnsi="Times New Roman" w:cs="Times New Roman"/>
          <w:sz w:val="24"/>
          <w:szCs w:val="24"/>
        </w:rPr>
        <w:t xml:space="preserve">economically </w:t>
      </w:r>
      <w:r w:rsidR="00D00029" w:rsidRPr="00A94826">
        <w:rPr>
          <w:rFonts w:ascii="Times New Roman" w:hAnsi="Times New Roman" w:cs="Times New Roman"/>
          <w:sz w:val="24"/>
          <w:szCs w:val="24"/>
        </w:rPr>
        <w:t xml:space="preserve">less </w:t>
      </w:r>
      <w:r w:rsidR="0031155E" w:rsidRPr="00A94826">
        <w:rPr>
          <w:rFonts w:ascii="Times New Roman" w:hAnsi="Times New Roman" w:cs="Times New Roman"/>
          <w:sz w:val="24"/>
          <w:szCs w:val="24"/>
        </w:rPr>
        <w:t>developed countries were due to domestic policies rather than external causes</w:t>
      </w:r>
      <w:r w:rsidR="00731A1C" w:rsidRPr="00A94826">
        <w:rPr>
          <w:rFonts w:ascii="Times New Roman" w:hAnsi="Times New Roman" w:cs="Times New Roman"/>
          <w:sz w:val="24"/>
          <w:szCs w:val="24"/>
        </w:rPr>
        <w:t xml:space="preserve">. He did not </w:t>
      </w:r>
      <w:r w:rsidR="00A36A46" w:rsidRPr="00A94826">
        <w:rPr>
          <w:rFonts w:ascii="Times New Roman" w:hAnsi="Times New Roman" w:cs="Times New Roman"/>
          <w:sz w:val="24"/>
          <w:szCs w:val="24"/>
        </w:rPr>
        <w:t xml:space="preserve">believe in </w:t>
      </w:r>
      <w:r w:rsidR="00731A1C" w:rsidRPr="00A94826">
        <w:rPr>
          <w:rFonts w:ascii="Times New Roman" w:hAnsi="Times New Roman" w:cs="Times New Roman"/>
          <w:sz w:val="24"/>
          <w:szCs w:val="24"/>
        </w:rPr>
        <w:t>‘</w:t>
      </w:r>
      <w:r w:rsidR="00A36A46" w:rsidRPr="00A94826">
        <w:rPr>
          <w:rFonts w:ascii="Times New Roman" w:hAnsi="Times New Roman" w:cs="Times New Roman"/>
          <w:sz w:val="24"/>
          <w:szCs w:val="24"/>
        </w:rPr>
        <w:t>taking from the rich and giving to the poor’</w:t>
      </w:r>
      <w:r w:rsidR="00731A1C" w:rsidRPr="00A94826">
        <w:rPr>
          <w:rFonts w:ascii="Times New Roman" w:hAnsi="Times New Roman" w:cs="Times New Roman"/>
          <w:sz w:val="24"/>
          <w:szCs w:val="24"/>
        </w:rPr>
        <w:t>,</w:t>
      </w:r>
      <w:r w:rsidR="00A36A46" w:rsidRPr="00A94826">
        <w:rPr>
          <w:rFonts w:ascii="Times New Roman" w:hAnsi="Times New Roman" w:cs="Times New Roman"/>
          <w:sz w:val="24"/>
          <w:szCs w:val="24"/>
        </w:rPr>
        <w:t xml:space="preserve"> but rather ‘in helping the poor help themselve</w:t>
      </w:r>
      <w:r w:rsidR="00731A1C" w:rsidRPr="00A94826">
        <w:rPr>
          <w:rFonts w:ascii="Times New Roman" w:hAnsi="Times New Roman" w:cs="Times New Roman"/>
          <w:sz w:val="24"/>
          <w:szCs w:val="24"/>
        </w:rPr>
        <w:t xml:space="preserve">s’ (quoted in </w:t>
      </w:r>
      <w:proofErr w:type="spellStart"/>
      <w:r w:rsidR="00731A1C" w:rsidRPr="00A94826">
        <w:rPr>
          <w:rFonts w:ascii="Times New Roman" w:hAnsi="Times New Roman" w:cs="Times New Roman"/>
          <w:sz w:val="24"/>
          <w:szCs w:val="24"/>
        </w:rPr>
        <w:t>Guhar</w:t>
      </w:r>
      <w:proofErr w:type="spellEnd"/>
      <w:r w:rsidR="00731A1C" w:rsidRPr="00A94826">
        <w:rPr>
          <w:rFonts w:ascii="Times New Roman" w:hAnsi="Times New Roman" w:cs="Times New Roman"/>
          <w:sz w:val="24"/>
          <w:szCs w:val="24"/>
        </w:rPr>
        <w:t xml:space="preserve"> and Clausen 1983: 3). He </w:t>
      </w:r>
      <w:r w:rsidRPr="00A94826">
        <w:rPr>
          <w:rFonts w:ascii="Times New Roman" w:hAnsi="Times New Roman" w:cs="Times New Roman"/>
          <w:sz w:val="24"/>
          <w:szCs w:val="24"/>
        </w:rPr>
        <w:t xml:space="preserve">put new emphasis on the </w:t>
      </w:r>
      <w:r w:rsidR="0031155E" w:rsidRPr="00A94826">
        <w:rPr>
          <w:rFonts w:ascii="Times New Roman" w:hAnsi="Times New Roman" w:cs="Times New Roman"/>
          <w:sz w:val="24"/>
          <w:szCs w:val="24"/>
        </w:rPr>
        <w:t>International Finance Corporation</w:t>
      </w:r>
      <w:r w:rsidRPr="00A94826">
        <w:rPr>
          <w:rFonts w:ascii="Times New Roman" w:hAnsi="Times New Roman" w:cs="Times New Roman"/>
          <w:sz w:val="24"/>
          <w:szCs w:val="24"/>
        </w:rPr>
        <w:t>, the private sector arm of the World Bank Group</w:t>
      </w:r>
      <w:r w:rsidR="00C25EEF" w:rsidRPr="00A94826">
        <w:rPr>
          <w:rFonts w:ascii="Times New Roman" w:hAnsi="Times New Roman" w:cs="Times New Roman"/>
          <w:sz w:val="24"/>
          <w:szCs w:val="24"/>
        </w:rPr>
        <w:t xml:space="preserve"> and</w:t>
      </w:r>
      <w:r w:rsidR="00D90E89" w:rsidRPr="00A94826">
        <w:rPr>
          <w:rFonts w:ascii="Times New Roman" w:hAnsi="Times New Roman" w:cs="Times New Roman"/>
          <w:sz w:val="24"/>
          <w:szCs w:val="24"/>
        </w:rPr>
        <w:t xml:space="preserve">, according to Mahbub </w:t>
      </w:r>
      <w:proofErr w:type="spellStart"/>
      <w:r w:rsidR="00D90E89" w:rsidRPr="00A94826">
        <w:rPr>
          <w:rFonts w:ascii="Times New Roman" w:hAnsi="Times New Roman" w:cs="Times New Roman"/>
          <w:sz w:val="24"/>
          <w:szCs w:val="24"/>
        </w:rPr>
        <w:t>U</w:t>
      </w:r>
      <w:r w:rsidR="00D45FEA" w:rsidRPr="00A94826">
        <w:rPr>
          <w:rFonts w:ascii="Times New Roman" w:hAnsi="Times New Roman" w:cs="Times New Roman"/>
          <w:sz w:val="24"/>
          <w:szCs w:val="24"/>
        </w:rPr>
        <w:t>l</w:t>
      </w:r>
      <w:proofErr w:type="spellEnd"/>
      <w:r w:rsidR="00D45FEA" w:rsidRPr="00A94826">
        <w:rPr>
          <w:rFonts w:ascii="Times New Roman" w:hAnsi="Times New Roman" w:cs="Times New Roman"/>
          <w:sz w:val="24"/>
          <w:szCs w:val="24"/>
        </w:rPr>
        <w:t xml:space="preserve"> Haq, </w:t>
      </w:r>
      <w:r w:rsidR="00D90E89" w:rsidRPr="00A94826">
        <w:rPr>
          <w:rFonts w:ascii="Times New Roman" w:hAnsi="Times New Roman" w:cs="Times New Roman"/>
          <w:sz w:val="24"/>
          <w:szCs w:val="24"/>
        </w:rPr>
        <w:t xml:space="preserve">announced early </w:t>
      </w:r>
      <w:r w:rsidR="00FC1D4C" w:rsidRPr="00A94826">
        <w:rPr>
          <w:rFonts w:ascii="Times New Roman" w:hAnsi="Times New Roman" w:cs="Times New Roman"/>
          <w:sz w:val="24"/>
          <w:szCs w:val="24"/>
        </w:rPr>
        <w:t>on in his term</w:t>
      </w:r>
      <w:r w:rsidR="00D90E89" w:rsidRPr="00A94826">
        <w:rPr>
          <w:rFonts w:ascii="Times New Roman" w:hAnsi="Times New Roman" w:cs="Times New Roman"/>
          <w:sz w:val="24"/>
          <w:szCs w:val="24"/>
        </w:rPr>
        <w:t xml:space="preserve"> that poverty alleviation ‘did not figure in his thinking at all’ (quoted in Kraske 1996: 225)</w:t>
      </w:r>
      <w:r w:rsidR="00C25EEF" w:rsidRPr="00A94826">
        <w:rPr>
          <w:rFonts w:ascii="Times New Roman" w:hAnsi="Times New Roman" w:cs="Times New Roman"/>
          <w:sz w:val="24"/>
          <w:szCs w:val="24"/>
        </w:rPr>
        <w:t>.</w:t>
      </w:r>
      <w:r w:rsidR="0053092E" w:rsidRPr="00A94826">
        <w:rPr>
          <w:rFonts w:ascii="Times New Roman" w:hAnsi="Times New Roman" w:cs="Times New Roman"/>
          <w:sz w:val="24"/>
          <w:szCs w:val="24"/>
        </w:rPr>
        <w:t xml:space="preserve"> </w:t>
      </w:r>
      <w:r w:rsidR="00C25EEF" w:rsidRPr="00A94826">
        <w:rPr>
          <w:rFonts w:ascii="Times New Roman" w:hAnsi="Times New Roman" w:cs="Times New Roman"/>
          <w:sz w:val="24"/>
          <w:szCs w:val="24"/>
        </w:rPr>
        <w:t>Although these</w:t>
      </w:r>
      <w:r w:rsidR="0031155E" w:rsidRPr="00A94826">
        <w:rPr>
          <w:rFonts w:ascii="Times New Roman" w:hAnsi="Times New Roman" w:cs="Times New Roman"/>
          <w:sz w:val="24"/>
          <w:szCs w:val="24"/>
        </w:rPr>
        <w:t xml:space="preserve"> positions accorded with views widely held by conservatives in the US government</w:t>
      </w:r>
      <w:r w:rsidRPr="00A94826">
        <w:rPr>
          <w:rFonts w:ascii="Times New Roman" w:hAnsi="Times New Roman" w:cs="Times New Roman"/>
          <w:sz w:val="24"/>
          <w:szCs w:val="24"/>
        </w:rPr>
        <w:t>, he was criticized for his support of the</w:t>
      </w:r>
      <w:r w:rsidR="00D45FEA" w:rsidRPr="00A94826">
        <w:rPr>
          <w:rFonts w:ascii="Times New Roman" w:hAnsi="Times New Roman" w:cs="Times New Roman"/>
          <w:sz w:val="24"/>
          <w:szCs w:val="24"/>
        </w:rPr>
        <w:t xml:space="preserve"> IDA</w:t>
      </w:r>
      <w:r w:rsidR="00C25EEF" w:rsidRPr="00A94826">
        <w:rPr>
          <w:rFonts w:ascii="Times New Roman" w:hAnsi="Times New Roman" w:cs="Times New Roman"/>
          <w:sz w:val="24"/>
          <w:szCs w:val="24"/>
        </w:rPr>
        <w:t xml:space="preserve"> and his </w:t>
      </w:r>
      <w:r w:rsidR="003C73D9" w:rsidRPr="00A94826">
        <w:rPr>
          <w:rFonts w:ascii="Times New Roman" w:hAnsi="Times New Roman" w:cs="Times New Roman"/>
          <w:sz w:val="24"/>
          <w:szCs w:val="24"/>
        </w:rPr>
        <w:t xml:space="preserve">few </w:t>
      </w:r>
      <w:r w:rsidR="00C25EEF" w:rsidRPr="00A94826">
        <w:rPr>
          <w:rFonts w:ascii="Times New Roman" w:hAnsi="Times New Roman" w:cs="Times New Roman"/>
          <w:sz w:val="24"/>
          <w:szCs w:val="24"/>
        </w:rPr>
        <w:t>statement</w:t>
      </w:r>
      <w:r w:rsidR="00444089" w:rsidRPr="00A94826">
        <w:rPr>
          <w:rFonts w:ascii="Times New Roman" w:hAnsi="Times New Roman" w:cs="Times New Roman"/>
          <w:sz w:val="24"/>
          <w:szCs w:val="24"/>
        </w:rPr>
        <w:t>s</w:t>
      </w:r>
      <w:r w:rsidR="003E38B1" w:rsidRPr="00A94826">
        <w:rPr>
          <w:rFonts w:ascii="Times New Roman" w:hAnsi="Times New Roman" w:cs="Times New Roman"/>
          <w:sz w:val="24"/>
          <w:szCs w:val="24"/>
        </w:rPr>
        <w:t xml:space="preserve"> </w:t>
      </w:r>
      <w:r w:rsidR="00444089" w:rsidRPr="00A94826">
        <w:rPr>
          <w:rFonts w:ascii="Times New Roman" w:hAnsi="Times New Roman" w:cs="Times New Roman"/>
          <w:sz w:val="24"/>
          <w:szCs w:val="24"/>
        </w:rPr>
        <w:t>(</w:t>
      </w:r>
      <w:r w:rsidR="0073084F" w:rsidRPr="00A94826">
        <w:rPr>
          <w:rFonts w:ascii="Times New Roman" w:hAnsi="Times New Roman" w:cs="Times New Roman"/>
          <w:sz w:val="24"/>
          <w:szCs w:val="24"/>
        </w:rPr>
        <w:t>in 1982</w:t>
      </w:r>
      <w:r w:rsidR="00444089" w:rsidRPr="00A94826">
        <w:rPr>
          <w:rFonts w:ascii="Times New Roman" w:hAnsi="Times New Roman" w:cs="Times New Roman"/>
          <w:sz w:val="24"/>
          <w:szCs w:val="24"/>
        </w:rPr>
        <w:t xml:space="preserve"> and 1985) </w:t>
      </w:r>
      <w:r w:rsidR="003E38B1" w:rsidRPr="00A94826">
        <w:rPr>
          <w:rFonts w:ascii="Times New Roman" w:hAnsi="Times New Roman" w:cs="Times New Roman"/>
          <w:sz w:val="24"/>
          <w:szCs w:val="24"/>
        </w:rPr>
        <w:t>that alleviation of poverty</w:t>
      </w:r>
      <w:r w:rsidRPr="00A94826">
        <w:rPr>
          <w:rFonts w:ascii="Times New Roman" w:hAnsi="Times New Roman" w:cs="Times New Roman"/>
          <w:sz w:val="24"/>
          <w:szCs w:val="24"/>
        </w:rPr>
        <w:t xml:space="preserve"> </w:t>
      </w:r>
      <w:r w:rsidR="003E38B1" w:rsidRPr="00A94826">
        <w:rPr>
          <w:rFonts w:ascii="Times New Roman" w:hAnsi="Times New Roman" w:cs="Times New Roman"/>
          <w:sz w:val="24"/>
          <w:szCs w:val="24"/>
        </w:rPr>
        <w:t>rem</w:t>
      </w:r>
      <w:r w:rsidR="00D45FEA" w:rsidRPr="00A94826">
        <w:rPr>
          <w:rFonts w:ascii="Times New Roman" w:hAnsi="Times New Roman" w:cs="Times New Roman"/>
          <w:sz w:val="24"/>
          <w:szCs w:val="24"/>
        </w:rPr>
        <w:t>ained one</w:t>
      </w:r>
      <w:r w:rsidR="00C25EEF" w:rsidRPr="00A94826">
        <w:rPr>
          <w:rFonts w:ascii="Times New Roman" w:hAnsi="Times New Roman" w:cs="Times New Roman"/>
          <w:sz w:val="24"/>
          <w:szCs w:val="24"/>
        </w:rPr>
        <w:t xml:space="preserve"> of the Bank’s central missions, </w:t>
      </w:r>
      <w:r w:rsidR="00D45FEA" w:rsidRPr="00A94826">
        <w:rPr>
          <w:rFonts w:ascii="Times New Roman" w:hAnsi="Times New Roman" w:cs="Times New Roman"/>
          <w:sz w:val="24"/>
          <w:szCs w:val="24"/>
        </w:rPr>
        <w:t>for</w:t>
      </w:r>
      <w:r w:rsidR="008B0F13" w:rsidRPr="00A94826">
        <w:rPr>
          <w:rFonts w:ascii="Times New Roman" w:hAnsi="Times New Roman" w:cs="Times New Roman"/>
          <w:sz w:val="24"/>
          <w:szCs w:val="24"/>
        </w:rPr>
        <w:t xml:space="preserve"> his strong ad</w:t>
      </w:r>
      <w:r w:rsidR="00D45FEA" w:rsidRPr="00A94826">
        <w:rPr>
          <w:rFonts w:ascii="Times New Roman" w:hAnsi="Times New Roman" w:cs="Times New Roman"/>
          <w:sz w:val="24"/>
          <w:szCs w:val="24"/>
        </w:rPr>
        <w:t>vocacy of population control, for</w:t>
      </w:r>
      <w:r w:rsidR="008B0F13" w:rsidRPr="00A94826">
        <w:rPr>
          <w:rFonts w:ascii="Times New Roman" w:hAnsi="Times New Roman" w:cs="Times New Roman"/>
          <w:sz w:val="24"/>
          <w:szCs w:val="24"/>
        </w:rPr>
        <w:t xml:space="preserve"> his decision to make two senior appointments against the views expressed by US Treasury o</w:t>
      </w:r>
      <w:r w:rsidR="0053092E" w:rsidRPr="00A94826">
        <w:rPr>
          <w:rFonts w:ascii="Times New Roman" w:hAnsi="Times New Roman" w:cs="Times New Roman"/>
          <w:sz w:val="24"/>
          <w:szCs w:val="24"/>
        </w:rPr>
        <w:t>fficials</w:t>
      </w:r>
      <w:r w:rsidR="008B0F13" w:rsidRPr="00A94826">
        <w:rPr>
          <w:rFonts w:ascii="Times New Roman" w:hAnsi="Times New Roman" w:cs="Times New Roman"/>
          <w:sz w:val="24"/>
          <w:szCs w:val="24"/>
        </w:rPr>
        <w:t xml:space="preserve"> </w:t>
      </w:r>
      <w:r w:rsidRPr="00A94826">
        <w:rPr>
          <w:rFonts w:ascii="Times New Roman" w:hAnsi="Times New Roman" w:cs="Times New Roman"/>
          <w:sz w:val="24"/>
          <w:szCs w:val="24"/>
        </w:rPr>
        <w:t>an</w:t>
      </w:r>
      <w:r w:rsidR="00D45FEA" w:rsidRPr="00A94826">
        <w:rPr>
          <w:rFonts w:ascii="Times New Roman" w:hAnsi="Times New Roman" w:cs="Times New Roman"/>
          <w:sz w:val="24"/>
          <w:szCs w:val="24"/>
        </w:rPr>
        <w:t>d for moving too</w:t>
      </w:r>
      <w:r w:rsidRPr="00A94826">
        <w:rPr>
          <w:rFonts w:ascii="Times New Roman" w:hAnsi="Times New Roman" w:cs="Times New Roman"/>
          <w:sz w:val="24"/>
          <w:szCs w:val="24"/>
        </w:rPr>
        <w:t xml:space="preserve"> slow</w:t>
      </w:r>
      <w:r w:rsidR="00084946" w:rsidRPr="00A94826">
        <w:rPr>
          <w:rFonts w:ascii="Times New Roman" w:hAnsi="Times New Roman" w:cs="Times New Roman"/>
          <w:sz w:val="24"/>
          <w:szCs w:val="24"/>
        </w:rPr>
        <w:t>ly</w:t>
      </w:r>
      <w:r w:rsidRPr="00A94826">
        <w:rPr>
          <w:rFonts w:ascii="Times New Roman" w:hAnsi="Times New Roman" w:cs="Times New Roman"/>
          <w:sz w:val="24"/>
          <w:szCs w:val="24"/>
        </w:rPr>
        <w:t xml:space="preserve"> to confront the debt crisis </w:t>
      </w:r>
      <w:r w:rsidR="0053092E" w:rsidRPr="00A94826">
        <w:rPr>
          <w:rFonts w:ascii="Times New Roman" w:hAnsi="Times New Roman" w:cs="Times New Roman"/>
          <w:sz w:val="24"/>
          <w:szCs w:val="24"/>
        </w:rPr>
        <w:t xml:space="preserve">that </w:t>
      </w:r>
      <w:r w:rsidRPr="00A94826">
        <w:rPr>
          <w:rFonts w:ascii="Times New Roman" w:hAnsi="Times New Roman" w:cs="Times New Roman"/>
          <w:sz w:val="24"/>
          <w:szCs w:val="24"/>
        </w:rPr>
        <w:t>affect</w:t>
      </w:r>
      <w:r w:rsidR="0053092E" w:rsidRPr="00A94826">
        <w:rPr>
          <w:rFonts w:ascii="Times New Roman" w:hAnsi="Times New Roman" w:cs="Times New Roman"/>
          <w:sz w:val="24"/>
          <w:szCs w:val="24"/>
        </w:rPr>
        <w:t>ed</w:t>
      </w:r>
      <w:r w:rsidRPr="00A94826">
        <w:rPr>
          <w:rFonts w:ascii="Times New Roman" w:hAnsi="Times New Roman" w:cs="Times New Roman"/>
          <w:sz w:val="24"/>
          <w:szCs w:val="24"/>
        </w:rPr>
        <w:t xml:space="preserve"> </w:t>
      </w:r>
      <w:r w:rsidR="00D00029" w:rsidRPr="00A94826">
        <w:rPr>
          <w:rFonts w:ascii="Times New Roman" w:hAnsi="Times New Roman" w:cs="Times New Roman"/>
          <w:sz w:val="24"/>
          <w:szCs w:val="24"/>
        </w:rPr>
        <w:t xml:space="preserve">economically less </w:t>
      </w:r>
      <w:r w:rsidRPr="00A94826">
        <w:rPr>
          <w:rFonts w:ascii="Times New Roman" w:hAnsi="Times New Roman" w:cs="Times New Roman"/>
          <w:sz w:val="24"/>
          <w:szCs w:val="24"/>
        </w:rPr>
        <w:t>developed countries in Africa and Latin America</w:t>
      </w:r>
      <w:r w:rsidR="0053092E" w:rsidRPr="00A94826">
        <w:rPr>
          <w:rFonts w:ascii="Times New Roman" w:hAnsi="Times New Roman" w:cs="Times New Roman"/>
          <w:sz w:val="24"/>
          <w:szCs w:val="24"/>
        </w:rPr>
        <w:t xml:space="preserve">, </w:t>
      </w:r>
      <w:r w:rsidR="0031155E" w:rsidRPr="00A94826">
        <w:rPr>
          <w:rFonts w:ascii="Times New Roman" w:hAnsi="Times New Roman" w:cs="Times New Roman"/>
          <w:sz w:val="24"/>
          <w:szCs w:val="24"/>
        </w:rPr>
        <w:t>particular</w:t>
      </w:r>
      <w:r w:rsidR="0053092E" w:rsidRPr="00A94826">
        <w:rPr>
          <w:rFonts w:ascii="Times New Roman" w:hAnsi="Times New Roman" w:cs="Times New Roman"/>
          <w:sz w:val="24"/>
          <w:szCs w:val="24"/>
        </w:rPr>
        <w:t>ly</w:t>
      </w:r>
      <w:r w:rsidR="0031155E" w:rsidRPr="00A94826">
        <w:rPr>
          <w:rFonts w:ascii="Times New Roman" w:hAnsi="Times New Roman" w:cs="Times New Roman"/>
          <w:sz w:val="24"/>
          <w:szCs w:val="24"/>
        </w:rPr>
        <w:t xml:space="preserve"> Mexico.</w:t>
      </w:r>
      <w:r w:rsidR="007063F5" w:rsidRPr="00A94826">
        <w:rPr>
          <w:rFonts w:ascii="Times New Roman" w:hAnsi="Times New Roman" w:cs="Times New Roman"/>
          <w:sz w:val="24"/>
          <w:szCs w:val="24"/>
        </w:rPr>
        <w:t xml:space="preserve"> </w:t>
      </w:r>
      <w:r w:rsidR="0053092E" w:rsidRPr="00A94826">
        <w:rPr>
          <w:rFonts w:ascii="Times New Roman" w:hAnsi="Times New Roman" w:cs="Times New Roman"/>
          <w:sz w:val="24"/>
          <w:szCs w:val="24"/>
        </w:rPr>
        <w:t>T</w:t>
      </w:r>
      <w:r w:rsidR="004F268B" w:rsidRPr="00A94826">
        <w:rPr>
          <w:rFonts w:ascii="Times New Roman" w:hAnsi="Times New Roman" w:cs="Times New Roman"/>
          <w:sz w:val="24"/>
          <w:szCs w:val="24"/>
        </w:rPr>
        <w:t xml:space="preserve">he </w:t>
      </w:r>
      <w:r w:rsidR="0053092E" w:rsidRPr="00A94826">
        <w:rPr>
          <w:rFonts w:ascii="Times New Roman" w:hAnsi="Times New Roman" w:cs="Times New Roman"/>
          <w:sz w:val="24"/>
          <w:szCs w:val="24"/>
        </w:rPr>
        <w:t xml:space="preserve">World Bank’s </w:t>
      </w:r>
      <w:r w:rsidR="004F268B" w:rsidRPr="00A94826">
        <w:rPr>
          <w:rFonts w:ascii="Times New Roman" w:hAnsi="Times New Roman" w:cs="Times New Roman"/>
          <w:sz w:val="24"/>
          <w:szCs w:val="24"/>
        </w:rPr>
        <w:t>de</w:t>
      </w:r>
      <w:r w:rsidR="0053092E" w:rsidRPr="00A94826">
        <w:rPr>
          <w:rFonts w:ascii="Times New Roman" w:hAnsi="Times New Roman" w:cs="Times New Roman"/>
          <w:sz w:val="24"/>
          <w:szCs w:val="24"/>
        </w:rPr>
        <w:t>layed response</w:t>
      </w:r>
      <w:r w:rsidR="005E608C" w:rsidRPr="00A94826">
        <w:rPr>
          <w:rFonts w:ascii="Times New Roman" w:hAnsi="Times New Roman" w:cs="Times New Roman"/>
          <w:sz w:val="24"/>
          <w:szCs w:val="24"/>
        </w:rPr>
        <w:t xml:space="preserve">, including relative to the International Monetary Fund (IMF), </w:t>
      </w:r>
      <w:r w:rsidR="00FB7B9C" w:rsidRPr="00A94826">
        <w:rPr>
          <w:rFonts w:ascii="Times New Roman" w:hAnsi="Times New Roman" w:cs="Times New Roman"/>
          <w:sz w:val="24"/>
          <w:szCs w:val="24"/>
        </w:rPr>
        <w:t>depended partly on</w:t>
      </w:r>
      <w:r w:rsidR="005E608C" w:rsidRPr="00A94826">
        <w:rPr>
          <w:rFonts w:ascii="Times New Roman" w:hAnsi="Times New Roman" w:cs="Times New Roman"/>
          <w:sz w:val="24"/>
          <w:szCs w:val="24"/>
        </w:rPr>
        <w:t xml:space="preserve"> ‘the wishful but almost universal estimate</w:t>
      </w:r>
      <w:r w:rsidR="00FB7B9C" w:rsidRPr="00A94826">
        <w:rPr>
          <w:rFonts w:ascii="Times New Roman" w:hAnsi="Times New Roman" w:cs="Times New Roman"/>
          <w:sz w:val="24"/>
          <w:szCs w:val="24"/>
        </w:rPr>
        <w:t>’</w:t>
      </w:r>
      <w:r w:rsidR="005E608C" w:rsidRPr="00A94826">
        <w:rPr>
          <w:rFonts w:ascii="Times New Roman" w:hAnsi="Times New Roman" w:cs="Times New Roman"/>
          <w:sz w:val="24"/>
          <w:szCs w:val="24"/>
        </w:rPr>
        <w:t xml:space="preserve"> </w:t>
      </w:r>
      <w:r w:rsidR="00FB7B9C" w:rsidRPr="00A94826">
        <w:rPr>
          <w:rFonts w:ascii="Times New Roman" w:hAnsi="Times New Roman" w:cs="Times New Roman"/>
          <w:sz w:val="24"/>
          <w:szCs w:val="24"/>
        </w:rPr>
        <w:t>that the crisis posed a ‘liquidity’ and not a ‘solvency’ problem</w:t>
      </w:r>
      <w:r w:rsidR="005E608C" w:rsidRPr="00A94826">
        <w:rPr>
          <w:rFonts w:ascii="Times New Roman" w:hAnsi="Times New Roman" w:cs="Times New Roman"/>
          <w:sz w:val="24"/>
          <w:szCs w:val="24"/>
        </w:rPr>
        <w:t xml:space="preserve"> and </w:t>
      </w:r>
      <w:r w:rsidR="00FB7B9C" w:rsidRPr="00A94826">
        <w:rPr>
          <w:rFonts w:ascii="Times New Roman" w:hAnsi="Times New Roman" w:cs="Times New Roman"/>
          <w:sz w:val="24"/>
          <w:szCs w:val="24"/>
        </w:rPr>
        <w:t xml:space="preserve">that </w:t>
      </w:r>
      <w:r w:rsidR="005E608C" w:rsidRPr="00A94826">
        <w:rPr>
          <w:rFonts w:ascii="Times New Roman" w:hAnsi="Times New Roman" w:cs="Times New Roman"/>
          <w:sz w:val="24"/>
          <w:szCs w:val="24"/>
        </w:rPr>
        <w:t xml:space="preserve">the division of labor between the two </w:t>
      </w:r>
      <w:r w:rsidR="00FB7B9C" w:rsidRPr="00A94826">
        <w:rPr>
          <w:rFonts w:ascii="Times New Roman" w:hAnsi="Times New Roman" w:cs="Times New Roman"/>
          <w:sz w:val="24"/>
          <w:szCs w:val="24"/>
        </w:rPr>
        <w:t>organizations</w:t>
      </w:r>
      <w:r w:rsidR="005E608C" w:rsidRPr="00A94826">
        <w:rPr>
          <w:rFonts w:ascii="Times New Roman" w:hAnsi="Times New Roman" w:cs="Times New Roman"/>
          <w:sz w:val="24"/>
          <w:szCs w:val="24"/>
        </w:rPr>
        <w:t xml:space="preserve"> allocated such short-run matters </w:t>
      </w:r>
      <w:r w:rsidR="00FB7B9C" w:rsidRPr="00A94826">
        <w:rPr>
          <w:rFonts w:ascii="Times New Roman" w:hAnsi="Times New Roman" w:cs="Times New Roman"/>
          <w:sz w:val="24"/>
          <w:szCs w:val="24"/>
        </w:rPr>
        <w:t>‘</w:t>
      </w:r>
      <w:r w:rsidR="005E608C" w:rsidRPr="00A94826">
        <w:rPr>
          <w:rFonts w:ascii="Times New Roman" w:hAnsi="Times New Roman" w:cs="Times New Roman"/>
          <w:sz w:val="24"/>
          <w:szCs w:val="24"/>
        </w:rPr>
        <w:t>mainly to the IMF’</w:t>
      </w:r>
      <w:r w:rsidR="00130304" w:rsidRPr="00A94826">
        <w:rPr>
          <w:rFonts w:ascii="Times New Roman" w:hAnsi="Times New Roman" w:cs="Times New Roman"/>
          <w:sz w:val="24"/>
          <w:szCs w:val="24"/>
        </w:rPr>
        <w:t xml:space="preserve"> (Kapur</w:t>
      </w:r>
      <w:r w:rsidR="00FB7B9C" w:rsidRPr="00A94826">
        <w:rPr>
          <w:rFonts w:ascii="Times New Roman" w:hAnsi="Times New Roman" w:cs="Times New Roman"/>
          <w:sz w:val="24"/>
          <w:szCs w:val="24"/>
        </w:rPr>
        <w:t xml:space="preserve"> et al.</w:t>
      </w:r>
      <w:r w:rsidR="00130304" w:rsidRPr="00A94826">
        <w:rPr>
          <w:rFonts w:ascii="Times New Roman" w:hAnsi="Times New Roman" w:cs="Times New Roman"/>
          <w:sz w:val="24"/>
          <w:szCs w:val="24"/>
        </w:rPr>
        <w:t xml:space="preserve"> 1</w:t>
      </w:r>
      <w:r w:rsidR="00FC3104" w:rsidRPr="00A94826">
        <w:rPr>
          <w:rFonts w:ascii="Times New Roman" w:hAnsi="Times New Roman" w:cs="Times New Roman"/>
          <w:sz w:val="24"/>
          <w:szCs w:val="24"/>
        </w:rPr>
        <w:t xml:space="preserve"> 1997</w:t>
      </w:r>
      <w:r w:rsidR="005E608C" w:rsidRPr="00A94826">
        <w:rPr>
          <w:rFonts w:ascii="Times New Roman" w:hAnsi="Times New Roman" w:cs="Times New Roman"/>
          <w:sz w:val="24"/>
          <w:szCs w:val="24"/>
        </w:rPr>
        <w:t>: 24).</w:t>
      </w:r>
      <w:r w:rsidR="007063F5" w:rsidRPr="00A94826">
        <w:rPr>
          <w:rFonts w:ascii="Times New Roman" w:hAnsi="Times New Roman" w:cs="Times New Roman"/>
          <w:sz w:val="24"/>
          <w:szCs w:val="24"/>
        </w:rPr>
        <w:t xml:space="preserve"> </w:t>
      </w:r>
      <w:r w:rsidR="0031155E" w:rsidRPr="00A94826">
        <w:rPr>
          <w:rFonts w:ascii="Times New Roman" w:hAnsi="Times New Roman" w:cs="Times New Roman"/>
          <w:sz w:val="24"/>
          <w:szCs w:val="24"/>
        </w:rPr>
        <w:t xml:space="preserve">Clausen was also criticized, </w:t>
      </w:r>
      <w:r w:rsidR="00CF3D91" w:rsidRPr="00A94826">
        <w:rPr>
          <w:rFonts w:ascii="Times New Roman" w:hAnsi="Times New Roman" w:cs="Times New Roman"/>
          <w:sz w:val="24"/>
          <w:szCs w:val="24"/>
        </w:rPr>
        <w:t>inside</w:t>
      </w:r>
      <w:r w:rsidR="005456E6" w:rsidRPr="00A94826">
        <w:rPr>
          <w:rFonts w:ascii="Times New Roman" w:hAnsi="Times New Roman" w:cs="Times New Roman"/>
          <w:sz w:val="24"/>
          <w:szCs w:val="24"/>
        </w:rPr>
        <w:t xml:space="preserve"> </w:t>
      </w:r>
      <w:r w:rsidR="00CF3D91" w:rsidRPr="00A94826">
        <w:rPr>
          <w:rFonts w:ascii="Times New Roman" w:hAnsi="Times New Roman" w:cs="Times New Roman"/>
          <w:sz w:val="24"/>
          <w:szCs w:val="24"/>
        </w:rPr>
        <w:t xml:space="preserve">and </w:t>
      </w:r>
      <w:r w:rsidR="00FB7B9C" w:rsidRPr="00A94826">
        <w:rPr>
          <w:rFonts w:ascii="Times New Roman" w:hAnsi="Times New Roman" w:cs="Times New Roman"/>
          <w:sz w:val="24"/>
          <w:szCs w:val="24"/>
        </w:rPr>
        <w:t xml:space="preserve">outside </w:t>
      </w:r>
      <w:r w:rsidR="0031155E" w:rsidRPr="00A94826">
        <w:rPr>
          <w:rFonts w:ascii="Times New Roman" w:hAnsi="Times New Roman" w:cs="Times New Roman"/>
          <w:sz w:val="24"/>
          <w:szCs w:val="24"/>
        </w:rPr>
        <w:t xml:space="preserve">the Bank, for meeting with those who criticized the Bank’s failure to take into account the </w:t>
      </w:r>
      <w:r w:rsidR="003A45BE" w:rsidRPr="00A94826">
        <w:rPr>
          <w:rFonts w:ascii="Times New Roman" w:hAnsi="Times New Roman" w:cs="Times New Roman"/>
          <w:sz w:val="24"/>
          <w:szCs w:val="24"/>
        </w:rPr>
        <w:t>environmental</w:t>
      </w:r>
      <w:r w:rsidR="0031155E" w:rsidRPr="00A94826">
        <w:rPr>
          <w:rFonts w:ascii="Times New Roman" w:hAnsi="Times New Roman" w:cs="Times New Roman"/>
          <w:sz w:val="24"/>
          <w:szCs w:val="24"/>
        </w:rPr>
        <w:t xml:space="preserve"> consequences of </w:t>
      </w:r>
      <w:r w:rsidR="003A45BE" w:rsidRPr="00A94826">
        <w:rPr>
          <w:rFonts w:ascii="Times New Roman" w:hAnsi="Times New Roman" w:cs="Times New Roman"/>
          <w:sz w:val="24"/>
          <w:szCs w:val="24"/>
        </w:rPr>
        <w:t xml:space="preserve">its </w:t>
      </w:r>
      <w:r w:rsidR="0031155E" w:rsidRPr="00A94826">
        <w:rPr>
          <w:rFonts w:ascii="Times New Roman" w:hAnsi="Times New Roman" w:cs="Times New Roman"/>
          <w:sz w:val="24"/>
          <w:szCs w:val="24"/>
        </w:rPr>
        <w:t xml:space="preserve">projects, </w:t>
      </w:r>
      <w:r w:rsidR="003A45BE" w:rsidRPr="00A94826">
        <w:rPr>
          <w:rFonts w:ascii="Times New Roman" w:hAnsi="Times New Roman" w:cs="Times New Roman"/>
          <w:sz w:val="24"/>
          <w:szCs w:val="24"/>
        </w:rPr>
        <w:t>particular</w:t>
      </w:r>
      <w:r w:rsidR="0031155E" w:rsidRPr="00A94826">
        <w:rPr>
          <w:rFonts w:ascii="Times New Roman" w:hAnsi="Times New Roman" w:cs="Times New Roman"/>
          <w:sz w:val="24"/>
          <w:szCs w:val="24"/>
        </w:rPr>
        <w:t xml:space="preserve">ly the </w:t>
      </w:r>
      <w:proofErr w:type="spellStart"/>
      <w:r w:rsidR="0031155E" w:rsidRPr="00A94826">
        <w:rPr>
          <w:rFonts w:ascii="Times New Roman" w:hAnsi="Times New Roman" w:cs="Times New Roman"/>
          <w:sz w:val="24"/>
          <w:szCs w:val="24"/>
        </w:rPr>
        <w:t>Polonoroeste</w:t>
      </w:r>
      <w:proofErr w:type="spellEnd"/>
      <w:r w:rsidR="0031155E" w:rsidRPr="00A94826">
        <w:rPr>
          <w:rFonts w:ascii="Times New Roman" w:hAnsi="Times New Roman" w:cs="Times New Roman"/>
          <w:sz w:val="24"/>
          <w:szCs w:val="24"/>
        </w:rPr>
        <w:t xml:space="preserve"> </w:t>
      </w:r>
      <w:r w:rsidR="0097661D" w:rsidRPr="00A94826">
        <w:rPr>
          <w:rFonts w:ascii="Times New Roman" w:hAnsi="Times New Roman" w:cs="Times New Roman"/>
          <w:sz w:val="24"/>
          <w:szCs w:val="24"/>
        </w:rPr>
        <w:t xml:space="preserve">Road </w:t>
      </w:r>
      <w:r w:rsidR="0031155E" w:rsidRPr="00A94826">
        <w:rPr>
          <w:rFonts w:ascii="Times New Roman" w:hAnsi="Times New Roman" w:cs="Times New Roman"/>
          <w:sz w:val="24"/>
          <w:szCs w:val="24"/>
        </w:rPr>
        <w:t>project in Brazil</w:t>
      </w:r>
      <w:r w:rsidR="0097661D" w:rsidRPr="00A94826">
        <w:rPr>
          <w:rFonts w:ascii="Times New Roman" w:hAnsi="Times New Roman" w:cs="Times New Roman"/>
          <w:sz w:val="24"/>
          <w:szCs w:val="24"/>
        </w:rPr>
        <w:t xml:space="preserve">’s Amazon </w:t>
      </w:r>
      <w:r w:rsidR="003A45BE" w:rsidRPr="00A94826">
        <w:rPr>
          <w:rFonts w:ascii="Times New Roman" w:hAnsi="Times New Roman" w:cs="Times New Roman"/>
          <w:sz w:val="24"/>
          <w:szCs w:val="24"/>
        </w:rPr>
        <w:t>from</w:t>
      </w:r>
      <w:r w:rsidR="0097661D" w:rsidRPr="00A94826">
        <w:rPr>
          <w:rFonts w:ascii="Times New Roman" w:hAnsi="Times New Roman" w:cs="Times New Roman"/>
          <w:sz w:val="24"/>
          <w:szCs w:val="24"/>
        </w:rPr>
        <w:t xml:space="preserve"> which he eventually withheld funding</w:t>
      </w:r>
      <w:r w:rsidR="0031155E" w:rsidRPr="00A94826">
        <w:rPr>
          <w:rFonts w:ascii="Times New Roman" w:hAnsi="Times New Roman" w:cs="Times New Roman"/>
          <w:sz w:val="24"/>
          <w:szCs w:val="24"/>
        </w:rPr>
        <w:t xml:space="preserve">, and </w:t>
      </w:r>
      <w:r w:rsidR="00FB7B9C" w:rsidRPr="00A94826">
        <w:rPr>
          <w:rFonts w:ascii="Times New Roman" w:hAnsi="Times New Roman" w:cs="Times New Roman"/>
          <w:sz w:val="24"/>
          <w:szCs w:val="24"/>
        </w:rPr>
        <w:t xml:space="preserve">for meeting </w:t>
      </w:r>
      <w:r w:rsidR="00D45FEA" w:rsidRPr="00A94826">
        <w:rPr>
          <w:rFonts w:ascii="Times New Roman" w:hAnsi="Times New Roman" w:cs="Times New Roman"/>
          <w:sz w:val="24"/>
          <w:szCs w:val="24"/>
        </w:rPr>
        <w:t xml:space="preserve">with </w:t>
      </w:r>
      <w:r w:rsidR="0031155E" w:rsidRPr="00A94826">
        <w:rPr>
          <w:rFonts w:ascii="Times New Roman" w:hAnsi="Times New Roman" w:cs="Times New Roman"/>
          <w:sz w:val="24"/>
          <w:szCs w:val="24"/>
        </w:rPr>
        <w:t>those who advocated the need f</w:t>
      </w:r>
      <w:r w:rsidR="00D45FEA" w:rsidRPr="00A94826">
        <w:rPr>
          <w:rFonts w:ascii="Times New Roman" w:hAnsi="Times New Roman" w:cs="Times New Roman"/>
          <w:sz w:val="24"/>
          <w:szCs w:val="24"/>
        </w:rPr>
        <w:t>or the Bank to impose ecologic</w:t>
      </w:r>
      <w:r w:rsidR="0031155E" w:rsidRPr="00A94826">
        <w:rPr>
          <w:rFonts w:ascii="Times New Roman" w:hAnsi="Times New Roman" w:cs="Times New Roman"/>
          <w:sz w:val="24"/>
          <w:szCs w:val="24"/>
        </w:rPr>
        <w:t>al design and review procedures for its projects.</w:t>
      </w:r>
      <w:r w:rsidR="007063F5" w:rsidRPr="00A94826">
        <w:rPr>
          <w:rFonts w:ascii="Times New Roman" w:hAnsi="Times New Roman" w:cs="Times New Roman"/>
          <w:sz w:val="24"/>
          <w:szCs w:val="24"/>
        </w:rPr>
        <w:t xml:space="preserve"> </w:t>
      </w:r>
      <w:r w:rsidR="00DF19DE" w:rsidRPr="00A94826">
        <w:rPr>
          <w:rFonts w:ascii="Times New Roman" w:hAnsi="Times New Roman" w:cs="Times New Roman"/>
          <w:sz w:val="24"/>
          <w:szCs w:val="24"/>
        </w:rPr>
        <w:t>There was m</w:t>
      </w:r>
      <w:r w:rsidR="00D45FEA" w:rsidRPr="00A94826">
        <w:rPr>
          <w:rFonts w:ascii="Times New Roman" w:hAnsi="Times New Roman" w:cs="Times New Roman"/>
          <w:sz w:val="24"/>
          <w:szCs w:val="24"/>
        </w:rPr>
        <w:t xml:space="preserve">ore support for </w:t>
      </w:r>
      <w:r w:rsidR="004F268B" w:rsidRPr="00A94826">
        <w:rPr>
          <w:rFonts w:ascii="Times New Roman" w:hAnsi="Times New Roman" w:cs="Times New Roman"/>
          <w:sz w:val="24"/>
          <w:szCs w:val="24"/>
        </w:rPr>
        <w:t xml:space="preserve">the Bank’s interactions with China, which acceded to the </w:t>
      </w:r>
      <w:r w:rsidR="00FB7B9C" w:rsidRPr="00A94826">
        <w:rPr>
          <w:rFonts w:ascii="Times New Roman" w:hAnsi="Times New Roman" w:cs="Times New Roman"/>
          <w:sz w:val="24"/>
          <w:szCs w:val="24"/>
        </w:rPr>
        <w:t xml:space="preserve">World </w:t>
      </w:r>
      <w:r w:rsidR="00D45FEA" w:rsidRPr="00A94826">
        <w:rPr>
          <w:rFonts w:ascii="Times New Roman" w:hAnsi="Times New Roman" w:cs="Times New Roman"/>
          <w:sz w:val="24"/>
          <w:szCs w:val="24"/>
        </w:rPr>
        <w:t xml:space="preserve">Bank toward the end of </w:t>
      </w:r>
      <w:r w:rsidR="004F268B" w:rsidRPr="00A94826">
        <w:rPr>
          <w:rFonts w:ascii="Times New Roman" w:hAnsi="Times New Roman" w:cs="Times New Roman"/>
          <w:sz w:val="24"/>
          <w:szCs w:val="24"/>
        </w:rPr>
        <w:t xml:space="preserve">McNamara’s </w:t>
      </w:r>
      <w:r w:rsidR="00DF19DE" w:rsidRPr="00A94826">
        <w:rPr>
          <w:rFonts w:ascii="Times New Roman" w:hAnsi="Times New Roman" w:cs="Times New Roman"/>
          <w:sz w:val="24"/>
          <w:szCs w:val="24"/>
        </w:rPr>
        <w:t>presidency</w:t>
      </w:r>
      <w:r w:rsidR="004F268B"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4F268B" w:rsidRPr="00A94826">
        <w:rPr>
          <w:rFonts w:ascii="Times New Roman" w:hAnsi="Times New Roman" w:cs="Times New Roman"/>
          <w:sz w:val="24"/>
          <w:szCs w:val="24"/>
        </w:rPr>
        <w:t>Under Clausen, t</w:t>
      </w:r>
      <w:r w:rsidR="00D45FEA" w:rsidRPr="00A94826">
        <w:rPr>
          <w:rFonts w:ascii="Times New Roman" w:hAnsi="Times New Roman" w:cs="Times New Roman"/>
          <w:sz w:val="24"/>
          <w:szCs w:val="24"/>
        </w:rPr>
        <w:t>he Bank’s role was primarily a ‘</w:t>
      </w:r>
      <w:r w:rsidR="004F268B" w:rsidRPr="00A94826">
        <w:rPr>
          <w:rFonts w:ascii="Times New Roman" w:hAnsi="Times New Roman" w:cs="Times New Roman"/>
          <w:sz w:val="24"/>
          <w:szCs w:val="24"/>
        </w:rPr>
        <w:t>didactic one of educating a cadre of Chinese officials</w:t>
      </w:r>
      <w:r w:rsidR="00FB7B9C" w:rsidRPr="00A94826">
        <w:rPr>
          <w:rFonts w:ascii="Times New Roman" w:hAnsi="Times New Roman" w:cs="Times New Roman"/>
          <w:sz w:val="24"/>
          <w:szCs w:val="24"/>
        </w:rPr>
        <w:t>’</w:t>
      </w:r>
      <w:r w:rsidR="004F268B" w:rsidRPr="00A94826">
        <w:rPr>
          <w:rFonts w:ascii="Times New Roman" w:hAnsi="Times New Roman" w:cs="Times New Roman"/>
          <w:sz w:val="24"/>
          <w:szCs w:val="24"/>
        </w:rPr>
        <w:t xml:space="preserve"> in new economic ideas and technical systems, putting together comprehensive</w:t>
      </w:r>
      <w:r w:rsidR="00FB7B9C" w:rsidRPr="00A94826">
        <w:rPr>
          <w:rFonts w:ascii="Times New Roman" w:hAnsi="Times New Roman" w:cs="Times New Roman"/>
          <w:sz w:val="24"/>
          <w:szCs w:val="24"/>
        </w:rPr>
        <w:t xml:space="preserve"> reports on the Chinese economy</w:t>
      </w:r>
      <w:r w:rsidR="004F268B" w:rsidRPr="00A94826">
        <w:rPr>
          <w:rFonts w:ascii="Times New Roman" w:hAnsi="Times New Roman" w:cs="Times New Roman"/>
          <w:sz w:val="24"/>
          <w:szCs w:val="24"/>
        </w:rPr>
        <w:t xml:space="preserve"> and using early loans to rebuild a higher education system </w:t>
      </w:r>
      <w:r w:rsidR="00FB7B9C" w:rsidRPr="00A94826">
        <w:rPr>
          <w:rFonts w:ascii="Times New Roman" w:hAnsi="Times New Roman" w:cs="Times New Roman"/>
          <w:sz w:val="24"/>
          <w:szCs w:val="24"/>
        </w:rPr>
        <w:t xml:space="preserve">that </w:t>
      </w:r>
      <w:r w:rsidR="004F268B" w:rsidRPr="00A94826">
        <w:rPr>
          <w:rFonts w:ascii="Times New Roman" w:hAnsi="Times New Roman" w:cs="Times New Roman"/>
          <w:sz w:val="24"/>
          <w:szCs w:val="24"/>
        </w:rPr>
        <w:t>sti</w:t>
      </w:r>
      <w:r w:rsidR="00FB7B9C" w:rsidRPr="00A94826">
        <w:rPr>
          <w:rFonts w:ascii="Times New Roman" w:hAnsi="Times New Roman" w:cs="Times New Roman"/>
          <w:sz w:val="24"/>
          <w:szCs w:val="24"/>
        </w:rPr>
        <w:t>ll suffered from the aftermath</w:t>
      </w:r>
      <w:r w:rsidR="004F268B" w:rsidRPr="00A94826">
        <w:rPr>
          <w:rFonts w:ascii="Times New Roman" w:hAnsi="Times New Roman" w:cs="Times New Roman"/>
          <w:sz w:val="24"/>
          <w:szCs w:val="24"/>
        </w:rPr>
        <w:t xml:space="preserve"> of the Cultural Revolution</w:t>
      </w:r>
      <w:r w:rsidR="00130304" w:rsidRPr="00A94826">
        <w:rPr>
          <w:rFonts w:ascii="Times New Roman" w:hAnsi="Times New Roman" w:cs="Times New Roman"/>
          <w:sz w:val="24"/>
          <w:szCs w:val="24"/>
        </w:rPr>
        <w:t xml:space="preserve"> (Kapur</w:t>
      </w:r>
      <w:r w:rsidR="00FB7B9C" w:rsidRPr="00A94826">
        <w:rPr>
          <w:rFonts w:ascii="Times New Roman" w:hAnsi="Times New Roman" w:cs="Times New Roman"/>
          <w:sz w:val="24"/>
          <w:szCs w:val="24"/>
        </w:rPr>
        <w:t xml:space="preserve"> et a</w:t>
      </w:r>
      <w:r w:rsidR="00130304" w:rsidRPr="00A94826">
        <w:rPr>
          <w:rFonts w:ascii="Times New Roman" w:hAnsi="Times New Roman" w:cs="Times New Roman"/>
          <w:sz w:val="24"/>
          <w:szCs w:val="24"/>
        </w:rPr>
        <w:t>l. 1</w:t>
      </w:r>
      <w:r w:rsidR="004F268B" w:rsidRPr="00A94826">
        <w:rPr>
          <w:rFonts w:ascii="Times New Roman" w:hAnsi="Times New Roman" w:cs="Times New Roman"/>
          <w:sz w:val="24"/>
          <w:szCs w:val="24"/>
        </w:rPr>
        <w:t xml:space="preserve"> 19</w:t>
      </w:r>
      <w:r w:rsidR="00FC3104" w:rsidRPr="00A94826">
        <w:rPr>
          <w:rFonts w:ascii="Times New Roman" w:hAnsi="Times New Roman" w:cs="Times New Roman"/>
          <w:sz w:val="24"/>
          <w:szCs w:val="24"/>
        </w:rPr>
        <w:t>97</w:t>
      </w:r>
      <w:r w:rsidR="004F268B" w:rsidRPr="00A94826">
        <w:rPr>
          <w:rFonts w:ascii="Times New Roman" w:hAnsi="Times New Roman" w:cs="Times New Roman"/>
          <w:sz w:val="24"/>
          <w:szCs w:val="24"/>
        </w:rPr>
        <w:t>: 24).</w:t>
      </w:r>
      <w:r w:rsidR="007063F5" w:rsidRPr="00A94826">
        <w:rPr>
          <w:rFonts w:ascii="Times New Roman" w:hAnsi="Times New Roman" w:cs="Times New Roman"/>
          <w:sz w:val="24"/>
          <w:szCs w:val="24"/>
        </w:rPr>
        <w:t xml:space="preserve"> </w:t>
      </w:r>
      <w:r w:rsidR="00901FD5" w:rsidRPr="00A94826">
        <w:rPr>
          <w:rFonts w:ascii="Times New Roman" w:hAnsi="Times New Roman" w:cs="Times New Roman"/>
          <w:sz w:val="24"/>
          <w:szCs w:val="24"/>
        </w:rPr>
        <w:t>W</w:t>
      </w:r>
      <w:r w:rsidR="003E38B1" w:rsidRPr="00A94826">
        <w:rPr>
          <w:rFonts w:ascii="Times New Roman" w:hAnsi="Times New Roman" w:cs="Times New Roman"/>
          <w:sz w:val="24"/>
          <w:szCs w:val="24"/>
        </w:rPr>
        <w:t>hereas China and education were a new focus of Bank attenti</w:t>
      </w:r>
      <w:r w:rsidR="00D45FEA" w:rsidRPr="00A94826">
        <w:rPr>
          <w:rFonts w:ascii="Times New Roman" w:hAnsi="Times New Roman" w:cs="Times New Roman"/>
          <w:sz w:val="24"/>
          <w:szCs w:val="24"/>
        </w:rPr>
        <w:t>on, during Clausen’s</w:t>
      </w:r>
      <w:r w:rsidR="003E38B1" w:rsidRPr="00A94826">
        <w:rPr>
          <w:rFonts w:ascii="Times New Roman" w:hAnsi="Times New Roman" w:cs="Times New Roman"/>
          <w:sz w:val="24"/>
          <w:szCs w:val="24"/>
        </w:rPr>
        <w:t xml:space="preserve"> term the bulk of </w:t>
      </w:r>
      <w:r w:rsidR="00901FD5" w:rsidRPr="00A94826">
        <w:rPr>
          <w:rFonts w:ascii="Times New Roman" w:hAnsi="Times New Roman" w:cs="Times New Roman"/>
          <w:sz w:val="24"/>
          <w:szCs w:val="24"/>
        </w:rPr>
        <w:t xml:space="preserve">the </w:t>
      </w:r>
      <w:r w:rsidR="003E38B1" w:rsidRPr="00A94826">
        <w:rPr>
          <w:rFonts w:ascii="Times New Roman" w:hAnsi="Times New Roman" w:cs="Times New Roman"/>
          <w:sz w:val="24"/>
          <w:szCs w:val="24"/>
        </w:rPr>
        <w:t>Bank</w:t>
      </w:r>
      <w:r w:rsidR="00901FD5" w:rsidRPr="00A94826">
        <w:rPr>
          <w:rFonts w:ascii="Times New Roman" w:hAnsi="Times New Roman" w:cs="Times New Roman"/>
          <w:sz w:val="24"/>
          <w:szCs w:val="24"/>
        </w:rPr>
        <w:t>’s</w:t>
      </w:r>
      <w:r w:rsidR="003E38B1" w:rsidRPr="00A94826">
        <w:rPr>
          <w:rFonts w:ascii="Times New Roman" w:hAnsi="Times New Roman" w:cs="Times New Roman"/>
          <w:sz w:val="24"/>
          <w:szCs w:val="24"/>
        </w:rPr>
        <w:t xml:space="preserve"> funding w</w:t>
      </w:r>
      <w:r w:rsidR="00593B73" w:rsidRPr="00A94826">
        <w:rPr>
          <w:rFonts w:ascii="Times New Roman" w:hAnsi="Times New Roman" w:cs="Times New Roman"/>
          <w:sz w:val="24"/>
          <w:szCs w:val="24"/>
        </w:rPr>
        <w:t xml:space="preserve">ent to agriculture, </w:t>
      </w:r>
      <w:r w:rsidR="003E38B1" w:rsidRPr="00A94826">
        <w:rPr>
          <w:rFonts w:ascii="Times New Roman" w:hAnsi="Times New Roman" w:cs="Times New Roman"/>
          <w:sz w:val="24"/>
          <w:szCs w:val="24"/>
        </w:rPr>
        <w:t>Sub-Saharan Africa</w:t>
      </w:r>
      <w:r w:rsidR="00593B73" w:rsidRPr="00A94826">
        <w:rPr>
          <w:rFonts w:ascii="Times New Roman" w:hAnsi="Times New Roman" w:cs="Times New Roman"/>
          <w:sz w:val="24"/>
          <w:szCs w:val="24"/>
        </w:rPr>
        <w:t xml:space="preserve"> and energy, </w:t>
      </w:r>
      <w:r w:rsidR="00901FD5" w:rsidRPr="00A94826">
        <w:rPr>
          <w:rFonts w:ascii="Times New Roman" w:hAnsi="Times New Roman" w:cs="Times New Roman"/>
          <w:sz w:val="24"/>
          <w:szCs w:val="24"/>
        </w:rPr>
        <w:t xml:space="preserve">the latter being </w:t>
      </w:r>
      <w:r w:rsidR="00B47349" w:rsidRPr="00A94826">
        <w:rPr>
          <w:rFonts w:ascii="Times New Roman" w:hAnsi="Times New Roman" w:cs="Times New Roman"/>
          <w:sz w:val="24"/>
          <w:szCs w:val="24"/>
        </w:rPr>
        <w:t xml:space="preserve">particularly </w:t>
      </w:r>
      <w:r w:rsidR="00593B73" w:rsidRPr="00A94826">
        <w:rPr>
          <w:rFonts w:ascii="Times New Roman" w:hAnsi="Times New Roman" w:cs="Times New Roman"/>
          <w:sz w:val="24"/>
          <w:szCs w:val="24"/>
        </w:rPr>
        <w:t>important in the aftermath of increased oil prices</w:t>
      </w:r>
      <w:r w:rsidR="00901FD5" w:rsidRPr="00A94826">
        <w:rPr>
          <w:rFonts w:ascii="Times New Roman" w:hAnsi="Times New Roman" w:cs="Times New Roman"/>
          <w:sz w:val="24"/>
          <w:szCs w:val="24"/>
        </w:rPr>
        <w:t xml:space="preserve"> by the Organization of Petroleum Exporting Countries</w:t>
      </w:r>
      <w:r w:rsidR="003E38B1" w:rsidRPr="00A94826">
        <w:rPr>
          <w:rFonts w:ascii="Times New Roman" w:hAnsi="Times New Roman" w:cs="Times New Roman"/>
          <w:sz w:val="24"/>
          <w:szCs w:val="24"/>
        </w:rPr>
        <w:t xml:space="preserve">. </w:t>
      </w:r>
      <w:r w:rsidR="00593B73" w:rsidRPr="00A94826">
        <w:rPr>
          <w:rFonts w:ascii="Times New Roman" w:hAnsi="Times New Roman" w:cs="Times New Roman"/>
          <w:sz w:val="24"/>
          <w:szCs w:val="24"/>
        </w:rPr>
        <w:t xml:space="preserve">While the US initially supported the Bank’s loans in the energy sector, criticism </w:t>
      </w:r>
      <w:r w:rsidR="00D45FEA" w:rsidRPr="00A94826">
        <w:rPr>
          <w:rFonts w:ascii="Times New Roman" w:hAnsi="Times New Roman" w:cs="Times New Roman"/>
          <w:sz w:val="24"/>
          <w:szCs w:val="24"/>
        </w:rPr>
        <w:t xml:space="preserve">later </w:t>
      </w:r>
      <w:r w:rsidR="00593B73" w:rsidRPr="00A94826">
        <w:rPr>
          <w:rFonts w:ascii="Times New Roman" w:hAnsi="Times New Roman" w:cs="Times New Roman"/>
          <w:sz w:val="24"/>
          <w:szCs w:val="24"/>
        </w:rPr>
        <w:t xml:space="preserve">arose in the Reagan administration </w:t>
      </w:r>
      <w:r w:rsidR="00B47349" w:rsidRPr="00A94826">
        <w:rPr>
          <w:rFonts w:ascii="Times New Roman" w:hAnsi="Times New Roman" w:cs="Times New Roman"/>
          <w:sz w:val="24"/>
          <w:szCs w:val="24"/>
        </w:rPr>
        <w:t>from</w:t>
      </w:r>
      <w:r w:rsidR="00593B73" w:rsidRPr="00A94826">
        <w:rPr>
          <w:rFonts w:ascii="Times New Roman" w:hAnsi="Times New Roman" w:cs="Times New Roman"/>
          <w:sz w:val="24"/>
          <w:szCs w:val="24"/>
        </w:rPr>
        <w:t xml:space="preserve"> those who believed that lending for oil and gas exploration and development should be left to the private sector.</w:t>
      </w:r>
      <w:r w:rsidR="003E38B1" w:rsidRPr="00A94826">
        <w:rPr>
          <w:rFonts w:ascii="Times New Roman" w:hAnsi="Times New Roman" w:cs="Times New Roman"/>
          <w:sz w:val="24"/>
          <w:szCs w:val="24"/>
        </w:rPr>
        <w:t xml:space="preserve"> Clausen </w:t>
      </w:r>
      <w:r w:rsidR="00DF4813" w:rsidRPr="00A94826">
        <w:rPr>
          <w:rFonts w:ascii="Times New Roman" w:hAnsi="Times New Roman" w:cs="Times New Roman"/>
          <w:sz w:val="24"/>
          <w:szCs w:val="24"/>
        </w:rPr>
        <w:t>initiat</w:t>
      </w:r>
      <w:r w:rsidR="00901FD5" w:rsidRPr="00A94826">
        <w:rPr>
          <w:rFonts w:ascii="Times New Roman" w:hAnsi="Times New Roman" w:cs="Times New Roman"/>
          <w:sz w:val="24"/>
          <w:szCs w:val="24"/>
        </w:rPr>
        <w:t>ed</w:t>
      </w:r>
      <w:r w:rsidR="00DF4813" w:rsidRPr="00A94826">
        <w:rPr>
          <w:rFonts w:ascii="Times New Roman" w:hAnsi="Times New Roman" w:cs="Times New Roman"/>
          <w:sz w:val="24"/>
          <w:szCs w:val="24"/>
        </w:rPr>
        <w:t xml:space="preserve"> a new Bank affiliate, the Multilateral Insurance Guarantee Authority, whose mission is to promote foreign direct investment in </w:t>
      </w:r>
      <w:r w:rsidR="00D00029" w:rsidRPr="00A94826">
        <w:rPr>
          <w:rFonts w:ascii="Times New Roman" w:hAnsi="Times New Roman" w:cs="Times New Roman"/>
          <w:sz w:val="24"/>
          <w:szCs w:val="24"/>
        </w:rPr>
        <w:t xml:space="preserve">economically </w:t>
      </w:r>
      <w:r w:rsidR="0053448E" w:rsidRPr="00A94826">
        <w:rPr>
          <w:rFonts w:ascii="Times New Roman" w:hAnsi="Times New Roman" w:cs="Times New Roman"/>
          <w:sz w:val="24"/>
          <w:szCs w:val="24"/>
        </w:rPr>
        <w:t>l</w:t>
      </w:r>
      <w:r w:rsidR="00D00029" w:rsidRPr="00A94826">
        <w:rPr>
          <w:rFonts w:ascii="Times New Roman" w:hAnsi="Times New Roman" w:cs="Times New Roman"/>
          <w:sz w:val="24"/>
          <w:szCs w:val="24"/>
        </w:rPr>
        <w:t xml:space="preserve">ess </w:t>
      </w:r>
      <w:r w:rsidR="00901FD5" w:rsidRPr="00A94826">
        <w:rPr>
          <w:rFonts w:ascii="Times New Roman" w:hAnsi="Times New Roman" w:cs="Times New Roman"/>
          <w:sz w:val="24"/>
          <w:szCs w:val="24"/>
        </w:rPr>
        <w:t>developed countries,</w:t>
      </w:r>
      <w:r w:rsidR="007063F5" w:rsidRPr="00A94826">
        <w:rPr>
          <w:rFonts w:ascii="Times New Roman" w:hAnsi="Times New Roman" w:cs="Times New Roman"/>
          <w:sz w:val="24"/>
          <w:szCs w:val="24"/>
        </w:rPr>
        <w:t xml:space="preserve"> </w:t>
      </w:r>
      <w:r w:rsidR="00B47349" w:rsidRPr="00A94826">
        <w:rPr>
          <w:rFonts w:ascii="Times New Roman" w:hAnsi="Times New Roman" w:cs="Times New Roman"/>
          <w:sz w:val="24"/>
          <w:szCs w:val="24"/>
        </w:rPr>
        <w:t>although this was not established until after</w:t>
      </w:r>
      <w:r w:rsidR="00DF4813" w:rsidRPr="00A94826">
        <w:rPr>
          <w:rFonts w:ascii="Times New Roman" w:hAnsi="Times New Roman" w:cs="Times New Roman"/>
          <w:sz w:val="24"/>
          <w:szCs w:val="24"/>
        </w:rPr>
        <w:t xml:space="preserve"> Clausen had left office.</w:t>
      </w:r>
      <w:r w:rsidR="007063F5" w:rsidRPr="00A94826">
        <w:rPr>
          <w:rFonts w:ascii="Times New Roman" w:hAnsi="Times New Roman" w:cs="Times New Roman"/>
          <w:sz w:val="24"/>
          <w:szCs w:val="24"/>
        </w:rPr>
        <w:t xml:space="preserve"> </w:t>
      </w:r>
      <w:r w:rsidR="00593B73" w:rsidRPr="00A94826">
        <w:rPr>
          <w:rFonts w:ascii="Times New Roman" w:hAnsi="Times New Roman" w:cs="Times New Roman"/>
          <w:sz w:val="24"/>
          <w:szCs w:val="24"/>
        </w:rPr>
        <w:t>Clausen also took an active role in promoting co-financing of projects, with funds coming from the Bank, official sources, export credit agencies and commercial banks.</w:t>
      </w:r>
      <w:r w:rsidR="007063F5" w:rsidRPr="00A94826">
        <w:rPr>
          <w:rFonts w:ascii="Times New Roman" w:hAnsi="Times New Roman" w:cs="Times New Roman"/>
          <w:sz w:val="24"/>
          <w:szCs w:val="24"/>
        </w:rPr>
        <w:t xml:space="preserve"> </w:t>
      </w:r>
    </w:p>
    <w:p w14:paraId="5C1F5E4D" w14:textId="77777777" w:rsidR="00976E7B" w:rsidRPr="00A94826" w:rsidRDefault="00C71EE5" w:rsidP="003C73D9">
      <w:pPr>
        <w:spacing w:after="0" w:line="240" w:lineRule="auto"/>
        <w:ind w:firstLine="720"/>
        <w:jc w:val="both"/>
        <w:rPr>
          <w:rFonts w:ascii="Times New Roman" w:hAnsi="Times New Roman" w:cs="Times New Roman"/>
          <w:sz w:val="24"/>
          <w:szCs w:val="24"/>
        </w:rPr>
      </w:pPr>
      <w:r w:rsidRPr="00A94826">
        <w:rPr>
          <w:rFonts w:ascii="Times New Roman" w:hAnsi="Times New Roman" w:cs="Times New Roman"/>
          <w:sz w:val="24"/>
          <w:szCs w:val="24"/>
        </w:rPr>
        <w:t>Clausen’s admirers valued his managerial expertise</w:t>
      </w:r>
      <w:r w:rsidR="001903D4" w:rsidRPr="00A94826">
        <w:rPr>
          <w:rFonts w:ascii="Times New Roman" w:hAnsi="Times New Roman" w:cs="Times New Roman"/>
          <w:sz w:val="24"/>
          <w:szCs w:val="24"/>
        </w:rPr>
        <w:t xml:space="preserve"> and commitment to delegation of authority, a vivid contrast to his immediate predecessor</w:t>
      </w:r>
      <w:r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901FD5" w:rsidRPr="00A94826">
        <w:rPr>
          <w:rFonts w:ascii="Times New Roman" w:hAnsi="Times New Roman" w:cs="Times New Roman"/>
          <w:sz w:val="24"/>
          <w:szCs w:val="24"/>
        </w:rPr>
        <w:t>Others, however, found that</w:t>
      </w:r>
      <w:r w:rsidRPr="00A94826">
        <w:rPr>
          <w:rFonts w:ascii="Times New Roman" w:hAnsi="Times New Roman" w:cs="Times New Roman"/>
          <w:sz w:val="24"/>
          <w:szCs w:val="24"/>
        </w:rPr>
        <w:t xml:space="preserve"> his consensual decision-making style resulted in ‘little easy consensus</w:t>
      </w:r>
      <w:r w:rsidR="00901FD5" w:rsidRPr="00A94826">
        <w:rPr>
          <w:rFonts w:ascii="Times New Roman" w:hAnsi="Times New Roman" w:cs="Times New Roman"/>
          <w:sz w:val="24"/>
          <w:szCs w:val="24"/>
        </w:rPr>
        <w:t>’. The two Senior V</w:t>
      </w:r>
      <w:r w:rsidRPr="00A94826">
        <w:rPr>
          <w:rFonts w:ascii="Times New Roman" w:hAnsi="Times New Roman" w:cs="Times New Roman"/>
          <w:sz w:val="24"/>
          <w:szCs w:val="24"/>
        </w:rPr>
        <w:t xml:space="preserve">ice </w:t>
      </w:r>
      <w:r w:rsidR="00901FD5" w:rsidRPr="00A94826">
        <w:rPr>
          <w:rFonts w:ascii="Times New Roman" w:hAnsi="Times New Roman" w:cs="Times New Roman"/>
          <w:sz w:val="24"/>
          <w:szCs w:val="24"/>
        </w:rPr>
        <w:t xml:space="preserve">Presidents, Ernest Stern and </w:t>
      </w:r>
      <w:proofErr w:type="spellStart"/>
      <w:r w:rsidR="00901FD5" w:rsidRPr="00A94826">
        <w:rPr>
          <w:rFonts w:ascii="Times New Roman" w:hAnsi="Times New Roman" w:cs="Times New Roman"/>
          <w:sz w:val="24"/>
          <w:szCs w:val="24"/>
        </w:rPr>
        <w:t>Moeen</w:t>
      </w:r>
      <w:proofErr w:type="spellEnd"/>
      <w:r w:rsidRPr="00A94826">
        <w:rPr>
          <w:rFonts w:ascii="Times New Roman" w:hAnsi="Times New Roman" w:cs="Times New Roman"/>
          <w:sz w:val="24"/>
          <w:szCs w:val="24"/>
        </w:rPr>
        <w:t xml:space="preserve"> Qureshi, he</w:t>
      </w:r>
      <w:r w:rsidR="00DF4813" w:rsidRPr="00A94826">
        <w:rPr>
          <w:rFonts w:ascii="Times New Roman" w:hAnsi="Times New Roman" w:cs="Times New Roman"/>
          <w:sz w:val="24"/>
          <w:szCs w:val="24"/>
        </w:rPr>
        <w:t>a</w:t>
      </w:r>
      <w:r w:rsidRPr="00A94826">
        <w:rPr>
          <w:rFonts w:ascii="Times New Roman" w:hAnsi="Times New Roman" w:cs="Times New Roman"/>
          <w:sz w:val="24"/>
          <w:szCs w:val="24"/>
        </w:rPr>
        <w:t xml:space="preserve">ded </w:t>
      </w:r>
      <w:r w:rsidR="00BC5695" w:rsidRPr="00A94826">
        <w:rPr>
          <w:rFonts w:ascii="Times New Roman" w:hAnsi="Times New Roman" w:cs="Times New Roman"/>
          <w:sz w:val="24"/>
          <w:szCs w:val="24"/>
        </w:rPr>
        <w:t>separate</w:t>
      </w:r>
      <w:r w:rsidRPr="00A94826">
        <w:rPr>
          <w:rFonts w:ascii="Times New Roman" w:hAnsi="Times New Roman" w:cs="Times New Roman"/>
          <w:sz w:val="24"/>
          <w:szCs w:val="24"/>
        </w:rPr>
        <w:t xml:space="preserve"> factions that managed to generate </w:t>
      </w:r>
      <w:r w:rsidR="00901FD5" w:rsidRPr="00A94826">
        <w:rPr>
          <w:rFonts w:ascii="Times New Roman" w:hAnsi="Times New Roman" w:cs="Times New Roman"/>
          <w:sz w:val="24"/>
          <w:szCs w:val="24"/>
        </w:rPr>
        <w:t>‘</w:t>
      </w:r>
      <w:r w:rsidRPr="00A94826">
        <w:rPr>
          <w:rFonts w:ascii="Times New Roman" w:hAnsi="Times New Roman" w:cs="Times New Roman"/>
          <w:sz w:val="24"/>
          <w:szCs w:val="24"/>
        </w:rPr>
        <w:t>pervasive tension in the organization, which kept many, including the president, on edge’</w:t>
      </w:r>
      <w:r w:rsidR="00130304" w:rsidRPr="00A94826">
        <w:rPr>
          <w:rFonts w:ascii="Times New Roman" w:hAnsi="Times New Roman" w:cs="Times New Roman"/>
          <w:sz w:val="24"/>
          <w:szCs w:val="24"/>
        </w:rPr>
        <w:t xml:space="preserve"> (Kapur</w:t>
      </w:r>
      <w:r w:rsidR="00901FD5" w:rsidRPr="00A94826">
        <w:rPr>
          <w:rFonts w:ascii="Times New Roman" w:hAnsi="Times New Roman" w:cs="Times New Roman"/>
          <w:sz w:val="24"/>
          <w:szCs w:val="24"/>
        </w:rPr>
        <w:t xml:space="preserve"> et al.</w:t>
      </w:r>
      <w:r w:rsidR="00130304" w:rsidRPr="00A94826">
        <w:rPr>
          <w:rFonts w:ascii="Times New Roman" w:hAnsi="Times New Roman" w:cs="Times New Roman"/>
          <w:sz w:val="24"/>
          <w:szCs w:val="24"/>
        </w:rPr>
        <w:t xml:space="preserve"> 1</w:t>
      </w:r>
      <w:r w:rsidRPr="00A94826">
        <w:rPr>
          <w:rFonts w:ascii="Times New Roman" w:hAnsi="Times New Roman" w:cs="Times New Roman"/>
          <w:sz w:val="24"/>
          <w:szCs w:val="24"/>
        </w:rPr>
        <w:t xml:space="preserve"> 19</w:t>
      </w:r>
      <w:r w:rsidR="00FC3104" w:rsidRPr="00A94826">
        <w:rPr>
          <w:rFonts w:ascii="Times New Roman" w:hAnsi="Times New Roman" w:cs="Times New Roman"/>
          <w:sz w:val="24"/>
          <w:szCs w:val="24"/>
        </w:rPr>
        <w:t>97</w:t>
      </w:r>
      <w:r w:rsidRPr="00A94826">
        <w:rPr>
          <w:rFonts w:ascii="Times New Roman" w:hAnsi="Times New Roman" w:cs="Times New Roman"/>
          <w:sz w:val="24"/>
          <w:szCs w:val="24"/>
        </w:rPr>
        <w:t>: 26).</w:t>
      </w:r>
      <w:r w:rsidR="007063F5" w:rsidRPr="00A94826">
        <w:rPr>
          <w:rFonts w:ascii="Times New Roman" w:hAnsi="Times New Roman" w:cs="Times New Roman"/>
          <w:sz w:val="24"/>
          <w:szCs w:val="24"/>
        </w:rPr>
        <w:t xml:space="preserve"> </w:t>
      </w:r>
      <w:r w:rsidR="008B0F13" w:rsidRPr="00A94826">
        <w:rPr>
          <w:rFonts w:ascii="Times New Roman" w:hAnsi="Times New Roman" w:cs="Times New Roman"/>
          <w:sz w:val="24"/>
          <w:szCs w:val="24"/>
        </w:rPr>
        <w:t xml:space="preserve">Clausen also had some problems with the Bank’s executive directors, </w:t>
      </w:r>
      <w:r w:rsidR="008B0F13" w:rsidRPr="00A94826">
        <w:rPr>
          <w:rFonts w:ascii="Times New Roman" w:hAnsi="Times New Roman" w:cs="Times New Roman"/>
          <w:sz w:val="24"/>
          <w:szCs w:val="24"/>
        </w:rPr>
        <w:lastRenderedPageBreak/>
        <w:t xml:space="preserve">who </w:t>
      </w:r>
      <w:r w:rsidR="00947698" w:rsidRPr="00A94826">
        <w:rPr>
          <w:rFonts w:ascii="Times New Roman" w:hAnsi="Times New Roman" w:cs="Times New Roman"/>
          <w:sz w:val="24"/>
          <w:szCs w:val="24"/>
        </w:rPr>
        <w:t xml:space="preserve">themselves </w:t>
      </w:r>
      <w:r w:rsidR="008B0F13" w:rsidRPr="00A94826">
        <w:rPr>
          <w:rFonts w:ascii="Times New Roman" w:hAnsi="Times New Roman" w:cs="Times New Roman"/>
          <w:sz w:val="24"/>
          <w:szCs w:val="24"/>
        </w:rPr>
        <w:t xml:space="preserve">were prepared to take on management </w:t>
      </w:r>
      <w:r w:rsidR="00947698" w:rsidRPr="00A94826">
        <w:rPr>
          <w:rFonts w:ascii="Times New Roman" w:hAnsi="Times New Roman" w:cs="Times New Roman"/>
          <w:sz w:val="24"/>
          <w:szCs w:val="24"/>
        </w:rPr>
        <w:t>of</w:t>
      </w:r>
      <w:r w:rsidR="008B0F13" w:rsidRPr="00A94826">
        <w:rPr>
          <w:rFonts w:ascii="Times New Roman" w:hAnsi="Times New Roman" w:cs="Times New Roman"/>
          <w:sz w:val="24"/>
          <w:szCs w:val="24"/>
        </w:rPr>
        <w:t xml:space="preserve"> major issues.</w:t>
      </w:r>
      <w:r w:rsidR="007063F5" w:rsidRPr="00A94826">
        <w:rPr>
          <w:rFonts w:ascii="Times New Roman" w:hAnsi="Times New Roman" w:cs="Times New Roman"/>
          <w:sz w:val="24"/>
          <w:szCs w:val="24"/>
        </w:rPr>
        <w:t xml:space="preserve"> </w:t>
      </w:r>
      <w:r w:rsidR="008B0F13" w:rsidRPr="00A94826">
        <w:rPr>
          <w:rFonts w:ascii="Times New Roman" w:hAnsi="Times New Roman" w:cs="Times New Roman"/>
          <w:sz w:val="24"/>
          <w:szCs w:val="24"/>
        </w:rPr>
        <w:t>This included confrontations over the Bank’s budget.</w:t>
      </w:r>
      <w:r w:rsidR="007063F5" w:rsidRPr="00A94826">
        <w:rPr>
          <w:rFonts w:ascii="Times New Roman" w:hAnsi="Times New Roman" w:cs="Times New Roman"/>
          <w:sz w:val="24"/>
          <w:szCs w:val="24"/>
        </w:rPr>
        <w:t xml:space="preserve"> </w:t>
      </w:r>
      <w:r w:rsidR="00E63110" w:rsidRPr="00A94826">
        <w:rPr>
          <w:rFonts w:ascii="Times New Roman" w:hAnsi="Times New Roman" w:cs="Times New Roman"/>
          <w:sz w:val="24"/>
          <w:szCs w:val="24"/>
        </w:rPr>
        <w:t xml:space="preserve">Clausen welcomed the replacement </w:t>
      </w:r>
      <w:r w:rsidR="00901FD5" w:rsidRPr="00A94826">
        <w:rPr>
          <w:rFonts w:ascii="Times New Roman" w:hAnsi="Times New Roman" w:cs="Times New Roman"/>
          <w:sz w:val="24"/>
          <w:szCs w:val="24"/>
        </w:rPr>
        <w:t xml:space="preserve">of </w:t>
      </w:r>
      <w:r w:rsidR="00E63110" w:rsidRPr="00A94826">
        <w:rPr>
          <w:rFonts w:ascii="Times New Roman" w:hAnsi="Times New Roman" w:cs="Times New Roman"/>
          <w:sz w:val="24"/>
          <w:szCs w:val="24"/>
        </w:rPr>
        <w:t>Donald Regan with James Baker as US Treasury Secretary.</w:t>
      </w:r>
      <w:r w:rsidR="007063F5" w:rsidRPr="00A94826">
        <w:rPr>
          <w:rFonts w:ascii="Times New Roman" w:hAnsi="Times New Roman" w:cs="Times New Roman"/>
          <w:sz w:val="24"/>
          <w:szCs w:val="24"/>
        </w:rPr>
        <w:t xml:space="preserve"> </w:t>
      </w:r>
      <w:r w:rsidR="00E63110" w:rsidRPr="00A94826">
        <w:rPr>
          <w:rFonts w:ascii="Times New Roman" w:hAnsi="Times New Roman" w:cs="Times New Roman"/>
          <w:sz w:val="24"/>
          <w:szCs w:val="24"/>
        </w:rPr>
        <w:t xml:space="preserve">Personally, he much preferred </w:t>
      </w:r>
      <w:r w:rsidR="004B7FF7" w:rsidRPr="00A94826">
        <w:rPr>
          <w:rFonts w:ascii="Times New Roman" w:hAnsi="Times New Roman" w:cs="Times New Roman"/>
          <w:sz w:val="24"/>
          <w:szCs w:val="24"/>
        </w:rPr>
        <w:t>‘</w:t>
      </w:r>
      <w:r w:rsidR="00E63110" w:rsidRPr="00A94826">
        <w:rPr>
          <w:rFonts w:ascii="Times New Roman" w:hAnsi="Times New Roman" w:cs="Times New Roman"/>
          <w:sz w:val="24"/>
          <w:szCs w:val="24"/>
        </w:rPr>
        <w:t>the pragmatic, gentlemanly Baker to the outgoing secretary, the ideological, confrontational Donald Regan</w:t>
      </w:r>
      <w:r w:rsidR="00901FD5" w:rsidRPr="00A94826">
        <w:rPr>
          <w:rFonts w:ascii="Times New Roman" w:hAnsi="Times New Roman" w:cs="Times New Roman"/>
          <w:sz w:val="24"/>
          <w:szCs w:val="24"/>
        </w:rPr>
        <w:t>’</w:t>
      </w:r>
      <w:r w:rsidR="004B7FF7" w:rsidRPr="00A94826">
        <w:rPr>
          <w:rFonts w:ascii="Times New Roman" w:hAnsi="Times New Roman" w:cs="Times New Roman"/>
          <w:sz w:val="24"/>
          <w:szCs w:val="24"/>
        </w:rPr>
        <w:t xml:space="preserve"> (Kraske 1996: 234),</w:t>
      </w:r>
      <w:r w:rsidR="00901FD5" w:rsidRPr="00A94826">
        <w:rPr>
          <w:rFonts w:ascii="Times New Roman" w:hAnsi="Times New Roman" w:cs="Times New Roman"/>
          <w:sz w:val="24"/>
          <w:szCs w:val="24"/>
        </w:rPr>
        <w:t xml:space="preserve"> e</w:t>
      </w:r>
      <w:r w:rsidR="00E63110" w:rsidRPr="00A94826">
        <w:rPr>
          <w:rFonts w:ascii="Times New Roman" w:hAnsi="Times New Roman" w:cs="Times New Roman"/>
          <w:sz w:val="24"/>
          <w:szCs w:val="24"/>
        </w:rPr>
        <w:t xml:space="preserve">ven </w:t>
      </w:r>
      <w:r w:rsidR="00901FD5" w:rsidRPr="00A94826">
        <w:rPr>
          <w:rFonts w:ascii="Times New Roman" w:hAnsi="Times New Roman" w:cs="Times New Roman"/>
          <w:sz w:val="24"/>
          <w:szCs w:val="24"/>
        </w:rPr>
        <w:t>when</w:t>
      </w:r>
      <w:r w:rsidR="00E63110" w:rsidRPr="00A94826">
        <w:rPr>
          <w:rFonts w:ascii="Times New Roman" w:hAnsi="Times New Roman" w:cs="Times New Roman"/>
          <w:sz w:val="24"/>
          <w:szCs w:val="24"/>
        </w:rPr>
        <w:t xml:space="preserve"> Baker, no les</w:t>
      </w:r>
      <w:r w:rsidR="00901FD5" w:rsidRPr="00A94826">
        <w:rPr>
          <w:rFonts w:ascii="Times New Roman" w:hAnsi="Times New Roman" w:cs="Times New Roman"/>
          <w:sz w:val="24"/>
          <w:szCs w:val="24"/>
        </w:rPr>
        <w:t>s than Regan, wanted to limit US</w:t>
      </w:r>
      <w:r w:rsidR="00E63110" w:rsidRPr="00A94826">
        <w:rPr>
          <w:rFonts w:ascii="Times New Roman" w:hAnsi="Times New Roman" w:cs="Times New Roman"/>
          <w:sz w:val="24"/>
          <w:szCs w:val="24"/>
        </w:rPr>
        <w:t xml:space="preserve"> financial commitments to the IDA and the </w:t>
      </w:r>
      <w:r w:rsidR="00901FD5" w:rsidRPr="00A94826">
        <w:rPr>
          <w:rFonts w:ascii="Times New Roman" w:hAnsi="Times New Roman" w:cs="Times New Roman"/>
          <w:sz w:val="24"/>
          <w:szCs w:val="24"/>
        </w:rPr>
        <w:t>World Bank</w:t>
      </w:r>
      <w:r w:rsidR="00E63110"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AC4737" w:rsidRPr="00A94826">
        <w:rPr>
          <w:rFonts w:ascii="Times New Roman" w:hAnsi="Times New Roman" w:cs="Times New Roman"/>
          <w:sz w:val="24"/>
          <w:szCs w:val="24"/>
        </w:rPr>
        <w:t xml:space="preserve">Even after Congress authorized </w:t>
      </w:r>
      <w:r w:rsidR="00D27C0A" w:rsidRPr="00A94826">
        <w:rPr>
          <w:rFonts w:ascii="Times New Roman" w:hAnsi="Times New Roman" w:cs="Times New Roman"/>
          <w:sz w:val="24"/>
          <w:szCs w:val="24"/>
        </w:rPr>
        <w:t xml:space="preserve">payment </w:t>
      </w:r>
      <w:r w:rsidR="005D2961" w:rsidRPr="00A94826">
        <w:rPr>
          <w:rFonts w:ascii="Times New Roman" w:hAnsi="Times New Roman" w:cs="Times New Roman"/>
          <w:sz w:val="24"/>
          <w:szCs w:val="24"/>
        </w:rPr>
        <w:t xml:space="preserve">of </w:t>
      </w:r>
      <w:r w:rsidR="00AC4737" w:rsidRPr="00A94826">
        <w:rPr>
          <w:rFonts w:ascii="Times New Roman" w:hAnsi="Times New Roman" w:cs="Times New Roman"/>
          <w:sz w:val="24"/>
          <w:szCs w:val="24"/>
        </w:rPr>
        <w:t>funds,</w:t>
      </w:r>
      <w:r w:rsidR="0053448E" w:rsidRPr="00A94826">
        <w:rPr>
          <w:rFonts w:ascii="Times New Roman" w:hAnsi="Times New Roman" w:cs="Times New Roman"/>
          <w:sz w:val="24"/>
          <w:szCs w:val="24"/>
        </w:rPr>
        <w:t xml:space="preserve"> through</w:t>
      </w:r>
      <w:r w:rsidR="00AC4737" w:rsidRPr="00A94826">
        <w:rPr>
          <w:rFonts w:ascii="Times New Roman" w:hAnsi="Times New Roman" w:cs="Times New Roman"/>
          <w:sz w:val="24"/>
          <w:szCs w:val="24"/>
        </w:rPr>
        <w:t xml:space="preserve"> spread over four </w:t>
      </w:r>
      <w:r w:rsidR="00A236A6" w:rsidRPr="00A94826">
        <w:rPr>
          <w:rFonts w:ascii="Times New Roman" w:hAnsi="Times New Roman" w:cs="Times New Roman"/>
          <w:sz w:val="24"/>
          <w:szCs w:val="24"/>
        </w:rPr>
        <w:t xml:space="preserve">years </w:t>
      </w:r>
      <w:r w:rsidR="00AC4737" w:rsidRPr="00A94826">
        <w:rPr>
          <w:rFonts w:ascii="Times New Roman" w:hAnsi="Times New Roman" w:cs="Times New Roman"/>
          <w:sz w:val="24"/>
          <w:szCs w:val="24"/>
        </w:rPr>
        <w:t>instead of three, relations with the Bank remained tense.</w:t>
      </w:r>
      <w:r w:rsidR="007063F5" w:rsidRPr="00A94826">
        <w:rPr>
          <w:rFonts w:ascii="Times New Roman" w:hAnsi="Times New Roman" w:cs="Times New Roman"/>
          <w:sz w:val="24"/>
          <w:szCs w:val="24"/>
        </w:rPr>
        <w:t xml:space="preserve"> </w:t>
      </w:r>
      <w:r w:rsidR="00AC4737" w:rsidRPr="00A94826">
        <w:rPr>
          <w:rFonts w:ascii="Times New Roman" w:hAnsi="Times New Roman" w:cs="Times New Roman"/>
          <w:sz w:val="24"/>
          <w:szCs w:val="24"/>
        </w:rPr>
        <w:t xml:space="preserve">Liberal politicians and commentators believed that the stringent reforms advocated by the Bank </w:t>
      </w:r>
      <w:r w:rsidR="004B7FF7" w:rsidRPr="00A94826">
        <w:rPr>
          <w:rFonts w:ascii="Times New Roman" w:hAnsi="Times New Roman" w:cs="Times New Roman"/>
          <w:sz w:val="24"/>
          <w:szCs w:val="24"/>
        </w:rPr>
        <w:t>‘</w:t>
      </w:r>
      <w:r w:rsidR="00AC4737" w:rsidRPr="00A94826">
        <w:rPr>
          <w:rFonts w:ascii="Times New Roman" w:hAnsi="Times New Roman" w:cs="Times New Roman"/>
          <w:sz w:val="24"/>
          <w:szCs w:val="24"/>
        </w:rPr>
        <w:t>harmed developing countries</w:t>
      </w:r>
      <w:r w:rsidR="004B7FF7" w:rsidRPr="00A94826">
        <w:rPr>
          <w:rFonts w:ascii="Times New Roman" w:hAnsi="Times New Roman" w:cs="Times New Roman"/>
          <w:sz w:val="24"/>
          <w:szCs w:val="24"/>
        </w:rPr>
        <w:t xml:space="preserve">’, </w:t>
      </w:r>
      <w:r w:rsidR="00AC4737" w:rsidRPr="00A94826">
        <w:rPr>
          <w:rFonts w:ascii="Times New Roman" w:hAnsi="Times New Roman" w:cs="Times New Roman"/>
          <w:sz w:val="24"/>
          <w:szCs w:val="24"/>
        </w:rPr>
        <w:t xml:space="preserve">using </w:t>
      </w:r>
      <w:r w:rsidR="004B7FF7" w:rsidRPr="00A94826">
        <w:rPr>
          <w:rFonts w:ascii="Times New Roman" w:hAnsi="Times New Roman" w:cs="Times New Roman"/>
          <w:sz w:val="24"/>
          <w:szCs w:val="24"/>
        </w:rPr>
        <w:t>‘</w:t>
      </w:r>
      <w:r w:rsidR="00AC4737" w:rsidRPr="00A94826">
        <w:rPr>
          <w:rFonts w:ascii="Times New Roman" w:hAnsi="Times New Roman" w:cs="Times New Roman"/>
          <w:sz w:val="24"/>
          <w:szCs w:val="24"/>
        </w:rPr>
        <w:t>public monies to bail out the commercial banks</w:t>
      </w:r>
      <w:r w:rsidR="004B7FF7" w:rsidRPr="00A94826">
        <w:rPr>
          <w:rFonts w:ascii="Times New Roman" w:hAnsi="Times New Roman" w:cs="Times New Roman"/>
          <w:sz w:val="24"/>
          <w:szCs w:val="24"/>
        </w:rPr>
        <w:t>’, while r</w:t>
      </w:r>
      <w:r w:rsidR="00AC4737" w:rsidRPr="00A94826">
        <w:rPr>
          <w:rFonts w:ascii="Times New Roman" w:hAnsi="Times New Roman" w:cs="Times New Roman"/>
          <w:sz w:val="24"/>
          <w:szCs w:val="24"/>
        </w:rPr>
        <w:t>ight-wi</w:t>
      </w:r>
      <w:r w:rsidR="004B7FF7" w:rsidRPr="00A94826">
        <w:rPr>
          <w:rFonts w:ascii="Times New Roman" w:hAnsi="Times New Roman" w:cs="Times New Roman"/>
          <w:sz w:val="24"/>
          <w:szCs w:val="24"/>
        </w:rPr>
        <w:t>ng politicians did not want to ‘waste’</w:t>
      </w:r>
      <w:r w:rsidR="00AC4737" w:rsidRPr="00A94826">
        <w:rPr>
          <w:rFonts w:ascii="Times New Roman" w:hAnsi="Times New Roman" w:cs="Times New Roman"/>
          <w:sz w:val="24"/>
          <w:szCs w:val="24"/>
        </w:rPr>
        <w:t xml:space="preserve"> money on foreign aid </w:t>
      </w:r>
      <w:proofErr w:type="gramStart"/>
      <w:r w:rsidR="00AC4737" w:rsidRPr="00A94826">
        <w:rPr>
          <w:rFonts w:ascii="Times New Roman" w:hAnsi="Times New Roman" w:cs="Times New Roman"/>
          <w:sz w:val="24"/>
          <w:szCs w:val="24"/>
        </w:rPr>
        <w:t>in the midst of</w:t>
      </w:r>
      <w:proofErr w:type="gramEnd"/>
      <w:r w:rsidR="00AC4737" w:rsidRPr="00A94826">
        <w:rPr>
          <w:rFonts w:ascii="Times New Roman" w:hAnsi="Times New Roman" w:cs="Times New Roman"/>
          <w:sz w:val="24"/>
          <w:szCs w:val="24"/>
        </w:rPr>
        <w:t xml:space="preserve"> a serious domestic economic recession (Kraske 1996: 235).</w:t>
      </w:r>
      <w:r w:rsidR="007063F5" w:rsidRPr="00A94826">
        <w:rPr>
          <w:rFonts w:ascii="Times New Roman" w:hAnsi="Times New Roman" w:cs="Times New Roman"/>
          <w:sz w:val="24"/>
          <w:szCs w:val="24"/>
        </w:rPr>
        <w:t xml:space="preserve"> </w:t>
      </w:r>
      <w:r w:rsidR="008B0F13" w:rsidRPr="00A94826">
        <w:rPr>
          <w:rFonts w:ascii="Times New Roman" w:hAnsi="Times New Roman" w:cs="Times New Roman"/>
          <w:sz w:val="24"/>
          <w:szCs w:val="24"/>
        </w:rPr>
        <w:t>Clausen made no secret of his d</w:t>
      </w:r>
      <w:r w:rsidR="00A7408E" w:rsidRPr="00A94826">
        <w:rPr>
          <w:rFonts w:ascii="Times New Roman" w:hAnsi="Times New Roman" w:cs="Times New Roman"/>
          <w:sz w:val="24"/>
          <w:szCs w:val="24"/>
        </w:rPr>
        <w:t>isappointments and frustrations</w:t>
      </w:r>
      <w:r w:rsidR="004B7FF7" w:rsidRPr="00A94826">
        <w:rPr>
          <w:rFonts w:ascii="Times New Roman" w:hAnsi="Times New Roman" w:cs="Times New Roman"/>
          <w:sz w:val="24"/>
          <w:szCs w:val="24"/>
        </w:rPr>
        <w:t xml:space="preserve"> and</w:t>
      </w:r>
      <w:r w:rsidR="00A7408E" w:rsidRPr="00A94826">
        <w:rPr>
          <w:rFonts w:ascii="Times New Roman" w:hAnsi="Times New Roman" w:cs="Times New Roman"/>
          <w:sz w:val="24"/>
          <w:szCs w:val="24"/>
        </w:rPr>
        <w:t xml:space="preserve"> publicly criticized the Reagan administration’s fis</w:t>
      </w:r>
      <w:r w:rsidR="004B7FF7" w:rsidRPr="00A94826">
        <w:rPr>
          <w:rFonts w:ascii="Times New Roman" w:hAnsi="Times New Roman" w:cs="Times New Roman"/>
          <w:sz w:val="24"/>
          <w:szCs w:val="24"/>
        </w:rPr>
        <w:t>cal policies. I</w:t>
      </w:r>
      <w:r w:rsidR="00A7408E" w:rsidRPr="00A94826">
        <w:rPr>
          <w:rFonts w:ascii="Times New Roman" w:hAnsi="Times New Roman" w:cs="Times New Roman"/>
          <w:sz w:val="24"/>
          <w:szCs w:val="24"/>
        </w:rPr>
        <w:t xml:space="preserve">n addition </w:t>
      </w:r>
      <w:r w:rsidR="00CE6CF9" w:rsidRPr="00A94826">
        <w:rPr>
          <w:rFonts w:ascii="Times New Roman" w:hAnsi="Times New Roman" w:cs="Times New Roman"/>
          <w:sz w:val="24"/>
          <w:szCs w:val="24"/>
        </w:rPr>
        <w:t>to his</w:t>
      </w:r>
      <w:r w:rsidR="008B0F13" w:rsidRPr="00A94826">
        <w:rPr>
          <w:rFonts w:ascii="Times New Roman" w:hAnsi="Times New Roman" w:cs="Times New Roman"/>
          <w:sz w:val="24"/>
          <w:szCs w:val="24"/>
        </w:rPr>
        <w:t xml:space="preserve"> regular appeals to the Bank’s governors to s</w:t>
      </w:r>
      <w:r w:rsidR="00947698" w:rsidRPr="00A94826">
        <w:rPr>
          <w:rFonts w:ascii="Times New Roman" w:hAnsi="Times New Roman" w:cs="Times New Roman"/>
          <w:sz w:val="24"/>
          <w:szCs w:val="24"/>
        </w:rPr>
        <w:t>upport an expansion of the Bank’s roles</w:t>
      </w:r>
      <w:r w:rsidR="008B0F13" w:rsidRPr="00A94826">
        <w:rPr>
          <w:rFonts w:ascii="Times New Roman" w:hAnsi="Times New Roman" w:cs="Times New Roman"/>
          <w:sz w:val="24"/>
          <w:szCs w:val="24"/>
        </w:rPr>
        <w:t xml:space="preserve">, Clausen took the Bank’s case actively to the </w:t>
      </w:r>
      <w:r w:rsidR="004B7FF7" w:rsidRPr="00A94826">
        <w:rPr>
          <w:rFonts w:ascii="Times New Roman" w:hAnsi="Times New Roman" w:cs="Times New Roman"/>
          <w:sz w:val="24"/>
          <w:szCs w:val="24"/>
        </w:rPr>
        <w:t>news media, business gatherings</w:t>
      </w:r>
      <w:r w:rsidR="008B0F13" w:rsidRPr="00A94826">
        <w:rPr>
          <w:rFonts w:ascii="Times New Roman" w:hAnsi="Times New Roman" w:cs="Times New Roman"/>
          <w:sz w:val="24"/>
          <w:szCs w:val="24"/>
        </w:rPr>
        <w:t xml:space="preserve"> and bodies such as the Overseas Development Council </w:t>
      </w:r>
      <w:r w:rsidR="005524D9" w:rsidRPr="00A94826">
        <w:rPr>
          <w:rFonts w:ascii="Times New Roman" w:hAnsi="Times New Roman" w:cs="Times New Roman"/>
          <w:sz w:val="24"/>
          <w:szCs w:val="24"/>
        </w:rPr>
        <w:t>and the Bretton Woods Committee (t</w:t>
      </w:r>
      <w:r w:rsidR="00053945" w:rsidRPr="00A94826">
        <w:rPr>
          <w:rFonts w:ascii="Times New Roman" w:hAnsi="Times New Roman" w:cs="Times New Roman"/>
          <w:sz w:val="24"/>
          <w:szCs w:val="24"/>
        </w:rPr>
        <w:t xml:space="preserve">he latter was set up in 1983 to </w:t>
      </w:r>
      <w:r w:rsidR="0018045E" w:rsidRPr="00A94826">
        <w:rPr>
          <w:rFonts w:ascii="Times New Roman" w:hAnsi="Times New Roman" w:cs="Times New Roman"/>
          <w:sz w:val="24"/>
          <w:szCs w:val="24"/>
        </w:rPr>
        <w:t>publicly discuss</w:t>
      </w:r>
      <w:r w:rsidR="00053945" w:rsidRPr="00A94826">
        <w:rPr>
          <w:rFonts w:ascii="Times New Roman" w:hAnsi="Times New Roman" w:cs="Times New Roman"/>
          <w:sz w:val="24"/>
          <w:szCs w:val="24"/>
        </w:rPr>
        <w:t xml:space="preserve"> the importance of these international financial institutions</w:t>
      </w:r>
      <w:r w:rsidR="005524D9" w:rsidRPr="00A94826">
        <w:rPr>
          <w:rFonts w:ascii="Times New Roman" w:hAnsi="Times New Roman" w:cs="Times New Roman"/>
          <w:sz w:val="24"/>
          <w:szCs w:val="24"/>
        </w:rPr>
        <w:t>)</w:t>
      </w:r>
      <w:r w:rsidR="00053945" w:rsidRPr="00A94826">
        <w:rPr>
          <w:rFonts w:ascii="Times New Roman" w:hAnsi="Times New Roman" w:cs="Times New Roman"/>
          <w:sz w:val="24"/>
          <w:szCs w:val="24"/>
        </w:rPr>
        <w:t xml:space="preserve">. </w:t>
      </w:r>
      <w:r w:rsidR="005524D9" w:rsidRPr="00A94826">
        <w:rPr>
          <w:rFonts w:ascii="Times New Roman" w:hAnsi="Times New Roman" w:cs="Times New Roman"/>
          <w:sz w:val="24"/>
          <w:szCs w:val="24"/>
        </w:rPr>
        <w:t xml:space="preserve">In October 1985, as the annual </w:t>
      </w:r>
      <w:r w:rsidR="00CC6818" w:rsidRPr="00A94826">
        <w:rPr>
          <w:rFonts w:ascii="Times New Roman" w:hAnsi="Times New Roman" w:cs="Times New Roman"/>
          <w:sz w:val="24"/>
          <w:szCs w:val="24"/>
        </w:rPr>
        <w:t>IMF-World Bank</w:t>
      </w:r>
      <w:r w:rsidR="005524D9" w:rsidRPr="00A94826">
        <w:rPr>
          <w:rFonts w:ascii="Times New Roman" w:hAnsi="Times New Roman" w:cs="Times New Roman"/>
          <w:sz w:val="24"/>
          <w:szCs w:val="24"/>
        </w:rPr>
        <w:t xml:space="preserve"> meetings were about to start in Seoul, </w:t>
      </w:r>
      <w:r w:rsidR="002E7A34" w:rsidRPr="00A94826">
        <w:rPr>
          <w:rFonts w:ascii="Times New Roman" w:hAnsi="Times New Roman" w:cs="Times New Roman"/>
          <w:sz w:val="24"/>
          <w:szCs w:val="24"/>
        </w:rPr>
        <w:t xml:space="preserve">South </w:t>
      </w:r>
      <w:r w:rsidR="005524D9" w:rsidRPr="00A94826">
        <w:rPr>
          <w:rFonts w:ascii="Times New Roman" w:hAnsi="Times New Roman" w:cs="Times New Roman"/>
          <w:sz w:val="24"/>
          <w:szCs w:val="24"/>
        </w:rPr>
        <w:t xml:space="preserve">Korea, Clausen was told that the US would not support his reelection the following year. </w:t>
      </w:r>
      <w:r w:rsidR="002E7A34" w:rsidRPr="00A94826">
        <w:rPr>
          <w:rFonts w:ascii="Times New Roman" w:hAnsi="Times New Roman" w:cs="Times New Roman"/>
          <w:sz w:val="24"/>
          <w:szCs w:val="24"/>
        </w:rPr>
        <w:t>I</w:t>
      </w:r>
      <w:r w:rsidR="005524D9" w:rsidRPr="00A94826">
        <w:rPr>
          <w:rFonts w:ascii="Times New Roman" w:hAnsi="Times New Roman" w:cs="Times New Roman"/>
          <w:sz w:val="24"/>
          <w:szCs w:val="24"/>
        </w:rPr>
        <w:t>n his speech the next day he preempt</w:t>
      </w:r>
      <w:r w:rsidR="002E7A34" w:rsidRPr="00A94826">
        <w:rPr>
          <w:rFonts w:ascii="Times New Roman" w:hAnsi="Times New Roman" w:cs="Times New Roman"/>
          <w:sz w:val="24"/>
          <w:szCs w:val="24"/>
        </w:rPr>
        <w:t>ively</w:t>
      </w:r>
      <w:r w:rsidR="005524D9" w:rsidRPr="00A94826">
        <w:rPr>
          <w:rFonts w:ascii="Times New Roman" w:hAnsi="Times New Roman" w:cs="Times New Roman"/>
          <w:sz w:val="24"/>
          <w:szCs w:val="24"/>
        </w:rPr>
        <w:t xml:space="preserve"> announced that he would be stepping down. This </w:t>
      </w:r>
      <w:proofErr w:type="gramStart"/>
      <w:r w:rsidR="005524D9" w:rsidRPr="00A94826">
        <w:rPr>
          <w:rFonts w:ascii="Times New Roman" w:hAnsi="Times New Roman" w:cs="Times New Roman"/>
          <w:sz w:val="24"/>
          <w:szCs w:val="24"/>
        </w:rPr>
        <w:t>actually surprised</w:t>
      </w:r>
      <w:proofErr w:type="gramEnd"/>
      <w:r w:rsidR="005524D9" w:rsidRPr="00A94826">
        <w:rPr>
          <w:rFonts w:ascii="Times New Roman" w:hAnsi="Times New Roman" w:cs="Times New Roman"/>
          <w:sz w:val="24"/>
          <w:szCs w:val="24"/>
        </w:rPr>
        <w:t xml:space="preserve"> many in the administration, who had not yet agreed on a successor. His retirement became effective 30 June 1986. Clausen may have contributed to a change in attitude in the US government, but such change was only apparent after he had left the Bank. While he was in </w:t>
      </w:r>
      <w:proofErr w:type="gramStart"/>
      <w:r w:rsidR="005524D9" w:rsidRPr="00A94826">
        <w:rPr>
          <w:rFonts w:ascii="Times New Roman" w:hAnsi="Times New Roman" w:cs="Times New Roman"/>
          <w:sz w:val="24"/>
          <w:szCs w:val="24"/>
        </w:rPr>
        <w:t>office</w:t>
      </w:r>
      <w:proofErr w:type="gramEnd"/>
      <w:r w:rsidR="005524D9" w:rsidRPr="00A94826">
        <w:rPr>
          <w:rFonts w:ascii="Times New Roman" w:hAnsi="Times New Roman" w:cs="Times New Roman"/>
          <w:sz w:val="24"/>
          <w:szCs w:val="24"/>
        </w:rPr>
        <w:t xml:space="preserve"> he lacked the ‘insiders’ knowledge of Washington ‘needed to deflect the ideologically and politically motivat</w:t>
      </w:r>
      <w:r w:rsidR="00976E7B" w:rsidRPr="00A94826">
        <w:rPr>
          <w:rFonts w:ascii="Times New Roman" w:hAnsi="Times New Roman" w:cs="Times New Roman"/>
          <w:sz w:val="24"/>
          <w:szCs w:val="24"/>
        </w:rPr>
        <w:t>ed attacks leveled at the Bank’, but w</w:t>
      </w:r>
      <w:r w:rsidR="005524D9" w:rsidRPr="00A94826">
        <w:rPr>
          <w:rFonts w:ascii="Times New Roman" w:hAnsi="Times New Roman" w:cs="Times New Roman"/>
          <w:sz w:val="24"/>
          <w:szCs w:val="24"/>
        </w:rPr>
        <w:t xml:space="preserve">hether anyone could have ‘navigated more skillfully through those troubled times’ </w:t>
      </w:r>
      <w:r w:rsidR="00976E7B" w:rsidRPr="00A94826">
        <w:rPr>
          <w:rFonts w:ascii="Times New Roman" w:hAnsi="Times New Roman" w:cs="Times New Roman"/>
          <w:sz w:val="24"/>
          <w:szCs w:val="24"/>
        </w:rPr>
        <w:t>remains</w:t>
      </w:r>
      <w:r w:rsidR="005524D9" w:rsidRPr="00A94826">
        <w:rPr>
          <w:rFonts w:ascii="Times New Roman" w:hAnsi="Times New Roman" w:cs="Times New Roman"/>
          <w:sz w:val="24"/>
          <w:szCs w:val="24"/>
        </w:rPr>
        <w:t xml:space="preserve"> unclear (Kraske 1996: 244). </w:t>
      </w:r>
    </w:p>
    <w:p w14:paraId="3A71A4A3" w14:textId="77777777" w:rsidR="004C052C" w:rsidRPr="00A94826" w:rsidRDefault="001903D4" w:rsidP="003C73D9">
      <w:pPr>
        <w:spacing w:after="0" w:line="240" w:lineRule="auto"/>
        <w:ind w:firstLine="720"/>
        <w:jc w:val="both"/>
        <w:rPr>
          <w:rFonts w:ascii="Times New Roman" w:hAnsi="Times New Roman" w:cs="Times New Roman"/>
          <w:sz w:val="24"/>
          <w:szCs w:val="24"/>
        </w:rPr>
      </w:pPr>
      <w:r w:rsidRPr="00A94826">
        <w:rPr>
          <w:rFonts w:ascii="Times New Roman" w:hAnsi="Times New Roman" w:cs="Times New Roman"/>
          <w:sz w:val="24"/>
          <w:szCs w:val="24"/>
        </w:rPr>
        <w:t>Clausen’s retirement</w:t>
      </w:r>
      <w:r w:rsidR="00976E7B" w:rsidRPr="00A94826">
        <w:rPr>
          <w:rFonts w:ascii="Times New Roman" w:hAnsi="Times New Roman" w:cs="Times New Roman"/>
          <w:sz w:val="24"/>
          <w:szCs w:val="24"/>
        </w:rPr>
        <w:t xml:space="preserve"> </w:t>
      </w:r>
      <w:r w:rsidRPr="00A94826">
        <w:rPr>
          <w:rFonts w:ascii="Times New Roman" w:hAnsi="Times New Roman" w:cs="Times New Roman"/>
          <w:sz w:val="24"/>
          <w:szCs w:val="24"/>
        </w:rPr>
        <w:t>did</w:t>
      </w:r>
      <w:r w:rsidR="00976E7B" w:rsidRPr="00A94826">
        <w:rPr>
          <w:rFonts w:ascii="Times New Roman" w:hAnsi="Times New Roman" w:cs="Times New Roman"/>
          <w:sz w:val="24"/>
          <w:szCs w:val="24"/>
        </w:rPr>
        <w:t xml:space="preserve"> no</w:t>
      </w:r>
      <w:r w:rsidRPr="00A94826">
        <w:rPr>
          <w:rFonts w:ascii="Times New Roman" w:hAnsi="Times New Roman" w:cs="Times New Roman"/>
          <w:sz w:val="24"/>
          <w:szCs w:val="24"/>
        </w:rPr>
        <w:t>t last very long.</w:t>
      </w:r>
      <w:r w:rsidR="007063F5" w:rsidRPr="00A94826">
        <w:rPr>
          <w:rFonts w:ascii="Times New Roman" w:hAnsi="Times New Roman" w:cs="Times New Roman"/>
          <w:sz w:val="24"/>
          <w:szCs w:val="24"/>
        </w:rPr>
        <w:t xml:space="preserve"> </w:t>
      </w:r>
      <w:r w:rsidR="00976E7B" w:rsidRPr="00A94826">
        <w:rPr>
          <w:rFonts w:ascii="Times New Roman" w:hAnsi="Times New Roman" w:cs="Times New Roman"/>
          <w:sz w:val="24"/>
          <w:szCs w:val="24"/>
        </w:rPr>
        <w:t>On</w:t>
      </w:r>
      <w:r w:rsidRPr="00A94826">
        <w:rPr>
          <w:rFonts w:ascii="Times New Roman" w:hAnsi="Times New Roman" w:cs="Times New Roman"/>
          <w:sz w:val="24"/>
          <w:szCs w:val="24"/>
        </w:rPr>
        <w:t xml:space="preserve"> the evening of his last day at the </w:t>
      </w:r>
      <w:r w:rsidR="004B15F3" w:rsidRPr="00A94826">
        <w:rPr>
          <w:rFonts w:ascii="Times New Roman" w:hAnsi="Times New Roman" w:cs="Times New Roman"/>
          <w:sz w:val="24"/>
          <w:szCs w:val="24"/>
        </w:rPr>
        <w:t xml:space="preserve">World </w:t>
      </w:r>
      <w:r w:rsidRPr="00A94826">
        <w:rPr>
          <w:rFonts w:ascii="Times New Roman" w:hAnsi="Times New Roman" w:cs="Times New Roman"/>
          <w:sz w:val="24"/>
          <w:szCs w:val="24"/>
        </w:rPr>
        <w:t>Bank he received calls from key members of the board of directors of the Bank</w:t>
      </w:r>
      <w:r w:rsidR="004B15F3" w:rsidRPr="00A94826">
        <w:rPr>
          <w:rFonts w:ascii="Times New Roman" w:hAnsi="Times New Roman" w:cs="Times New Roman"/>
          <w:sz w:val="24"/>
          <w:szCs w:val="24"/>
        </w:rPr>
        <w:t xml:space="preserve"> of </w:t>
      </w:r>
      <w:r w:rsidRPr="00A94826">
        <w:rPr>
          <w:rFonts w:ascii="Times New Roman" w:hAnsi="Times New Roman" w:cs="Times New Roman"/>
          <w:sz w:val="24"/>
          <w:szCs w:val="24"/>
        </w:rPr>
        <w:t>America about the problems that had grown up in the years of his absence.</w:t>
      </w:r>
      <w:r w:rsidR="00947698" w:rsidRPr="00A94826">
        <w:rPr>
          <w:rFonts w:ascii="Times New Roman" w:hAnsi="Times New Roman" w:cs="Times New Roman"/>
          <w:sz w:val="24"/>
          <w:szCs w:val="24"/>
        </w:rPr>
        <w:t xml:space="preserve"> </w:t>
      </w:r>
      <w:r w:rsidRPr="00A94826">
        <w:rPr>
          <w:rFonts w:ascii="Times New Roman" w:hAnsi="Times New Roman" w:cs="Times New Roman"/>
          <w:sz w:val="24"/>
          <w:szCs w:val="24"/>
        </w:rPr>
        <w:t>By October</w:t>
      </w:r>
      <w:r w:rsidR="00976E7B" w:rsidRPr="00A94826">
        <w:rPr>
          <w:rFonts w:ascii="Times New Roman" w:hAnsi="Times New Roman" w:cs="Times New Roman"/>
          <w:sz w:val="24"/>
          <w:szCs w:val="24"/>
        </w:rPr>
        <w:t xml:space="preserve"> 1986, </w:t>
      </w:r>
      <w:r w:rsidR="00D92346" w:rsidRPr="00A94826">
        <w:rPr>
          <w:rFonts w:ascii="Times New Roman" w:hAnsi="Times New Roman" w:cs="Times New Roman"/>
          <w:sz w:val="24"/>
          <w:szCs w:val="24"/>
        </w:rPr>
        <w:t>a month after he had</w:t>
      </w:r>
      <w:r w:rsidR="007063F5" w:rsidRPr="00A94826">
        <w:rPr>
          <w:rFonts w:ascii="Times New Roman" w:hAnsi="Times New Roman" w:cs="Times New Roman"/>
          <w:sz w:val="24"/>
          <w:szCs w:val="24"/>
        </w:rPr>
        <w:t xml:space="preserve"> </w:t>
      </w:r>
      <w:r w:rsidR="00D92346" w:rsidRPr="00A94826">
        <w:rPr>
          <w:rFonts w:ascii="Times New Roman" w:hAnsi="Times New Roman" w:cs="Times New Roman"/>
          <w:sz w:val="24"/>
          <w:szCs w:val="24"/>
        </w:rPr>
        <w:t xml:space="preserve">joined the board of </w:t>
      </w:r>
      <w:r w:rsidR="00976E7B" w:rsidRPr="00A94826">
        <w:rPr>
          <w:rFonts w:ascii="Times New Roman" w:hAnsi="Times New Roman" w:cs="Times New Roman"/>
          <w:sz w:val="24"/>
          <w:szCs w:val="24"/>
        </w:rPr>
        <w:t xml:space="preserve">the pharmaceuticals group </w:t>
      </w:r>
      <w:proofErr w:type="spellStart"/>
      <w:r w:rsidR="00976E7B" w:rsidRPr="00A94826">
        <w:rPr>
          <w:rFonts w:ascii="Times New Roman" w:hAnsi="Times New Roman" w:cs="Times New Roman"/>
          <w:sz w:val="24"/>
          <w:szCs w:val="24"/>
        </w:rPr>
        <w:t>Wellcome</w:t>
      </w:r>
      <w:proofErr w:type="spellEnd"/>
      <w:r w:rsidR="00D92346" w:rsidRPr="00A94826">
        <w:rPr>
          <w:rFonts w:ascii="Times New Roman" w:hAnsi="Times New Roman" w:cs="Times New Roman"/>
          <w:sz w:val="24"/>
          <w:szCs w:val="24"/>
        </w:rPr>
        <w:t xml:space="preserve"> as a non-executive director, </w:t>
      </w:r>
      <w:r w:rsidR="00976E7B" w:rsidRPr="00A94826">
        <w:rPr>
          <w:rFonts w:ascii="Times New Roman" w:hAnsi="Times New Roman" w:cs="Times New Roman"/>
          <w:sz w:val="24"/>
          <w:szCs w:val="24"/>
        </w:rPr>
        <w:t xml:space="preserve">the board of the </w:t>
      </w:r>
      <w:r w:rsidRPr="00A94826">
        <w:rPr>
          <w:rFonts w:ascii="Times New Roman" w:hAnsi="Times New Roman" w:cs="Times New Roman"/>
          <w:sz w:val="24"/>
          <w:szCs w:val="24"/>
        </w:rPr>
        <w:t>Bank</w:t>
      </w:r>
      <w:r w:rsidR="004B15F3" w:rsidRPr="00A94826">
        <w:rPr>
          <w:rFonts w:ascii="Times New Roman" w:hAnsi="Times New Roman" w:cs="Times New Roman"/>
          <w:sz w:val="24"/>
          <w:szCs w:val="24"/>
        </w:rPr>
        <w:t xml:space="preserve"> of </w:t>
      </w:r>
      <w:r w:rsidR="00976E7B" w:rsidRPr="00A94826">
        <w:rPr>
          <w:rFonts w:ascii="Times New Roman" w:hAnsi="Times New Roman" w:cs="Times New Roman"/>
          <w:sz w:val="24"/>
          <w:szCs w:val="24"/>
        </w:rPr>
        <w:t>America</w:t>
      </w:r>
      <w:r w:rsidRPr="00A94826">
        <w:rPr>
          <w:rFonts w:ascii="Times New Roman" w:hAnsi="Times New Roman" w:cs="Times New Roman"/>
          <w:sz w:val="24"/>
          <w:szCs w:val="24"/>
        </w:rPr>
        <w:t xml:space="preserve"> </w:t>
      </w:r>
      <w:r w:rsidR="00976E7B" w:rsidRPr="00A94826">
        <w:rPr>
          <w:rFonts w:ascii="Times New Roman" w:hAnsi="Times New Roman" w:cs="Times New Roman"/>
          <w:sz w:val="24"/>
          <w:szCs w:val="24"/>
        </w:rPr>
        <w:t>had fired the top management</w:t>
      </w:r>
      <w:r w:rsidRPr="00A94826">
        <w:rPr>
          <w:rFonts w:ascii="Times New Roman" w:hAnsi="Times New Roman" w:cs="Times New Roman"/>
          <w:sz w:val="24"/>
          <w:szCs w:val="24"/>
        </w:rPr>
        <w:t xml:space="preserve"> and </w:t>
      </w:r>
      <w:r w:rsidR="005778FA" w:rsidRPr="00A94826">
        <w:rPr>
          <w:rFonts w:ascii="Times New Roman" w:hAnsi="Times New Roman" w:cs="Times New Roman"/>
          <w:sz w:val="24"/>
          <w:szCs w:val="24"/>
        </w:rPr>
        <w:t xml:space="preserve">recruited </w:t>
      </w:r>
      <w:r w:rsidRPr="00A94826">
        <w:rPr>
          <w:rFonts w:ascii="Times New Roman" w:hAnsi="Times New Roman" w:cs="Times New Roman"/>
          <w:sz w:val="24"/>
          <w:szCs w:val="24"/>
        </w:rPr>
        <w:t xml:space="preserve">Clausen as </w:t>
      </w:r>
      <w:r w:rsidR="00976E7B" w:rsidRPr="00A94826">
        <w:rPr>
          <w:rFonts w:ascii="Times New Roman" w:hAnsi="Times New Roman" w:cs="Times New Roman"/>
          <w:sz w:val="24"/>
          <w:szCs w:val="24"/>
        </w:rPr>
        <w:t xml:space="preserve">Chief Executive Officer </w:t>
      </w:r>
      <w:r w:rsidRPr="00A94826">
        <w:rPr>
          <w:rFonts w:ascii="Times New Roman" w:hAnsi="Times New Roman" w:cs="Times New Roman"/>
          <w:sz w:val="24"/>
          <w:szCs w:val="24"/>
        </w:rPr>
        <w:t xml:space="preserve">to </w:t>
      </w:r>
      <w:r w:rsidR="005778FA" w:rsidRPr="00A94826">
        <w:rPr>
          <w:rFonts w:ascii="Times New Roman" w:hAnsi="Times New Roman" w:cs="Times New Roman"/>
          <w:sz w:val="24"/>
          <w:szCs w:val="24"/>
        </w:rPr>
        <w:t>manage</w:t>
      </w:r>
      <w:r w:rsidRPr="00A94826">
        <w:rPr>
          <w:rFonts w:ascii="Times New Roman" w:hAnsi="Times New Roman" w:cs="Times New Roman"/>
          <w:sz w:val="24"/>
          <w:szCs w:val="24"/>
        </w:rPr>
        <w:t xml:space="preserve"> a serious financial crisis and </w:t>
      </w:r>
      <w:r w:rsidR="005778FA" w:rsidRPr="00A94826">
        <w:rPr>
          <w:rFonts w:ascii="Times New Roman" w:hAnsi="Times New Roman" w:cs="Times New Roman"/>
          <w:sz w:val="24"/>
          <w:szCs w:val="24"/>
        </w:rPr>
        <w:t xml:space="preserve">to ward off </w:t>
      </w:r>
      <w:r w:rsidRPr="00A94826">
        <w:rPr>
          <w:rFonts w:ascii="Times New Roman" w:hAnsi="Times New Roman" w:cs="Times New Roman"/>
          <w:sz w:val="24"/>
          <w:szCs w:val="24"/>
        </w:rPr>
        <w:t>t</w:t>
      </w:r>
      <w:r w:rsidR="00976E7B" w:rsidRPr="00A94826">
        <w:rPr>
          <w:rFonts w:ascii="Times New Roman" w:hAnsi="Times New Roman" w:cs="Times New Roman"/>
          <w:sz w:val="24"/>
          <w:szCs w:val="24"/>
        </w:rPr>
        <w:t>he threat of a hostile takeover</w:t>
      </w:r>
      <w:r w:rsidR="005D1954"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895AF4" w:rsidRPr="00A94826">
        <w:rPr>
          <w:rFonts w:ascii="Times New Roman" w:hAnsi="Times New Roman" w:cs="Times New Roman"/>
          <w:sz w:val="24"/>
          <w:szCs w:val="24"/>
        </w:rPr>
        <w:t>This reappoint</w:t>
      </w:r>
      <w:r w:rsidR="00976E7B" w:rsidRPr="00A94826">
        <w:rPr>
          <w:rFonts w:ascii="Times New Roman" w:hAnsi="Times New Roman" w:cs="Times New Roman"/>
          <w:sz w:val="24"/>
          <w:szCs w:val="24"/>
        </w:rPr>
        <w:t>ment</w:t>
      </w:r>
      <w:r w:rsidR="00895AF4" w:rsidRPr="00A94826">
        <w:rPr>
          <w:rFonts w:ascii="Times New Roman" w:hAnsi="Times New Roman" w:cs="Times New Roman"/>
          <w:sz w:val="24"/>
          <w:szCs w:val="24"/>
        </w:rPr>
        <w:t xml:space="preserve"> was </w:t>
      </w:r>
      <w:r w:rsidR="00976E7B" w:rsidRPr="00A94826">
        <w:rPr>
          <w:rFonts w:ascii="Times New Roman" w:hAnsi="Times New Roman" w:cs="Times New Roman"/>
          <w:sz w:val="24"/>
          <w:szCs w:val="24"/>
        </w:rPr>
        <w:t xml:space="preserve">not </w:t>
      </w:r>
      <w:r w:rsidR="00767E87" w:rsidRPr="00A94826">
        <w:rPr>
          <w:rFonts w:ascii="Times New Roman" w:hAnsi="Times New Roman" w:cs="Times New Roman"/>
          <w:sz w:val="24"/>
          <w:szCs w:val="24"/>
        </w:rPr>
        <w:t xml:space="preserve">without controversy, </w:t>
      </w:r>
      <w:r w:rsidR="00976E7B" w:rsidRPr="00A94826">
        <w:rPr>
          <w:rFonts w:ascii="Times New Roman" w:hAnsi="Times New Roman" w:cs="Times New Roman"/>
          <w:sz w:val="24"/>
          <w:szCs w:val="24"/>
        </w:rPr>
        <w:t>but</w:t>
      </w:r>
      <w:r w:rsidR="007063F5" w:rsidRPr="00A94826">
        <w:rPr>
          <w:rFonts w:ascii="Times New Roman" w:hAnsi="Times New Roman" w:cs="Times New Roman"/>
          <w:sz w:val="24"/>
          <w:szCs w:val="24"/>
        </w:rPr>
        <w:t xml:space="preserve"> </w:t>
      </w:r>
      <w:r w:rsidR="00976E7B" w:rsidRPr="00A94826">
        <w:rPr>
          <w:rFonts w:ascii="Times New Roman" w:hAnsi="Times New Roman" w:cs="Times New Roman"/>
          <w:sz w:val="24"/>
          <w:szCs w:val="24"/>
        </w:rPr>
        <w:t>w</w:t>
      </w:r>
      <w:r w:rsidR="00CE6CF9" w:rsidRPr="00A94826">
        <w:rPr>
          <w:rFonts w:ascii="Times New Roman" w:hAnsi="Times New Roman" w:cs="Times New Roman"/>
          <w:sz w:val="24"/>
          <w:szCs w:val="24"/>
        </w:rPr>
        <w:t xml:space="preserve">hen </w:t>
      </w:r>
      <w:r w:rsidR="00976E7B" w:rsidRPr="00A94826">
        <w:rPr>
          <w:rFonts w:ascii="Times New Roman" w:hAnsi="Times New Roman" w:cs="Times New Roman"/>
          <w:sz w:val="24"/>
          <w:szCs w:val="24"/>
        </w:rPr>
        <w:t>Clausen returned to the B</w:t>
      </w:r>
      <w:r w:rsidR="00895AF4" w:rsidRPr="00A94826">
        <w:rPr>
          <w:rFonts w:ascii="Times New Roman" w:hAnsi="Times New Roman" w:cs="Times New Roman"/>
          <w:sz w:val="24"/>
          <w:szCs w:val="24"/>
        </w:rPr>
        <w:t>ank</w:t>
      </w:r>
      <w:r w:rsidR="00976E7B" w:rsidRPr="00A94826">
        <w:rPr>
          <w:rFonts w:ascii="Times New Roman" w:hAnsi="Times New Roman" w:cs="Times New Roman"/>
          <w:sz w:val="24"/>
          <w:szCs w:val="24"/>
        </w:rPr>
        <w:t xml:space="preserve"> of America</w:t>
      </w:r>
      <w:r w:rsidR="00895AF4" w:rsidRPr="00A94826">
        <w:rPr>
          <w:rFonts w:ascii="Times New Roman" w:hAnsi="Times New Roman" w:cs="Times New Roman"/>
          <w:sz w:val="24"/>
          <w:szCs w:val="24"/>
        </w:rPr>
        <w:t>, he found that it had huge loan losses, both domestically and in Latin America</w:t>
      </w:r>
      <w:r w:rsidR="00976E7B" w:rsidRPr="00A94826">
        <w:rPr>
          <w:rFonts w:ascii="Times New Roman" w:hAnsi="Times New Roman" w:cs="Times New Roman"/>
          <w:sz w:val="24"/>
          <w:szCs w:val="24"/>
        </w:rPr>
        <w:t>,</w:t>
      </w:r>
      <w:r w:rsidR="00895AF4" w:rsidRPr="00A94826">
        <w:rPr>
          <w:rFonts w:ascii="Times New Roman" w:hAnsi="Times New Roman" w:cs="Times New Roman"/>
          <w:sz w:val="24"/>
          <w:szCs w:val="24"/>
        </w:rPr>
        <w:t xml:space="preserve"> and </w:t>
      </w:r>
      <w:r w:rsidR="00976E7B" w:rsidRPr="00A94826">
        <w:rPr>
          <w:rFonts w:ascii="Times New Roman" w:hAnsi="Times New Roman" w:cs="Times New Roman"/>
          <w:sz w:val="24"/>
          <w:szCs w:val="24"/>
        </w:rPr>
        <w:t xml:space="preserve">that </w:t>
      </w:r>
      <w:r w:rsidR="00895AF4" w:rsidRPr="00A94826">
        <w:rPr>
          <w:rFonts w:ascii="Times New Roman" w:hAnsi="Times New Roman" w:cs="Times New Roman"/>
          <w:sz w:val="24"/>
          <w:szCs w:val="24"/>
        </w:rPr>
        <w:t>it was suffering from low morale and antiquated technology.</w:t>
      </w:r>
      <w:r w:rsidR="007063F5" w:rsidRPr="00A94826">
        <w:rPr>
          <w:rFonts w:ascii="Times New Roman" w:hAnsi="Times New Roman" w:cs="Times New Roman"/>
          <w:sz w:val="24"/>
          <w:szCs w:val="24"/>
        </w:rPr>
        <w:t xml:space="preserve"> </w:t>
      </w:r>
      <w:r w:rsidR="00895AF4" w:rsidRPr="00A94826">
        <w:rPr>
          <w:rFonts w:ascii="Times New Roman" w:hAnsi="Times New Roman" w:cs="Times New Roman"/>
          <w:sz w:val="24"/>
          <w:szCs w:val="24"/>
        </w:rPr>
        <w:t xml:space="preserve">He embarked on a program of </w:t>
      </w:r>
      <w:r w:rsidR="005F7167" w:rsidRPr="00A94826">
        <w:rPr>
          <w:rFonts w:ascii="Times New Roman" w:hAnsi="Times New Roman" w:cs="Times New Roman"/>
          <w:sz w:val="24"/>
          <w:szCs w:val="24"/>
        </w:rPr>
        <w:t>cost cutting</w:t>
      </w:r>
      <w:r w:rsidR="00895AF4" w:rsidRPr="00A94826">
        <w:rPr>
          <w:rFonts w:ascii="Times New Roman" w:hAnsi="Times New Roman" w:cs="Times New Roman"/>
          <w:sz w:val="24"/>
          <w:szCs w:val="24"/>
        </w:rPr>
        <w:t xml:space="preserve"> and capitalizing </w:t>
      </w:r>
      <w:r w:rsidR="006F6663" w:rsidRPr="00A94826">
        <w:rPr>
          <w:rFonts w:ascii="Times New Roman" w:hAnsi="Times New Roman" w:cs="Times New Roman"/>
          <w:sz w:val="24"/>
          <w:szCs w:val="24"/>
        </w:rPr>
        <w:t>on the Bank’s</w:t>
      </w:r>
      <w:r w:rsidR="00895AF4" w:rsidRPr="00A94826">
        <w:rPr>
          <w:rFonts w:ascii="Times New Roman" w:hAnsi="Times New Roman" w:cs="Times New Roman"/>
          <w:sz w:val="24"/>
          <w:szCs w:val="24"/>
        </w:rPr>
        <w:t xml:space="preserve"> retail branch network.</w:t>
      </w:r>
      <w:r w:rsidR="007063F5" w:rsidRPr="00A94826">
        <w:rPr>
          <w:rFonts w:ascii="Times New Roman" w:hAnsi="Times New Roman" w:cs="Times New Roman"/>
          <w:sz w:val="24"/>
          <w:szCs w:val="24"/>
        </w:rPr>
        <w:t xml:space="preserve"> </w:t>
      </w:r>
      <w:r w:rsidR="00895AF4" w:rsidRPr="00A94826">
        <w:rPr>
          <w:rFonts w:ascii="Times New Roman" w:hAnsi="Times New Roman" w:cs="Times New Roman"/>
          <w:sz w:val="24"/>
          <w:szCs w:val="24"/>
        </w:rPr>
        <w:t>He cut jobs, sold businesses and</w:t>
      </w:r>
      <w:r w:rsidR="006D0061" w:rsidRPr="00A94826">
        <w:rPr>
          <w:rFonts w:ascii="Times New Roman" w:hAnsi="Times New Roman" w:cs="Times New Roman"/>
          <w:sz w:val="24"/>
          <w:szCs w:val="24"/>
        </w:rPr>
        <w:t xml:space="preserve"> fought off a vigorous takeover attempt </w:t>
      </w:r>
      <w:r w:rsidR="00CE6CF9" w:rsidRPr="00A94826">
        <w:rPr>
          <w:rFonts w:ascii="Times New Roman" w:hAnsi="Times New Roman" w:cs="Times New Roman"/>
          <w:sz w:val="24"/>
          <w:szCs w:val="24"/>
        </w:rPr>
        <w:t>by First In</w:t>
      </w:r>
      <w:r w:rsidR="00895AF4" w:rsidRPr="00A94826">
        <w:rPr>
          <w:rFonts w:ascii="Times New Roman" w:hAnsi="Times New Roman" w:cs="Times New Roman"/>
          <w:sz w:val="24"/>
          <w:szCs w:val="24"/>
        </w:rPr>
        <w:t xml:space="preserve">terstate </w:t>
      </w:r>
      <w:proofErr w:type="spellStart"/>
      <w:r w:rsidR="00895AF4" w:rsidRPr="00A94826">
        <w:rPr>
          <w:rFonts w:ascii="Times New Roman" w:hAnsi="Times New Roman" w:cs="Times New Roman"/>
          <w:sz w:val="24"/>
          <w:szCs w:val="24"/>
        </w:rPr>
        <w:t>Bankcorp</w:t>
      </w:r>
      <w:proofErr w:type="spellEnd"/>
      <w:r w:rsidR="006D0061" w:rsidRPr="00A94826">
        <w:rPr>
          <w:rFonts w:ascii="Times New Roman" w:hAnsi="Times New Roman" w:cs="Times New Roman"/>
          <w:sz w:val="24"/>
          <w:szCs w:val="24"/>
        </w:rPr>
        <w:t>, about which he said:</w:t>
      </w:r>
      <w:r w:rsidR="007063F5" w:rsidRPr="00A94826">
        <w:rPr>
          <w:rFonts w:ascii="Times New Roman" w:hAnsi="Times New Roman" w:cs="Times New Roman"/>
          <w:sz w:val="24"/>
          <w:szCs w:val="24"/>
        </w:rPr>
        <w:t xml:space="preserve"> </w:t>
      </w:r>
      <w:r w:rsidR="006D0061" w:rsidRPr="00A94826">
        <w:rPr>
          <w:rFonts w:ascii="Times New Roman" w:hAnsi="Times New Roman" w:cs="Times New Roman"/>
          <w:sz w:val="24"/>
          <w:szCs w:val="24"/>
        </w:rPr>
        <w:t>‘I have so far seen no compelling advantage in the proposed merger – for either the shareholders of Bank of America or the customers and communities we serve’ (quoted in Robinson 1987: 2)</w:t>
      </w:r>
      <w:r w:rsidR="00976E7B" w:rsidRPr="00A94826">
        <w:rPr>
          <w:rFonts w:ascii="Times New Roman" w:hAnsi="Times New Roman" w:cs="Times New Roman"/>
          <w:sz w:val="24"/>
          <w:szCs w:val="24"/>
        </w:rPr>
        <w:t>. By the time he left the B</w:t>
      </w:r>
      <w:r w:rsidR="00895AF4" w:rsidRPr="00A94826">
        <w:rPr>
          <w:rFonts w:ascii="Times New Roman" w:hAnsi="Times New Roman" w:cs="Times New Roman"/>
          <w:sz w:val="24"/>
          <w:szCs w:val="24"/>
        </w:rPr>
        <w:t xml:space="preserve">ank in May 1990, it had posted a </w:t>
      </w:r>
      <w:r w:rsidR="00976E7B" w:rsidRPr="00A94826">
        <w:rPr>
          <w:rFonts w:ascii="Times New Roman" w:hAnsi="Times New Roman" w:cs="Times New Roman"/>
          <w:sz w:val="24"/>
          <w:szCs w:val="24"/>
        </w:rPr>
        <w:t xml:space="preserve">one-billion-dollar </w:t>
      </w:r>
      <w:r w:rsidR="00895AF4" w:rsidRPr="00A94826">
        <w:rPr>
          <w:rFonts w:ascii="Times New Roman" w:hAnsi="Times New Roman" w:cs="Times New Roman"/>
          <w:sz w:val="24"/>
          <w:szCs w:val="24"/>
        </w:rPr>
        <w:t>annual profit.</w:t>
      </w:r>
      <w:r w:rsidR="007063F5" w:rsidRPr="00A94826">
        <w:rPr>
          <w:rFonts w:ascii="Times New Roman" w:hAnsi="Times New Roman" w:cs="Times New Roman"/>
          <w:sz w:val="24"/>
          <w:szCs w:val="24"/>
        </w:rPr>
        <w:t xml:space="preserve"> </w:t>
      </w:r>
      <w:r w:rsidR="00895AF4" w:rsidRPr="00A94826">
        <w:rPr>
          <w:rFonts w:ascii="Times New Roman" w:hAnsi="Times New Roman" w:cs="Times New Roman"/>
          <w:sz w:val="24"/>
          <w:szCs w:val="24"/>
        </w:rPr>
        <w:t xml:space="preserve">Clausen </w:t>
      </w:r>
      <w:r w:rsidR="005F7167" w:rsidRPr="00A94826">
        <w:rPr>
          <w:rFonts w:ascii="Times New Roman" w:hAnsi="Times New Roman" w:cs="Times New Roman"/>
          <w:sz w:val="24"/>
          <w:szCs w:val="24"/>
        </w:rPr>
        <w:t>estimated</w:t>
      </w:r>
      <w:r w:rsidR="00895AF4" w:rsidRPr="00A94826">
        <w:rPr>
          <w:rFonts w:ascii="Times New Roman" w:hAnsi="Times New Roman" w:cs="Times New Roman"/>
          <w:sz w:val="24"/>
          <w:szCs w:val="24"/>
        </w:rPr>
        <w:t xml:space="preserve"> it was ‘within shouting distance of being an excellent bank’ (quoted in Schwartz 2013: </w:t>
      </w:r>
      <w:r w:rsidR="005C7CC1" w:rsidRPr="00A94826">
        <w:rPr>
          <w:rFonts w:ascii="Times New Roman" w:hAnsi="Times New Roman" w:cs="Times New Roman"/>
          <w:sz w:val="24"/>
          <w:szCs w:val="24"/>
        </w:rPr>
        <w:t>D6).</w:t>
      </w:r>
      <w:r w:rsidR="007063F5" w:rsidRPr="00A94826">
        <w:rPr>
          <w:rFonts w:ascii="Times New Roman" w:hAnsi="Times New Roman" w:cs="Times New Roman"/>
          <w:sz w:val="24"/>
          <w:szCs w:val="24"/>
        </w:rPr>
        <w:t xml:space="preserve"> </w:t>
      </w:r>
      <w:r w:rsidR="00976E7B" w:rsidRPr="00A94826">
        <w:rPr>
          <w:rFonts w:ascii="Times New Roman" w:hAnsi="Times New Roman" w:cs="Times New Roman"/>
          <w:sz w:val="24"/>
          <w:szCs w:val="24"/>
        </w:rPr>
        <w:t>Accordingly, in 1990</w:t>
      </w:r>
      <w:r w:rsidR="00D92346" w:rsidRPr="00A94826">
        <w:rPr>
          <w:rFonts w:ascii="Times New Roman" w:hAnsi="Times New Roman" w:cs="Times New Roman"/>
          <w:sz w:val="24"/>
          <w:szCs w:val="24"/>
        </w:rPr>
        <w:t xml:space="preserve"> he was quo</w:t>
      </w:r>
      <w:r w:rsidR="00843E6E" w:rsidRPr="00A94826">
        <w:rPr>
          <w:rFonts w:ascii="Times New Roman" w:hAnsi="Times New Roman" w:cs="Times New Roman"/>
          <w:sz w:val="24"/>
          <w:szCs w:val="24"/>
        </w:rPr>
        <w:t xml:space="preserve">ted in the </w:t>
      </w:r>
      <w:r w:rsidR="00843E6E" w:rsidRPr="00A94826">
        <w:rPr>
          <w:rFonts w:ascii="Times New Roman" w:hAnsi="Times New Roman" w:cs="Times New Roman"/>
          <w:i/>
          <w:sz w:val="24"/>
          <w:szCs w:val="24"/>
        </w:rPr>
        <w:t>San Francisco Business Magazine</w:t>
      </w:r>
      <w:r w:rsidR="00843E6E" w:rsidRPr="00A94826">
        <w:rPr>
          <w:rFonts w:ascii="Times New Roman" w:hAnsi="Times New Roman" w:cs="Times New Roman"/>
          <w:sz w:val="24"/>
          <w:szCs w:val="24"/>
        </w:rPr>
        <w:t xml:space="preserve"> as saying:</w:t>
      </w:r>
      <w:r w:rsidR="007063F5" w:rsidRPr="00A94826">
        <w:rPr>
          <w:rFonts w:ascii="Times New Roman" w:hAnsi="Times New Roman" w:cs="Times New Roman"/>
          <w:sz w:val="24"/>
          <w:szCs w:val="24"/>
        </w:rPr>
        <w:t xml:space="preserve"> </w:t>
      </w:r>
      <w:r w:rsidR="00843E6E" w:rsidRPr="00A94826">
        <w:rPr>
          <w:rFonts w:ascii="Times New Roman" w:hAnsi="Times New Roman" w:cs="Times New Roman"/>
          <w:sz w:val="24"/>
          <w:szCs w:val="24"/>
        </w:rPr>
        <w:t>‘I am now a turnaround s</w:t>
      </w:r>
      <w:r w:rsidR="0018045E" w:rsidRPr="00A94826">
        <w:rPr>
          <w:rFonts w:ascii="Times New Roman" w:hAnsi="Times New Roman" w:cs="Times New Roman"/>
          <w:sz w:val="24"/>
          <w:szCs w:val="24"/>
        </w:rPr>
        <w:t>pecialist’ (quoted in Miller</w:t>
      </w:r>
      <w:r w:rsidR="00843E6E" w:rsidRPr="00A94826">
        <w:rPr>
          <w:rFonts w:ascii="Times New Roman" w:hAnsi="Times New Roman" w:cs="Times New Roman"/>
          <w:sz w:val="24"/>
          <w:szCs w:val="24"/>
        </w:rPr>
        <w:t xml:space="preserve"> 2013: Bl0).</w:t>
      </w:r>
      <w:r w:rsidR="007063F5" w:rsidRPr="00A94826">
        <w:rPr>
          <w:rFonts w:ascii="Times New Roman" w:hAnsi="Times New Roman" w:cs="Times New Roman"/>
          <w:sz w:val="24"/>
          <w:szCs w:val="24"/>
        </w:rPr>
        <w:t xml:space="preserve"> </w:t>
      </w:r>
      <w:r w:rsidR="004C052C" w:rsidRPr="00A94826">
        <w:rPr>
          <w:rFonts w:ascii="Times New Roman" w:hAnsi="Times New Roman" w:cs="Times New Roman"/>
          <w:sz w:val="24"/>
          <w:szCs w:val="24"/>
        </w:rPr>
        <w:t xml:space="preserve">Although always known as a workaholic, Clausen found time throughout his career to serve on the boards of the World Affairs Council of Northern California, the University of California San Francisco Foundation, the Haas Business School </w:t>
      </w:r>
      <w:r w:rsidR="005F7167" w:rsidRPr="00A94826">
        <w:rPr>
          <w:rFonts w:ascii="Times New Roman" w:hAnsi="Times New Roman" w:cs="Times New Roman"/>
          <w:sz w:val="24"/>
          <w:szCs w:val="24"/>
        </w:rPr>
        <w:t>at the University of California-</w:t>
      </w:r>
      <w:r w:rsidR="004C052C" w:rsidRPr="00A94826">
        <w:rPr>
          <w:rFonts w:ascii="Times New Roman" w:hAnsi="Times New Roman" w:cs="Times New Roman"/>
          <w:sz w:val="24"/>
          <w:szCs w:val="24"/>
        </w:rPr>
        <w:t>Berkeley and Carthage College.</w:t>
      </w:r>
      <w:r w:rsidR="007063F5" w:rsidRPr="00A94826">
        <w:rPr>
          <w:rFonts w:ascii="Times New Roman" w:hAnsi="Times New Roman" w:cs="Times New Roman"/>
          <w:sz w:val="24"/>
          <w:szCs w:val="24"/>
        </w:rPr>
        <w:t xml:space="preserve"> </w:t>
      </w:r>
      <w:r w:rsidR="004C052C" w:rsidRPr="00A94826">
        <w:rPr>
          <w:rFonts w:ascii="Times New Roman" w:hAnsi="Times New Roman" w:cs="Times New Roman"/>
          <w:sz w:val="24"/>
          <w:szCs w:val="24"/>
        </w:rPr>
        <w:t xml:space="preserve">He also </w:t>
      </w:r>
      <w:r w:rsidR="00947698" w:rsidRPr="00A94826">
        <w:rPr>
          <w:rFonts w:ascii="Times New Roman" w:hAnsi="Times New Roman" w:cs="Times New Roman"/>
          <w:sz w:val="24"/>
          <w:szCs w:val="24"/>
        </w:rPr>
        <w:t>served as a trustee of the Asia</w:t>
      </w:r>
      <w:r w:rsidR="004C052C" w:rsidRPr="00A94826">
        <w:rPr>
          <w:rFonts w:ascii="Times New Roman" w:hAnsi="Times New Roman" w:cs="Times New Roman"/>
          <w:sz w:val="24"/>
          <w:szCs w:val="24"/>
        </w:rPr>
        <w:t xml:space="preserve"> Foundation and the International Center for Economic Growth and was a member o</w:t>
      </w:r>
      <w:r w:rsidR="00976E7B" w:rsidRPr="00A94826">
        <w:rPr>
          <w:rFonts w:ascii="Times New Roman" w:hAnsi="Times New Roman" w:cs="Times New Roman"/>
          <w:sz w:val="24"/>
          <w:szCs w:val="24"/>
        </w:rPr>
        <w:t>f the Bretton Woods Committee, t</w:t>
      </w:r>
      <w:r w:rsidR="004C052C" w:rsidRPr="00A94826">
        <w:rPr>
          <w:rFonts w:ascii="Times New Roman" w:hAnsi="Times New Roman" w:cs="Times New Roman"/>
          <w:sz w:val="24"/>
          <w:szCs w:val="24"/>
        </w:rPr>
        <w:t>he Brooki</w:t>
      </w:r>
      <w:r w:rsidR="00976E7B" w:rsidRPr="00A94826">
        <w:rPr>
          <w:rFonts w:ascii="Times New Roman" w:hAnsi="Times New Roman" w:cs="Times New Roman"/>
          <w:sz w:val="24"/>
          <w:szCs w:val="24"/>
        </w:rPr>
        <w:t>ngs Institution, t</w:t>
      </w:r>
      <w:r w:rsidR="004C052C" w:rsidRPr="00A94826">
        <w:rPr>
          <w:rFonts w:ascii="Times New Roman" w:hAnsi="Times New Roman" w:cs="Times New Roman"/>
          <w:sz w:val="24"/>
          <w:szCs w:val="24"/>
        </w:rPr>
        <w:t>he Japan Foundation for Global Partnership, the California Business-Higher E</w:t>
      </w:r>
      <w:r w:rsidR="00976E7B" w:rsidRPr="00A94826">
        <w:rPr>
          <w:rFonts w:ascii="Times New Roman" w:hAnsi="Times New Roman" w:cs="Times New Roman"/>
          <w:sz w:val="24"/>
          <w:szCs w:val="24"/>
        </w:rPr>
        <w:t>ducation Forum and the Korean-US</w:t>
      </w:r>
      <w:r w:rsidR="004C052C" w:rsidRPr="00A94826">
        <w:rPr>
          <w:rFonts w:ascii="Times New Roman" w:hAnsi="Times New Roman" w:cs="Times New Roman"/>
          <w:sz w:val="24"/>
          <w:szCs w:val="24"/>
        </w:rPr>
        <w:t xml:space="preserve"> Wiseman’s Council.</w:t>
      </w:r>
      <w:r w:rsidR="007063F5" w:rsidRPr="00A94826">
        <w:rPr>
          <w:rFonts w:ascii="Times New Roman" w:hAnsi="Times New Roman" w:cs="Times New Roman"/>
          <w:sz w:val="24"/>
          <w:szCs w:val="24"/>
        </w:rPr>
        <w:t xml:space="preserve"> </w:t>
      </w:r>
      <w:r w:rsidR="00976E7B" w:rsidRPr="00A94826">
        <w:rPr>
          <w:rFonts w:ascii="Times New Roman" w:hAnsi="Times New Roman" w:cs="Times New Roman"/>
          <w:sz w:val="24"/>
          <w:szCs w:val="24"/>
        </w:rPr>
        <w:t>Clausen</w:t>
      </w:r>
      <w:r w:rsidR="004C052C" w:rsidRPr="00A94826">
        <w:rPr>
          <w:rFonts w:ascii="Times New Roman" w:hAnsi="Times New Roman" w:cs="Times New Roman"/>
          <w:sz w:val="24"/>
          <w:szCs w:val="24"/>
        </w:rPr>
        <w:t xml:space="preserve"> died </w:t>
      </w:r>
      <w:r w:rsidR="00976E7B" w:rsidRPr="00A94826">
        <w:rPr>
          <w:rFonts w:ascii="Times New Roman" w:hAnsi="Times New Roman" w:cs="Times New Roman"/>
          <w:sz w:val="24"/>
          <w:szCs w:val="24"/>
        </w:rPr>
        <w:t>in</w:t>
      </w:r>
      <w:r w:rsidR="004C052C" w:rsidRPr="00A94826">
        <w:rPr>
          <w:rFonts w:ascii="Times New Roman" w:hAnsi="Times New Roman" w:cs="Times New Roman"/>
          <w:sz w:val="24"/>
          <w:szCs w:val="24"/>
        </w:rPr>
        <w:t xml:space="preserve"> January</w:t>
      </w:r>
      <w:r w:rsidR="00947698" w:rsidRPr="00A94826">
        <w:rPr>
          <w:rFonts w:ascii="Times New Roman" w:hAnsi="Times New Roman" w:cs="Times New Roman"/>
          <w:sz w:val="24"/>
          <w:szCs w:val="24"/>
        </w:rPr>
        <w:t xml:space="preserve"> 2013 </w:t>
      </w:r>
      <w:r w:rsidR="006F6663" w:rsidRPr="00A94826">
        <w:rPr>
          <w:rFonts w:ascii="Times New Roman" w:hAnsi="Times New Roman" w:cs="Times New Roman"/>
          <w:sz w:val="24"/>
          <w:szCs w:val="24"/>
        </w:rPr>
        <w:lastRenderedPageBreak/>
        <w:t>due to</w:t>
      </w:r>
      <w:r w:rsidR="004C052C" w:rsidRPr="00A94826">
        <w:rPr>
          <w:rFonts w:ascii="Times New Roman" w:hAnsi="Times New Roman" w:cs="Times New Roman"/>
          <w:sz w:val="24"/>
          <w:szCs w:val="24"/>
        </w:rPr>
        <w:t xml:space="preserve"> complication</w:t>
      </w:r>
      <w:r w:rsidR="005D2961" w:rsidRPr="00A94826">
        <w:rPr>
          <w:rFonts w:ascii="Times New Roman" w:hAnsi="Times New Roman" w:cs="Times New Roman"/>
          <w:sz w:val="24"/>
          <w:szCs w:val="24"/>
        </w:rPr>
        <w:t>s</w:t>
      </w:r>
      <w:r w:rsidR="004C052C" w:rsidRPr="00A94826">
        <w:rPr>
          <w:rFonts w:ascii="Times New Roman" w:hAnsi="Times New Roman" w:cs="Times New Roman"/>
          <w:sz w:val="24"/>
          <w:szCs w:val="24"/>
        </w:rPr>
        <w:t xml:space="preserve"> from pneumonia.</w:t>
      </w:r>
      <w:r w:rsidR="007063F5" w:rsidRPr="00A94826">
        <w:rPr>
          <w:rFonts w:ascii="Times New Roman" w:hAnsi="Times New Roman" w:cs="Times New Roman"/>
          <w:sz w:val="24"/>
          <w:szCs w:val="24"/>
        </w:rPr>
        <w:t xml:space="preserve"> </w:t>
      </w:r>
      <w:r w:rsidR="004C052C" w:rsidRPr="00A94826">
        <w:rPr>
          <w:rFonts w:ascii="Times New Roman" w:hAnsi="Times New Roman" w:cs="Times New Roman"/>
          <w:sz w:val="24"/>
          <w:szCs w:val="24"/>
        </w:rPr>
        <w:t>His enduring charitable legacy continued in th</w:t>
      </w:r>
      <w:r w:rsidR="00976E7B" w:rsidRPr="00A94826">
        <w:rPr>
          <w:rFonts w:ascii="Times New Roman" w:hAnsi="Times New Roman" w:cs="Times New Roman"/>
          <w:sz w:val="24"/>
          <w:szCs w:val="24"/>
        </w:rPr>
        <w:t>e form of t</w:t>
      </w:r>
      <w:r w:rsidR="004C052C" w:rsidRPr="00A94826">
        <w:rPr>
          <w:rFonts w:ascii="Times New Roman" w:hAnsi="Times New Roman" w:cs="Times New Roman"/>
          <w:sz w:val="24"/>
          <w:szCs w:val="24"/>
        </w:rPr>
        <w:t>he Clausen Center for World Business at Carthage College, the A.W. and Mary Margret Clausen Chair at the University of Calif</w:t>
      </w:r>
      <w:r w:rsidR="00976E7B" w:rsidRPr="00A94826">
        <w:rPr>
          <w:rFonts w:ascii="Times New Roman" w:hAnsi="Times New Roman" w:cs="Times New Roman"/>
          <w:sz w:val="24"/>
          <w:szCs w:val="24"/>
        </w:rPr>
        <w:t>ornia Memory and Aging Center, t</w:t>
      </w:r>
      <w:r w:rsidR="004C052C" w:rsidRPr="00A94826">
        <w:rPr>
          <w:rFonts w:ascii="Times New Roman" w:hAnsi="Times New Roman" w:cs="Times New Roman"/>
          <w:sz w:val="24"/>
          <w:szCs w:val="24"/>
        </w:rPr>
        <w:t>he Diabetes Center at the Univers</w:t>
      </w:r>
      <w:r w:rsidR="005F7167" w:rsidRPr="00A94826">
        <w:rPr>
          <w:rFonts w:ascii="Times New Roman" w:hAnsi="Times New Roman" w:cs="Times New Roman"/>
          <w:sz w:val="24"/>
          <w:szCs w:val="24"/>
        </w:rPr>
        <w:t>ity of California-</w:t>
      </w:r>
      <w:r w:rsidR="00574D7F" w:rsidRPr="00A94826">
        <w:rPr>
          <w:rFonts w:ascii="Times New Roman" w:hAnsi="Times New Roman" w:cs="Times New Roman"/>
          <w:sz w:val="24"/>
          <w:szCs w:val="24"/>
        </w:rPr>
        <w:t>San Francisco</w:t>
      </w:r>
      <w:r w:rsidR="004C052C" w:rsidRPr="00A94826">
        <w:rPr>
          <w:rFonts w:ascii="Times New Roman" w:hAnsi="Times New Roman" w:cs="Times New Roman"/>
          <w:sz w:val="24"/>
          <w:szCs w:val="24"/>
        </w:rPr>
        <w:t xml:space="preserve"> and the Education and Support Scholarships at the Northern Lig</w:t>
      </w:r>
      <w:r w:rsidR="00947698" w:rsidRPr="00A94826">
        <w:rPr>
          <w:rFonts w:ascii="Times New Roman" w:hAnsi="Times New Roman" w:cs="Times New Roman"/>
          <w:sz w:val="24"/>
          <w:szCs w:val="24"/>
        </w:rPr>
        <w:t>ht School in Oakland, California</w:t>
      </w:r>
      <w:r w:rsidR="004C052C" w:rsidRPr="00A94826">
        <w:rPr>
          <w:rFonts w:ascii="Times New Roman" w:hAnsi="Times New Roman" w:cs="Times New Roman"/>
          <w:sz w:val="24"/>
          <w:szCs w:val="24"/>
        </w:rPr>
        <w:t>.</w:t>
      </w:r>
    </w:p>
    <w:p w14:paraId="34C5D3F0" w14:textId="77777777" w:rsidR="00FB7B9C" w:rsidRPr="00A94826" w:rsidRDefault="00FB7B9C" w:rsidP="003C73D9">
      <w:pPr>
        <w:spacing w:after="0" w:line="240" w:lineRule="auto"/>
        <w:jc w:val="both"/>
        <w:rPr>
          <w:rFonts w:ascii="Times New Roman" w:hAnsi="Times New Roman" w:cs="Times New Roman"/>
          <w:b/>
          <w:sz w:val="24"/>
          <w:szCs w:val="24"/>
        </w:rPr>
      </w:pPr>
    </w:p>
    <w:p w14:paraId="2460660C" w14:textId="77777777" w:rsidR="008E31FA" w:rsidRPr="00A94826" w:rsidRDefault="008E31FA" w:rsidP="003C73D9">
      <w:pPr>
        <w:spacing w:after="0" w:line="240" w:lineRule="auto"/>
        <w:jc w:val="both"/>
        <w:rPr>
          <w:rFonts w:ascii="Times New Roman" w:hAnsi="Times New Roman" w:cs="Times New Roman"/>
          <w:sz w:val="24"/>
          <w:szCs w:val="24"/>
        </w:rPr>
      </w:pPr>
      <w:r w:rsidRPr="00A94826">
        <w:rPr>
          <w:rFonts w:ascii="Times New Roman" w:hAnsi="Times New Roman" w:cs="Times New Roman"/>
          <w:b/>
          <w:sz w:val="24"/>
          <w:szCs w:val="24"/>
        </w:rPr>
        <w:t>ARCHIVES</w:t>
      </w:r>
      <w:r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The records of Clausen’s years as </w:t>
      </w:r>
      <w:r w:rsidR="002116EC" w:rsidRPr="00A94826">
        <w:rPr>
          <w:rFonts w:ascii="Times New Roman" w:hAnsi="Times New Roman" w:cs="Times New Roman"/>
          <w:sz w:val="24"/>
          <w:szCs w:val="24"/>
        </w:rPr>
        <w:t xml:space="preserve">World Bank </w:t>
      </w:r>
      <w:r w:rsidRPr="00A94826">
        <w:rPr>
          <w:rFonts w:ascii="Times New Roman" w:hAnsi="Times New Roman" w:cs="Times New Roman"/>
          <w:sz w:val="24"/>
          <w:szCs w:val="24"/>
        </w:rPr>
        <w:t xml:space="preserve">President </w:t>
      </w:r>
      <w:r w:rsidR="00C9663E" w:rsidRPr="00A94826">
        <w:rPr>
          <w:rFonts w:ascii="Times New Roman" w:hAnsi="Times New Roman" w:cs="Times New Roman"/>
          <w:sz w:val="24"/>
          <w:szCs w:val="24"/>
        </w:rPr>
        <w:t>are located in the World Ba</w:t>
      </w:r>
      <w:r w:rsidR="002116EC" w:rsidRPr="00A94826">
        <w:rPr>
          <w:rFonts w:ascii="Times New Roman" w:hAnsi="Times New Roman" w:cs="Times New Roman"/>
          <w:sz w:val="24"/>
          <w:szCs w:val="24"/>
        </w:rPr>
        <w:t>nk in Washington DC:</w:t>
      </w:r>
      <w:r w:rsidR="00C9663E"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WB IBRTD/IDA </w:t>
      </w:r>
      <w:r w:rsidR="00C9663E" w:rsidRPr="00A94826">
        <w:rPr>
          <w:rFonts w:ascii="Times New Roman" w:hAnsi="Times New Roman" w:cs="Times New Roman"/>
          <w:sz w:val="24"/>
          <w:szCs w:val="24"/>
        </w:rPr>
        <w:t>A 0002, Office of the President</w:t>
      </w:r>
      <w:r w:rsidR="00730D1A" w:rsidRPr="00A94826">
        <w:rPr>
          <w:rFonts w:ascii="Times New Roman" w:hAnsi="Times New Roman" w:cs="Times New Roman"/>
          <w:sz w:val="24"/>
          <w:szCs w:val="24"/>
        </w:rPr>
        <w:t>; i</w:t>
      </w:r>
      <w:r w:rsidRPr="00A94826">
        <w:rPr>
          <w:rFonts w:ascii="Times New Roman" w:hAnsi="Times New Roman" w:cs="Times New Roman"/>
          <w:sz w:val="24"/>
          <w:szCs w:val="24"/>
        </w:rPr>
        <w:t>t contains 65.40 linear feet and 1</w:t>
      </w:r>
      <w:r w:rsidR="00C9663E" w:rsidRPr="00A94826">
        <w:rPr>
          <w:rFonts w:ascii="Times New Roman" w:hAnsi="Times New Roman" w:cs="Times New Roman"/>
          <w:sz w:val="24"/>
          <w:szCs w:val="24"/>
        </w:rPr>
        <w:t>,</w:t>
      </w:r>
      <w:r w:rsidR="00730D1A" w:rsidRPr="00A94826">
        <w:rPr>
          <w:rFonts w:ascii="Times New Roman" w:hAnsi="Times New Roman" w:cs="Times New Roman"/>
          <w:sz w:val="24"/>
          <w:szCs w:val="24"/>
        </w:rPr>
        <w:t>999 photographs; s</w:t>
      </w:r>
      <w:r w:rsidRPr="00A94826">
        <w:rPr>
          <w:rFonts w:ascii="Times New Roman" w:hAnsi="Times New Roman" w:cs="Times New Roman"/>
          <w:sz w:val="24"/>
          <w:szCs w:val="24"/>
        </w:rPr>
        <w:t xml:space="preserve">ome of Clausen’s files </w:t>
      </w:r>
      <w:r w:rsidR="00967579" w:rsidRPr="00A94826">
        <w:rPr>
          <w:rFonts w:ascii="Times New Roman" w:hAnsi="Times New Roman" w:cs="Times New Roman"/>
          <w:sz w:val="24"/>
          <w:szCs w:val="24"/>
        </w:rPr>
        <w:t xml:space="preserve">that </w:t>
      </w:r>
      <w:r w:rsidRPr="00A94826">
        <w:rPr>
          <w:rFonts w:ascii="Times New Roman" w:hAnsi="Times New Roman" w:cs="Times New Roman"/>
          <w:sz w:val="24"/>
          <w:szCs w:val="24"/>
        </w:rPr>
        <w:t xml:space="preserve">his successor Barber B. </w:t>
      </w:r>
      <w:proofErr w:type="spellStart"/>
      <w:r w:rsidR="00CA25BA" w:rsidRPr="00A94826">
        <w:rPr>
          <w:rFonts w:ascii="Times New Roman" w:hAnsi="Times New Roman" w:cs="Times New Roman"/>
          <w:sz w:val="24"/>
          <w:szCs w:val="24"/>
        </w:rPr>
        <w:t>Conable</w:t>
      </w:r>
      <w:proofErr w:type="spellEnd"/>
      <w:r w:rsidR="00CA25BA" w:rsidRPr="00A94826">
        <w:rPr>
          <w:rFonts w:ascii="Times New Roman" w:hAnsi="Times New Roman" w:cs="Times New Roman"/>
          <w:sz w:val="24"/>
          <w:szCs w:val="24"/>
        </w:rPr>
        <w:t xml:space="preserve"> </w:t>
      </w:r>
      <w:r w:rsidR="00C9663E" w:rsidRPr="00A94826">
        <w:rPr>
          <w:rFonts w:ascii="Times New Roman" w:hAnsi="Times New Roman" w:cs="Times New Roman"/>
          <w:sz w:val="24"/>
          <w:szCs w:val="24"/>
        </w:rPr>
        <w:t xml:space="preserve">used </w:t>
      </w:r>
      <w:r w:rsidR="00CA25BA" w:rsidRPr="00A94826">
        <w:rPr>
          <w:rFonts w:ascii="Times New Roman" w:hAnsi="Times New Roman" w:cs="Times New Roman"/>
          <w:sz w:val="24"/>
          <w:szCs w:val="24"/>
        </w:rPr>
        <w:t>are</w:t>
      </w:r>
      <w:r w:rsidRPr="00A94826">
        <w:rPr>
          <w:rFonts w:ascii="Times New Roman" w:hAnsi="Times New Roman" w:cs="Times New Roman"/>
          <w:sz w:val="24"/>
          <w:szCs w:val="24"/>
        </w:rPr>
        <w:t xml:space="preserve"> found in the sub-f</w:t>
      </w:r>
      <w:r w:rsidR="00C9663E" w:rsidRPr="00A94826">
        <w:rPr>
          <w:rFonts w:ascii="Times New Roman" w:hAnsi="Times New Roman" w:cs="Times New Roman"/>
          <w:sz w:val="24"/>
          <w:szCs w:val="24"/>
        </w:rPr>
        <w:t xml:space="preserve">onds for the </w:t>
      </w:r>
      <w:proofErr w:type="spellStart"/>
      <w:r w:rsidR="00C9663E" w:rsidRPr="00A94826">
        <w:rPr>
          <w:rFonts w:ascii="Times New Roman" w:hAnsi="Times New Roman" w:cs="Times New Roman"/>
          <w:sz w:val="24"/>
          <w:szCs w:val="24"/>
        </w:rPr>
        <w:t>Conable</w:t>
      </w:r>
      <w:proofErr w:type="spellEnd"/>
      <w:r w:rsidR="00C9663E" w:rsidRPr="00A94826">
        <w:rPr>
          <w:rFonts w:ascii="Times New Roman" w:hAnsi="Times New Roman" w:cs="Times New Roman"/>
          <w:sz w:val="24"/>
          <w:szCs w:val="24"/>
        </w:rPr>
        <w:t xml:space="preserve"> Presidency,</w:t>
      </w:r>
      <w:r w:rsidR="007063F5" w:rsidRPr="00A94826">
        <w:rPr>
          <w:rFonts w:ascii="Times New Roman" w:hAnsi="Times New Roman" w:cs="Times New Roman"/>
          <w:sz w:val="24"/>
          <w:szCs w:val="24"/>
        </w:rPr>
        <w:t xml:space="preserve"> </w:t>
      </w:r>
      <w:r w:rsidR="00C9663E" w:rsidRPr="00A94826">
        <w:rPr>
          <w:rFonts w:ascii="Times New Roman" w:hAnsi="Times New Roman" w:cs="Times New Roman"/>
          <w:sz w:val="24"/>
          <w:szCs w:val="24"/>
        </w:rPr>
        <w:t>p</w:t>
      </w:r>
      <w:r w:rsidRPr="00A94826">
        <w:rPr>
          <w:rFonts w:ascii="Times New Roman" w:hAnsi="Times New Roman" w:cs="Times New Roman"/>
          <w:sz w:val="24"/>
          <w:szCs w:val="24"/>
        </w:rPr>
        <w:t>articular</w:t>
      </w:r>
      <w:r w:rsidR="00C9663E" w:rsidRPr="00A94826">
        <w:rPr>
          <w:rFonts w:ascii="Times New Roman" w:hAnsi="Times New Roman" w:cs="Times New Roman"/>
          <w:sz w:val="24"/>
          <w:szCs w:val="24"/>
        </w:rPr>
        <w:t>ly</w:t>
      </w:r>
      <w:r w:rsidRPr="00A94826">
        <w:rPr>
          <w:rFonts w:ascii="Times New Roman" w:hAnsi="Times New Roman" w:cs="Times New Roman"/>
          <w:sz w:val="24"/>
          <w:szCs w:val="24"/>
        </w:rPr>
        <w:t xml:space="preserve"> WB IBRD/IDA 03 EXC-11-50S, Liaison files – Non-Gov</w:t>
      </w:r>
      <w:r w:rsidR="00C9663E" w:rsidRPr="00A94826">
        <w:rPr>
          <w:rFonts w:ascii="Times New Roman" w:hAnsi="Times New Roman" w:cs="Times New Roman"/>
          <w:sz w:val="24"/>
          <w:szCs w:val="24"/>
        </w:rPr>
        <w:t>ernmental Agencies,</w:t>
      </w:r>
      <w:r w:rsidRPr="00A94826">
        <w:rPr>
          <w:rFonts w:ascii="Times New Roman" w:hAnsi="Times New Roman" w:cs="Times New Roman"/>
          <w:sz w:val="24"/>
          <w:szCs w:val="24"/>
        </w:rPr>
        <w:t xml:space="preserve"> WB IBRTD/I</w:t>
      </w:r>
      <w:r w:rsidR="00967579" w:rsidRPr="00A94826">
        <w:rPr>
          <w:rFonts w:ascii="Times New Roman" w:hAnsi="Times New Roman" w:cs="Times New Roman"/>
          <w:sz w:val="24"/>
          <w:szCs w:val="24"/>
        </w:rPr>
        <w:t>DA 03 EXC 11-48S, Financial file</w:t>
      </w:r>
      <w:r w:rsidR="00C9663E" w:rsidRPr="00A94826">
        <w:rPr>
          <w:rFonts w:ascii="Times New Roman" w:hAnsi="Times New Roman" w:cs="Times New Roman"/>
          <w:sz w:val="24"/>
          <w:szCs w:val="24"/>
        </w:rPr>
        <w:t>s</w:t>
      </w:r>
      <w:r w:rsidRPr="00A94826">
        <w:rPr>
          <w:rFonts w:ascii="Times New Roman" w:hAnsi="Times New Roman" w:cs="Times New Roman"/>
          <w:sz w:val="24"/>
          <w:szCs w:val="24"/>
        </w:rPr>
        <w:t xml:space="preserve"> and WB IBRD/IDA 03 EXC-11-47S, Administrative files.</w:t>
      </w:r>
      <w:r w:rsidR="007063F5" w:rsidRPr="00A94826">
        <w:rPr>
          <w:rFonts w:ascii="Times New Roman" w:hAnsi="Times New Roman" w:cs="Times New Roman"/>
          <w:sz w:val="24"/>
          <w:szCs w:val="24"/>
        </w:rPr>
        <w:t xml:space="preserve"> </w:t>
      </w:r>
    </w:p>
    <w:p w14:paraId="21379541" w14:textId="77777777" w:rsidR="008E31FA" w:rsidRPr="00A94826" w:rsidRDefault="008E31FA" w:rsidP="003C73D9">
      <w:pPr>
        <w:spacing w:after="0" w:line="240" w:lineRule="auto"/>
        <w:jc w:val="both"/>
        <w:rPr>
          <w:rFonts w:ascii="Times New Roman" w:hAnsi="Times New Roman" w:cs="Times New Roman"/>
          <w:sz w:val="24"/>
          <w:szCs w:val="24"/>
        </w:rPr>
      </w:pPr>
      <w:r w:rsidRPr="00A94826">
        <w:rPr>
          <w:rFonts w:ascii="Times New Roman" w:hAnsi="Times New Roman" w:cs="Times New Roman"/>
          <w:b/>
          <w:sz w:val="24"/>
          <w:szCs w:val="24"/>
        </w:rPr>
        <w:t>PUBLICATIONS</w:t>
      </w:r>
      <w:r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‘The Plight of the Dollar: Time for Action’ in </w:t>
      </w:r>
      <w:r w:rsidRPr="00A94826">
        <w:rPr>
          <w:rFonts w:ascii="Times New Roman" w:hAnsi="Times New Roman" w:cs="Times New Roman"/>
          <w:i/>
          <w:sz w:val="24"/>
          <w:szCs w:val="24"/>
        </w:rPr>
        <w:t>Vital Speeches of the Day</w:t>
      </w:r>
      <w:r w:rsidRPr="00A94826">
        <w:rPr>
          <w:rFonts w:ascii="Times New Roman" w:hAnsi="Times New Roman" w:cs="Times New Roman"/>
          <w:sz w:val="24"/>
          <w:szCs w:val="24"/>
        </w:rPr>
        <w:t xml:space="preserve">, </w:t>
      </w:r>
      <w:r w:rsidR="00FF5CFD" w:rsidRPr="00A94826">
        <w:rPr>
          <w:rFonts w:ascii="Times New Roman" w:hAnsi="Times New Roman" w:cs="Times New Roman"/>
          <w:sz w:val="24"/>
          <w:szCs w:val="24"/>
        </w:rPr>
        <w:t xml:space="preserve">1 January 1979, 45/6, 162-166; </w:t>
      </w:r>
      <w:r w:rsidR="00A774E7" w:rsidRPr="00A94826">
        <w:rPr>
          <w:rFonts w:ascii="Times New Roman" w:hAnsi="Times New Roman" w:cs="Times New Roman"/>
          <w:i/>
          <w:sz w:val="24"/>
          <w:szCs w:val="24"/>
        </w:rPr>
        <w:t>Global I</w:t>
      </w:r>
      <w:r w:rsidR="00FF5CFD" w:rsidRPr="00A94826">
        <w:rPr>
          <w:rFonts w:ascii="Times New Roman" w:hAnsi="Times New Roman" w:cs="Times New Roman"/>
          <w:i/>
          <w:sz w:val="24"/>
          <w:szCs w:val="24"/>
        </w:rPr>
        <w:t>nterdependence in the 1980s: Remarks before the Yomiuri International Economic Society</w:t>
      </w:r>
      <w:r w:rsidR="00730D1A" w:rsidRPr="00A94826">
        <w:rPr>
          <w:rFonts w:ascii="Times New Roman" w:hAnsi="Times New Roman" w:cs="Times New Roman"/>
          <w:sz w:val="24"/>
          <w:szCs w:val="24"/>
        </w:rPr>
        <w:t>, Washington DC</w:t>
      </w:r>
      <w:r w:rsidR="00FF5CFD" w:rsidRPr="00A94826">
        <w:rPr>
          <w:rFonts w:ascii="Times New Roman" w:hAnsi="Times New Roman" w:cs="Times New Roman"/>
          <w:sz w:val="24"/>
          <w:szCs w:val="24"/>
        </w:rPr>
        <w:t xml:space="preserve"> 1982; </w:t>
      </w:r>
      <w:r w:rsidR="00730D1A" w:rsidRPr="00A94826">
        <w:rPr>
          <w:rFonts w:ascii="Times New Roman" w:hAnsi="Times New Roman" w:cs="Times New Roman"/>
          <w:sz w:val="24"/>
          <w:szCs w:val="24"/>
        </w:rPr>
        <w:t>‘The World Bank’</w:t>
      </w:r>
      <w:r w:rsidRPr="00A94826">
        <w:rPr>
          <w:rFonts w:ascii="Times New Roman" w:hAnsi="Times New Roman" w:cs="Times New Roman"/>
          <w:sz w:val="24"/>
          <w:szCs w:val="24"/>
        </w:rPr>
        <w:t>s Role in Asian Development:</w:t>
      </w:r>
      <w:r w:rsidR="00D13F4B" w:rsidRPr="00A94826">
        <w:rPr>
          <w:rFonts w:ascii="Times New Roman" w:hAnsi="Times New Roman" w:cs="Times New Roman"/>
          <w:sz w:val="24"/>
          <w:szCs w:val="24"/>
        </w:rPr>
        <w:t xml:space="preserve"> The Private Sector is Blooming</w:t>
      </w:r>
      <w:r w:rsidR="00730D1A" w:rsidRPr="00A94826">
        <w:rPr>
          <w:rFonts w:ascii="Times New Roman" w:hAnsi="Times New Roman" w:cs="Times New Roman"/>
          <w:sz w:val="24"/>
          <w:szCs w:val="24"/>
        </w:rPr>
        <w:t>’</w:t>
      </w:r>
      <w:r w:rsidRPr="00A94826">
        <w:rPr>
          <w:rFonts w:ascii="Times New Roman" w:hAnsi="Times New Roman" w:cs="Times New Roman"/>
          <w:sz w:val="24"/>
          <w:szCs w:val="24"/>
        </w:rPr>
        <w:t xml:space="preserve"> in </w:t>
      </w:r>
      <w:r w:rsidRPr="00A94826">
        <w:rPr>
          <w:rFonts w:ascii="Times New Roman" w:hAnsi="Times New Roman" w:cs="Times New Roman"/>
          <w:i/>
          <w:sz w:val="24"/>
          <w:szCs w:val="24"/>
        </w:rPr>
        <w:t>Vital Speeches of the Day</w:t>
      </w:r>
      <w:r w:rsidRPr="00A94826">
        <w:rPr>
          <w:rFonts w:ascii="Times New Roman" w:hAnsi="Times New Roman" w:cs="Times New Roman"/>
          <w:sz w:val="24"/>
          <w:szCs w:val="24"/>
        </w:rPr>
        <w:t>, 15 February 1982, 48/9, 264-268; ‘Sustai</w:t>
      </w:r>
      <w:r w:rsidR="00967579" w:rsidRPr="00A94826">
        <w:rPr>
          <w:rFonts w:ascii="Times New Roman" w:hAnsi="Times New Roman" w:cs="Times New Roman"/>
          <w:sz w:val="24"/>
          <w:szCs w:val="24"/>
        </w:rPr>
        <w:t>nable Development:</w:t>
      </w:r>
      <w:r w:rsidR="007063F5" w:rsidRPr="00A94826">
        <w:rPr>
          <w:rFonts w:ascii="Times New Roman" w:hAnsi="Times New Roman" w:cs="Times New Roman"/>
          <w:sz w:val="24"/>
          <w:szCs w:val="24"/>
        </w:rPr>
        <w:t xml:space="preserve"> </w:t>
      </w:r>
      <w:r w:rsidR="00967579" w:rsidRPr="00A94826">
        <w:rPr>
          <w:rFonts w:ascii="Times New Roman" w:hAnsi="Times New Roman" w:cs="Times New Roman"/>
          <w:sz w:val="24"/>
          <w:szCs w:val="24"/>
        </w:rPr>
        <w:t>The Global I</w:t>
      </w:r>
      <w:r w:rsidRPr="00A94826">
        <w:rPr>
          <w:rFonts w:ascii="Times New Roman" w:hAnsi="Times New Roman" w:cs="Times New Roman"/>
          <w:sz w:val="24"/>
          <w:szCs w:val="24"/>
        </w:rPr>
        <w:t xml:space="preserve">mperative: The Fairfield Osborn Memorial Lecture’ in </w:t>
      </w:r>
      <w:r w:rsidRPr="00A94826">
        <w:rPr>
          <w:rFonts w:ascii="Times New Roman" w:hAnsi="Times New Roman" w:cs="Times New Roman"/>
          <w:i/>
          <w:sz w:val="24"/>
          <w:szCs w:val="24"/>
        </w:rPr>
        <w:t>The Environmentalist</w:t>
      </w:r>
      <w:r w:rsidR="00730D1A" w:rsidRPr="00A94826">
        <w:rPr>
          <w:rFonts w:ascii="Times New Roman" w:hAnsi="Times New Roman" w:cs="Times New Roman"/>
          <w:sz w:val="24"/>
          <w:szCs w:val="24"/>
        </w:rPr>
        <w:t>, 2/</w:t>
      </w:r>
      <w:r w:rsidRPr="00A94826">
        <w:rPr>
          <w:rFonts w:ascii="Times New Roman" w:hAnsi="Times New Roman" w:cs="Times New Roman"/>
          <w:sz w:val="24"/>
          <w:szCs w:val="24"/>
        </w:rPr>
        <w:t xml:space="preserve">1, Spring 1982, </w:t>
      </w:r>
      <w:r w:rsidR="00730D1A" w:rsidRPr="00A94826">
        <w:rPr>
          <w:rFonts w:ascii="Times New Roman" w:hAnsi="Times New Roman" w:cs="Times New Roman"/>
          <w:sz w:val="24"/>
          <w:szCs w:val="24"/>
        </w:rPr>
        <w:t>23-</w:t>
      </w:r>
      <w:r w:rsidR="002E6998" w:rsidRPr="00A94826">
        <w:rPr>
          <w:rFonts w:ascii="Times New Roman" w:hAnsi="Times New Roman" w:cs="Times New Roman"/>
          <w:sz w:val="24"/>
          <w:szCs w:val="24"/>
        </w:rPr>
        <w:t>28; ‘The World Bank: Helping One Another</w:t>
      </w:r>
      <w:r w:rsidRPr="00A94826">
        <w:rPr>
          <w:rFonts w:ascii="Times New Roman" w:hAnsi="Times New Roman" w:cs="Times New Roman"/>
          <w:sz w:val="24"/>
          <w:szCs w:val="24"/>
        </w:rPr>
        <w:t xml:space="preserve">’ </w:t>
      </w:r>
      <w:r w:rsidR="00967579" w:rsidRPr="00A94826">
        <w:rPr>
          <w:rFonts w:ascii="Times New Roman" w:hAnsi="Times New Roman" w:cs="Times New Roman"/>
          <w:sz w:val="24"/>
          <w:szCs w:val="24"/>
        </w:rPr>
        <w:t xml:space="preserve">in </w:t>
      </w:r>
      <w:r w:rsidRPr="00A94826">
        <w:rPr>
          <w:rFonts w:ascii="Times New Roman" w:hAnsi="Times New Roman" w:cs="Times New Roman"/>
          <w:i/>
          <w:sz w:val="24"/>
          <w:szCs w:val="24"/>
        </w:rPr>
        <w:t>Vital Speeches of the Day</w:t>
      </w:r>
      <w:r w:rsidRPr="00A94826">
        <w:rPr>
          <w:rFonts w:ascii="Times New Roman" w:hAnsi="Times New Roman" w:cs="Times New Roman"/>
          <w:sz w:val="24"/>
          <w:szCs w:val="24"/>
        </w:rPr>
        <w:t xml:space="preserve">, 1 October 1982, 48/24, 751-758; </w:t>
      </w:r>
      <w:r w:rsidRPr="00A94826">
        <w:rPr>
          <w:rFonts w:ascii="Times New Roman" w:hAnsi="Times New Roman" w:cs="Times New Roman"/>
          <w:i/>
          <w:sz w:val="24"/>
          <w:szCs w:val="24"/>
        </w:rPr>
        <w:t>Third World Debt and Global Recovery,</w:t>
      </w:r>
      <w:r w:rsidR="00730D1A" w:rsidRPr="00A94826">
        <w:rPr>
          <w:rFonts w:ascii="Times New Roman" w:hAnsi="Times New Roman" w:cs="Times New Roman"/>
          <w:sz w:val="24"/>
          <w:szCs w:val="24"/>
        </w:rPr>
        <w:t xml:space="preserve"> Washington DC</w:t>
      </w:r>
      <w:r w:rsidRPr="00A94826">
        <w:rPr>
          <w:rFonts w:ascii="Times New Roman" w:hAnsi="Times New Roman" w:cs="Times New Roman"/>
          <w:sz w:val="24"/>
          <w:szCs w:val="24"/>
        </w:rPr>
        <w:t xml:space="preserve"> 1983; ‘A.W. Clausen’ in </w:t>
      </w:r>
      <w:r w:rsidRPr="00A94826">
        <w:rPr>
          <w:rFonts w:ascii="Times New Roman" w:hAnsi="Times New Roman" w:cs="Times New Roman"/>
          <w:i/>
          <w:sz w:val="24"/>
          <w:szCs w:val="24"/>
        </w:rPr>
        <w:t>Third World Quarterly</w:t>
      </w:r>
      <w:r w:rsidRPr="00A94826">
        <w:rPr>
          <w:rFonts w:ascii="Times New Roman" w:hAnsi="Times New Roman" w:cs="Times New Roman"/>
          <w:sz w:val="24"/>
          <w:szCs w:val="24"/>
        </w:rPr>
        <w:t>, 5/1, January 1983, 1-5</w:t>
      </w:r>
      <w:r w:rsidR="00730D1A" w:rsidRPr="00A94826">
        <w:rPr>
          <w:rFonts w:ascii="Times New Roman" w:hAnsi="Times New Roman" w:cs="Times New Roman"/>
          <w:sz w:val="24"/>
          <w:szCs w:val="24"/>
        </w:rPr>
        <w:t xml:space="preserve"> (with A. </w:t>
      </w:r>
      <w:proofErr w:type="spellStart"/>
      <w:r w:rsidR="00730D1A" w:rsidRPr="00A94826">
        <w:rPr>
          <w:rFonts w:ascii="Times New Roman" w:hAnsi="Times New Roman" w:cs="Times New Roman"/>
          <w:sz w:val="24"/>
          <w:szCs w:val="24"/>
        </w:rPr>
        <w:t>Gauhar</w:t>
      </w:r>
      <w:proofErr w:type="spellEnd"/>
      <w:r w:rsidR="00730D1A" w:rsidRPr="00A94826">
        <w:rPr>
          <w:rFonts w:ascii="Times New Roman" w:hAnsi="Times New Roman" w:cs="Times New Roman"/>
          <w:sz w:val="24"/>
          <w:szCs w:val="24"/>
        </w:rPr>
        <w:t>)</w:t>
      </w:r>
      <w:r w:rsidRPr="00A94826">
        <w:rPr>
          <w:rFonts w:ascii="Times New Roman" w:hAnsi="Times New Roman" w:cs="Times New Roman"/>
          <w:sz w:val="24"/>
          <w:szCs w:val="24"/>
        </w:rPr>
        <w:t>; ‘Third World Debt and Globa</w:t>
      </w:r>
      <w:r w:rsidR="00D13F4B" w:rsidRPr="00A94826">
        <w:rPr>
          <w:rFonts w:ascii="Times New Roman" w:hAnsi="Times New Roman" w:cs="Times New Roman"/>
          <w:sz w:val="24"/>
          <w:szCs w:val="24"/>
        </w:rPr>
        <w:t>l Recovery:</w:t>
      </w:r>
      <w:r w:rsidR="007063F5" w:rsidRPr="00A94826">
        <w:rPr>
          <w:rFonts w:ascii="Times New Roman" w:hAnsi="Times New Roman" w:cs="Times New Roman"/>
          <w:sz w:val="24"/>
          <w:szCs w:val="24"/>
        </w:rPr>
        <w:t xml:space="preserve"> </w:t>
      </w:r>
      <w:r w:rsidR="00D13F4B" w:rsidRPr="00A94826">
        <w:rPr>
          <w:rFonts w:ascii="Times New Roman" w:hAnsi="Times New Roman" w:cs="Times New Roman"/>
          <w:sz w:val="24"/>
          <w:szCs w:val="24"/>
        </w:rPr>
        <w:t xml:space="preserve">The Human Family’ </w:t>
      </w:r>
      <w:r w:rsidRPr="00A94826">
        <w:rPr>
          <w:rFonts w:ascii="Times New Roman" w:hAnsi="Times New Roman" w:cs="Times New Roman"/>
          <w:sz w:val="24"/>
          <w:szCs w:val="24"/>
        </w:rPr>
        <w:t xml:space="preserve">in </w:t>
      </w:r>
      <w:r w:rsidRPr="00A94826">
        <w:rPr>
          <w:rFonts w:ascii="Times New Roman" w:hAnsi="Times New Roman" w:cs="Times New Roman"/>
          <w:i/>
          <w:sz w:val="24"/>
          <w:szCs w:val="24"/>
        </w:rPr>
        <w:t>Vital Speeches of the Day</w:t>
      </w:r>
      <w:r w:rsidRPr="00A94826">
        <w:rPr>
          <w:rFonts w:ascii="Times New Roman" w:hAnsi="Times New Roman" w:cs="Times New Roman"/>
          <w:sz w:val="24"/>
          <w:szCs w:val="24"/>
        </w:rPr>
        <w:t xml:space="preserve">, 1 April 1983, 49/12, 354-360; </w:t>
      </w:r>
      <w:r w:rsidR="00CC626F" w:rsidRPr="00A94826">
        <w:rPr>
          <w:rFonts w:ascii="Times New Roman" w:hAnsi="Times New Roman" w:cs="Times New Roman"/>
          <w:i/>
          <w:sz w:val="24"/>
          <w:szCs w:val="24"/>
        </w:rPr>
        <w:t>Population Growth and Economic and Social Development: Addresses</w:t>
      </w:r>
      <w:r w:rsidR="00730D1A" w:rsidRPr="00A94826">
        <w:rPr>
          <w:rFonts w:ascii="Times New Roman" w:hAnsi="Times New Roman" w:cs="Times New Roman"/>
          <w:sz w:val="24"/>
          <w:szCs w:val="24"/>
        </w:rPr>
        <w:t>, Washington DC</w:t>
      </w:r>
      <w:r w:rsidR="00CC626F" w:rsidRPr="00A94826">
        <w:rPr>
          <w:rFonts w:ascii="Times New Roman" w:hAnsi="Times New Roman" w:cs="Times New Roman"/>
          <w:sz w:val="24"/>
          <w:szCs w:val="24"/>
        </w:rPr>
        <w:t xml:space="preserve"> 1984; </w:t>
      </w:r>
      <w:r w:rsidRPr="00A94826">
        <w:rPr>
          <w:rFonts w:ascii="Times New Roman" w:hAnsi="Times New Roman" w:cs="Times New Roman"/>
          <w:sz w:val="24"/>
          <w:szCs w:val="24"/>
        </w:rPr>
        <w:t xml:space="preserve">‘Priority Issues for 1984: Third World Development’ in </w:t>
      </w:r>
      <w:r w:rsidRPr="00A94826">
        <w:rPr>
          <w:rFonts w:ascii="Times New Roman" w:hAnsi="Times New Roman" w:cs="Times New Roman"/>
          <w:i/>
          <w:sz w:val="24"/>
          <w:szCs w:val="24"/>
        </w:rPr>
        <w:t>Vital Speeches of the Day</w:t>
      </w:r>
      <w:r w:rsidRPr="00A94826">
        <w:rPr>
          <w:rFonts w:ascii="Times New Roman" w:hAnsi="Times New Roman" w:cs="Times New Roman"/>
          <w:sz w:val="24"/>
          <w:szCs w:val="24"/>
        </w:rPr>
        <w:t xml:space="preserve">, 15 March 1984, 50/11, 329-333; </w:t>
      </w:r>
      <w:r w:rsidR="00926206" w:rsidRPr="00A94826">
        <w:rPr>
          <w:rFonts w:ascii="Times New Roman" w:hAnsi="Times New Roman" w:cs="Times New Roman"/>
          <w:i/>
          <w:sz w:val="24"/>
          <w:szCs w:val="24"/>
        </w:rPr>
        <w:t>Poverty in the Developing Countries, 1985: Address</w:t>
      </w:r>
      <w:r w:rsidR="00181B88" w:rsidRPr="00A94826">
        <w:rPr>
          <w:rFonts w:ascii="Times New Roman" w:hAnsi="Times New Roman" w:cs="Times New Roman"/>
          <w:sz w:val="24"/>
          <w:szCs w:val="24"/>
        </w:rPr>
        <w:t>, Washington DC</w:t>
      </w:r>
      <w:r w:rsidR="00926206" w:rsidRPr="00A94826">
        <w:rPr>
          <w:rFonts w:ascii="Times New Roman" w:hAnsi="Times New Roman" w:cs="Times New Roman"/>
          <w:sz w:val="24"/>
          <w:szCs w:val="24"/>
        </w:rPr>
        <w:t xml:space="preserve"> 1985;</w:t>
      </w:r>
      <w:r w:rsidR="00632AE3" w:rsidRPr="00A94826">
        <w:rPr>
          <w:rFonts w:ascii="Times New Roman" w:hAnsi="Times New Roman" w:cs="Times New Roman"/>
          <w:sz w:val="24"/>
          <w:szCs w:val="24"/>
        </w:rPr>
        <w:t xml:space="preserve"> </w:t>
      </w:r>
      <w:r w:rsidR="00632AE3" w:rsidRPr="00A94826">
        <w:rPr>
          <w:rFonts w:ascii="Times New Roman" w:hAnsi="Times New Roman" w:cs="Times New Roman"/>
          <w:i/>
          <w:sz w:val="24"/>
          <w:szCs w:val="24"/>
        </w:rPr>
        <w:t>Promoting the Private Sector in Developing Countries: A Multilateral Approach</w:t>
      </w:r>
      <w:r w:rsidR="00181B88" w:rsidRPr="00A94826">
        <w:rPr>
          <w:rFonts w:ascii="Times New Roman" w:hAnsi="Times New Roman" w:cs="Times New Roman"/>
          <w:sz w:val="24"/>
          <w:szCs w:val="24"/>
        </w:rPr>
        <w:t>, Washington DC</w:t>
      </w:r>
      <w:r w:rsidR="00632AE3" w:rsidRPr="00A94826">
        <w:rPr>
          <w:rFonts w:ascii="Times New Roman" w:hAnsi="Times New Roman" w:cs="Times New Roman"/>
          <w:sz w:val="24"/>
          <w:szCs w:val="24"/>
        </w:rPr>
        <w:t xml:space="preserve"> 1985;</w:t>
      </w:r>
      <w:r w:rsidR="00926206" w:rsidRPr="00A94826">
        <w:rPr>
          <w:rFonts w:ascii="Times New Roman" w:hAnsi="Times New Roman" w:cs="Times New Roman"/>
          <w:i/>
          <w:sz w:val="24"/>
          <w:szCs w:val="24"/>
        </w:rPr>
        <w:t xml:space="preserve"> </w:t>
      </w:r>
      <w:r w:rsidR="009956E2" w:rsidRPr="00A94826">
        <w:rPr>
          <w:rFonts w:ascii="Times New Roman" w:hAnsi="Times New Roman" w:cs="Times New Roman"/>
          <w:i/>
          <w:sz w:val="24"/>
          <w:szCs w:val="24"/>
        </w:rPr>
        <w:t>Adjustment</w:t>
      </w:r>
      <w:r w:rsidR="00181B88" w:rsidRPr="00A94826">
        <w:rPr>
          <w:rFonts w:ascii="Times New Roman" w:hAnsi="Times New Roman" w:cs="Times New Roman"/>
          <w:i/>
          <w:sz w:val="24"/>
          <w:szCs w:val="24"/>
        </w:rPr>
        <w:t xml:space="preserve"> w</w:t>
      </w:r>
      <w:r w:rsidR="009956E2" w:rsidRPr="00A94826">
        <w:rPr>
          <w:rFonts w:ascii="Times New Roman" w:hAnsi="Times New Roman" w:cs="Times New Roman"/>
          <w:i/>
          <w:sz w:val="24"/>
          <w:szCs w:val="24"/>
        </w:rPr>
        <w:t>ith</w:t>
      </w:r>
      <w:r w:rsidR="00181B88" w:rsidRPr="00A94826">
        <w:rPr>
          <w:rFonts w:ascii="Times New Roman" w:hAnsi="Times New Roman" w:cs="Times New Roman"/>
          <w:i/>
          <w:sz w:val="24"/>
          <w:szCs w:val="24"/>
        </w:rPr>
        <w:t xml:space="preserve"> Growth in the Developing World</w:t>
      </w:r>
      <w:r w:rsidR="009956E2" w:rsidRPr="00A94826">
        <w:rPr>
          <w:rFonts w:ascii="Times New Roman" w:hAnsi="Times New Roman" w:cs="Times New Roman"/>
          <w:i/>
          <w:sz w:val="24"/>
          <w:szCs w:val="24"/>
        </w:rPr>
        <w:t>: A Challenge for the International Community: Excerpts from Three Addresses</w:t>
      </w:r>
      <w:r w:rsidR="00181B88" w:rsidRPr="00A94826">
        <w:rPr>
          <w:rFonts w:ascii="Times New Roman" w:hAnsi="Times New Roman" w:cs="Times New Roman"/>
          <w:sz w:val="24"/>
          <w:szCs w:val="24"/>
        </w:rPr>
        <w:t>, Washington DC</w:t>
      </w:r>
      <w:r w:rsidR="009956E2" w:rsidRPr="00A94826">
        <w:rPr>
          <w:rFonts w:ascii="Times New Roman" w:hAnsi="Times New Roman" w:cs="Times New Roman"/>
          <w:sz w:val="24"/>
          <w:szCs w:val="24"/>
        </w:rPr>
        <w:t xml:space="preserve"> 1986; </w:t>
      </w:r>
      <w:r w:rsidR="00181B88" w:rsidRPr="00A94826">
        <w:rPr>
          <w:rFonts w:ascii="Times New Roman" w:hAnsi="Times New Roman" w:cs="Times New Roman"/>
          <w:sz w:val="24"/>
          <w:szCs w:val="24"/>
        </w:rPr>
        <w:t>‘Don’</w:t>
      </w:r>
      <w:r w:rsidRPr="00A94826">
        <w:rPr>
          <w:rFonts w:ascii="Times New Roman" w:hAnsi="Times New Roman" w:cs="Times New Roman"/>
          <w:sz w:val="24"/>
          <w:szCs w:val="24"/>
        </w:rPr>
        <w:t xml:space="preserve">t Forget Africa’ in </w:t>
      </w:r>
      <w:r w:rsidRPr="00A94826">
        <w:rPr>
          <w:rFonts w:ascii="Times New Roman" w:hAnsi="Times New Roman" w:cs="Times New Roman"/>
          <w:i/>
          <w:sz w:val="24"/>
          <w:szCs w:val="24"/>
        </w:rPr>
        <w:t>The Washington Post</w:t>
      </w:r>
      <w:r w:rsidRPr="00A94826">
        <w:rPr>
          <w:rFonts w:ascii="Times New Roman" w:hAnsi="Times New Roman" w:cs="Times New Roman"/>
          <w:sz w:val="24"/>
          <w:szCs w:val="24"/>
        </w:rPr>
        <w:t>, 29 April</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1986, A19; </w:t>
      </w:r>
      <w:r w:rsidRPr="00A94826">
        <w:rPr>
          <w:rFonts w:ascii="Times New Roman" w:hAnsi="Times New Roman" w:cs="Times New Roman"/>
          <w:i/>
          <w:sz w:val="24"/>
          <w:szCs w:val="24"/>
        </w:rPr>
        <w:t>The Develo</w:t>
      </w:r>
      <w:r w:rsidR="00D13F4B" w:rsidRPr="00A94826">
        <w:rPr>
          <w:rFonts w:ascii="Times New Roman" w:hAnsi="Times New Roman" w:cs="Times New Roman"/>
          <w:i/>
          <w:sz w:val="24"/>
          <w:szCs w:val="24"/>
        </w:rPr>
        <w:t>pment Challenge of the Eighties</w:t>
      </w:r>
      <w:r w:rsidR="00181B88" w:rsidRPr="00A94826">
        <w:rPr>
          <w:rFonts w:ascii="Times New Roman" w:hAnsi="Times New Roman" w:cs="Times New Roman"/>
          <w:i/>
          <w:sz w:val="24"/>
          <w:szCs w:val="24"/>
        </w:rPr>
        <w:t>: A.W. Clausen at the World Bank</w:t>
      </w:r>
      <w:r w:rsidRPr="00A94826">
        <w:rPr>
          <w:rFonts w:ascii="Times New Roman" w:hAnsi="Times New Roman" w:cs="Times New Roman"/>
          <w:i/>
          <w:sz w:val="24"/>
          <w:szCs w:val="24"/>
        </w:rPr>
        <w:t>: Major Policy Addresses, 1981-1986</w:t>
      </w:r>
      <w:r w:rsidR="00181B88" w:rsidRPr="00A94826">
        <w:rPr>
          <w:rFonts w:ascii="Times New Roman" w:hAnsi="Times New Roman" w:cs="Times New Roman"/>
          <w:sz w:val="24"/>
          <w:szCs w:val="24"/>
        </w:rPr>
        <w:t>, Washington DC 1986</w:t>
      </w:r>
      <w:r w:rsidRPr="00A94826">
        <w:rPr>
          <w:rFonts w:ascii="Times New Roman" w:hAnsi="Times New Roman" w:cs="Times New Roman"/>
          <w:sz w:val="24"/>
          <w:szCs w:val="24"/>
        </w:rPr>
        <w:t xml:space="preserve">; ‘Economic Changes in the U.S.S.R.: Prospects and Problems’ in </w:t>
      </w:r>
      <w:r w:rsidRPr="00A94826">
        <w:rPr>
          <w:rFonts w:ascii="Times New Roman" w:hAnsi="Times New Roman" w:cs="Times New Roman"/>
          <w:i/>
          <w:sz w:val="24"/>
          <w:szCs w:val="24"/>
        </w:rPr>
        <w:t>Vital Speeches of the Day</w:t>
      </w:r>
      <w:r w:rsidRPr="00A94826">
        <w:rPr>
          <w:rFonts w:ascii="Times New Roman" w:hAnsi="Times New Roman" w:cs="Times New Roman"/>
          <w:sz w:val="24"/>
          <w:szCs w:val="24"/>
        </w:rPr>
        <w:t xml:space="preserve">, 1 September 1989, 55/22, 674-677; ‘Beyond the Lost Decade: Prospects for the Third World’ in </w:t>
      </w:r>
      <w:r w:rsidRPr="00A94826">
        <w:rPr>
          <w:rFonts w:ascii="Times New Roman" w:hAnsi="Times New Roman" w:cs="Times New Roman"/>
          <w:i/>
          <w:sz w:val="24"/>
          <w:szCs w:val="24"/>
        </w:rPr>
        <w:t>Vital Speeches of the Day</w:t>
      </w:r>
      <w:r w:rsidR="00D13F4B" w:rsidRPr="00A94826">
        <w:rPr>
          <w:rFonts w:ascii="Times New Roman" w:hAnsi="Times New Roman" w:cs="Times New Roman"/>
          <w:sz w:val="24"/>
          <w:szCs w:val="24"/>
        </w:rPr>
        <w:t>, 15 March 1990, 56/11, 344-347.</w:t>
      </w:r>
    </w:p>
    <w:p w14:paraId="6C65AF9C" w14:textId="77777777" w:rsidR="000A1DAA" w:rsidRPr="00A94826" w:rsidRDefault="008E31FA" w:rsidP="003C73D9">
      <w:pPr>
        <w:spacing w:after="0" w:line="240" w:lineRule="auto"/>
        <w:jc w:val="both"/>
        <w:rPr>
          <w:rFonts w:ascii="Times New Roman" w:hAnsi="Times New Roman" w:cs="Times New Roman"/>
          <w:sz w:val="24"/>
          <w:szCs w:val="24"/>
        </w:rPr>
      </w:pPr>
      <w:r w:rsidRPr="00A94826">
        <w:rPr>
          <w:rFonts w:ascii="Times New Roman" w:hAnsi="Times New Roman" w:cs="Times New Roman"/>
          <w:b/>
          <w:sz w:val="24"/>
          <w:szCs w:val="24"/>
        </w:rPr>
        <w:t>LITERATURE</w:t>
      </w:r>
      <w:r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‘An Interview with A.W. Clausen:</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A Discussion of Blacks and Opportunities’ in </w:t>
      </w:r>
      <w:r w:rsidRPr="00A94826">
        <w:rPr>
          <w:rFonts w:ascii="Times New Roman" w:hAnsi="Times New Roman" w:cs="Times New Roman"/>
          <w:i/>
          <w:sz w:val="24"/>
          <w:szCs w:val="24"/>
        </w:rPr>
        <w:t>Black Enterprise</w:t>
      </w:r>
      <w:r w:rsidRPr="00A94826">
        <w:rPr>
          <w:rFonts w:ascii="Times New Roman" w:hAnsi="Times New Roman" w:cs="Times New Roman"/>
          <w:sz w:val="24"/>
          <w:szCs w:val="24"/>
        </w:rPr>
        <w:t xml:space="preserve">, 8/3, March 1973, 43-45; D.W. Ewing and P.M. Banks, ‘Listening and Responding to Employees’ Concerns: An Interview with A.W. Clausen’ in </w:t>
      </w:r>
      <w:r w:rsidRPr="00A94826">
        <w:rPr>
          <w:rFonts w:ascii="Times New Roman" w:hAnsi="Times New Roman" w:cs="Times New Roman"/>
          <w:i/>
          <w:sz w:val="24"/>
          <w:szCs w:val="24"/>
        </w:rPr>
        <w:t>Harvard Business Review</w:t>
      </w:r>
      <w:r w:rsidRPr="00A94826">
        <w:rPr>
          <w:rFonts w:ascii="Times New Roman" w:hAnsi="Times New Roman" w:cs="Times New Roman"/>
          <w:sz w:val="24"/>
          <w:szCs w:val="24"/>
        </w:rPr>
        <w:t>, 58/1, January/February</w:t>
      </w:r>
      <w:r w:rsidR="006006BC" w:rsidRPr="00A94826">
        <w:rPr>
          <w:rFonts w:ascii="Times New Roman" w:hAnsi="Times New Roman" w:cs="Times New Roman"/>
          <w:sz w:val="24"/>
          <w:szCs w:val="24"/>
        </w:rPr>
        <w:t xml:space="preserve"> </w:t>
      </w:r>
      <w:r w:rsidRPr="00A94826">
        <w:rPr>
          <w:rFonts w:ascii="Times New Roman" w:hAnsi="Times New Roman" w:cs="Times New Roman"/>
          <w:sz w:val="24"/>
          <w:szCs w:val="24"/>
        </w:rPr>
        <w:t>1980, 101-114; ‘Cla</w:t>
      </w:r>
      <w:r w:rsidR="00E7594A" w:rsidRPr="00A94826">
        <w:rPr>
          <w:rFonts w:ascii="Times New Roman" w:hAnsi="Times New Roman" w:cs="Times New Roman"/>
          <w:sz w:val="24"/>
          <w:szCs w:val="24"/>
        </w:rPr>
        <w:t>usen Is Picked to Be President o</w:t>
      </w:r>
      <w:r w:rsidR="00A774E7" w:rsidRPr="00A94826">
        <w:rPr>
          <w:rFonts w:ascii="Times New Roman" w:hAnsi="Times New Roman" w:cs="Times New Roman"/>
          <w:sz w:val="24"/>
          <w:szCs w:val="24"/>
        </w:rPr>
        <w:t>f World Bank: BankAmerica’s Chief Agrees t</w:t>
      </w:r>
      <w:r w:rsidRPr="00A94826">
        <w:rPr>
          <w:rFonts w:ascii="Times New Roman" w:hAnsi="Times New Roman" w:cs="Times New Roman"/>
          <w:sz w:val="24"/>
          <w:szCs w:val="24"/>
        </w:rPr>
        <w:t xml:space="preserve">o Succeed McNamara at 138-Nation Agency July 1’ in </w:t>
      </w:r>
      <w:r w:rsidRPr="00A94826">
        <w:rPr>
          <w:rFonts w:ascii="Times New Roman" w:hAnsi="Times New Roman" w:cs="Times New Roman"/>
          <w:i/>
          <w:sz w:val="24"/>
          <w:szCs w:val="24"/>
        </w:rPr>
        <w:t>Wall Street Journal</w:t>
      </w:r>
      <w:r w:rsidRPr="00A94826">
        <w:rPr>
          <w:rFonts w:ascii="Times New Roman" w:hAnsi="Times New Roman" w:cs="Times New Roman"/>
          <w:sz w:val="24"/>
          <w:szCs w:val="24"/>
        </w:rPr>
        <w:t>, 31 October 1980, 2; H. Rowen, ‘The New World Bank Head A.W.</w:t>
      </w:r>
      <w:r w:rsidR="006006BC" w:rsidRPr="00A94826">
        <w:rPr>
          <w:rFonts w:ascii="Times New Roman" w:hAnsi="Times New Roman" w:cs="Times New Roman"/>
          <w:sz w:val="24"/>
          <w:szCs w:val="24"/>
        </w:rPr>
        <w:t xml:space="preserve"> Clausen: Sensitive Pragmatist</w:t>
      </w:r>
      <w:r w:rsidR="00C2106C" w:rsidRPr="00A94826">
        <w:rPr>
          <w:rFonts w:ascii="Times New Roman" w:hAnsi="Times New Roman" w:cs="Times New Roman"/>
          <w:sz w:val="24"/>
          <w:szCs w:val="24"/>
        </w:rPr>
        <w:t xml:space="preserve">. Economic Impact </w:t>
      </w:r>
      <w:r w:rsidRPr="00A94826">
        <w:rPr>
          <w:rFonts w:ascii="Times New Roman" w:hAnsi="Times New Roman" w:cs="Times New Roman"/>
          <w:sz w:val="24"/>
          <w:szCs w:val="24"/>
        </w:rPr>
        <w:t xml:space="preserve">New World Bank Head Clausen: A Broad-Gauged Conservative’ in </w:t>
      </w:r>
      <w:r w:rsidRPr="00A94826">
        <w:rPr>
          <w:rFonts w:ascii="Times New Roman" w:hAnsi="Times New Roman" w:cs="Times New Roman"/>
          <w:i/>
          <w:sz w:val="24"/>
          <w:szCs w:val="24"/>
        </w:rPr>
        <w:t>The Washington Post</w:t>
      </w:r>
      <w:r w:rsidRPr="00A94826">
        <w:rPr>
          <w:rFonts w:ascii="Times New Roman" w:hAnsi="Times New Roman" w:cs="Times New Roman"/>
          <w:sz w:val="24"/>
          <w:szCs w:val="24"/>
        </w:rPr>
        <w:t>, 9 November 198</w:t>
      </w:r>
      <w:r w:rsidR="00E7594A" w:rsidRPr="00A94826">
        <w:rPr>
          <w:rFonts w:ascii="Times New Roman" w:hAnsi="Times New Roman" w:cs="Times New Roman"/>
          <w:sz w:val="24"/>
          <w:szCs w:val="24"/>
        </w:rPr>
        <w:t>0, G1; A. Pine, ‘Clausen Moves with Caution t</w:t>
      </w:r>
      <w:r w:rsidRPr="00A94826">
        <w:rPr>
          <w:rFonts w:ascii="Times New Roman" w:hAnsi="Times New Roman" w:cs="Times New Roman"/>
          <w:sz w:val="24"/>
          <w:szCs w:val="24"/>
        </w:rPr>
        <w:t>o World Bank:</w:t>
      </w:r>
      <w:r w:rsidR="00E7594A" w:rsidRPr="00A94826">
        <w:rPr>
          <w:rFonts w:ascii="Times New Roman" w:hAnsi="Times New Roman" w:cs="Times New Roman"/>
          <w:sz w:val="24"/>
          <w:szCs w:val="24"/>
        </w:rPr>
        <w:t xml:space="preserve"> A.W. Clausen Moves Cautiously t</w:t>
      </w:r>
      <w:r w:rsidRPr="00A94826">
        <w:rPr>
          <w:rFonts w:ascii="Times New Roman" w:hAnsi="Times New Roman" w:cs="Times New Roman"/>
          <w:sz w:val="24"/>
          <w:szCs w:val="24"/>
        </w:rPr>
        <w:t xml:space="preserve">o His New Post at World Bank’ in </w:t>
      </w:r>
      <w:r w:rsidRPr="00A94826">
        <w:rPr>
          <w:rFonts w:ascii="Times New Roman" w:hAnsi="Times New Roman" w:cs="Times New Roman"/>
          <w:i/>
          <w:sz w:val="24"/>
          <w:szCs w:val="24"/>
        </w:rPr>
        <w:t>Wall Street Journal</w:t>
      </w:r>
      <w:r w:rsidR="00E7594A" w:rsidRPr="00A94826">
        <w:rPr>
          <w:rFonts w:ascii="Times New Roman" w:hAnsi="Times New Roman" w:cs="Times New Roman"/>
          <w:sz w:val="24"/>
          <w:szCs w:val="24"/>
        </w:rPr>
        <w:t xml:space="preserve">, 30 June 1981, 33, </w:t>
      </w:r>
      <w:r w:rsidRPr="00A94826">
        <w:rPr>
          <w:rFonts w:ascii="Times New Roman" w:hAnsi="Times New Roman" w:cs="Times New Roman"/>
          <w:sz w:val="24"/>
          <w:szCs w:val="24"/>
        </w:rPr>
        <w:t xml:space="preserve">47; R.L. Ayres, ‘Clausen and the Port’ in </w:t>
      </w:r>
      <w:r w:rsidRPr="00A94826">
        <w:rPr>
          <w:rFonts w:ascii="Times New Roman" w:hAnsi="Times New Roman" w:cs="Times New Roman"/>
          <w:i/>
          <w:sz w:val="24"/>
          <w:szCs w:val="24"/>
        </w:rPr>
        <w:t>The New York Times</w:t>
      </w:r>
      <w:r w:rsidRPr="00A94826">
        <w:rPr>
          <w:rFonts w:ascii="Times New Roman" w:hAnsi="Times New Roman" w:cs="Times New Roman"/>
          <w:sz w:val="24"/>
          <w:szCs w:val="24"/>
        </w:rPr>
        <w:t xml:space="preserve">, 1 July 1981, A27; H. Rowen, ‘Clausen: World Bank No Robin Hood’ in </w:t>
      </w:r>
      <w:r w:rsidRPr="00A94826">
        <w:rPr>
          <w:rFonts w:ascii="Times New Roman" w:hAnsi="Times New Roman" w:cs="Times New Roman"/>
          <w:i/>
          <w:sz w:val="24"/>
          <w:szCs w:val="24"/>
        </w:rPr>
        <w:t>The Washington Post</w:t>
      </w:r>
      <w:r w:rsidRPr="00A94826">
        <w:rPr>
          <w:rFonts w:ascii="Times New Roman" w:hAnsi="Times New Roman" w:cs="Times New Roman"/>
          <w:sz w:val="24"/>
          <w:szCs w:val="24"/>
        </w:rPr>
        <w:t xml:space="preserve">, 13 January 1982, D9; C.H. Farnsworth, ‘Clausen Soothes Foes, Keeps Backers in </w:t>
      </w:r>
      <w:r w:rsidRPr="00A94826">
        <w:rPr>
          <w:rFonts w:ascii="Times New Roman" w:hAnsi="Times New Roman" w:cs="Times New Roman"/>
          <w:i/>
          <w:sz w:val="24"/>
          <w:szCs w:val="24"/>
        </w:rPr>
        <w:t>The New York Times</w:t>
      </w:r>
      <w:r w:rsidRPr="00A94826">
        <w:rPr>
          <w:rFonts w:ascii="Times New Roman" w:hAnsi="Times New Roman" w:cs="Times New Roman"/>
          <w:sz w:val="24"/>
          <w:szCs w:val="24"/>
        </w:rPr>
        <w:t>, 12 April 1982, D</w:t>
      </w:r>
      <w:r w:rsidR="00E7594A" w:rsidRPr="00A94826">
        <w:rPr>
          <w:rFonts w:ascii="Times New Roman" w:hAnsi="Times New Roman" w:cs="Times New Roman"/>
          <w:sz w:val="24"/>
          <w:szCs w:val="24"/>
        </w:rPr>
        <w:t xml:space="preserve">1, </w:t>
      </w:r>
      <w:r w:rsidRPr="00A94826">
        <w:rPr>
          <w:rFonts w:ascii="Times New Roman" w:hAnsi="Times New Roman" w:cs="Times New Roman"/>
          <w:sz w:val="24"/>
          <w:szCs w:val="24"/>
        </w:rPr>
        <w:t xml:space="preserve">D8; A. </w:t>
      </w:r>
      <w:r w:rsidR="00E7594A" w:rsidRPr="00A94826">
        <w:rPr>
          <w:rFonts w:ascii="Times New Roman" w:hAnsi="Times New Roman" w:cs="Times New Roman"/>
          <w:sz w:val="24"/>
          <w:szCs w:val="24"/>
        </w:rPr>
        <w:t>Pine, ‘Clausen Holds World Bank’</w:t>
      </w:r>
      <w:r w:rsidRPr="00A94826">
        <w:rPr>
          <w:rFonts w:ascii="Times New Roman" w:hAnsi="Times New Roman" w:cs="Times New Roman"/>
          <w:sz w:val="24"/>
          <w:szCs w:val="24"/>
        </w:rPr>
        <w:t xml:space="preserve">s Course’ </w:t>
      </w:r>
      <w:r w:rsidRPr="00A94826">
        <w:rPr>
          <w:rFonts w:ascii="Times New Roman" w:hAnsi="Times New Roman" w:cs="Times New Roman"/>
          <w:i/>
          <w:sz w:val="24"/>
          <w:szCs w:val="24"/>
        </w:rPr>
        <w:t>in The Wall Street Journal</w:t>
      </w:r>
      <w:r w:rsidRPr="00A94826">
        <w:rPr>
          <w:rFonts w:ascii="Times New Roman" w:hAnsi="Times New Roman" w:cs="Times New Roman"/>
          <w:sz w:val="24"/>
          <w:szCs w:val="24"/>
        </w:rPr>
        <w:t>, 13 May 1982, 31; H. Rowen, ‘Clausen Sets Plans to Aid Third Wo</w:t>
      </w:r>
      <w:r w:rsidR="00E7594A" w:rsidRPr="00A94826">
        <w:rPr>
          <w:rFonts w:ascii="Times New Roman" w:hAnsi="Times New Roman" w:cs="Times New Roman"/>
          <w:sz w:val="24"/>
          <w:szCs w:val="24"/>
        </w:rPr>
        <w:t>rld</w:t>
      </w:r>
      <w:r w:rsidRPr="00A94826">
        <w:rPr>
          <w:rFonts w:ascii="Times New Roman" w:hAnsi="Times New Roman" w:cs="Times New Roman"/>
          <w:sz w:val="24"/>
          <w:szCs w:val="24"/>
        </w:rPr>
        <w:t xml:space="preserve">’ in </w:t>
      </w:r>
      <w:r w:rsidRPr="00A94826">
        <w:rPr>
          <w:rFonts w:ascii="Times New Roman" w:hAnsi="Times New Roman" w:cs="Times New Roman"/>
          <w:i/>
          <w:sz w:val="24"/>
          <w:szCs w:val="24"/>
        </w:rPr>
        <w:t>The Washington Post,</w:t>
      </w:r>
      <w:r w:rsidR="00E7594A" w:rsidRPr="00A94826">
        <w:rPr>
          <w:rFonts w:ascii="Times New Roman" w:hAnsi="Times New Roman" w:cs="Times New Roman"/>
          <w:sz w:val="24"/>
          <w:szCs w:val="24"/>
        </w:rPr>
        <w:t xml:space="preserve"> 25 May 1982, D7-</w:t>
      </w:r>
      <w:r w:rsidRPr="00A94826">
        <w:rPr>
          <w:rFonts w:ascii="Times New Roman" w:hAnsi="Times New Roman" w:cs="Times New Roman"/>
          <w:sz w:val="24"/>
          <w:szCs w:val="24"/>
        </w:rPr>
        <w:t xml:space="preserve">D8; D. </w:t>
      </w:r>
      <w:proofErr w:type="spellStart"/>
      <w:r w:rsidRPr="00A94826">
        <w:rPr>
          <w:rFonts w:ascii="Times New Roman" w:hAnsi="Times New Roman" w:cs="Times New Roman"/>
          <w:sz w:val="24"/>
          <w:szCs w:val="24"/>
        </w:rPr>
        <w:t>Hughs</w:t>
      </w:r>
      <w:proofErr w:type="spellEnd"/>
      <w:r w:rsidRPr="00A94826">
        <w:rPr>
          <w:rFonts w:ascii="Times New Roman" w:hAnsi="Times New Roman" w:cs="Times New Roman"/>
          <w:sz w:val="24"/>
          <w:szCs w:val="24"/>
        </w:rPr>
        <w:t xml:space="preserve">-Evans, ‘Dedication to A.W. Clausen’ in </w:t>
      </w:r>
      <w:r w:rsidRPr="00A94826">
        <w:rPr>
          <w:rFonts w:ascii="Times New Roman" w:hAnsi="Times New Roman" w:cs="Times New Roman"/>
          <w:i/>
          <w:sz w:val="24"/>
          <w:szCs w:val="24"/>
        </w:rPr>
        <w:t>The Environmentalist</w:t>
      </w:r>
      <w:r w:rsidRPr="00A94826">
        <w:rPr>
          <w:rFonts w:ascii="Times New Roman" w:hAnsi="Times New Roman" w:cs="Times New Roman"/>
          <w:sz w:val="24"/>
          <w:szCs w:val="24"/>
        </w:rPr>
        <w:t>, 2/3</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Autumn 1982, 193-195; H. Rowen, ‘Cla</w:t>
      </w:r>
      <w:r w:rsidR="00E7594A" w:rsidRPr="00A94826">
        <w:rPr>
          <w:rFonts w:ascii="Times New Roman" w:hAnsi="Times New Roman" w:cs="Times New Roman"/>
          <w:sz w:val="24"/>
          <w:szCs w:val="24"/>
        </w:rPr>
        <w:t>usen: World Economic Situation “Grim”: U.S. Accused o</w:t>
      </w:r>
      <w:r w:rsidRPr="00A94826">
        <w:rPr>
          <w:rFonts w:ascii="Times New Roman" w:hAnsi="Times New Roman" w:cs="Times New Roman"/>
          <w:sz w:val="24"/>
          <w:szCs w:val="24"/>
        </w:rPr>
        <w:t xml:space="preserve">f Curbing IDA Funds’ in </w:t>
      </w:r>
      <w:r w:rsidRPr="00A94826">
        <w:rPr>
          <w:rFonts w:ascii="Times New Roman" w:hAnsi="Times New Roman" w:cs="Times New Roman"/>
          <w:i/>
          <w:sz w:val="24"/>
          <w:szCs w:val="24"/>
        </w:rPr>
        <w:t xml:space="preserve">The Washington </w:t>
      </w:r>
      <w:r w:rsidRPr="00A94826">
        <w:rPr>
          <w:rFonts w:ascii="Times New Roman" w:hAnsi="Times New Roman" w:cs="Times New Roman"/>
          <w:i/>
          <w:sz w:val="24"/>
          <w:szCs w:val="24"/>
        </w:rPr>
        <w:lastRenderedPageBreak/>
        <w:t>Post</w:t>
      </w:r>
      <w:r w:rsidR="00E7594A" w:rsidRPr="00A94826">
        <w:rPr>
          <w:rFonts w:ascii="Times New Roman" w:hAnsi="Times New Roman" w:cs="Times New Roman"/>
          <w:sz w:val="24"/>
          <w:szCs w:val="24"/>
        </w:rPr>
        <w:t xml:space="preserve">, 7 September 1982, D8, </w:t>
      </w:r>
      <w:r w:rsidRPr="00A94826">
        <w:rPr>
          <w:rFonts w:ascii="Times New Roman" w:hAnsi="Times New Roman" w:cs="Times New Roman"/>
          <w:sz w:val="24"/>
          <w:szCs w:val="24"/>
        </w:rPr>
        <w:t>D11; H. Rowen, ‘Clausen Laments La</w:t>
      </w:r>
      <w:r w:rsidR="00E7594A" w:rsidRPr="00A94826">
        <w:rPr>
          <w:rFonts w:ascii="Times New Roman" w:hAnsi="Times New Roman" w:cs="Times New Roman"/>
          <w:sz w:val="24"/>
          <w:szCs w:val="24"/>
        </w:rPr>
        <w:t>ck of Funds Available for China’</w:t>
      </w:r>
      <w:r w:rsidRPr="00A94826">
        <w:rPr>
          <w:rFonts w:ascii="Times New Roman" w:hAnsi="Times New Roman" w:cs="Times New Roman"/>
          <w:sz w:val="24"/>
          <w:szCs w:val="24"/>
        </w:rPr>
        <w:t xml:space="preserve">s Expansion’ in </w:t>
      </w:r>
      <w:r w:rsidRPr="00A94826">
        <w:rPr>
          <w:rFonts w:ascii="Times New Roman" w:hAnsi="Times New Roman" w:cs="Times New Roman"/>
          <w:i/>
          <w:sz w:val="24"/>
          <w:szCs w:val="24"/>
        </w:rPr>
        <w:t>The Washington Post</w:t>
      </w:r>
      <w:r w:rsidR="006006BC" w:rsidRPr="00A94826">
        <w:rPr>
          <w:rFonts w:ascii="Times New Roman" w:hAnsi="Times New Roman" w:cs="Times New Roman"/>
          <w:sz w:val="24"/>
          <w:szCs w:val="24"/>
        </w:rPr>
        <w:t xml:space="preserve">, </w:t>
      </w:r>
      <w:r w:rsidRPr="00A94826">
        <w:rPr>
          <w:rFonts w:ascii="Times New Roman" w:hAnsi="Times New Roman" w:cs="Times New Roman"/>
          <w:sz w:val="24"/>
          <w:szCs w:val="24"/>
        </w:rPr>
        <w:t>26 April 198</w:t>
      </w:r>
      <w:r w:rsidR="00E7594A" w:rsidRPr="00A94826">
        <w:rPr>
          <w:rFonts w:ascii="Times New Roman" w:hAnsi="Times New Roman" w:cs="Times New Roman"/>
          <w:sz w:val="24"/>
          <w:szCs w:val="24"/>
        </w:rPr>
        <w:t>4, C14; H. Rowen, ‘Regan Upset by Clausen’</w:t>
      </w:r>
      <w:r w:rsidRPr="00A94826">
        <w:rPr>
          <w:rFonts w:ascii="Times New Roman" w:hAnsi="Times New Roman" w:cs="Times New Roman"/>
          <w:sz w:val="24"/>
          <w:szCs w:val="24"/>
        </w:rPr>
        <w:t>s IFC Ch</w:t>
      </w:r>
      <w:r w:rsidR="00E7594A" w:rsidRPr="00A94826">
        <w:rPr>
          <w:rFonts w:ascii="Times New Roman" w:hAnsi="Times New Roman" w:cs="Times New Roman"/>
          <w:sz w:val="24"/>
          <w:szCs w:val="24"/>
        </w:rPr>
        <w:t>oice</w:t>
      </w:r>
      <w:r w:rsidRPr="00A94826">
        <w:rPr>
          <w:rFonts w:ascii="Times New Roman" w:hAnsi="Times New Roman" w:cs="Times New Roman"/>
          <w:sz w:val="24"/>
          <w:szCs w:val="24"/>
        </w:rPr>
        <w:t xml:space="preserve">’ in </w:t>
      </w:r>
      <w:r w:rsidRPr="00A94826">
        <w:rPr>
          <w:rFonts w:ascii="Times New Roman" w:hAnsi="Times New Roman" w:cs="Times New Roman"/>
          <w:i/>
          <w:sz w:val="24"/>
          <w:szCs w:val="24"/>
        </w:rPr>
        <w:t>The Washington Post</w:t>
      </w:r>
      <w:r w:rsidR="00E7594A" w:rsidRPr="00A94826">
        <w:rPr>
          <w:rFonts w:ascii="Times New Roman" w:hAnsi="Times New Roman" w:cs="Times New Roman"/>
          <w:sz w:val="24"/>
          <w:szCs w:val="24"/>
        </w:rPr>
        <w:t>, 13 July 1984, D1-</w:t>
      </w:r>
      <w:r w:rsidRPr="00A94826">
        <w:rPr>
          <w:rFonts w:ascii="Times New Roman" w:hAnsi="Times New Roman" w:cs="Times New Roman"/>
          <w:sz w:val="24"/>
          <w:szCs w:val="24"/>
        </w:rPr>
        <w:t xml:space="preserve">D2; S. Jacobsen, ‘Mexico's Efforts Deserve Praise, Clausen Asserts’ in </w:t>
      </w:r>
      <w:r w:rsidRPr="00A94826">
        <w:rPr>
          <w:rFonts w:ascii="Times New Roman" w:hAnsi="Times New Roman" w:cs="Times New Roman"/>
          <w:i/>
          <w:sz w:val="24"/>
          <w:szCs w:val="24"/>
        </w:rPr>
        <w:t>The Washington Post</w:t>
      </w:r>
      <w:r w:rsidRPr="00A94826">
        <w:rPr>
          <w:rFonts w:ascii="Times New Roman" w:hAnsi="Times New Roman" w:cs="Times New Roman"/>
          <w:sz w:val="24"/>
          <w:szCs w:val="24"/>
        </w:rPr>
        <w:t xml:space="preserve">, 5 October 1984, D3; H. Rowen, ‘Clausen Asks More Private Sector Aid’ in </w:t>
      </w:r>
      <w:r w:rsidRPr="00A94826">
        <w:rPr>
          <w:rFonts w:ascii="Times New Roman" w:hAnsi="Times New Roman" w:cs="Times New Roman"/>
          <w:i/>
          <w:sz w:val="24"/>
          <w:szCs w:val="24"/>
        </w:rPr>
        <w:t>The Washington Post</w:t>
      </w:r>
      <w:r w:rsidRPr="00A94826">
        <w:rPr>
          <w:rFonts w:ascii="Times New Roman" w:hAnsi="Times New Roman" w:cs="Times New Roman"/>
          <w:sz w:val="24"/>
          <w:szCs w:val="24"/>
        </w:rPr>
        <w:t xml:space="preserve">, 27 February 1985, G5; H. Rowen, ‘Clausen: World Bank Can Meet Global Needs’ in </w:t>
      </w:r>
      <w:r w:rsidRPr="00A94826">
        <w:rPr>
          <w:rFonts w:ascii="Times New Roman" w:hAnsi="Times New Roman" w:cs="Times New Roman"/>
          <w:i/>
          <w:sz w:val="24"/>
          <w:szCs w:val="24"/>
        </w:rPr>
        <w:t>The Washington Post</w:t>
      </w:r>
      <w:r w:rsidRPr="00A94826">
        <w:rPr>
          <w:rFonts w:ascii="Times New Roman" w:hAnsi="Times New Roman" w:cs="Times New Roman"/>
          <w:sz w:val="24"/>
          <w:szCs w:val="24"/>
        </w:rPr>
        <w:t>, 9 October</w:t>
      </w:r>
      <w:r w:rsidR="007063F5" w:rsidRPr="00A94826">
        <w:rPr>
          <w:rFonts w:ascii="Times New Roman" w:hAnsi="Times New Roman" w:cs="Times New Roman"/>
          <w:sz w:val="24"/>
          <w:szCs w:val="24"/>
        </w:rPr>
        <w:t xml:space="preserve"> </w:t>
      </w:r>
      <w:r w:rsidR="00E7594A" w:rsidRPr="00A94826">
        <w:rPr>
          <w:rFonts w:ascii="Times New Roman" w:hAnsi="Times New Roman" w:cs="Times New Roman"/>
          <w:sz w:val="24"/>
          <w:szCs w:val="24"/>
        </w:rPr>
        <w:t>1985, F1-</w:t>
      </w:r>
      <w:r w:rsidRPr="00A94826">
        <w:rPr>
          <w:rFonts w:ascii="Times New Roman" w:hAnsi="Times New Roman" w:cs="Times New Roman"/>
          <w:sz w:val="24"/>
          <w:szCs w:val="24"/>
        </w:rPr>
        <w:t xml:space="preserve">F2; H. Rowen, ‘Clausen Saga Comes to End’ in </w:t>
      </w:r>
      <w:r w:rsidRPr="00A94826">
        <w:rPr>
          <w:rFonts w:ascii="Times New Roman" w:hAnsi="Times New Roman" w:cs="Times New Roman"/>
          <w:i/>
          <w:sz w:val="24"/>
          <w:szCs w:val="24"/>
        </w:rPr>
        <w:t>The Washington Post</w:t>
      </w:r>
      <w:r w:rsidR="00E7594A" w:rsidRPr="00A94826">
        <w:rPr>
          <w:rFonts w:ascii="Times New Roman" w:hAnsi="Times New Roman" w:cs="Times New Roman"/>
          <w:sz w:val="24"/>
          <w:szCs w:val="24"/>
        </w:rPr>
        <w:t xml:space="preserve">, 13 October 1985, D1, </w:t>
      </w:r>
      <w:r w:rsidRPr="00A94826">
        <w:rPr>
          <w:rFonts w:ascii="Times New Roman" w:hAnsi="Times New Roman" w:cs="Times New Roman"/>
          <w:sz w:val="24"/>
          <w:szCs w:val="24"/>
        </w:rPr>
        <w:t xml:space="preserve">D7; H. Rowen, ‘Clausen Assures Latins on Debt’ in </w:t>
      </w:r>
      <w:r w:rsidRPr="00A94826">
        <w:rPr>
          <w:rFonts w:ascii="Times New Roman" w:hAnsi="Times New Roman" w:cs="Times New Roman"/>
          <w:i/>
          <w:sz w:val="24"/>
          <w:szCs w:val="24"/>
        </w:rPr>
        <w:t>The Washington Post</w:t>
      </w:r>
      <w:r w:rsidR="00ED0A10" w:rsidRPr="00A94826">
        <w:rPr>
          <w:rFonts w:ascii="Times New Roman" w:hAnsi="Times New Roman" w:cs="Times New Roman"/>
          <w:sz w:val="24"/>
          <w:szCs w:val="24"/>
        </w:rPr>
        <w:t xml:space="preserve">, 10 December 1985; E1, </w:t>
      </w:r>
      <w:r w:rsidRPr="00A94826">
        <w:rPr>
          <w:rFonts w:ascii="Times New Roman" w:hAnsi="Times New Roman" w:cs="Times New Roman"/>
          <w:sz w:val="24"/>
          <w:szCs w:val="24"/>
        </w:rPr>
        <w:t xml:space="preserve">E6; D.R. Francis, ‘The Gains Clausen Made at World Bank’ in </w:t>
      </w:r>
      <w:r w:rsidRPr="00A94826">
        <w:rPr>
          <w:rFonts w:ascii="Times New Roman" w:hAnsi="Times New Roman" w:cs="Times New Roman"/>
          <w:i/>
          <w:sz w:val="24"/>
          <w:szCs w:val="24"/>
        </w:rPr>
        <w:t>The Christian Science Monitor</w:t>
      </w:r>
      <w:r w:rsidRPr="00A94826">
        <w:rPr>
          <w:rFonts w:ascii="Times New Roman" w:hAnsi="Times New Roman" w:cs="Times New Roman"/>
          <w:sz w:val="24"/>
          <w:szCs w:val="24"/>
        </w:rPr>
        <w:t xml:space="preserve">, 10 July 1986, 19; B. Sing and J.M. Broder, ‘Clausen Praised, Criticized for </w:t>
      </w:r>
      <w:proofErr w:type="spellStart"/>
      <w:r w:rsidRPr="00A94826">
        <w:rPr>
          <w:rFonts w:ascii="Times New Roman" w:hAnsi="Times New Roman" w:cs="Times New Roman"/>
          <w:sz w:val="24"/>
          <w:szCs w:val="24"/>
        </w:rPr>
        <w:t>BofA</w:t>
      </w:r>
      <w:proofErr w:type="spellEnd"/>
      <w:r w:rsidRPr="00A94826">
        <w:rPr>
          <w:rFonts w:ascii="Times New Roman" w:hAnsi="Times New Roman" w:cs="Times New Roman"/>
          <w:sz w:val="24"/>
          <w:szCs w:val="24"/>
        </w:rPr>
        <w:t xml:space="preserve"> Role’ in </w:t>
      </w:r>
      <w:r w:rsidRPr="00A94826">
        <w:rPr>
          <w:rFonts w:ascii="Times New Roman" w:hAnsi="Times New Roman" w:cs="Times New Roman"/>
          <w:i/>
          <w:sz w:val="24"/>
          <w:szCs w:val="24"/>
        </w:rPr>
        <w:t>Los Angeles Times</w:t>
      </w:r>
      <w:r w:rsidR="006006BC"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11 October 1986, 25; A. Pollack, ‘BankAmerica Recalling Clausen, Gone 5 Years, as Chief Executive: Clausen Is Recalled to Helm’ in </w:t>
      </w:r>
      <w:r w:rsidRPr="00A94826">
        <w:rPr>
          <w:rFonts w:ascii="Times New Roman" w:hAnsi="Times New Roman" w:cs="Times New Roman"/>
          <w:i/>
          <w:sz w:val="24"/>
          <w:szCs w:val="24"/>
        </w:rPr>
        <w:t>The New York Times</w:t>
      </w:r>
      <w:r w:rsidR="00ED0A10" w:rsidRPr="00A94826">
        <w:rPr>
          <w:rFonts w:ascii="Times New Roman" w:hAnsi="Times New Roman" w:cs="Times New Roman"/>
          <w:sz w:val="24"/>
          <w:szCs w:val="24"/>
        </w:rPr>
        <w:t xml:space="preserve">, 13 October 1986, A1, </w:t>
      </w:r>
      <w:r w:rsidRPr="00A94826">
        <w:rPr>
          <w:rFonts w:ascii="Times New Roman" w:hAnsi="Times New Roman" w:cs="Times New Roman"/>
          <w:sz w:val="24"/>
          <w:szCs w:val="24"/>
        </w:rPr>
        <w:t xml:space="preserve">D3; V.F. </w:t>
      </w:r>
      <w:proofErr w:type="spellStart"/>
      <w:r w:rsidRPr="00A94826">
        <w:rPr>
          <w:rFonts w:ascii="Times New Roman" w:hAnsi="Times New Roman" w:cs="Times New Roman"/>
          <w:sz w:val="24"/>
          <w:szCs w:val="24"/>
        </w:rPr>
        <w:t>Zonana</w:t>
      </w:r>
      <w:proofErr w:type="spellEnd"/>
      <w:r w:rsidRPr="00A94826">
        <w:rPr>
          <w:rFonts w:ascii="Times New Roman" w:hAnsi="Times New Roman" w:cs="Times New Roman"/>
          <w:sz w:val="24"/>
          <w:szCs w:val="24"/>
        </w:rPr>
        <w:t xml:space="preserve">, ‘BankAmerica Head Faces a Financial House Divided: </w:t>
      </w:r>
      <w:r w:rsidR="00C2106C" w:rsidRPr="00A94826">
        <w:rPr>
          <w:rFonts w:ascii="Times New Roman" w:hAnsi="Times New Roman" w:cs="Times New Roman"/>
          <w:sz w:val="24"/>
          <w:szCs w:val="24"/>
        </w:rPr>
        <w:t>Clausen</w:t>
      </w:r>
      <w:r w:rsidRPr="00A94826">
        <w:rPr>
          <w:rFonts w:ascii="Times New Roman" w:hAnsi="Times New Roman" w:cs="Times New Roman"/>
          <w:sz w:val="24"/>
          <w:szCs w:val="24"/>
        </w:rPr>
        <w:t>: Management C</w:t>
      </w:r>
      <w:r w:rsidR="006006BC" w:rsidRPr="00A94826">
        <w:rPr>
          <w:rFonts w:ascii="Times New Roman" w:hAnsi="Times New Roman" w:cs="Times New Roman"/>
          <w:sz w:val="24"/>
          <w:szCs w:val="24"/>
        </w:rPr>
        <w:t xml:space="preserve">hallenge for Bank Chief’ in </w:t>
      </w:r>
      <w:r w:rsidRPr="00A94826">
        <w:rPr>
          <w:rFonts w:ascii="Times New Roman" w:hAnsi="Times New Roman" w:cs="Times New Roman"/>
          <w:i/>
          <w:sz w:val="24"/>
          <w:szCs w:val="24"/>
        </w:rPr>
        <w:t>Los Angeles Times</w:t>
      </w:r>
      <w:r w:rsidRPr="00A94826">
        <w:rPr>
          <w:rFonts w:ascii="Times New Roman" w:hAnsi="Times New Roman" w:cs="Times New Roman"/>
          <w:sz w:val="24"/>
          <w:szCs w:val="24"/>
        </w:rPr>
        <w:t>, 14 October</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1986,</w:t>
      </w:r>
      <w:r w:rsidR="007063F5" w:rsidRPr="00A94826">
        <w:rPr>
          <w:rFonts w:ascii="Times New Roman" w:hAnsi="Times New Roman" w:cs="Times New Roman"/>
          <w:sz w:val="24"/>
          <w:szCs w:val="24"/>
        </w:rPr>
        <w:t xml:space="preserve"> </w:t>
      </w:r>
      <w:r w:rsidR="00ED0A10" w:rsidRPr="00A94826">
        <w:rPr>
          <w:rFonts w:ascii="Times New Roman" w:hAnsi="Times New Roman" w:cs="Times New Roman"/>
          <w:sz w:val="24"/>
          <w:szCs w:val="24"/>
        </w:rPr>
        <w:t xml:space="preserve">A12, </w:t>
      </w:r>
      <w:r w:rsidRPr="00A94826">
        <w:rPr>
          <w:rFonts w:ascii="Times New Roman" w:hAnsi="Times New Roman" w:cs="Times New Roman"/>
          <w:sz w:val="24"/>
          <w:szCs w:val="24"/>
        </w:rPr>
        <w:t>A19; R.J. Cole, ‘Clausen Bars Bid by Int</w:t>
      </w:r>
      <w:r w:rsidR="00BE2684" w:rsidRPr="00A94826">
        <w:rPr>
          <w:rFonts w:ascii="Times New Roman" w:hAnsi="Times New Roman" w:cs="Times New Roman"/>
          <w:sz w:val="24"/>
          <w:szCs w:val="24"/>
        </w:rPr>
        <w:t>erstate</w:t>
      </w:r>
      <w:r w:rsidRPr="00A94826">
        <w:rPr>
          <w:rFonts w:ascii="Times New Roman" w:hAnsi="Times New Roman" w:cs="Times New Roman"/>
          <w:sz w:val="24"/>
          <w:szCs w:val="24"/>
        </w:rPr>
        <w:t xml:space="preserve">’ in </w:t>
      </w:r>
      <w:r w:rsidRPr="00A94826">
        <w:rPr>
          <w:rFonts w:ascii="Times New Roman" w:hAnsi="Times New Roman" w:cs="Times New Roman"/>
          <w:i/>
          <w:sz w:val="24"/>
          <w:szCs w:val="24"/>
        </w:rPr>
        <w:t>The New York Times</w:t>
      </w:r>
      <w:r w:rsidR="00BE2684" w:rsidRPr="00A94826">
        <w:rPr>
          <w:rFonts w:ascii="Times New Roman" w:hAnsi="Times New Roman" w:cs="Times New Roman"/>
          <w:sz w:val="24"/>
          <w:szCs w:val="24"/>
        </w:rPr>
        <w:t xml:space="preserve">, 15 October 1986: D1, </w:t>
      </w:r>
      <w:r w:rsidRPr="00A94826">
        <w:rPr>
          <w:rFonts w:ascii="Times New Roman" w:hAnsi="Times New Roman" w:cs="Times New Roman"/>
          <w:sz w:val="24"/>
          <w:szCs w:val="24"/>
        </w:rPr>
        <w:t>D21; M. Pott</w:t>
      </w:r>
      <w:r w:rsidR="00BE2684" w:rsidRPr="00A94826">
        <w:rPr>
          <w:rFonts w:ascii="Times New Roman" w:hAnsi="Times New Roman" w:cs="Times New Roman"/>
          <w:sz w:val="24"/>
          <w:szCs w:val="24"/>
        </w:rPr>
        <w:t>s, ‘Clausen Plans Retrenchment a</w:t>
      </w:r>
      <w:r w:rsidRPr="00A94826">
        <w:rPr>
          <w:rFonts w:ascii="Times New Roman" w:hAnsi="Times New Roman" w:cs="Times New Roman"/>
          <w:sz w:val="24"/>
          <w:szCs w:val="24"/>
        </w:rPr>
        <w:t xml:space="preserve">t Beleaguered BankAmerica’ in </w:t>
      </w:r>
      <w:r w:rsidRPr="00A94826">
        <w:rPr>
          <w:rFonts w:ascii="Times New Roman" w:hAnsi="Times New Roman" w:cs="Times New Roman"/>
          <w:i/>
          <w:sz w:val="24"/>
          <w:szCs w:val="24"/>
        </w:rPr>
        <w:t>The Washington Post</w:t>
      </w:r>
      <w:r w:rsidRPr="00A94826">
        <w:rPr>
          <w:rFonts w:ascii="Times New Roman" w:hAnsi="Times New Roman" w:cs="Times New Roman"/>
          <w:sz w:val="24"/>
          <w:szCs w:val="24"/>
        </w:rPr>
        <w:t xml:space="preserve">, 16 October 1986, E3; R.J. Samuelson, ‘Banking on Clausen: BankAmerica Tale Takes Bizarre Turn’ in </w:t>
      </w:r>
      <w:r w:rsidRPr="00A94826">
        <w:rPr>
          <w:rFonts w:ascii="Times New Roman" w:hAnsi="Times New Roman" w:cs="Times New Roman"/>
          <w:i/>
          <w:sz w:val="24"/>
          <w:szCs w:val="24"/>
        </w:rPr>
        <w:t>The Washington Post</w:t>
      </w:r>
      <w:r w:rsidR="00BE2684" w:rsidRPr="00A94826">
        <w:rPr>
          <w:rFonts w:ascii="Times New Roman" w:hAnsi="Times New Roman" w:cs="Times New Roman"/>
          <w:sz w:val="24"/>
          <w:szCs w:val="24"/>
        </w:rPr>
        <w:t>, 22 October 1986, G1-</w:t>
      </w:r>
      <w:r w:rsidRPr="00A94826">
        <w:rPr>
          <w:rFonts w:ascii="Times New Roman" w:hAnsi="Times New Roman" w:cs="Times New Roman"/>
          <w:sz w:val="24"/>
          <w:szCs w:val="24"/>
        </w:rPr>
        <w:t>G2; A. Pollack, ‘Clausen Still Predict</w:t>
      </w:r>
      <w:r w:rsidR="00BE2684" w:rsidRPr="00A94826">
        <w:rPr>
          <w:rFonts w:ascii="Times New Roman" w:hAnsi="Times New Roman" w:cs="Times New Roman"/>
          <w:sz w:val="24"/>
          <w:szCs w:val="24"/>
        </w:rPr>
        <w:t>s a Profit</w:t>
      </w:r>
      <w:r w:rsidRPr="00A94826">
        <w:rPr>
          <w:rFonts w:ascii="Times New Roman" w:hAnsi="Times New Roman" w:cs="Times New Roman"/>
          <w:sz w:val="24"/>
          <w:szCs w:val="24"/>
        </w:rPr>
        <w:t xml:space="preserve">’ in </w:t>
      </w:r>
      <w:r w:rsidRPr="00A94826">
        <w:rPr>
          <w:rFonts w:ascii="Times New Roman" w:hAnsi="Times New Roman" w:cs="Times New Roman"/>
          <w:i/>
          <w:sz w:val="24"/>
          <w:szCs w:val="24"/>
        </w:rPr>
        <w:t>The New York Times</w:t>
      </w:r>
      <w:r w:rsidR="006006BC" w:rsidRPr="00A94826">
        <w:rPr>
          <w:rFonts w:ascii="Times New Roman" w:hAnsi="Times New Roman" w:cs="Times New Roman"/>
          <w:sz w:val="24"/>
          <w:szCs w:val="24"/>
        </w:rPr>
        <w:t>,</w:t>
      </w:r>
      <w:r w:rsidR="00BE2684" w:rsidRPr="00A94826">
        <w:rPr>
          <w:rFonts w:ascii="Times New Roman" w:hAnsi="Times New Roman" w:cs="Times New Roman"/>
          <w:sz w:val="24"/>
          <w:szCs w:val="24"/>
        </w:rPr>
        <w:t xml:space="preserve"> 22 May 1987, D1-</w:t>
      </w:r>
      <w:r w:rsidRPr="00A94826">
        <w:rPr>
          <w:rFonts w:ascii="Times New Roman" w:hAnsi="Times New Roman" w:cs="Times New Roman"/>
          <w:sz w:val="24"/>
          <w:szCs w:val="24"/>
        </w:rPr>
        <w:t>D2</w:t>
      </w:r>
      <w:r w:rsidR="00582409" w:rsidRPr="00A94826">
        <w:rPr>
          <w:rFonts w:ascii="Times New Roman" w:hAnsi="Times New Roman" w:cs="Times New Roman"/>
          <w:sz w:val="24"/>
          <w:szCs w:val="24"/>
        </w:rPr>
        <w:t>; W. Mead, ‘The Bank of America’</w:t>
      </w:r>
      <w:r w:rsidRPr="00A94826">
        <w:rPr>
          <w:rFonts w:ascii="Times New Roman" w:hAnsi="Times New Roman" w:cs="Times New Roman"/>
          <w:sz w:val="24"/>
          <w:szCs w:val="24"/>
        </w:rPr>
        <w:t xml:space="preserve">s Clausen: When a Golden Boy Lost His Gleam’ in </w:t>
      </w:r>
      <w:r w:rsidRPr="00A94826">
        <w:rPr>
          <w:rFonts w:ascii="Times New Roman" w:hAnsi="Times New Roman" w:cs="Times New Roman"/>
          <w:i/>
          <w:sz w:val="24"/>
          <w:szCs w:val="24"/>
        </w:rPr>
        <w:t>Los Angeles Times</w:t>
      </w:r>
      <w:r w:rsidR="00BE2684" w:rsidRPr="00A94826">
        <w:rPr>
          <w:rFonts w:ascii="Times New Roman" w:hAnsi="Times New Roman" w:cs="Times New Roman"/>
          <w:sz w:val="24"/>
          <w:szCs w:val="24"/>
        </w:rPr>
        <w:t>, 4 October 1987, E1-</w:t>
      </w:r>
      <w:r w:rsidRPr="00A94826">
        <w:rPr>
          <w:rFonts w:ascii="Times New Roman" w:hAnsi="Times New Roman" w:cs="Times New Roman"/>
          <w:sz w:val="24"/>
          <w:szCs w:val="24"/>
        </w:rPr>
        <w:t xml:space="preserve">E2; J. Bates, ‘A.W. Clausen’ in </w:t>
      </w:r>
      <w:r w:rsidRPr="00A94826">
        <w:rPr>
          <w:rFonts w:ascii="Times New Roman" w:hAnsi="Times New Roman" w:cs="Times New Roman"/>
          <w:i/>
          <w:sz w:val="24"/>
          <w:szCs w:val="24"/>
        </w:rPr>
        <w:t>Los Angeles Times</w:t>
      </w:r>
      <w:r w:rsidRPr="00A94826">
        <w:rPr>
          <w:rFonts w:ascii="Times New Roman" w:hAnsi="Times New Roman" w:cs="Times New Roman"/>
          <w:sz w:val="24"/>
          <w:szCs w:val="24"/>
        </w:rPr>
        <w:t xml:space="preserve">, 1 January 1990, D5; D. </w:t>
      </w:r>
      <w:proofErr w:type="spellStart"/>
      <w:r w:rsidRPr="00A94826">
        <w:rPr>
          <w:rFonts w:ascii="Times New Roman" w:hAnsi="Times New Roman" w:cs="Times New Roman"/>
          <w:sz w:val="24"/>
          <w:szCs w:val="24"/>
        </w:rPr>
        <w:t>Milobsky</w:t>
      </w:r>
      <w:proofErr w:type="spellEnd"/>
      <w:r w:rsidRPr="00A94826">
        <w:rPr>
          <w:rFonts w:ascii="Times New Roman" w:hAnsi="Times New Roman" w:cs="Times New Roman"/>
          <w:sz w:val="24"/>
          <w:szCs w:val="24"/>
        </w:rPr>
        <w:t xml:space="preserve"> and L. Galambos, ‘The McNamara Bank and Its Legacy, 1968-1987’</w:t>
      </w:r>
      <w:r w:rsidR="006006BC"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in </w:t>
      </w:r>
      <w:r w:rsidRPr="00A94826">
        <w:rPr>
          <w:rFonts w:ascii="Times New Roman" w:hAnsi="Times New Roman" w:cs="Times New Roman"/>
          <w:i/>
          <w:sz w:val="24"/>
          <w:szCs w:val="24"/>
        </w:rPr>
        <w:t>Business and Economic History</w:t>
      </w:r>
      <w:r w:rsidRPr="00A94826">
        <w:rPr>
          <w:rFonts w:ascii="Times New Roman" w:hAnsi="Times New Roman" w:cs="Times New Roman"/>
          <w:sz w:val="24"/>
          <w:szCs w:val="24"/>
        </w:rPr>
        <w:t>, 24/2, Winter 1995, 167-195; D.</w:t>
      </w:r>
      <w:r w:rsidR="00BE2684" w:rsidRPr="00A94826">
        <w:rPr>
          <w:rFonts w:ascii="Times New Roman" w:hAnsi="Times New Roman" w:cs="Times New Roman"/>
          <w:sz w:val="24"/>
          <w:szCs w:val="24"/>
        </w:rPr>
        <w:t xml:space="preserve"> Kapur, J.P. Lewis and R. Webb (Ed</w:t>
      </w:r>
      <w:r w:rsidRPr="00A94826">
        <w:rPr>
          <w:rFonts w:ascii="Times New Roman" w:hAnsi="Times New Roman" w:cs="Times New Roman"/>
          <w:sz w:val="24"/>
          <w:szCs w:val="24"/>
        </w:rPr>
        <w:t>s</w:t>
      </w:r>
      <w:r w:rsidR="00BE2684" w:rsidRPr="00A94826">
        <w:rPr>
          <w:rFonts w:ascii="Times New Roman" w:hAnsi="Times New Roman" w:cs="Times New Roman"/>
          <w:sz w:val="24"/>
          <w:szCs w:val="24"/>
        </w:rPr>
        <w:t>)</w:t>
      </w:r>
      <w:r w:rsidRPr="00A94826">
        <w:rPr>
          <w:rFonts w:ascii="Times New Roman" w:hAnsi="Times New Roman" w:cs="Times New Roman"/>
          <w:sz w:val="24"/>
          <w:szCs w:val="24"/>
        </w:rPr>
        <w:t xml:space="preserve">, </w:t>
      </w:r>
      <w:r w:rsidRPr="00A94826">
        <w:rPr>
          <w:rFonts w:ascii="Times New Roman" w:hAnsi="Times New Roman" w:cs="Times New Roman"/>
          <w:i/>
          <w:sz w:val="24"/>
          <w:szCs w:val="24"/>
        </w:rPr>
        <w:t>The World Bank: Its First Century, Volume 1 History</w:t>
      </w:r>
      <w:r w:rsidR="00BE2684" w:rsidRPr="00A94826">
        <w:rPr>
          <w:rFonts w:ascii="Times New Roman" w:hAnsi="Times New Roman" w:cs="Times New Roman"/>
          <w:sz w:val="24"/>
          <w:szCs w:val="24"/>
        </w:rPr>
        <w:t>, Washington DC</w:t>
      </w:r>
      <w:r w:rsidRPr="00A94826">
        <w:rPr>
          <w:rFonts w:ascii="Times New Roman" w:hAnsi="Times New Roman" w:cs="Times New Roman"/>
          <w:sz w:val="24"/>
          <w:szCs w:val="24"/>
        </w:rPr>
        <w:t xml:space="preserve"> 1997, </w:t>
      </w:r>
      <w:r w:rsidRPr="00A94826">
        <w:rPr>
          <w:rFonts w:ascii="Times New Roman" w:hAnsi="Times New Roman" w:cs="Times New Roman"/>
          <w:i/>
          <w:sz w:val="24"/>
          <w:szCs w:val="24"/>
        </w:rPr>
        <w:t>Volume 2</w:t>
      </w:r>
      <w:r w:rsidR="007063F5" w:rsidRPr="00A94826">
        <w:rPr>
          <w:rFonts w:ascii="Times New Roman" w:hAnsi="Times New Roman" w:cs="Times New Roman"/>
          <w:i/>
          <w:sz w:val="24"/>
          <w:szCs w:val="24"/>
        </w:rPr>
        <w:t xml:space="preserve"> </w:t>
      </w:r>
      <w:r w:rsidRPr="00A94826">
        <w:rPr>
          <w:rFonts w:ascii="Times New Roman" w:hAnsi="Times New Roman" w:cs="Times New Roman"/>
          <w:i/>
          <w:sz w:val="24"/>
          <w:szCs w:val="24"/>
        </w:rPr>
        <w:t>Perspectives</w:t>
      </w:r>
      <w:r w:rsidR="00BE2684" w:rsidRPr="00A94826">
        <w:rPr>
          <w:rFonts w:ascii="Times New Roman" w:hAnsi="Times New Roman" w:cs="Times New Roman"/>
          <w:sz w:val="24"/>
          <w:szCs w:val="24"/>
        </w:rPr>
        <w:t>, Washington DC</w:t>
      </w:r>
      <w:r w:rsidR="00582409" w:rsidRPr="00A94826">
        <w:rPr>
          <w:rFonts w:ascii="Times New Roman" w:hAnsi="Times New Roman" w:cs="Times New Roman"/>
          <w:sz w:val="24"/>
          <w:szCs w:val="24"/>
        </w:rPr>
        <w:t xml:space="preserve"> 1997; ‘Clausen, A(</w:t>
      </w:r>
      <w:proofErr w:type="spellStart"/>
      <w:r w:rsidR="00582409" w:rsidRPr="00A94826">
        <w:rPr>
          <w:rFonts w:ascii="Times New Roman" w:hAnsi="Times New Roman" w:cs="Times New Roman"/>
          <w:sz w:val="24"/>
          <w:szCs w:val="24"/>
        </w:rPr>
        <w:t>lden</w:t>
      </w:r>
      <w:proofErr w:type="spellEnd"/>
      <w:r w:rsidR="00582409" w:rsidRPr="00A94826">
        <w:rPr>
          <w:rFonts w:ascii="Times New Roman" w:hAnsi="Times New Roman" w:cs="Times New Roman"/>
          <w:sz w:val="24"/>
          <w:szCs w:val="24"/>
        </w:rPr>
        <w:t>) W(</w:t>
      </w:r>
      <w:proofErr w:type="spellStart"/>
      <w:r w:rsidR="00582409" w:rsidRPr="00A94826">
        <w:rPr>
          <w:rFonts w:ascii="Times New Roman" w:hAnsi="Times New Roman" w:cs="Times New Roman"/>
          <w:sz w:val="24"/>
          <w:szCs w:val="24"/>
        </w:rPr>
        <w:t>inship</w:t>
      </w:r>
      <w:proofErr w:type="spellEnd"/>
      <w:r w:rsidR="00582409" w:rsidRPr="00A94826">
        <w:rPr>
          <w:rFonts w:ascii="Times New Roman" w:hAnsi="Times New Roman" w:cs="Times New Roman"/>
          <w:sz w:val="24"/>
          <w:szCs w:val="24"/>
        </w:rPr>
        <w:t>)</w:t>
      </w:r>
      <w:r w:rsidRPr="00A94826">
        <w:rPr>
          <w:rFonts w:ascii="Times New Roman" w:hAnsi="Times New Roman" w:cs="Times New Roman"/>
          <w:sz w:val="24"/>
          <w:szCs w:val="24"/>
        </w:rPr>
        <w:t xml:space="preserve">’ in </w:t>
      </w:r>
      <w:r w:rsidRPr="00A94826">
        <w:rPr>
          <w:rFonts w:ascii="Times New Roman" w:hAnsi="Times New Roman" w:cs="Times New Roman"/>
          <w:i/>
          <w:sz w:val="24"/>
          <w:szCs w:val="24"/>
        </w:rPr>
        <w:t>Current Biography, 1981</w:t>
      </w:r>
      <w:r w:rsidRPr="00A94826">
        <w:rPr>
          <w:rFonts w:ascii="Times New Roman" w:hAnsi="Times New Roman" w:cs="Times New Roman"/>
          <w:sz w:val="24"/>
          <w:szCs w:val="24"/>
        </w:rPr>
        <w:t xml:space="preserve">, </w:t>
      </w:r>
      <w:r w:rsidR="0046650A" w:rsidRPr="00A94826">
        <w:rPr>
          <w:rFonts w:ascii="Times New Roman" w:hAnsi="Times New Roman" w:cs="Times New Roman"/>
          <w:sz w:val="24"/>
          <w:szCs w:val="24"/>
        </w:rPr>
        <w:t xml:space="preserve">New York 1981, </w:t>
      </w:r>
      <w:r w:rsidRPr="00A94826">
        <w:rPr>
          <w:rFonts w:ascii="Times New Roman" w:hAnsi="Times New Roman" w:cs="Times New Roman"/>
          <w:sz w:val="24"/>
          <w:szCs w:val="24"/>
        </w:rPr>
        <w:t>79-82; B. Sing and J.M. Broder, ‘Clausen Praised, C</w:t>
      </w:r>
      <w:r w:rsidR="006006BC" w:rsidRPr="00A94826">
        <w:rPr>
          <w:rFonts w:ascii="Times New Roman" w:hAnsi="Times New Roman" w:cs="Times New Roman"/>
          <w:sz w:val="24"/>
          <w:szCs w:val="24"/>
        </w:rPr>
        <w:t xml:space="preserve">riticized for </w:t>
      </w:r>
      <w:proofErr w:type="spellStart"/>
      <w:r w:rsidR="006006BC" w:rsidRPr="00A94826">
        <w:rPr>
          <w:rFonts w:ascii="Times New Roman" w:hAnsi="Times New Roman" w:cs="Times New Roman"/>
          <w:sz w:val="24"/>
          <w:szCs w:val="24"/>
        </w:rPr>
        <w:t>BofA</w:t>
      </w:r>
      <w:proofErr w:type="spellEnd"/>
      <w:r w:rsidR="006006BC" w:rsidRPr="00A94826">
        <w:rPr>
          <w:rFonts w:ascii="Times New Roman" w:hAnsi="Times New Roman" w:cs="Times New Roman"/>
          <w:sz w:val="24"/>
          <w:szCs w:val="24"/>
        </w:rPr>
        <w:t xml:space="preserve"> Role’ in </w:t>
      </w:r>
      <w:r w:rsidRPr="00A94826">
        <w:rPr>
          <w:rFonts w:ascii="Times New Roman" w:hAnsi="Times New Roman" w:cs="Times New Roman"/>
          <w:i/>
          <w:sz w:val="24"/>
          <w:szCs w:val="24"/>
        </w:rPr>
        <w:t>Los Angeles Times</w:t>
      </w:r>
      <w:r w:rsidRPr="00A94826">
        <w:rPr>
          <w:rFonts w:ascii="Times New Roman" w:hAnsi="Times New Roman" w:cs="Times New Roman"/>
          <w:sz w:val="24"/>
          <w:szCs w:val="24"/>
        </w:rPr>
        <w:t xml:space="preserve">, 11 October 1986, 25; M.A. Robinson, ‘Clausen Vows Fights to Keep BankAmerica Independent in </w:t>
      </w:r>
      <w:r w:rsidRPr="00A94826">
        <w:rPr>
          <w:rFonts w:ascii="Times New Roman" w:hAnsi="Times New Roman" w:cs="Times New Roman"/>
          <w:i/>
          <w:sz w:val="24"/>
          <w:szCs w:val="24"/>
        </w:rPr>
        <w:t>American Banker</w:t>
      </w:r>
      <w:r w:rsidRPr="00A94826">
        <w:rPr>
          <w:rFonts w:ascii="Times New Roman" w:hAnsi="Times New Roman" w:cs="Times New Roman"/>
          <w:sz w:val="24"/>
          <w:szCs w:val="24"/>
        </w:rPr>
        <w:t>, 151/2, 5 January 1987, 2;</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D. </w:t>
      </w:r>
      <w:r w:rsidR="00BE2684" w:rsidRPr="00A94826">
        <w:rPr>
          <w:rFonts w:ascii="Times New Roman" w:hAnsi="Times New Roman" w:cs="Times New Roman"/>
          <w:sz w:val="24"/>
          <w:szCs w:val="24"/>
        </w:rPr>
        <w:t>Frantz, ‘B of A Fully Recovered</w:t>
      </w:r>
      <w:r w:rsidRPr="00A94826">
        <w:rPr>
          <w:rFonts w:ascii="Times New Roman" w:hAnsi="Times New Roman" w:cs="Times New Roman"/>
          <w:sz w:val="24"/>
          <w:szCs w:val="24"/>
        </w:rPr>
        <w:t xml:space="preserve">, Clausen Tells Holders’ in </w:t>
      </w:r>
      <w:r w:rsidRPr="00A94826">
        <w:rPr>
          <w:rFonts w:ascii="Times New Roman" w:hAnsi="Times New Roman" w:cs="Times New Roman"/>
          <w:i/>
          <w:sz w:val="24"/>
          <w:szCs w:val="24"/>
        </w:rPr>
        <w:t>Los Angeles Times</w:t>
      </w:r>
      <w:r w:rsidRPr="00A94826">
        <w:rPr>
          <w:rFonts w:ascii="Times New Roman" w:hAnsi="Times New Roman" w:cs="Times New Roman"/>
          <w:sz w:val="24"/>
          <w:szCs w:val="24"/>
        </w:rPr>
        <w:t xml:space="preserve">, 26 May 1989, C3; M.A. </w:t>
      </w:r>
      <w:proofErr w:type="spellStart"/>
      <w:r w:rsidRPr="00A94826">
        <w:rPr>
          <w:rFonts w:ascii="Times New Roman" w:hAnsi="Times New Roman" w:cs="Times New Roman"/>
          <w:sz w:val="24"/>
          <w:szCs w:val="24"/>
        </w:rPr>
        <w:t>Novicki</w:t>
      </w:r>
      <w:proofErr w:type="spellEnd"/>
      <w:r w:rsidRPr="00A94826">
        <w:rPr>
          <w:rFonts w:ascii="Times New Roman" w:hAnsi="Times New Roman" w:cs="Times New Roman"/>
          <w:sz w:val="24"/>
          <w:szCs w:val="24"/>
        </w:rPr>
        <w:t xml:space="preserve">, ‘A.W. Clausen, President of the World Bank’ in </w:t>
      </w:r>
      <w:r w:rsidRPr="00A94826">
        <w:rPr>
          <w:rFonts w:ascii="Times New Roman" w:hAnsi="Times New Roman" w:cs="Times New Roman"/>
          <w:i/>
          <w:sz w:val="24"/>
          <w:szCs w:val="24"/>
        </w:rPr>
        <w:t>Africa Report</w:t>
      </w:r>
      <w:r w:rsidR="006006BC"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30/3, May-June 1990, 14-20; J. Bates, ‘Clausen Retires as </w:t>
      </w:r>
      <w:r w:rsidR="001A3342" w:rsidRPr="00A94826">
        <w:rPr>
          <w:rFonts w:ascii="Times New Roman" w:hAnsi="Times New Roman" w:cs="Times New Roman"/>
          <w:sz w:val="24"/>
          <w:szCs w:val="24"/>
        </w:rPr>
        <w:t>Bank</w:t>
      </w:r>
      <w:r w:rsidRPr="00A94826">
        <w:rPr>
          <w:rFonts w:ascii="Times New Roman" w:hAnsi="Times New Roman" w:cs="Times New Roman"/>
          <w:sz w:val="24"/>
          <w:szCs w:val="24"/>
        </w:rPr>
        <w:t xml:space="preserve">America Chief Once Again’ in </w:t>
      </w:r>
      <w:r w:rsidRPr="00A94826">
        <w:rPr>
          <w:rFonts w:ascii="Times New Roman" w:hAnsi="Times New Roman" w:cs="Times New Roman"/>
          <w:i/>
          <w:sz w:val="24"/>
          <w:szCs w:val="24"/>
        </w:rPr>
        <w:t>Los Angeles Times</w:t>
      </w:r>
      <w:r w:rsidR="00BE2684" w:rsidRPr="00A94826">
        <w:rPr>
          <w:rFonts w:ascii="Times New Roman" w:hAnsi="Times New Roman" w:cs="Times New Roman"/>
          <w:sz w:val="24"/>
          <w:szCs w:val="24"/>
        </w:rPr>
        <w:t xml:space="preserve">, 25 May 1990, D3, </w:t>
      </w:r>
      <w:r w:rsidRPr="00A94826">
        <w:rPr>
          <w:rFonts w:ascii="Times New Roman" w:hAnsi="Times New Roman" w:cs="Times New Roman"/>
          <w:sz w:val="24"/>
          <w:szCs w:val="24"/>
        </w:rPr>
        <w:t xml:space="preserve">D13; J. Shaw, ‘Clausen Bows out at BankAmerica’ in </w:t>
      </w:r>
      <w:r w:rsidRPr="00A94826">
        <w:rPr>
          <w:rFonts w:ascii="Times New Roman" w:hAnsi="Times New Roman" w:cs="Times New Roman"/>
          <w:i/>
          <w:sz w:val="24"/>
          <w:szCs w:val="24"/>
        </w:rPr>
        <w:t>San Francisco Business Times</w:t>
      </w:r>
      <w:r w:rsidRPr="00A94826">
        <w:rPr>
          <w:rFonts w:ascii="Times New Roman" w:hAnsi="Times New Roman" w:cs="Times New Roman"/>
          <w:sz w:val="24"/>
          <w:szCs w:val="24"/>
        </w:rPr>
        <w:t xml:space="preserve">, 21 December 1990, 10; J. Kraske, </w:t>
      </w:r>
      <w:r w:rsidRPr="00A94826">
        <w:rPr>
          <w:rFonts w:ascii="Times New Roman" w:hAnsi="Times New Roman" w:cs="Times New Roman"/>
          <w:i/>
          <w:sz w:val="24"/>
          <w:szCs w:val="24"/>
        </w:rPr>
        <w:t>Bankers with a Mission: The Presidents of the World Bank, 1946-91</w:t>
      </w:r>
      <w:r w:rsidR="00BE2684" w:rsidRPr="00A94826">
        <w:rPr>
          <w:rFonts w:ascii="Times New Roman" w:hAnsi="Times New Roman" w:cs="Times New Roman"/>
          <w:sz w:val="24"/>
          <w:szCs w:val="24"/>
        </w:rPr>
        <w:t>, New York</w:t>
      </w:r>
      <w:r w:rsidRPr="00A94826">
        <w:rPr>
          <w:rFonts w:ascii="Times New Roman" w:hAnsi="Times New Roman" w:cs="Times New Roman"/>
          <w:sz w:val="24"/>
          <w:szCs w:val="24"/>
        </w:rPr>
        <w:t xml:space="preserve"> 1996; S. Miller, ‘A.W. Clausen:</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A Global Force in Banking’ in </w:t>
      </w:r>
      <w:r w:rsidRPr="00A94826">
        <w:rPr>
          <w:rFonts w:ascii="Times New Roman" w:hAnsi="Times New Roman" w:cs="Times New Roman"/>
          <w:i/>
          <w:sz w:val="24"/>
          <w:szCs w:val="24"/>
        </w:rPr>
        <w:t>The Wall Street Journal</w:t>
      </w:r>
      <w:r w:rsidRPr="00A94826">
        <w:rPr>
          <w:rFonts w:ascii="Times New Roman" w:hAnsi="Times New Roman" w:cs="Times New Roman"/>
          <w:sz w:val="24"/>
          <w:szCs w:val="24"/>
        </w:rPr>
        <w:t>, 23 January 2013, B10;</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E. Langer, ‘A.W. Clausen, Ex-Leader for Bank of America and World Bank, Dies at 89’ in </w:t>
      </w:r>
      <w:r w:rsidRPr="00A94826">
        <w:rPr>
          <w:rFonts w:ascii="Times New Roman" w:hAnsi="Times New Roman" w:cs="Times New Roman"/>
          <w:i/>
          <w:sz w:val="24"/>
          <w:szCs w:val="24"/>
        </w:rPr>
        <w:t>The Washington Post</w:t>
      </w:r>
      <w:r w:rsidRPr="00A94826">
        <w:rPr>
          <w:rFonts w:ascii="Times New Roman" w:hAnsi="Times New Roman" w:cs="Times New Roman"/>
          <w:sz w:val="24"/>
          <w:szCs w:val="24"/>
        </w:rPr>
        <w:t xml:space="preserve">, 24 January 2013; N.D. Schwartz, ‘A.W. Clausen, a Bank of America Chief, Dies at 89’ in </w:t>
      </w:r>
      <w:r w:rsidRPr="00A94826">
        <w:rPr>
          <w:rFonts w:ascii="Times New Roman" w:hAnsi="Times New Roman" w:cs="Times New Roman"/>
          <w:i/>
          <w:sz w:val="24"/>
          <w:szCs w:val="24"/>
        </w:rPr>
        <w:t>The New York Times</w:t>
      </w:r>
      <w:r w:rsidR="006006BC" w:rsidRPr="00A94826">
        <w:rPr>
          <w:rFonts w:ascii="Times New Roman" w:hAnsi="Times New Roman" w:cs="Times New Roman"/>
          <w:sz w:val="24"/>
          <w:szCs w:val="24"/>
        </w:rPr>
        <w:t>, 25 January 2013, D6.</w:t>
      </w:r>
    </w:p>
    <w:p w14:paraId="140EDB13" w14:textId="77777777" w:rsidR="000A1DAA" w:rsidRPr="00A94826" w:rsidRDefault="000A1DAA" w:rsidP="003C73D9">
      <w:pPr>
        <w:spacing w:after="0" w:line="240" w:lineRule="auto"/>
        <w:jc w:val="both"/>
        <w:rPr>
          <w:rFonts w:ascii="Times New Roman" w:hAnsi="Times New Roman" w:cs="Times New Roman"/>
          <w:sz w:val="24"/>
          <w:szCs w:val="24"/>
        </w:rPr>
      </w:pPr>
    </w:p>
    <w:p w14:paraId="18F734DB" w14:textId="77777777" w:rsidR="000A1DAA" w:rsidRPr="00A94826" w:rsidRDefault="000A1DAA" w:rsidP="003C73D9">
      <w:pPr>
        <w:spacing w:after="0" w:line="240" w:lineRule="auto"/>
        <w:jc w:val="both"/>
        <w:rPr>
          <w:rFonts w:ascii="Times New Roman" w:hAnsi="Times New Roman" w:cs="Times New Roman"/>
          <w:b/>
          <w:bCs/>
          <w:sz w:val="24"/>
          <w:szCs w:val="24"/>
        </w:rPr>
      </w:pPr>
      <w:r w:rsidRPr="00A94826">
        <w:rPr>
          <w:rFonts w:ascii="Times New Roman" w:hAnsi="Times New Roman" w:cs="Times New Roman"/>
          <w:b/>
          <w:bCs/>
          <w:sz w:val="24"/>
          <w:szCs w:val="24"/>
        </w:rPr>
        <w:t>Michael G. Schechter</w:t>
      </w:r>
    </w:p>
    <w:p w14:paraId="5EB37DF0" w14:textId="77777777" w:rsidR="00053945" w:rsidRPr="00A94826" w:rsidRDefault="00053945" w:rsidP="003C73D9">
      <w:pPr>
        <w:spacing w:after="0" w:line="240" w:lineRule="auto"/>
        <w:jc w:val="both"/>
        <w:rPr>
          <w:rFonts w:ascii="Times New Roman" w:hAnsi="Times New Roman" w:cs="Times New Roman"/>
          <w:sz w:val="24"/>
          <w:szCs w:val="24"/>
        </w:rPr>
      </w:pPr>
    </w:p>
    <w:p w14:paraId="26F34BDC" w14:textId="35A3F573" w:rsidR="000A1DAA" w:rsidRPr="00A94826" w:rsidRDefault="002047F0" w:rsidP="003C73D9">
      <w:pPr>
        <w:spacing w:after="0" w:line="240" w:lineRule="auto"/>
        <w:jc w:val="both"/>
        <w:rPr>
          <w:rFonts w:ascii="Times New Roman" w:hAnsi="Times New Roman" w:cs="Times New Roman"/>
          <w:b/>
          <w:sz w:val="24"/>
          <w:szCs w:val="24"/>
        </w:rPr>
      </w:pPr>
      <w:r w:rsidRPr="00A94826">
        <w:rPr>
          <w:rFonts w:ascii="Times New Roman" w:hAnsi="Times New Roman" w:cs="Times New Roman"/>
          <w:b/>
          <w:sz w:val="24"/>
          <w:szCs w:val="24"/>
        </w:rPr>
        <w:t>Version 17</w:t>
      </w:r>
      <w:r w:rsidR="000A1DAA" w:rsidRPr="00A94826">
        <w:rPr>
          <w:rFonts w:ascii="Times New Roman" w:hAnsi="Times New Roman" w:cs="Times New Roman"/>
          <w:b/>
          <w:sz w:val="24"/>
          <w:szCs w:val="24"/>
        </w:rPr>
        <w:t xml:space="preserve"> </w:t>
      </w:r>
      <w:r w:rsidR="0089744F" w:rsidRPr="00A94826">
        <w:rPr>
          <w:rFonts w:ascii="Times New Roman" w:hAnsi="Times New Roman" w:cs="Times New Roman"/>
          <w:b/>
          <w:sz w:val="24"/>
          <w:szCs w:val="24"/>
        </w:rPr>
        <w:t>April</w:t>
      </w:r>
      <w:r w:rsidR="003C73D9" w:rsidRPr="00A94826">
        <w:rPr>
          <w:rFonts w:ascii="Times New Roman" w:hAnsi="Times New Roman" w:cs="Times New Roman"/>
          <w:b/>
          <w:sz w:val="24"/>
          <w:szCs w:val="24"/>
        </w:rPr>
        <w:t xml:space="preserve"> 2015</w:t>
      </w:r>
    </w:p>
    <w:p w14:paraId="6E0C0AED" w14:textId="39EFB84D" w:rsidR="002E71D7" w:rsidRPr="00A94826" w:rsidRDefault="002E71D7" w:rsidP="003C73D9">
      <w:pPr>
        <w:spacing w:after="0" w:line="240" w:lineRule="auto"/>
        <w:jc w:val="both"/>
        <w:rPr>
          <w:rFonts w:ascii="Times New Roman" w:hAnsi="Times New Roman" w:cs="Times New Roman"/>
          <w:bCs/>
          <w:sz w:val="24"/>
          <w:szCs w:val="24"/>
        </w:rPr>
      </w:pPr>
      <w:r w:rsidRPr="00A94826">
        <w:rPr>
          <w:rFonts w:ascii="Times New Roman" w:hAnsi="Times New Roman" w:cs="Times New Roman"/>
          <w:bCs/>
          <w:sz w:val="24"/>
          <w:szCs w:val="24"/>
        </w:rPr>
        <w:t>May 2021: IBRD and World Bank explained in heading</w:t>
      </w:r>
    </w:p>
    <w:p w14:paraId="5EB2116F" w14:textId="77777777" w:rsidR="0018045E" w:rsidRPr="00A94826" w:rsidRDefault="0018045E" w:rsidP="003C73D9">
      <w:pPr>
        <w:spacing w:after="0" w:line="240" w:lineRule="auto"/>
        <w:jc w:val="both"/>
        <w:rPr>
          <w:rFonts w:ascii="Times New Roman" w:hAnsi="Times New Roman" w:cs="Times New Roman"/>
          <w:sz w:val="24"/>
          <w:szCs w:val="24"/>
        </w:rPr>
      </w:pPr>
    </w:p>
    <w:p w14:paraId="7053B958" w14:textId="77777777" w:rsidR="00EC7884" w:rsidRPr="00A94826" w:rsidRDefault="00EC7884" w:rsidP="003C73D9">
      <w:pPr>
        <w:pStyle w:val="Normaalweb"/>
        <w:spacing w:before="2" w:after="2"/>
        <w:jc w:val="both"/>
        <w:rPr>
          <w:rFonts w:ascii="Times New Roman" w:hAnsi="Times New Roman"/>
          <w:sz w:val="24"/>
          <w:szCs w:val="24"/>
          <w:lang w:val="en-US"/>
        </w:rPr>
      </w:pPr>
      <w:r w:rsidRPr="00A94826">
        <w:rPr>
          <w:rFonts w:ascii="Times New Roman" w:hAnsi="Times New Roman"/>
          <w:b/>
          <w:bCs/>
          <w:color w:val="000007"/>
          <w:sz w:val="24"/>
          <w:szCs w:val="24"/>
          <w:lang w:val="en-US"/>
        </w:rPr>
        <w:t xml:space="preserve">How To Cite This IO BIO Entry? </w:t>
      </w:r>
    </w:p>
    <w:p w14:paraId="56FA65FF" w14:textId="7BA8B068" w:rsidR="00EC7884" w:rsidRPr="00A94826" w:rsidRDefault="00EC7884" w:rsidP="003C73D9">
      <w:pPr>
        <w:spacing w:after="0" w:line="240" w:lineRule="auto"/>
        <w:jc w:val="both"/>
        <w:rPr>
          <w:rFonts w:ascii="Times New Roman" w:hAnsi="Times New Roman" w:cs="Times New Roman"/>
          <w:sz w:val="24"/>
          <w:szCs w:val="24"/>
        </w:rPr>
      </w:pPr>
      <w:r w:rsidRPr="00A94826">
        <w:rPr>
          <w:rFonts w:ascii="Times New Roman" w:hAnsi="Times New Roman" w:cs="Times New Roman"/>
          <w:sz w:val="24"/>
          <w:szCs w:val="24"/>
        </w:rPr>
        <w:t>Michael G. Schechter</w:t>
      </w:r>
      <w:r w:rsidRPr="00A94826">
        <w:rPr>
          <w:rFonts w:ascii="Times New Roman" w:hAnsi="Times New Roman" w:cs="Times New Roman"/>
          <w:color w:val="000007"/>
          <w:sz w:val="24"/>
          <w:szCs w:val="24"/>
        </w:rPr>
        <w:t>, ‘</w:t>
      </w:r>
      <w:r w:rsidRPr="00A94826">
        <w:rPr>
          <w:rFonts w:ascii="Times New Roman" w:hAnsi="Times New Roman" w:cs="Times New Roman"/>
          <w:sz w:val="24"/>
          <w:szCs w:val="24"/>
        </w:rPr>
        <w:t>Clausen, Alden Winship</w:t>
      </w:r>
      <w:r w:rsidRPr="00A94826">
        <w:rPr>
          <w:rFonts w:ascii="Times New Roman" w:hAnsi="Times New Roman" w:cs="Times New Roman"/>
          <w:color w:val="000007"/>
          <w:sz w:val="24"/>
          <w:szCs w:val="24"/>
        </w:rPr>
        <w:t xml:space="preserve">’ in </w:t>
      </w:r>
      <w:r w:rsidRPr="00A94826">
        <w:rPr>
          <w:rFonts w:ascii="Times New Roman" w:hAnsi="Times New Roman" w:cs="Times New Roman"/>
          <w:i/>
          <w:iCs/>
          <w:color w:val="000007"/>
          <w:sz w:val="24"/>
          <w:szCs w:val="24"/>
        </w:rPr>
        <w:t>IO BIO, Biographical Dictionary of Secretaries-General of International Organizations</w:t>
      </w:r>
      <w:r w:rsidRPr="00A94826">
        <w:rPr>
          <w:rFonts w:ascii="Times New Roman" w:hAnsi="Times New Roman" w:cs="Times New Roman"/>
          <w:color w:val="000007"/>
          <w:sz w:val="24"/>
          <w:szCs w:val="24"/>
        </w:rPr>
        <w:t xml:space="preserve">, Edited by Bob Reinalda, Kent J. Kille and Jaci </w:t>
      </w:r>
      <w:r w:rsidR="00A94826">
        <w:rPr>
          <w:rFonts w:ascii="Times New Roman" w:hAnsi="Times New Roman" w:cs="Times New Roman"/>
          <w:color w:val="000007"/>
          <w:sz w:val="24"/>
          <w:szCs w:val="24"/>
        </w:rPr>
        <w:t>L.</w:t>
      </w:r>
      <w:r w:rsidRPr="00A94826">
        <w:rPr>
          <w:rFonts w:ascii="Times New Roman" w:hAnsi="Times New Roman" w:cs="Times New Roman"/>
          <w:color w:val="000007"/>
          <w:sz w:val="24"/>
          <w:szCs w:val="24"/>
        </w:rPr>
        <w:t xml:space="preserve">Eisenberg, </w:t>
      </w:r>
      <w:r w:rsidRPr="00A94826">
        <w:rPr>
          <w:rFonts w:ascii="Times New Roman" w:hAnsi="Times New Roman" w:cs="Times New Roman"/>
          <w:color w:val="0000FF"/>
          <w:sz w:val="24"/>
          <w:szCs w:val="24"/>
        </w:rPr>
        <w:t>www.ru.nl/fm/iobio</w:t>
      </w:r>
      <w:r w:rsidRPr="00A94826">
        <w:rPr>
          <w:rFonts w:ascii="Times New Roman" w:hAnsi="Times New Roman" w:cs="Times New Roman"/>
          <w:color w:val="000007"/>
          <w:sz w:val="24"/>
          <w:szCs w:val="24"/>
        </w:rPr>
        <w:t xml:space="preserve">, Accessed DAY MONTH YEAR </w:t>
      </w:r>
    </w:p>
    <w:p w14:paraId="1C33DB79" w14:textId="77777777" w:rsidR="008E31FA" w:rsidRPr="00A94826" w:rsidRDefault="008E31FA" w:rsidP="003C73D9">
      <w:pPr>
        <w:spacing w:after="0" w:line="240" w:lineRule="auto"/>
        <w:jc w:val="both"/>
        <w:rPr>
          <w:rFonts w:ascii="Times New Roman" w:hAnsi="Times New Roman" w:cs="Times New Roman"/>
          <w:sz w:val="24"/>
          <w:szCs w:val="24"/>
        </w:rPr>
      </w:pPr>
    </w:p>
    <w:p w14:paraId="343AAE81" w14:textId="77777777" w:rsidR="00A94826" w:rsidRPr="00A94826" w:rsidRDefault="00A94826">
      <w:pPr>
        <w:spacing w:after="0" w:line="240" w:lineRule="auto"/>
        <w:jc w:val="both"/>
        <w:rPr>
          <w:rFonts w:ascii="Times New Roman" w:hAnsi="Times New Roman" w:cs="Times New Roman"/>
          <w:sz w:val="24"/>
          <w:szCs w:val="24"/>
        </w:rPr>
      </w:pPr>
    </w:p>
    <w:sectPr w:rsidR="00A94826" w:rsidRPr="00A94826" w:rsidSect="00A94826">
      <w:headerReference w:type="default" r:id="rId8"/>
      <w:footerReference w:type="default" r:id="rId9"/>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F7013" w14:textId="77777777" w:rsidR="00961F7F" w:rsidRDefault="00961F7F" w:rsidP="009D229D">
      <w:pPr>
        <w:spacing w:after="0" w:line="240" w:lineRule="auto"/>
      </w:pPr>
      <w:r>
        <w:separator/>
      </w:r>
    </w:p>
  </w:endnote>
  <w:endnote w:type="continuationSeparator" w:id="0">
    <w:p w14:paraId="3B034F60" w14:textId="77777777" w:rsidR="00961F7F" w:rsidRDefault="00961F7F" w:rsidP="009D2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0050000000000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3BC3" w14:textId="77777777" w:rsidR="00E9783E" w:rsidRPr="00E02B69" w:rsidRDefault="00E9783E" w:rsidP="00E02B69">
    <w:pPr>
      <w:pStyle w:val="Voettekst"/>
      <w:jc w:val="center"/>
      <w:rPr>
        <w:rFonts w:ascii="Times New Roman" w:hAnsi="Times New Roman"/>
        <w:sz w:val="20"/>
      </w:rPr>
    </w:pPr>
    <w:r w:rsidRPr="00E02B69">
      <w:rPr>
        <w:rFonts w:ascii="Times New Roman" w:hAnsi="Times New Roman"/>
        <w:sz w:val="20"/>
        <w:szCs w:val="18"/>
        <w:lang w:val="en-GB"/>
      </w:rPr>
      <w:t xml:space="preserve">IO BIO, </w:t>
    </w:r>
    <w:r w:rsidRPr="00E02B69">
      <w:rPr>
        <w:rFonts w:ascii="Times New Roman" w:hAnsi="Times New Roman"/>
        <w:i/>
        <w:sz w:val="20"/>
        <w:szCs w:val="18"/>
        <w:lang w:val="en-GB"/>
      </w:rPr>
      <w:t>Biographical Dictionary of Secretaries-General of International Organizations</w:t>
    </w:r>
    <w:r w:rsidRPr="00E02B69">
      <w:rPr>
        <w:rFonts w:ascii="Times New Roman" w:hAnsi="Times New Roman"/>
        <w:sz w:val="20"/>
        <w:szCs w:val="18"/>
        <w:lang w:val="en-GB"/>
      </w:rPr>
      <w:t xml:space="preserve">, </w:t>
    </w:r>
    <w:hyperlink r:id="rId1" w:history="1">
      <w:r w:rsidRPr="00E02B69">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2EF5A" w14:textId="77777777" w:rsidR="00961F7F" w:rsidRDefault="00961F7F" w:rsidP="009D229D">
      <w:pPr>
        <w:spacing w:after="0" w:line="240" w:lineRule="auto"/>
      </w:pPr>
      <w:r>
        <w:separator/>
      </w:r>
    </w:p>
  </w:footnote>
  <w:footnote w:type="continuationSeparator" w:id="0">
    <w:p w14:paraId="69A525D1" w14:textId="77777777" w:rsidR="00961F7F" w:rsidRDefault="00961F7F" w:rsidP="009D22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629290"/>
      <w:docPartObj>
        <w:docPartGallery w:val="Page Numbers (Top of Page)"/>
        <w:docPartUnique/>
      </w:docPartObj>
    </w:sdtPr>
    <w:sdtEndPr>
      <w:rPr>
        <w:noProof/>
      </w:rPr>
    </w:sdtEndPr>
    <w:sdtContent>
      <w:p w14:paraId="29D63C63" w14:textId="77777777" w:rsidR="00E9783E" w:rsidRDefault="003178B8">
        <w:pPr>
          <w:pStyle w:val="Koptekst"/>
          <w:jc w:val="center"/>
        </w:pPr>
        <w:r>
          <w:fldChar w:fldCharType="begin"/>
        </w:r>
        <w:r>
          <w:instrText xml:space="preserve"> PAGE   \* MERGEFORMAT </w:instrText>
        </w:r>
        <w:r>
          <w:fldChar w:fldCharType="separate"/>
        </w:r>
        <w:r w:rsidR="002047F0" w:rsidRPr="002047F0">
          <w:rPr>
            <w:rFonts w:ascii="Times New Roman" w:hAnsi="Times New Roman"/>
            <w:noProof/>
            <w:sz w:val="24"/>
          </w:rPr>
          <w:t>6</w:t>
        </w:r>
        <w:r>
          <w:rPr>
            <w:rFonts w:ascii="Times New Roman" w:hAnsi="Times New Roman"/>
            <w:noProof/>
            <w:sz w:val="24"/>
          </w:rPr>
          <w:fldChar w:fldCharType="end"/>
        </w:r>
      </w:p>
    </w:sdtContent>
  </w:sdt>
  <w:p w14:paraId="1AD765C7" w14:textId="77777777" w:rsidR="00E9783E" w:rsidRDefault="00E9783E">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29D"/>
    <w:rsid w:val="000074CA"/>
    <w:rsid w:val="00011E32"/>
    <w:rsid w:val="00024E2D"/>
    <w:rsid w:val="000367D8"/>
    <w:rsid w:val="00040ACA"/>
    <w:rsid w:val="000476E4"/>
    <w:rsid w:val="00053945"/>
    <w:rsid w:val="00067D85"/>
    <w:rsid w:val="00084946"/>
    <w:rsid w:val="000A1DAA"/>
    <w:rsid w:val="000B37D2"/>
    <w:rsid w:val="000D60A9"/>
    <w:rsid w:val="000F46F1"/>
    <w:rsid w:val="0011065D"/>
    <w:rsid w:val="00114EE8"/>
    <w:rsid w:val="001253B2"/>
    <w:rsid w:val="00130304"/>
    <w:rsid w:val="00140F53"/>
    <w:rsid w:val="0015799D"/>
    <w:rsid w:val="0018045E"/>
    <w:rsid w:val="00181B88"/>
    <w:rsid w:val="00181BCB"/>
    <w:rsid w:val="001875D6"/>
    <w:rsid w:val="001903D4"/>
    <w:rsid w:val="00190F30"/>
    <w:rsid w:val="00191F6B"/>
    <w:rsid w:val="001A3342"/>
    <w:rsid w:val="001B0483"/>
    <w:rsid w:val="001E7A05"/>
    <w:rsid w:val="002047F0"/>
    <w:rsid w:val="002116EC"/>
    <w:rsid w:val="00276623"/>
    <w:rsid w:val="00283343"/>
    <w:rsid w:val="00292630"/>
    <w:rsid w:val="002A29DC"/>
    <w:rsid w:val="002C185A"/>
    <w:rsid w:val="002E6998"/>
    <w:rsid w:val="002E71D7"/>
    <w:rsid w:val="002E7A34"/>
    <w:rsid w:val="0031155E"/>
    <w:rsid w:val="00316749"/>
    <w:rsid w:val="003178B8"/>
    <w:rsid w:val="00332DE7"/>
    <w:rsid w:val="0036204F"/>
    <w:rsid w:val="00365E8E"/>
    <w:rsid w:val="00394806"/>
    <w:rsid w:val="003A0DC7"/>
    <w:rsid w:val="003A45BE"/>
    <w:rsid w:val="003A697F"/>
    <w:rsid w:val="003B0E57"/>
    <w:rsid w:val="003B6AA6"/>
    <w:rsid w:val="003C73D9"/>
    <w:rsid w:val="003D19F5"/>
    <w:rsid w:val="003E38B1"/>
    <w:rsid w:val="00406F7F"/>
    <w:rsid w:val="004101AC"/>
    <w:rsid w:val="004109B2"/>
    <w:rsid w:val="004123F7"/>
    <w:rsid w:val="004221BC"/>
    <w:rsid w:val="00426B62"/>
    <w:rsid w:val="00444089"/>
    <w:rsid w:val="0046650A"/>
    <w:rsid w:val="00470A2A"/>
    <w:rsid w:val="00475A7B"/>
    <w:rsid w:val="004B15F3"/>
    <w:rsid w:val="004B646A"/>
    <w:rsid w:val="004B7FF7"/>
    <w:rsid w:val="004C052C"/>
    <w:rsid w:val="004D2059"/>
    <w:rsid w:val="004D46DB"/>
    <w:rsid w:val="004E65EF"/>
    <w:rsid w:val="004E71BE"/>
    <w:rsid w:val="004F268B"/>
    <w:rsid w:val="004F418D"/>
    <w:rsid w:val="004F56E3"/>
    <w:rsid w:val="0053092E"/>
    <w:rsid w:val="0053448E"/>
    <w:rsid w:val="005456E6"/>
    <w:rsid w:val="00545B11"/>
    <w:rsid w:val="0055226A"/>
    <w:rsid w:val="005524D9"/>
    <w:rsid w:val="0055754A"/>
    <w:rsid w:val="005577B8"/>
    <w:rsid w:val="0056554F"/>
    <w:rsid w:val="00574D7F"/>
    <w:rsid w:val="005778FA"/>
    <w:rsid w:val="00582409"/>
    <w:rsid w:val="00584EA7"/>
    <w:rsid w:val="00593B73"/>
    <w:rsid w:val="005A1248"/>
    <w:rsid w:val="005B7908"/>
    <w:rsid w:val="005C7CC1"/>
    <w:rsid w:val="005D1954"/>
    <w:rsid w:val="005D2961"/>
    <w:rsid w:val="005D44E1"/>
    <w:rsid w:val="005D5752"/>
    <w:rsid w:val="005D6940"/>
    <w:rsid w:val="005D6BB2"/>
    <w:rsid w:val="005E608C"/>
    <w:rsid w:val="005F7167"/>
    <w:rsid w:val="00600257"/>
    <w:rsid w:val="006006BC"/>
    <w:rsid w:val="00607CDA"/>
    <w:rsid w:val="00632AE3"/>
    <w:rsid w:val="006A5CE0"/>
    <w:rsid w:val="006C1343"/>
    <w:rsid w:val="006D0061"/>
    <w:rsid w:val="006F6663"/>
    <w:rsid w:val="0070544D"/>
    <w:rsid w:val="007063F5"/>
    <w:rsid w:val="0073084F"/>
    <w:rsid w:val="00730D1A"/>
    <w:rsid w:val="00731A1C"/>
    <w:rsid w:val="0073272C"/>
    <w:rsid w:val="00767E87"/>
    <w:rsid w:val="00770833"/>
    <w:rsid w:val="00774218"/>
    <w:rsid w:val="007A1125"/>
    <w:rsid w:val="007A5B0C"/>
    <w:rsid w:val="007C058F"/>
    <w:rsid w:val="007D003B"/>
    <w:rsid w:val="007D40FF"/>
    <w:rsid w:val="0080738A"/>
    <w:rsid w:val="00807983"/>
    <w:rsid w:val="00843E6E"/>
    <w:rsid w:val="008877BC"/>
    <w:rsid w:val="00895AF4"/>
    <w:rsid w:val="0089744F"/>
    <w:rsid w:val="008B057A"/>
    <w:rsid w:val="008B0F13"/>
    <w:rsid w:val="008C1549"/>
    <w:rsid w:val="008C3AC2"/>
    <w:rsid w:val="008E31FA"/>
    <w:rsid w:val="00901FD5"/>
    <w:rsid w:val="00910843"/>
    <w:rsid w:val="00926206"/>
    <w:rsid w:val="00947698"/>
    <w:rsid w:val="00957100"/>
    <w:rsid w:val="00961F7F"/>
    <w:rsid w:val="00967579"/>
    <w:rsid w:val="0097661D"/>
    <w:rsid w:val="00976E7B"/>
    <w:rsid w:val="009956E2"/>
    <w:rsid w:val="009B3846"/>
    <w:rsid w:val="009B43EB"/>
    <w:rsid w:val="009B4926"/>
    <w:rsid w:val="009D229D"/>
    <w:rsid w:val="009E4DE1"/>
    <w:rsid w:val="00A236A6"/>
    <w:rsid w:val="00A36A46"/>
    <w:rsid w:val="00A7408E"/>
    <w:rsid w:val="00A774E7"/>
    <w:rsid w:val="00A822D7"/>
    <w:rsid w:val="00A94826"/>
    <w:rsid w:val="00AB1412"/>
    <w:rsid w:val="00AC4737"/>
    <w:rsid w:val="00AE67C9"/>
    <w:rsid w:val="00AF27CF"/>
    <w:rsid w:val="00B02913"/>
    <w:rsid w:val="00B1655F"/>
    <w:rsid w:val="00B22195"/>
    <w:rsid w:val="00B36C5A"/>
    <w:rsid w:val="00B47349"/>
    <w:rsid w:val="00B74587"/>
    <w:rsid w:val="00BB25E1"/>
    <w:rsid w:val="00BC1AB1"/>
    <w:rsid w:val="00BC5695"/>
    <w:rsid w:val="00BD57B3"/>
    <w:rsid w:val="00BE2684"/>
    <w:rsid w:val="00C2106C"/>
    <w:rsid w:val="00C215D7"/>
    <w:rsid w:val="00C25EEF"/>
    <w:rsid w:val="00C36CAB"/>
    <w:rsid w:val="00C44E36"/>
    <w:rsid w:val="00C61E07"/>
    <w:rsid w:val="00C718BE"/>
    <w:rsid w:val="00C71DD2"/>
    <w:rsid w:val="00C71EE5"/>
    <w:rsid w:val="00C9663E"/>
    <w:rsid w:val="00CA25BA"/>
    <w:rsid w:val="00CB14BE"/>
    <w:rsid w:val="00CC626F"/>
    <w:rsid w:val="00CC6818"/>
    <w:rsid w:val="00CD1EFF"/>
    <w:rsid w:val="00CE6CF9"/>
    <w:rsid w:val="00CF3D91"/>
    <w:rsid w:val="00D00029"/>
    <w:rsid w:val="00D13F4B"/>
    <w:rsid w:val="00D14F7E"/>
    <w:rsid w:val="00D27C0A"/>
    <w:rsid w:val="00D45FEA"/>
    <w:rsid w:val="00D8493C"/>
    <w:rsid w:val="00D90E89"/>
    <w:rsid w:val="00D92346"/>
    <w:rsid w:val="00DC03F2"/>
    <w:rsid w:val="00DC4FCB"/>
    <w:rsid w:val="00DF19DE"/>
    <w:rsid w:val="00DF4813"/>
    <w:rsid w:val="00E02B69"/>
    <w:rsid w:val="00E45E4D"/>
    <w:rsid w:val="00E63110"/>
    <w:rsid w:val="00E7594A"/>
    <w:rsid w:val="00E7710B"/>
    <w:rsid w:val="00E80993"/>
    <w:rsid w:val="00E9783E"/>
    <w:rsid w:val="00EB7CFF"/>
    <w:rsid w:val="00EC7884"/>
    <w:rsid w:val="00ED0A10"/>
    <w:rsid w:val="00EF1E7E"/>
    <w:rsid w:val="00F61583"/>
    <w:rsid w:val="00FB7B9C"/>
    <w:rsid w:val="00FC0FF7"/>
    <w:rsid w:val="00FC1D4C"/>
    <w:rsid w:val="00FC3104"/>
    <w:rsid w:val="00FC78E5"/>
    <w:rsid w:val="00FF210C"/>
    <w:rsid w:val="00FF5CFD"/>
    <w:rsid w:val="00FF7A6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6D1F3"/>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8877BC"/>
    <w:pPr>
      <w:ind w:left="720"/>
      <w:contextualSpacing/>
    </w:pPr>
  </w:style>
  <w:style w:type="paragraph" w:styleId="Koptekst">
    <w:name w:val="header"/>
    <w:basedOn w:val="Standaard"/>
    <w:link w:val="KoptekstChar"/>
    <w:uiPriority w:val="99"/>
    <w:unhideWhenUsed/>
    <w:rsid w:val="009D229D"/>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9D229D"/>
  </w:style>
  <w:style w:type="paragraph" w:styleId="Voettekst">
    <w:name w:val="footer"/>
    <w:basedOn w:val="Standaard"/>
    <w:link w:val="VoettekstChar"/>
    <w:uiPriority w:val="99"/>
    <w:unhideWhenUsed/>
    <w:rsid w:val="009D229D"/>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9D229D"/>
  </w:style>
  <w:style w:type="paragraph" w:styleId="Ballontekst">
    <w:name w:val="Balloon Text"/>
    <w:basedOn w:val="Standaard"/>
    <w:link w:val="BallontekstChar"/>
    <w:uiPriority w:val="99"/>
    <w:semiHidden/>
    <w:unhideWhenUsed/>
    <w:rsid w:val="00895AF4"/>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895AF4"/>
    <w:rPr>
      <w:rFonts w:ascii="Tahoma" w:hAnsi="Tahoma" w:cs="Tahoma"/>
      <w:sz w:val="16"/>
      <w:szCs w:val="16"/>
    </w:rPr>
  </w:style>
  <w:style w:type="character" w:styleId="Hyperlink">
    <w:name w:val="Hyperlink"/>
    <w:basedOn w:val="Standaardalinea-lettertype"/>
    <w:uiPriority w:val="99"/>
    <w:semiHidden/>
    <w:unhideWhenUsed/>
    <w:rsid w:val="000A1DAA"/>
    <w:rPr>
      <w:color w:val="0000FF" w:themeColor="hyperlink"/>
      <w:u w:val="single"/>
    </w:rPr>
  </w:style>
  <w:style w:type="paragraph" w:styleId="Normaalweb">
    <w:name w:val="Normal (Web)"/>
    <w:basedOn w:val="Standaard"/>
    <w:uiPriority w:val="99"/>
    <w:rsid w:val="00EC7884"/>
    <w:pPr>
      <w:spacing w:beforeLines="1" w:afterLines="1" w:line="240" w:lineRule="auto"/>
    </w:pPr>
    <w:rPr>
      <w:rFonts w:ascii="Times" w:hAnsi="Times" w:cs="Times New Roman"/>
      <w:sz w:val="20"/>
      <w:szCs w:val="20"/>
      <w:lang w:val="nl-NL" w:eastAsia="nl-NL"/>
    </w:rPr>
  </w:style>
  <w:style w:type="character" w:styleId="Verwijzingopmerking">
    <w:name w:val="annotation reference"/>
    <w:basedOn w:val="Standaardalinea-lettertype"/>
    <w:uiPriority w:val="99"/>
    <w:semiHidden/>
    <w:unhideWhenUsed/>
    <w:rsid w:val="00475A7B"/>
    <w:rPr>
      <w:sz w:val="18"/>
      <w:szCs w:val="18"/>
    </w:rPr>
  </w:style>
  <w:style w:type="paragraph" w:styleId="Tekstopmerking">
    <w:name w:val="annotation text"/>
    <w:basedOn w:val="Standaard"/>
    <w:link w:val="TekstopmerkingChar"/>
    <w:uiPriority w:val="99"/>
    <w:semiHidden/>
    <w:unhideWhenUsed/>
    <w:rsid w:val="00475A7B"/>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475A7B"/>
    <w:rPr>
      <w:sz w:val="24"/>
      <w:szCs w:val="24"/>
    </w:rPr>
  </w:style>
  <w:style w:type="paragraph" w:styleId="Onderwerpvanopmerking">
    <w:name w:val="annotation subject"/>
    <w:basedOn w:val="Tekstopmerking"/>
    <w:next w:val="Tekstopmerking"/>
    <w:link w:val="OnderwerpvanopmerkingChar"/>
    <w:uiPriority w:val="99"/>
    <w:semiHidden/>
    <w:unhideWhenUsed/>
    <w:rsid w:val="00475A7B"/>
    <w:rPr>
      <w:b/>
      <w:bCs/>
      <w:sz w:val="20"/>
      <w:szCs w:val="20"/>
    </w:rPr>
  </w:style>
  <w:style w:type="character" w:customStyle="1" w:styleId="OnderwerpvanopmerkingChar">
    <w:name w:val="Onderwerp van opmerking Char"/>
    <w:basedOn w:val="TekstopmerkingChar"/>
    <w:link w:val="Onderwerpvanopmerking"/>
    <w:uiPriority w:val="99"/>
    <w:semiHidden/>
    <w:rsid w:val="00475A7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739778">
      <w:bodyDiv w:val="1"/>
      <w:marLeft w:val="0"/>
      <w:marRight w:val="0"/>
      <w:marTop w:val="0"/>
      <w:marBottom w:val="0"/>
      <w:divBdr>
        <w:top w:val="none" w:sz="0" w:space="0" w:color="auto"/>
        <w:left w:val="none" w:sz="0" w:space="0" w:color="auto"/>
        <w:bottom w:val="none" w:sz="0" w:space="0" w:color="auto"/>
        <w:right w:val="none" w:sz="0" w:space="0" w:color="auto"/>
      </w:divBdr>
      <w:divsChild>
        <w:div w:id="1716848875">
          <w:marLeft w:val="0"/>
          <w:marRight w:val="0"/>
          <w:marTop w:val="0"/>
          <w:marBottom w:val="0"/>
          <w:divBdr>
            <w:top w:val="none" w:sz="0" w:space="0" w:color="auto"/>
            <w:left w:val="none" w:sz="0" w:space="0" w:color="auto"/>
            <w:bottom w:val="none" w:sz="0" w:space="0" w:color="auto"/>
            <w:right w:val="none" w:sz="0" w:space="0" w:color="auto"/>
          </w:divBdr>
          <w:divsChild>
            <w:div w:id="2021663626">
              <w:marLeft w:val="0"/>
              <w:marRight w:val="0"/>
              <w:marTop w:val="0"/>
              <w:marBottom w:val="0"/>
              <w:divBdr>
                <w:top w:val="none" w:sz="0" w:space="0" w:color="auto"/>
                <w:left w:val="none" w:sz="0" w:space="0" w:color="auto"/>
                <w:bottom w:val="none" w:sz="0" w:space="0" w:color="auto"/>
                <w:right w:val="none" w:sz="0" w:space="0" w:color="auto"/>
              </w:divBdr>
              <w:divsChild>
                <w:div w:id="189145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web.worldbank.org/WBSITE/EXTERNAL/EXTABOUTUS/EXTARCHIVES/0,,contentMDK:20487071~pagePK:36726~piPK:437378~theSitePK:29506,00.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3762</Words>
  <Characters>20697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3</cp:revision>
  <cp:lastPrinted>2015-03-22T02:03:00Z</cp:lastPrinted>
  <dcterms:created xsi:type="dcterms:W3CDTF">2025-03-18T08:02:00Z</dcterms:created>
  <dcterms:modified xsi:type="dcterms:W3CDTF">2025-03-18T08:05:00Z</dcterms:modified>
</cp:coreProperties>
</file>