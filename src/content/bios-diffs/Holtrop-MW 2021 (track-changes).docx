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F3A11" w14:textId="3892207F" w:rsidR="00C96892" w:rsidRPr="0056010A" w:rsidRDefault="00354350" w:rsidP="00A64576">
      <w:pPr>
        <w:jc w:val="both"/>
        <w:rPr>
          <w:b/>
        </w:rPr>
      </w:pPr>
      <w:del w:id="1000" w:author="IO BIO parser" w:date="2026-05-18T08:57:46Z">
        <w:r w:rsidRPr="0056010A">
          <w:rPr>
            <w:b/>
          </w:rPr>
          <w:delText xml:space="preserve">HOLTROP, Marius Wilhelm (for </w:delText>
        </w:r>
      </w:del>
      <w:del w:id="1000" w:author="IO BIO parser" w:date="2026-05-18T08:57:46Z">
        <w:r w:rsidR="001C0C91" w:rsidRPr="0056010A">
          <w:rPr>
            <w:b/>
          </w:rPr>
          <w:delText xml:space="preserve">close colleagues</w:delText>
        </w:r>
      </w:del>
      <w:del w:id="1000" w:author="IO BIO parser" w:date="2026-05-18T08:57:46Z">
        <w:r w:rsidR="00CE64EA" w:rsidRPr="0056010A">
          <w:rPr>
            <w:b/>
          </w:rPr>
          <w:delText xml:space="preserve">:</w:delText>
        </w:r>
      </w:del>
      <w:del w:id="1000" w:author="IO BIO parser" w:date="2026-05-18T08:57:46Z">
        <w:r w:rsidRPr="0056010A">
          <w:rPr>
            <w:b/>
          </w:rPr>
          <w:delText xml:space="preserve"> Bob), Dutch central banker and ninth President and Chairman of the Board </w:delText>
        </w:r>
      </w:del>
      <w:del w:id="1000" w:author="IO BIO parser" w:date="2026-05-18T08:57:46Z">
        <w:r w:rsidR="00926B4E" w:rsidRPr="0056010A">
          <w:rPr>
            <w:b/>
          </w:rPr>
          <w:delText xml:space="preserve">of Directors </w:delText>
        </w:r>
      </w:del>
      <w:del w:id="1000" w:author="IO BIO parser" w:date="2026-05-18T08:57:46Z">
        <w:r w:rsidRPr="0056010A">
          <w:rPr>
            <w:b/>
          </w:rPr>
          <w:delText xml:space="preserve">of the Bank for International Settlements (BIS) 1958-1967, was born 2 November 1902 in Amsterdam, The Netherlands and passed away 1 April 1988 in Haarlem, The Netherlands. He was the son of </w:delText>
        </w:r>
      </w:del>
      <w:del w:id="1000" w:author="IO BIO parser" w:date="2026-05-18T08:57:46Z">
        <w:r w:rsidR="00260659" w:rsidRPr="0056010A">
          <w:rPr>
            <w:b/>
          </w:rPr>
          <w:delText xml:space="preserve">Jan August </w:delText>
        </w:r>
      </w:del>
      <w:proofErr w:type="spellStart"/>
      <w:del w:id="1000" w:author="IO BIO parser" w:date="2026-05-18T08:57:46Z">
        <w:r w:rsidR="00260659" w:rsidRPr="0056010A">
          <w:rPr>
            <w:b/>
          </w:rPr>
          <w:delText xml:space="preserve">Holtrop</w:delText>
        </w:r>
      </w:del>
      <w:proofErr w:type="spellEnd"/>
      <w:del w:id="1000" w:author="IO BIO parser" w:date="2026-05-18T08:57:46Z">
        <w:r w:rsidR="00260659" w:rsidRPr="0056010A">
          <w:rPr>
            <w:b/>
          </w:rPr>
          <w:delText xml:space="preserve">, actor, and Elisabeth </w:delText>
        </w:r>
      </w:del>
      <w:proofErr w:type="spellStart"/>
      <w:del w:id="1000" w:author="IO BIO parser" w:date="2026-05-18T08:57:46Z">
        <w:r w:rsidR="00260659" w:rsidRPr="0056010A">
          <w:rPr>
            <w:b/>
          </w:rPr>
          <w:delText xml:space="preserve">Philippina</w:delText>
        </w:r>
      </w:del>
      <w:proofErr w:type="spellEnd"/>
      <w:del w:id="1000" w:author="IO BIO parser" w:date="2026-05-18T08:57:46Z">
        <w:r w:rsidR="00260659" w:rsidRPr="0056010A">
          <w:rPr>
            <w:b/>
          </w:rPr>
          <w:delText xml:space="preserve"> van Gelder, act</w:delText>
        </w:r>
      </w:del>
      <w:del w:id="1000" w:author="IO BIO parser" w:date="2026-05-18T08:57:46Z">
        <w:r w:rsidR="00CF068C" w:rsidRPr="0056010A">
          <w:rPr>
            <w:b/>
          </w:rPr>
          <w:delText xml:space="preserve">ress</w:delText>
        </w:r>
      </w:del>
      <w:del w:id="1000" w:author="IO BIO parser" w:date="2026-05-18T08:57:46Z">
        <w:r w:rsidR="00260659" w:rsidRPr="0056010A">
          <w:rPr>
            <w:b/>
          </w:rPr>
          <w:delText xml:space="preserve">. On 30 August 1926 he married Josina </w:delText>
        </w:r>
      </w:del>
      <w:proofErr w:type="spellStart"/>
      <w:del w:id="1000" w:author="IO BIO parser" w:date="2026-05-18T08:57:46Z">
        <w:r w:rsidR="00260659" w:rsidRPr="0056010A">
          <w:rPr>
            <w:b/>
          </w:rPr>
          <w:delText xml:space="preserve">Juchter</w:delText>
        </w:r>
      </w:del>
      <w:proofErr w:type="spellEnd"/>
      <w:del w:id="1000" w:author="IO BIO parser" w:date="2026-05-18T08:57:46Z">
        <w:r w:rsidR="00260659" w:rsidRPr="0056010A">
          <w:rPr>
            <w:b/>
          </w:rPr>
          <w:delText xml:space="preserve">, with whom he had one daughter and two sons. After </w:delText>
        </w:r>
      </w:del>
      <w:del w:id="1000" w:author="IO BIO parser" w:date="2026-05-18T08:57:46Z">
        <w:r w:rsidR="00815A73" w:rsidRPr="0056010A">
          <w:rPr>
            <w:b/>
          </w:rPr>
          <w:delText xml:space="preserve">his wife</w:delText>
        </w:r>
      </w:del>
      <w:del w:id="1000" w:author="IO BIO parser" w:date="2026-05-18T08:57:46Z">
        <w:r w:rsidR="00260659" w:rsidRPr="0056010A">
          <w:rPr>
            <w:b/>
          </w:rPr>
          <w:delText xml:space="preserve"> pass</w:delText>
        </w:r>
      </w:del>
      <w:del w:id="1000" w:author="IO BIO parser" w:date="2026-05-18T08:57:46Z">
        <w:r w:rsidR="00CD71CD" w:rsidRPr="0056010A">
          <w:rPr>
            <w:b/>
          </w:rPr>
          <w:delText xml:space="preserve">ed</w:delText>
        </w:r>
      </w:del>
      <w:del w:id="1000" w:author="IO BIO parser" w:date="2026-05-18T08:57:46Z">
        <w:r w:rsidR="00260659" w:rsidRPr="0056010A">
          <w:rPr>
            <w:b/>
          </w:rPr>
          <w:delText xml:space="preserve"> away on 4 August 1965</w:delText>
        </w:r>
      </w:del>
      <w:del w:id="1000" w:author="IO BIO parser" w:date="2026-05-18T08:57:46Z">
        <w:r w:rsidR="00CD71CD" w:rsidRPr="0056010A">
          <w:rPr>
            <w:b/>
          </w:rPr>
          <w:delText xml:space="preserve">,</w:delText>
        </w:r>
      </w:del>
      <w:del w:id="1000" w:author="IO BIO parser" w:date="2026-05-18T08:57:46Z">
        <w:r w:rsidR="00260659" w:rsidRPr="0056010A">
          <w:rPr>
            <w:b/>
          </w:rPr>
          <w:delText xml:space="preserve"> he married Catharina Francisca Maria </w:delText>
        </w:r>
      </w:del>
      <w:proofErr w:type="spellStart"/>
      <w:del w:id="1000" w:author="IO BIO parser" w:date="2026-05-18T08:57:46Z">
        <w:r w:rsidR="00260659" w:rsidRPr="0056010A">
          <w:rPr>
            <w:b/>
          </w:rPr>
          <w:delText xml:space="preserve">Peltenburg</w:delText>
        </w:r>
      </w:del>
      <w:proofErr w:type="spellEnd"/>
      <w:del w:id="1000" w:author="IO BIO parser" w:date="2026-05-18T08:57:46Z">
        <w:r w:rsidR="00260659" w:rsidRPr="0056010A">
          <w:rPr>
            <w:b/>
          </w:rPr>
          <w:delText xml:space="preserve"> on 4 </w:delText>
        </w:r>
      </w:del>
      <w:del w:id="1000" w:author="IO BIO parser" w:date="2026-05-18T08:57:46Z">
        <w:r w:rsidR="00392206" w:rsidRPr="0056010A">
          <w:rPr>
            <w:b/>
          </w:rPr>
          <w:delText xml:space="preserve">October</w:delText>
        </w:r>
      </w:del>
      <w:del w:id="1000" w:author="IO BIO parser" w:date="2026-05-18T08:57:46Z">
        <w:r w:rsidR="00260659" w:rsidRPr="0056010A">
          <w:rPr>
            <w:b/>
          </w:rPr>
          <w:delText xml:space="preserve"> 1966.</w:delText>
        </w:r>
      </w:del>
      <w:ins w:id="1001" w:author="IO BIO parser" w:date="2026-05-18T08:57:46Z">
        <w:r>
          <w:t xml:space="preserve">HOLTROP, Marius Wilhelm (known as Bob), Dutch central banker and ninth President and Chairman of the Board of Directors of the Bank for International Settlements (BIS) 1958-1967, was born 2 November 1902 in Amsterdam, The Netherlands and passed away 1 April 1988 in Haarlem, The Netherlands. He was the son of Jan August Holtrop, actor, and Elisabeth Philippina van Gelder, actress. On 30 August 1926 he married Josina Juchter, with whom he had one daughter and two sons. After his wife passed away on 4 August 1965, he married Catharina Francisca Maria Peltenburg on 4 October 1966.</w:t>
        </w:r>
      </w:ins>
    </w:p>
    <w:p w14:paraId="54E37923" w14:textId="77777777" w:rsidR="00354350" w:rsidRPr="0056010A" w:rsidRDefault="00354350" w:rsidP="00A64576">
      <w:pPr>
        <w:jc w:val="both"/>
      </w:pPr>
    </w:p>
    <w:p w14:paraId="35AB2130" w14:textId="77777777" w:rsidR="003D0DB7" w:rsidRPr="0056010A" w:rsidRDefault="003D0DB7" w:rsidP="00A64576">
      <w:pPr>
        <w:jc w:val="both"/>
        <w:rPr>
          <w:rFonts w:eastAsia="Times New Roman" w:cs="Times New Roman"/>
          <w:lang w:eastAsia="nl-NL"/>
        </w:rPr>
      </w:pPr>
      <w:r w:rsidRPr="0056010A">
        <w:rPr>
          <w:rFonts w:eastAsia="Times New Roman" w:cs="Times New Roman"/>
          <w:lang w:eastAsia="nl-NL"/>
        </w:rPr>
        <w:fldChar w:fldCharType="begin"/>
      </w:r>
      <w:r w:rsidRPr="0056010A">
        <w:rPr>
          <w:rFonts w:eastAsia="Times New Roman" w:cs="Times New Roman"/>
          <w:lang w:eastAsia="nl-NL"/>
        </w:rPr>
        <w:instrText xml:space="preserve"> INCLUDEPICTURE "https://upload.wikimedia.org/wikipedia/commons/thumb/1/15/Marius_Wilhelm_Holtrop_%281967%29.jpg/250px-Marius_Wilhelm_Holtrop_%281967%29.jpg" \* MERGEFORMATINET </w:instrText>
      </w:r>
      <w:r w:rsidRPr="0056010A">
        <w:rPr>
          <w:rFonts w:eastAsia="Times New Roman" w:cs="Times New Roman"/>
          <w:lang w:eastAsia="nl-NL"/>
        </w:rPr>
        <w:fldChar w:fldCharType="separate"/>
      </w:r>
      <w:r w:rsidRPr="0056010A">
        <w:rPr>
          <w:rFonts w:eastAsia="Times New Roman" w:cs="Times New Roman"/>
          <w:noProof/>
          <w:lang w:eastAsia="nl-NL"/>
        </w:rPr>
        <w:drawing>
          <wp:inline distT="0" distB="0" distL="0" distR="0" wp14:anchorId="5CE404BB" wp14:editId="329672B8">
            <wp:extent cx="1631950" cy="2516937"/>
            <wp:effectExtent l="0" t="0" r="0" b="0"/>
            <wp:docPr id="1" name="Afbeelding 1" descr="Marius Wilhelm Holtrop (1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us Wilhelm Holtrop (1967).jpg"/>
                    <pic:cNvPicPr>
                      <a:picLocks noChangeAspect="1" noChangeArrowheads="1"/>
                    </pic:cNvPicPr>
                  </pic:nvPicPr>
                  <pic:blipFill rotWithShape="1">
                    <a:blip r:embed="rId6">
                      <a:extLst>
                        <a:ext uri="{28A0092B-C50C-407E-A947-70E740481C1C}">
                          <a14:useLocalDpi xmlns:a14="http://schemas.microsoft.com/office/drawing/2010/main" val="0"/>
                        </a:ext>
                      </a:extLst>
                    </a:blip>
                    <a:srcRect l="18200" t="5706" r="1400" b="1202"/>
                    <a:stretch/>
                  </pic:blipFill>
                  <pic:spPr bwMode="auto">
                    <a:xfrm>
                      <a:off x="0" y="0"/>
                      <a:ext cx="1644838" cy="2536814"/>
                    </a:xfrm>
                    <a:prstGeom prst="rect">
                      <a:avLst/>
                    </a:prstGeom>
                    <a:noFill/>
                    <a:ln>
                      <a:noFill/>
                    </a:ln>
                    <a:extLst>
                      <a:ext uri="{53640926-AAD7-44D8-BBD7-CCE9431645EC}">
                        <a14:shadowObscured xmlns:a14="http://schemas.microsoft.com/office/drawing/2010/main"/>
                      </a:ext>
                    </a:extLst>
                  </pic:spPr>
                </pic:pic>
              </a:graphicData>
            </a:graphic>
          </wp:inline>
        </w:drawing>
      </w:r>
      <w:r w:rsidRPr="0056010A">
        <w:rPr>
          <w:rFonts w:eastAsia="Times New Roman" w:cs="Times New Roman"/>
          <w:lang w:eastAsia="nl-NL"/>
        </w:rPr>
        <w:fldChar w:fldCharType="end"/>
      </w:r>
    </w:p>
    <w:p w14:paraId="0124F061" w14:textId="77777777" w:rsidR="00354350" w:rsidRPr="0056010A" w:rsidRDefault="003D0DB7" w:rsidP="00A64576">
      <w:pPr>
        <w:jc w:val="both"/>
      </w:pPr>
      <w:r w:rsidRPr="0056010A">
        <w:t xml:space="preserve">Source: </w:t>
      </w:r>
      <w:hyperlink r:id="rId7" w:history="1">
        <w:r w:rsidRPr="0056010A">
          <w:rPr>
            <w:rStyle w:val="Hyperlink"/>
            <w:u w:val="none"/>
          </w:rPr>
          <w:t>https://commons.wikimedia.org/wiki/Category:Marius_Holtrop</w:t>
        </w:r>
      </w:hyperlink>
      <w:r w:rsidRPr="0056010A">
        <w:t xml:space="preserve"> </w:t>
      </w:r>
    </w:p>
    <w:p w14:paraId="012666B9" w14:textId="77777777" w:rsidR="00354350" w:rsidRPr="0056010A" w:rsidRDefault="00354350" w:rsidP="00A64576">
      <w:pPr>
        <w:jc w:val="both"/>
      </w:pPr>
    </w:p>
    <w:p w14:paraId="393F8480" w14:textId="3E41AED7" w:rsidR="00283BCB" w:rsidRPr="0056010A" w:rsidRDefault="00E34886" w:rsidP="00A64576">
      <w:pPr>
        <w:jc w:val="both"/>
      </w:pPr>
      <w:proofErr w:type="spellStart"/>
      <w:r w:rsidRPr="0056010A">
        <w:t>Holtrop</w:t>
      </w:r>
      <w:proofErr w:type="spellEnd"/>
      <w:r w:rsidRPr="0056010A">
        <w:t xml:space="preserve">, the youngest of four children, grew up in an artistic environment. His parents were </w:t>
      </w:r>
      <w:r w:rsidR="00CD71CD" w:rsidRPr="0056010A">
        <w:t xml:space="preserve">both </w:t>
      </w:r>
      <w:r w:rsidRPr="0056010A">
        <w:t>actors and</w:t>
      </w:r>
      <w:r w:rsidR="00B40BCC" w:rsidRPr="0056010A">
        <w:t>, in 1910,</w:t>
      </w:r>
      <w:r w:rsidRPr="0056010A">
        <w:t xml:space="preserve"> his father founded a film factory </w:t>
      </w:r>
      <w:proofErr w:type="gramStart"/>
      <w:r w:rsidRPr="0056010A">
        <w:t>in order to</w:t>
      </w:r>
      <w:proofErr w:type="gramEnd"/>
      <w:r w:rsidRPr="0056010A">
        <w:t xml:space="preserve"> also </w:t>
      </w:r>
      <w:r w:rsidR="00815A73" w:rsidRPr="0056010A">
        <w:t>act</w:t>
      </w:r>
      <w:r w:rsidR="00041E0A" w:rsidRPr="0056010A">
        <w:t xml:space="preserve"> in</w:t>
      </w:r>
      <w:r w:rsidRPr="0056010A">
        <w:t xml:space="preserve"> </w:t>
      </w:r>
      <w:r w:rsidR="00C373FF" w:rsidRPr="0056010A">
        <w:t>fil</w:t>
      </w:r>
      <w:r w:rsidR="0072525D" w:rsidRPr="0056010A">
        <w:t>ms</w:t>
      </w:r>
      <w:r w:rsidR="00C373FF" w:rsidRPr="0056010A">
        <w:t xml:space="preserve">. </w:t>
      </w:r>
      <w:proofErr w:type="spellStart"/>
      <w:r w:rsidR="00C373FF" w:rsidRPr="0056010A">
        <w:t>Holtrop</w:t>
      </w:r>
      <w:proofErr w:type="spellEnd"/>
      <w:r w:rsidR="00C373FF" w:rsidRPr="0056010A">
        <w:t xml:space="preserve"> attended the </w:t>
      </w:r>
      <w:r w:rsidR="00555DB0" w:rsidRPr="0056010A">
        <w:t>so-called P</w:t>
      </w:r>
      <w:r w:rsidR="00C373FF" w:rsidRPr="0056010A">
        <w:t xml:space="preserve">ublic </w:t>
      </w:r>
      <w:r w:rsidR="00555DB0" w:rsidRPr="0056010A">
        <w:t>T</w:t>
      </w:r>
      <w:r w:rsidR="00C373FF" w:rsidRPr="0056010A">
        <w:t xml:space="preserve">rade </w:t>
      </w:r>
      <w:r w:rsidR="00555DB0" w:rsidRPr="0056010A">
        <w:t>S</w:t>
      </w:r>
      <w:r w:rsidR="00C373FF" w:rsidRPr="0056010A">
        <w:t>chool in Amsterdam, a</w:t>
      </w:r>
      <w:r w:rsidR="00845EC9" w:rsidRPr="0056010A">
        <w:t>n</w:t>
      </w:r>
      <w:r w:rsidR="00C373FF" w:rsidRPr="0056010A">
        <w:t xml:space="preserve"> </w:t>
      </w:r>
      <w:r w:rsidR="002858E0" w:rsidRPr="0056010A">
        <w:t xml:space="preserve">advanced </w:t>
      </w:r>
      <w:r w:rsidR="00C373FF" w:rsidRPr="0056010A">
        <w:t xml:space="preserve">form of secondary education, and found a </w:t>
      </w:r>
      <w:r w:rsidR="002C31BC" w:rsidRPr="0056010A">
        <w:t>job as bookkeeper</w:t>
      </w:r>
      <w:r w:rsidR="00C373FF" w:rsidRPr="0056010A">
        <w:t xml:space="preserve"> </w:t>
      </w:r>
      <w:r w:rsidR="00DA2344" w:rsidRPr="0056010A">
        <w:t xml:space="preserve">before </w:t>
      </w:r>
      <w:r w:rsidR="00CD71CD" w:rsidRPr="0056010A">
        <w:t xml:space="preserve">enrolling at </w:t>
      </w:r>
      <w:r w:rsidR="00815A73" w:rsidRPr="0056010A">
        <w:t>the U</w:t>
      </w:r>
      <w:r w:rsidR="00DA2344" w:rsidRPr="0056010A">
        <w:t xml:space="preserve">niversity </w:t>
      </w:r>
      <w:r w:rsidR="00815A73" w:rsidRPr="0056010A">
        <w:t xml:space="preserve">of Amsterdam </w:t>
      </w:r>
      <w:r w:rsidR="00DA2344" w:rsidRPr="0056010A">
        <w:t xml:space="preserve">in 1922. He </w:t>
      </w:r>
      <w:r w:rsidR="00A779A0" w:rsidRPr="0056010A">
        <w:t>was one of the first students to enter</w:t>
      </w:r>
      <w:r w:rsidR="00DA2344" w:rsidRPr="0056010A">
        <w:t xml:space="preserve"> </w:t>
      </w:r>
      <w:r w:rsidR="007C397C" w:rsidRPr="0056010A">
        <w:t xml:space="preserve">the new </w:t>
      </w:r>
      <w:r w:rsidR="007E26F6" w:rsidRPr="0056010A">
        <w:t xml:space="preserve">academic </w:t>
      </w:r>
      <w:r w:rsidR="007C397C" w:rsidRPr="0056010A">
        <w:t xml:space="preserve">field of </w:t>
      </w:r>
      <w:r w:rsidR="00DA2344" w:rsidRPr="0056010A">
        <w:t>economics but also qualified in accounting</w:t>
      </w:r>
      <w:r w:rsidR="00F6585D" w:rsidRPr="0056010A">
        <w:t xml:space="preserve">, which would remain a lifelong </w:t>
      </w:r>
      <w:r w:rsidR="002858E0" w:rsidRPr="0056010A">
        <w:t>pass</w:t>
      </w:r>
      <w:r w:rsidR="00F6585D" w:rsidRPr="0056010A">
        <w:t>ion</w:t>
      </w:r>
      <w:r w:rsidR="00DA2344" w:rsidRPr="0056010A">
        <w:t xml:space="preserve">. </w:t>
      </w:r>
      <w:r w:rsidR="007C397C" w:rsidRPr="0056010A">
        <w:t xml:space="preserve">After his master’s degree (1925) he defended his dissertation on the velocity of </w:t>
      </w:r>
      <w:r w:rsidR="00093AB4" w:rsidRPr="0056010A">
        <w:t>circulation of money (1928)</w:t>
      </w:r>
      <w:r w:rsidR="007C397C" w:rsidRPr="0056010A">
        <w:t xml:space="preserve">. His approach was theoretical </w:t>
      </w:r>
      <w:r w:rsidR="00093AB4" w:rsidRPr="0056010A">
        <w:t xml:space="preserve">as he </w:t>
      </w:r>
      <w:r w:rsidR="0095519A" w:rsidRPr="0056010A">
        <w:t xml:space="preserve">examined </w:t>
      </w:r>
      <w:r w:rsidR="00580646" w:rsidRPr="0056010A">
        <w:t xml:space="preserve">current debates and </w:t>
      </w:r>
      <w:r w:rsidR="00093AB4" w:rsidRPr="0056010A">
        <w:t xml:space="preserve">applied insights from the field of business economics to the field of monetary theory. His work resulted in an article in </w:t>
      </w:r>
      <w:r w:rsidR="00093AB4" w:rsidRPr="0056010A">
        <w:rPr>
          <w:i/>
        </w:rPr>
        <w:t>The Economic Journal</w:t>
      </w:r>
      <w:r w:rsidR="00093AB4" w:rsidRPr="0056010A">
        <w:t xml:space="preserve"> (1929)</w:t>
      </w:r>
      <w:r w:rsidR="006E7A3E" w:rsidRPr="0056010A">
        <w:t>, published by the British Royal Economic Society</w:t>
      </w:r>
      <w:r w:rsidR="00A06360" w:rsidRPr="0056010A">
        <w:t xml:space="preserve"> with John Maynard Keynes as </w:t>
      </w:r>
      <w:r w:rsidR="00903859" w:rsidRPr="0056010A">
        <w:t xml:space="preserve">current </w:t>
      </w:r>
      <w:r w:rsidR="00A06360" w:rsidRPr="0056010A">
        <w:t>Editor</w:t>
      </w:r>
      <w:r w:rsidR="00713BFD" w:rsidRPr="0056010A">
        <w:t>,</w:t>
      </w:r>
      <w:r w:rsidR="00093AB4" w:rsidRPr="0056010A">
        <w:t xml:space="preserve"> </w:t>
      </w:r>
      <w:r w:rsidR="00794CA9" w:rsidRPr="0056010A">
        <w:t xml:space="preserve">and a chapter in </w:t>
      </w:r>
      <w:r w:rsidR="007E26F6" w:rsidRPr="0056010A">
        <w:t>the</w:t>
      </w:r>
      <w:r w:rsidR="00794CA9" w:rsidRPr="0056010A">
        <w:t xml:space="preserve"> book on monetary theory </w:t>
      </w:r>
      <w:r w:rsidR="007E26F6" w:rsidRPr="0056010A">
        <w:t>that</w:t>
      </w:r>
      <w:r w:rsidR="00794CA9" w:rsidRPr="0056010A">
        <w:t xml:space="preserve"> Friedrich von Hayek </w:t>
      </w:r>
      <w:r w:rsidR="0072525D" w:rsidRPr="0056010A">
        <w:t>publish</w:t>
      </w:r>
      <w:r w:rsidR="007E26F6" w:rsidRPr="0056010A">
        <w:t xml:space="preserve">ed in </w:t>
      </w:r>
      <w:r w:rsidR="00794CA9" w:rsidRPr="0056010A">
        <w:t>1933.</w:t>
      </w:r>
      <w:r w:rsidR="00F60889" w:rsidRPr="0056010A">
        <w:t xml:space="preserve"> An application </w:t>
      </w:r>
      <w:r w:rsidR="00201CCF" w:rsidRPr="0056010A">
        <w:t>to</w:t>
      </w:r>
      <w:r w:rsidR="00F60889" w:rsidRPr="0056010A">
        <w:t xml:space="preserve"> the</w:t>
      </w:r>
      <w:r w:rsidR="0072525D" w:rsidRPr="0056010A">
        <w:t xml:space="preserve"> Dutch</w:t>
      </w:r>
      <w:r w:rsidR="00F60889" w:rsidRPr="0056010A">
        <w:t xml:space="preserve"> central bank </w:t>
      </w:r>
      <w:r w:rsidR="00D222D3" w:rsidRPr="0056010A">
        <w:t xml:space="preserve">failed </w:t>
      </w:r>
      <w:r w:rsidR="00696168" w:rsidRPr="0056010A">
        <w:t>in 1928</w:t>
      </w:r>
      <w:r w:rsidR="00903859" w:rsidRPr="0056010A">
        <w:t xml:space="preserve">, </w:t>
      </w:r>
      <w:r w:rsidR="009F35A6" w:rsidRPr="0056010A">
        <w:t xml:space="preserve">due to distrust </w:t>
      </w:r>
      <w:r w:rsidR="00713BFD" w:rsidRPr="0056010A">
        <w:t>related to</w:t>
      </w:r>
      <w:r w:rsidR="009F35A6" w:rsidRPr="0056010A">
        <w:t xml:space="preserve"> </w:t>
      </w:r>
      <w:r w:rsidR="00C12B84" w:rsidRPr="0056010A">
        <w:t>his parents’ profession</w:t>
      </w:r>
      <w:r w:rsidR="00903859" w:rsidRPr="0056010A">
        <w:t xml:space="preserve">. </w:t>
      </w:r>
      <w:proofErr w:type="spellStart"/>
      <w:r w:rsidR="00903859" w:rsidRPr="0056010A">
        <w:t>H</w:t>
      </w:r>
      <w:r w:rsidR="00E75962" w:rsidRPr="0056010A">
        <w:t>oltrop</w:t>
      </w:r>
      <w:proofErr w:type="spellEnd"/>
      <w:r w:rsidR="00696168" w:rsidRPr="0056010A">
        <w:t xml:space="preserve"> found jobs</w:t>
      </w:r>
      <w:r w:rsidR="00E47B81" w:rsidRPr="0056010A">
        <w:t>,</w:t>
      </w:r>
      <w:r w:rsidR="00696168" w:rsidRPr="0056010A">
        <w:t xml:space="preserve"> </w:t>
      </w:r>
      <w:r w:rsidR="0072525D" w:rsidRPr="0056010A">
        <w:t xml:space="preserve">first </w:t>
      </w:r>
      <w:r w:rsidR="00696168" w:rsidRPr="0056010A">
        <w:t xml:space="preserve">at the Dutch steel factory </w:t>
      </w:r>
      <w:proofErr w:type="spellStart"/>
      <w:r w:rsidR="00696168" w:rsidRPr="0056010A">
        <w:t>Hoogovens</w:t>
      </w:r>
      <w:proofErr w:type="spellEnd"/>
      <w:r w:rsidR="0072525D" w:rsidRPr="0056010A">
        <w:t xml:space="preserve">, then at </w:t>
      </w:r>
      <w:r w:rsidR="00696168" w:rsidRPr="0056010A">
        <w:t xml:space="preserve">a fertilizer plant. Between 1936 and 1939 he </w:t>
      </w:r>
      <w:r w:rsidR="00845EC9" w:rsidRPr="0056010A">
        <w:t>work</w:t>
      </w:r>
      <w:r w:rsidR="00427FF6" w:rsidRPr="0056010A">
        <w:t xml:space="preserve">ed in the United States (US) </w:t>
      </w:r>
      <w:r w:rsidR="00696168" w:rsidRPr="0056010A">
        <w:t xml:space="preserve">as Vice President of </w:t>
      </w:r>
      <w:r w:rsidR="0072525D" w:rsidRPr="0056010A">
        <w:t>S</w:t>
      </w:r>
      <w:r w:rsidR="00696168" w:rsidRPr="0056010A">
        <w:t xml:space="preserve">hell Chemical </w:t>
      </w:r>
      <w:r w:rsidR="00F318B8" w:rsidRPr="0056010A">
        <w:t xml:space="preserve">Company </w:t>
      </w:r>
      <w:r w:rsidR="00696168" w:rsidRPr="0056010A">
        <w:t xml:space="preserve">in </w:t>
      </w:r>
      <w:proofErr w:type="gramStart"/>
      <w:r w:rsidR="00696168" w:rsidRPr="0056010A">
        <w:t>San Francisco</w:t>
      </w:r>
      <w:r w:rsidR="00F318B8" w:rsidRPr="0056010A">
        <w:t>, but</w:t>
      </w:r>
      <w:proofErr w:type="gramEnd"/>
      <w:r w:rsidR="00F318B8" w:rsidRPr="0056010A">
        <w:t xml:space="preserve"> returned to The Netherlands to become Director of </w:t>
      </w:r>
      <w:proofErr w:type="spellStart"/>
      <w:r w:rsidR="00F318B8" w:rsidRPr="0056010A">
        <w:t>Hoo</w:t>
      </w:r>
      <w:r w:rsidR="0072525D" w:rsidRPr="0056010A">
        <w:t>g</w:t>
      </w:r>
      <w:r w:rsidR="00F318B8" w:rsidRPr="0056010A">
        <w:t>ovens</w:t>
      </w:r>
      <w:proofErr w:type="spellEnd"/>
      <w:r w:rsidR="00F318B8" w:rsidRPr="0056010A">
        <w:t xml:space="preserve">. </w:t>
      </w:r>
      <w:r w:rsidR="002B0D35" w:rsidRPr="0056010A">
        <w:t>At the start of</w:t>
      </w:r>
      <w:r w:rsidR="00A409CF" w:rsidRPr="0056010A">
        <w:t xml:space="preserve"> the </w:t>
      </w:r>
      <w:r w:rsidR="00A779A0" w:rsidRPr="0056010A">
        <w:t xml:space="preserve">country’s </w:t>
      </w:r>
      <w:r w:rsidR="00A409CF" w:rsidRPr="0056010A">
        <w:t xml:space="preserve">occupation </w:t>
      </w:r>
      <w:r w:rsidR="00DE1230" w:rsidRPr="0056010A">
        <w:t xml:space="preserve">by Nazi Germany </w:t>
      </w:r>
      <w:r w:rsidR="00555DB0" w:rsidRPr="0056010A">
        <w:t xml:space="preserve">(1940-1945) he succeeded in establishing an administration office which kept German </w:t>
      </w:r>
      <w:proofErr w:type="spellStart"/>
      <w:r w:rsidR="009D1667" w:rsidRPr="0056010A">
        <w:t>Hoogovens</w:t>
      </w:r>
      <w:proofErr w:type="spellEnd"/>
      <w:r w:rsidR="009D1667" w:rsidRPr="0056010A">
        <w:t xml:space="preserve"> </w:t>
      </w:r>
      <w:r w:rsidR="00555DB0" w:rsidRPr="0056010A">
        <w:t xml:space="preserve">stockholders in a minority position. </w:t>
      </w:r>
      <w:r w:rsidR="00FB3EAE" w:rsidRPr="0056010A">
        <w:t xml:space="preserve">He also </w:t>
      </w:r>
      <w:r w:rsidR="003208C6" w:rsidRPr="0056010A">
        <w:t xml:space="preserve">managed to obtain travel documents to the US for the Jewish Van Leer family, </w:t>
      </w:r>
      <w:r w:rsidR="002C31BC" w:rsidRPr="0056010A">
        <w:t>after</w:t>
      </w:r>
      <w:r w:rsidR="003208C6" w:rsidRPr="0056010A">
        <w:t xml:space="preserve"> </w:t>
      </w:r>
      <w:r w:rsidR="002C31BC" w:rsidRPr="0056010A">
        <w:t xml:space="preserve">the Germans had forced them to </w:t>
      </w:r>
      <w:r w:rsidR="00A779A0" w:rsidRPr="0056010A">
        <w:t>sell</w:t>
      </w:r>
      <w:r w:rsidR="002C31BC" w:rsidRPr="0056010A">
        <w:t xml:space="preserve"> their </w:t>
      </w:r>
      <w:r w:rsidR="009D6317" w:rsidRPr="0056010A">
        <w:t>plate mill</w:t>
      </w:r>
      <w:r w:rsidR="00A779A0" w:rsidRPr="0056010A">
        <w:t xml:space="preserve"> to </w:t>
      </w:r>
      <w:proofErr w:type="spellStart"/>
      <w:r w:rsidR="00A779A0" w:rsidRPr="0056010A">
        <w:t>Hoogovens</w:t>
      </w:r>
      <w:proofErr w:type="spellEnd"/>
      <w:r w:rsidR="003208C6" w:rsidRPr="0056010A">
        <w:t xml:space="preserve">. </w:t>
      </w:r>
      <w:proofErr w:type="spellStart"/>
      <w:r w:rsidR="005E3E5B" w:rsidRPr="0056010A">
        <w:t>Hoogovens</w:t>
      </w:r>
      <w:proofErr w:type="spellEnd"/>
      <w:r w:rsidR="00555DB0" w:rsidRPr="0056010A">
        <w:t xml:space="preserve"> was able to continue its course until 1944</w:t>
      </w:r>
      <w:r w:rsidR="00FE7504" w:rsidRPr="0056010A">
        <w:t>,</w:t>
      </w:r>
      <w:r w:rsidR="00555DB0" w:rsidRPr="0056010A">
        <w:t xml:space="preserve"> when </w:t>
      </w:r>
      <w:r w:rsidR="00216489" w:rsidRPr="0056010A">
        <w:t>the German</w:t>
      </w:r>
      <w:r w:rsidR="0019014A" w:rsidRPr="0056010A">
        <w:t>s</w:t>
      </w:r>
      <w:r w:rsidR="00216489" w:rsidRPr="0056010A">
        <w:t xml:space="preserve"> </w:t>
      </w:r>
      <w:r w:rsidR="00555DB0" w:rsidRPr="0056010A">
        <w:t xml:space="preserve">forced </w:t>
      </w:r>
      <w:r w:rsidR="00EB4046" w:rsidRPr="0056010A">
        <w:t xml:space="preserve">it </w:t>
      </w:r>
      <w:r w:rsidR="00555DB0" w:rsidRPr="0056010A">
        <w:t xml:space="preserve">to </w:t>
      </w:r>
      <w:r w:rsidR="002858E0" w:rsidRPr="0056010A">
        <w:t xml:space="preserve">directly </w:t>
      </w:r>
      <w:r w:rsidR="00555DB0" w:rsidRPr="0056010A">
        <w:t xml:space="preserve">support </w:t>
      </w:r>
      <w:r w:rsidR="00FE7504" w:rsidRPr="0056010A">
        <w:t xml:space="preserve">the </w:t>
      </w:r>
      <w:r w:rsidR="00555DB0" w:rsidRPr="0056010A">
        <w:t>German war industry</w:t>
      </w:r>
      <w:r w:rsidR="00EB4046" w:rsidRPr="0056010A">
        <w:t>.</w:t>
      </w:r>
      <w:r w:rsidR="00555DB0" w:rsidRPr="0056010A">
        <w:t xml:space="preserve"> </w:t>
      </w:r>
      <w:proofErr w:type="spellStart"/>
      <w:r w:rsidR="00555DB0" w:rsidRPr="0056010A">
        <w:t>Holtrop</w:t>
      </w:r>
      <w:proofErr w:type="spellEnd"/>
      <w:r w:rsidR="00555DB0" w:rsidRPr="0056010A">
        <w:t xml:space="preserve"> and his co-director </w:t>
      </w:r>
      <w:r w:rsidR="00A779A0" w:rsidRPr="0056010A">
        <w:t xml:space="preserve">stopped </w:t>
      </w:r>
      <w:r w:rsidR="00201CCF" w:rsidRPr="0056010A">
        <w:t xml:space="preserve">working </w:t>
      </w:r>
      <w:r w:rsidR="00A779A0" w:rsidRPr="0056010A">
        <w:t>and</w:t>
      </w:r>
      <w:r w:rsidR="00EB4046" w:rsidRPr="0056010A">
        <w:t xml:space="preserve"> </w:t>
      </w:r>
      <w:r w:rsidR="00FE7504" w:rsidRPr="0056010A">
        <w:t>went</w:t>
      </w:r>
      <w:r w:rsidR="00555DB0" w:rsidRPr="0056010A">
        <w:t xml:space="preserve"> into hiding</w:t>
      </w:r>
      <w:r w:rsidR="00FE7504" w:rsidRPr="0056010A">
        <w:t xml:space="preserve">. In addition to his industrial activities </w:t>
      </w:r>
      <w:proofErr w:type="spellStart"/>
      <w:r w:rsidR="00FE7504" w:rsidRPr="0056010A">
        <w:t>Holtrop</w:t>
      </w:r>
      <w:proofErr w:type="spellEnd"/>
      <w:r w:rsidR="00FE7504" w:rsidRPr="0056010A">
        <w:t xml:space="preserve"> </w:t>
      </w:r>
      <w:r w:rsidR="00201CCF" w:rsidRPr="0056010A">
        <w:t xml:space="preserve">was </w:t>
      </w:r>
      <w:r w:rsidR="00FE7504" w:rsidRPr="0056010A">
        <w:t xml:space="preserve">an active participant in </w:t>
      </w:r>
      <w:r w:rsidR="00D86CB3" w:rsidRPr="0056010A">
        <w:t xml:space="preserve">debates on monetary issues in </w:t>
      </w:r>
      <w:r w:rsidR="003F7B62" w:rsidRPr="0056010A">
        <w:t>several</w:t>
      </w:r>
      <w:r w:rsidR="00FE7504" w:rsidRPr="0056010A">
        <w:t xml:space="preserve"> </w:t>
      </w:r>
      <w:r w:rsidR="00D86CB3" w:rsidRPr="0056010A">
        <w:t xml:space="preserve">associations of economists, combining his business experience </w:t>
      </w:r>
      <w:r w:rsidR="00216489" w:rsidRPr="0056010A">
        <w:t>with his</w:t>
      </w:r>
      <w:r w:rsidR="00D86CB3" w:rsidRPr="0056010A">
        <w:t xml:space="preserve"> monetary </w:t>
      </w:r>
      <w:r w:rsidR="00E24DDB" w:rsidRPr="0056010A">
        <w:t>reflections</w:t>
      </w:r>
      <w:r w:rsidR="00D86CB3" w:rsidRPr="0056010A">
        <w:t>.</w:t>
      </w:r>
      <w:r w:rsidR="00216489" w:rsidRPr="0056010A">
        <w:t xml:space="preserve"> As a response to the </w:t>
      </w:r>
      <w:r w:rsidR="00397948" w:rsidRPr="0056010A">
        <w:t>depression</w:t>
      </w:r>
      <w:r w:rsidR="00216489" w:rsidRPr="0056010A">
        <w:t xml:space="preserve"> </w:t>
      </w:r>
      <w:r w:rsidR="006C183A" w:rsidRPr="0056010A">
        <w:t xml:space="preserve">of the 1930s </w:t>
      </w:r>
      <w:r w:rsidR="00216489" w:rsidRPr="0056010A">
        <w:t xml:space="preserve">he </w:t>
      </w:r>
      <w:r w:rsidR="00EB4046" w:rsidRPr="0056010A">
        <w:t>favoured</w:t>
      </w:r>
      <w:r w:rsidR="00216489" w:rsidRPr="0056010A">
        <w:t xml:space="preserve"> a devaluation of the Dutch currency</w:t>
      </w:r>
      <w:r w:rsidR="00397948" w:rsidRPr="0056010A">
        <w:t xml:space="preserve"> in 1934</w:t>
      </w:r>
      <w:r w:rsidR="00216489" w:rsidRPr="0056010A">
        <w:t xml:space="preserve">, thus contradicting the government </w:t>
      </w:r>
      <w:r w:rsidR="00216489" w:rsidRPr="0056010A">
        <w:lastRenderedPageBreak/>
        <w:t xml:space="preserve">and </w:t>
      </w:r>
      <w:r w:rsidR="001B2DFF" w:rsidRPr="0056010A">
        <w:t xml:space="preserve">the </w:t>
      </w:r>
      <w:r w:rsidR="00EB4046" w:rsidRPr="0056010A">
        <w:t>c</w:t>
      </w:r>
      <w:r w:rsidR="00216489" w:rsidRPr="0056010A">
        <w:t xml:space="preserve">entral </w:t>
      </w:r>
      <w:r w:rsidR="00EB4046" w:rsidRPr="0056010A">
        <w:t>b</w:t>
      </w:r>
      <w:r w:rsidR="00216489" w:rsidRPr="0056010A">
        <w:t xml:space="preserve">ank which </w:t>
      </w:r>
      <w:r w:rsidR="00713BFD" w:rsidRPr="0056010A">
        <w:t>held</w:t>
      </w:r>
      <w:r w:rsidR="00216489" w:rsidRPr="0056010A">
        <w:t xml:space="preserve"> to the </w:t>
      </w:r>
      <w:r w:rsidR="00397948" w:rsidRPr="0056010A">
        <w:t>g</w:t>
      </w:r>
      <w:r w:rsidR="00216489" w:rsidRPr="0056010A">
        <w:t xml:space="preserve">old </w:t>
      </w:r>
      <w:r w:rsidR="00397948" w:rsidRPr="0056010A">
        <w:t>s</w:t>
      </w:r>
      <w:r w:rsidR="00216489" w:rsidRPr="0056010A">
        <w:t>tandard</w:t>
      </w:r>
      <w:r w:rsidR="00EB4046" w:rsidRPr="0056010A">
        <w:t xml:space="preserve">. </w:t>
      </w:r>
      <w:r w:rsidR="00C12B84" w:rsidRPr="0056010A">
        <w:t>He engaged with monetary economists</w:t>
      </w:r>
      <w:r w:rsidR="00A64576" w:rsidRPr="0056010A">
        <w:t>, such as Johan Koopmans,</w:t>
      </w:r>
      <w:r w:rsidR="00C12B84" w:rsidRPr="0056010A">
        <w:t xml:space="preserve"> who advocated the idea of </w:t>
      </w:r>
      <w:r w:rsidR="003208C6" w:rsidRPr="0056010A">
        <w:t xml:space="preserve">so-called </w:t>
      </w:r>
      <w:r w:rsidR="00C12B84" w:rsidRPr="0056010A">
        <w:t xml:space="preserve">neutral money, which meant that changes in the supply of money should not disturb the demand and supply of goods and services in the economy. </w:t>
      </w:r>
      <w:r w:rsidR="00EB4046" w:rsidRPr="0056010A">
        <w:t>Wh</w:t>
      </w:r>
      <w:r w:rsidR="00201CCF" w:rsidRPr="0056010A">
        <w:t>ile</w:t>
      </w:r>
      <w:r w:rsidR="00EB4046" w:rsidRPr="0056010A">
        <w:t xml:space="preserve"> work</w:t>
      </w:r>
      <w:r w:rsidR="00B741A7" w:rsidRPr="0056010A">
        <w:t>ing</w:t>
      </w:r>
      <w:r w:rsidR="00EB4046" w:rsidRPr="0056010A">
        <w:t xml:space="preserve"> in the US he observed </w:t>
      </w:r>
      <w:r w:rsidR="00B741A7" w:rsidRPr="0056010A">
        <w:t xml:space="preserve">the functioning of purely capitalist </w:t>
      </w:r>
      <w:r w:rsidR="00E24DDB" w:rsidRPr="0056010A">
        <w:t>businesses</w:t>
      </w:r>
      <w:r w:rsidR="00B741A7" w:rsidRPr="0056010A">
        <w:t xml:space="preserve"> and</w:t>
      </w:r>
      <w:r w:rsidR="00D222D3" w:rsidRPr="0056010A">
        <w:t>,</w:t>
      </w:r>
      <w:r w:rsidR="00B741A7" w:rsidRPr="0056010A">
        <w:t xml:space="preserve"> </w:t>
      </w:r>
      <w:r w:rsidR="00D222D3" w:rsidRPr="0056010A">
        <w:t xml:space="preserve">in 1939, </w:t>
      </w:r>
      <w:r w:rsidR="00397948" w:rsidRPr="0056010A">
        <w:t xml:space="preserve">he </w:t>
      </w:r>
      <w:r w:rsidR="00B741A7" w:rsidRPr="0056010A">
        <w:t xml:space="preserve">published an article about </w:t>
      </w:r>
      <w:r w:rsidR="00397948" w:rsidRPr="0056010A">
        <w:t xml:space="preserve">US pricing </w:t>
      </w:r>
      <w:r w:rsidR="00B741A7" w:rsidRPr="0056010A">
        <w:t xml:space="preserve">legislation. </w:t>
      </w:r>
    </w:p>
    <w:p w14:paraId="59F4B8FF" w14:textId="77777777" w:rsidR="00A5770F" w:rsidRPr="0056010A" w:rsidRDefault="00815A73" w:rsidP="00A64576">
      <w:pPr>
        <w:jc w:val="both"/>
      </w:pPr>
      <w:r w:rsidRPr="0056010A">
        <w:tab/>
      </w:r>
      <w:r w:rsidR="0026275A" w:rsidRPr="0056010A">
        <w:t xml:space="preserve">In 1942 </w:t>
      </w:r>
      <w:proofErr w:type="spellStart"/>
      <w:r w:rsidR="00EF0AA4" w:rsidRPr="0056010A">
        <w:t>Holtrop</w:t>
      </w:r>
      <w:proofErr w:type="spellEnd"/>
      <w:r w:rsidR="0026275A" w:rsidRPr="0056010A">
        <w:t xml:space="preserve"> start</w:t>
      </w:r>
      <w:r w:rsidR="009F1165" w:rsidRPr="0056010A">
        <w:t>ed</w:t>
      </w:r>
      <w:r w:rsidR="0026275A" w:rsidRPr="0056010A">
        <w:t xml:space="preserve"> a discussion on how to restore monetary order after the war, </w:t>
      </w:r>
      <w:r w:rsidR="00E24DDB" w:rsidRPr="0056010A">
        <w:t>as it was predicted</w:t>
      </w:r>
      <w:r w:rsidR="0026275A" w:rsidRPr="0056010A">
        <w:t xml:space="preserve"> inflation </w:t>
      </w:r>
      <w:r w:rsidR="001855F4" w:rsidRPr="0056010A">
        <w:t>would</w:t>
      </w:r>
      <w:r w:rsidR="0026275A" w:rsidRPr="0056010A">
        <w:t xml:space="preserve"> result from </w:t>
      </w:r>
      <w:r w:rsidR="00E24DDB" w:rsidRPr="0056010A">
        <w:t>the</w:t>
      </w:r>
      <w:r w:rsidR="001855F4" w:rsidRPr="0056010A">
        <w:t xml:space="preserve"> </w:t>
      </w:r>
      <w:r w:rsidR="009F1165" w:rsidRPr="0056010A">
        <w:t xml:space="preserve">huge </w:t>
      </w:r>
      <w:r w:rsidR="0026275A" w:rsidRPr="0056010A">
        <w:t xml:space="preserve">war-time money supply and </w:t>
      </w:r>
      <w:r w:rsidR="009F1165" w:rsidRPr="0056010A">
        <w:t xml:space="preserve">a foreseeable </w:t>
      </w:r>
      <w:r w:rsidR="0026275A" w:rsidRPr="0056010A">
        <w:t>scarcity of goods</w:t>
      </w:r>
      <w:r w:rsidR="001855F4" w:rsidRPr="0056010A">
        <w:t>, with</w:t>
      </w:r>
      <w:r w:rsidR="009F1165" w:rsidRPr="0056010A">
        <w:t xml:space="preserve"> money skimming </w:t>
      </w:r>
      <w:r w:rsidR="00E24DDB" w:rsidRPr="0056010A">
        <w:t>proving to be</w:t>
      </w:r>
      <w:r w:rsidR="00685347" w:rsidRPr="0056010A">
        <w:t xml:space="preserve"> </w:t>
      </w:r>
      <w:r w:rsidR="00D222D3" w:rsidRPr="0056010A">
        <w:t xml:space="preserve">the </w:t>
      </w:r>
      <w:r w:rsidR="0019014A" w:rsidRPr="0056010A">
        <w:t>leading</w:t>
      </w:r>
      <w:r w:rsidR="009F1165" w:rsidRPr="0056010A">
        <w:t xml:space="preserve"> solution. </w:t>
      </w:r>
      <w:r w:rsidR="001855F4" w:rsidRPr="0056010A">
        <w:t xml:space="preserve">In 1944 he </w:t>
      </w:r>
      <w:r w:rsidR="008721E1" w:rsidRPr="0056010A">
        <w:t>joined</w:t>
      </w:r>
      <w:r w:rsidR="001855F4" w:rsidRPr="0056010A">
        <w:t xml:space="preserve"> </w:t>
      </w:r>
      <w:r w:rsidR="00685347" w:rsidRPr="0056010A">
        <w:t xml:space="preserve">a </w:t>
      </w:r>
      <w:r w:rsidR="009E69B9" w:rsidRPr="0056010A">
        <w:t>clandestine</w:t>
      </w:r>
      <w:r w:rsidR="00685347" w:rsidRPr="0056010A">
        <w:t xml:space="preserve"> commission </w:t>
      </w:r>
      <w:r w:rsidR="00172544" w:rsidRPr="0056010A">
        <w:t xml:space="preserve">of economists </w:t>
      </w:r>
      <w:r w:rsidR="00685347" w:rsidRPr="0056010A">
        <w:t xml:space="preserve">to prepare recommendations for </w:t>
      </w:r>
      <w:r w:rsidR="00EF0AA4" w:rsidRPr="0056010A">
        <w:t xml:space="preserve">after the country’s liberation. </w:t>
      </w:r>
      <w:r w:rsidR="00E526CA" w:rsidRPr="0056010A">
        <w:t>Since he was in hiding, this</w:t>
      </w:r>
      <w:r w:rsidR="00EF0AA4" w:rsidRPr="0056010A">
        <w:t xml:space="preserve"> gave </w:t>
      </w:r>
      <w:proofErr w:type="spellStart"/>
      <w:r w:rsidR="00F32C7D" w:rsidRPr="0056010A">
        <w:t>Holtrop</w:t>
      </w:r>
      <w:proofErr w:type="spellEnd"/>
      <w:r w:rsidR="00EF0AA4" w:rsidRPr="0056010A">
        <w:t xml:space="preserve"> </w:t>
      </w:r>
      <w:r w:rsidR="008721E1" w:rsidRPr="0056010A">
        <w:t>time</w:t>
      </w:r>
      <w:r w:rsidR="00EF0AA4" w:rsidRPr="0056010A">
        <w:t xml:space="preserve"> to </w:t>
      </w:r>
      <w:r w:rsidR="008721E1" w:rsidRPr="0056010A">
        <w:t>elaborate views</w:t>
      </w:r>
      <w:r w:rsidR="00EF0AA4" w:rsidRPr="0056010A">
        <w:t xml:space="preserve"> and </w:t>
      </w:r>
      <w:r w:rsidR="00DD27D3" w:rsidRPr="0056010A">
        <w:t>become</w:t>
      </w:r>
      <w:r w:rsidR="00EF0AA4" w:rsidRPr="0056010A">
        <w:t xml:space="preserve"> the report’s main author. </w:t>
      </w:r>
      <w:r w:rsidR="00BC2A37" w:rsidRPr="0056010A">
        <w:t xml:space="preserve">Another </w:t>
      </w:r>
      <w:r w:rsidR="002E2448" w:rsidRPr="0056010A">
        <w:t xml:space="preserve">clandestine </w:t>
      </w:r>
      <w:r w:rsidR="003E5BD0" w:rsidRPr="0056010A">
        <w:t>commission</w:t>
      </w:r>
      <w:r w:rsidR="00BC2A37" w:rsidRPr="0056010A">
        <w:t xml:space="preserve"> also </w:t>
      </w:r>
      <w:r w:rsidR="003208C6" w:rsidRPr="0056010A">
        <w:t>presented</w:t>
      </w:r>
      <w:r w:rsidR="00BC2A37" w:rsidRPr="0056010A">
        <w:t xml:space="preserve"> recommendations</w:t>
      </w:r>
      <w:r w:rsidR="00F32C7D" w:rsidRPr="0056010A">
        <w:t xml:space="preserve"> for the normalization of the monetary system</w:t>
      </w:r>
      <w:r w:rsidR="00BC2A37" w:rsidRPr="0056010A">
        <w:t xml:space="preserve">. Both agreed on reduction in the money supply, but </w:t>
      </w:r>
      <w:r w:rsidR="00172544" w:rsidRPr="0056010A">
        <w:t xml:space="preserve">the </w:t>
      </w:r>
      <w:r w:rsidR="00EE2CDD" w:rsidRPr="0056010A">
        <w:t>measures</w:t>
      </w:r>
      <w:r w:rsidR="00BC2A37" w:rsidRPr="0056010A">
        <w:t xml:space="preserve"> </w:t>
      </w:r>
      <w:r w:rsidR="006E2046" w:rsidRPr="0056010A">
        <w:t xml:space="preserve">for the unblocking of accounts </w:t>
      </w:r>
      <w:r w:rsidR="00172544" w:rsidRPr="0056010A">
        <w:t xml:space="preserve">prepared by </w:t>
      </w:r>
      <w:proofErr w:type="spellStart"/>
      <w:r w:rsidR="00172544" w:rsidRPr="0056010A">
        <w:t>Holtrop’s</w:t>
      </w:r>
      <w:proofErr w:type="spellEnd"/>
      <w:r w:rsidR="00172544" w:rsidRPr="0056010A">
        <w:t xml:space="preserve"> commission </w:t>
      </w:r>
      <w:r w:rsidR="00BC2A37" w:rsidRPr="0056010A">
        <w:t>w</w:t>
      </w:r>
      <w:r w:rsidR="00EE2CDD" w:rsidRPr="0056010A">
        <w:t>ere</w:t>
      </w:r>
      <w:r w:rsidR="00BC2A37" w:rsidRPr="0056010A">
        <w:t xml:space="preserve"> more </w:t>
      </w:r>
      <w:r w:rsidR="00DD27D3" w:rsidRPr="0056010A">
        <w:t>binding</w:t>
      </w:r>
      <w:r w:rsidR="00F32C7D" w:rsidRPr="0056010A">
        <w:t xml:space="preserve">, as </w:t>
      </w:r>
      <w:r w:rsidR="00204C6B" w:rsidRPr="0056010A">
        <w:t>the commission</w:t>
      </w:r>
      <w:r w:rsidR="00F32C7D" w:rsidRPr="0056010A">
        <w:t xml:space="preserve"> </w:t>
      </w:r>
      <w:r w:rsidR="006E2046" w:rsidRPr="0056010A">
        <w:t>expected</w:t>
      </w:r>
      <w:r w:rsidR="009733BF" w:rsidRPr="0056010A">
        <w:t xml:space="preserve"> </w:t>
      </w:r>
      <w:r w:rsidR="003E5BD0" w:rsidRPr="0056010A">
        <w:t xml:space="preserve">that </w:t>
      </w:r>
      <w:r w:rsidR="00172544" w:rsidRPr="0056010A">
        <w:t xml:space="preserve">otherwise </w:t>
      </w:r>
      <w:r w:rsidR="00204C6B" w:rsidRPr="0056010A">
        <w:t xml:space="preserve">the </w:t>
      </w:r>
      <w:r w:rsidR="00813DD2" w:rsidRPr="0056010A">
        <w:t>intended</w:t>
      </w:r>
      <w:r w:rsidR="00204C6B" w:rsidRPr="0056010A">
        <w:t xml:space="preserve"> control over </w:t>
      </w:r>
      <w:r w:rsidR="00813DD2" w:rsidRPr="0056010A">
        <w:t xml:space="preserve">the </w:t>
      </w:r>
      <w:r w:rsidR="00204C6B" w:rsidRPr="0056010A">
        <w:t xml:space="preserve">money supply </w:t>
      </w:r>
      <w:r w:rsidR="00F32C7D" w:rsidRPr="0056010A">
        <w:t xml:space="preserve">would </w:t>
      </w:r>
      <w:r w:rsidR="00204C6B" w:rsidRPr="0056010A">
        <w:t>be in</w:t>
      </w:r>
      <w:r w:rsidR="00813DD2" w:rsidRPr="0056010A">
        <w:t>adequate</w:t>
      </w:r>
      <w:r w:rsidR="00F32C7D" w:rsidRPr="0056010A">
        <w:t xml:space="preserve">. </w:t>
      </w:r>
      <w:r w:rsidR="00120EC5" w:rsidRPr="0056010A">
        <w:t xml:space="preserve">Shortly after the </w:t>
      </w:r>
      <w:r w:rsidR="00DE1230" w:rsidRPr="0056010A">
        <w:t xml:space="preserve">country’s </w:t>
      </w:r>
      <w:r w:rsidR="00120EC5" w:rsidRPr="0056010A">
        <w:t>liberation</w:t>
      </w:r>
      <w:r w:rsidR="00172544" w:rsidRPr="0056010A">
        <w:t>,</w:t>
      </w:r>
      <w:r w:rsidR="00120EC5" w:rsidRPr="0056010A">
        <w:t xml:space="preserve"> in June 1945</w:t>
      </w:r>
      <w:r w:rsidR="00172544" w:rsidRPr="0056010A">
        <w:t>,</w:t>
      </w:r>
      <w:r w:rsidR="00120EC5" w:rsidRPr="0056010A">
        <w:t xml:space="preserve"> </w:t>
      </w:r>
      <w:r w:rsidR="006E2046" w:rsidRPr="0056010A">
        <w:t xml:space="preserve">Minister </w:t>
      </w:r>
      <w:r w:rsidR="00924629" w:rsidRPr="0056010A">
        <w:t xml:space="preserve">of Finance </w:t>
      </w:r>
      <w:r w:rsidR="006E2046" w:rsidRPr="0056010A">
        <w:t xml:space="preserve">Pieter </w:t>
      </w:r>
      <w:proofErr w:type="spellStart"/>
      <w:r w:rsidR="006E2046" w:rsidRPr="0056010A">
        <w:t>Lieftinck</w:t>
      </w:r>
      <w:proofErr w:type="spellEnd"/>
      <w:r w:rsidR="006E2046" w:rsidRPr="0056010A">
        <w:t xml:space="preserve"> </w:t>
      </w:r>
      <w:r w:rsidR="003E5BD0" w:rsidRPr="0056010A">
        <w:t>chose</w:t>
      </w:r>
      <w:r w:rsidR="006E2046" w:rsidRPr="0056010A">
        <w:t xml:space="preserve"> the </w:t>
      </w:r>
      <w:proofErr w:type="spellStart"/>
      <w:r w:rsidR="006E2046" w:rsidRPr="0056010A">
        <w:t>Holtrop</w:t>
      </w:r>
      <w:proofErr w:type="spellEnd"/>
      <w:r w:rsidR="006E2046" w:rsidRPr="0056010A">
        <w:t xml:space="preserve"> option, as he believed </w:t>
      </w:r>
      <w:r w:rsidR="00AC7251" w:rsidRPr="0056010A">
        <w:t xml:space="preserve">that </w:t>
      </w:r>
      <w:r w:rsidR="00537260" w:rsidRPr="0056010A">
        <w:t>this approach</w:t>
      </w:r>
      <w:r w:rsidR="00AC7251" w:rsidRPr="0056010A">
        <w:t xml:space="preserve"> had </w:t>
      </w:r>
      <w:r w:rsidR="009745A5" w:rsidRPr="0056010A">
        <w:t>better</w:t>
      </w:r>
      <w:r w:rsidR="00AC7251" w:rsidRPr="0056010A">
        <w:t xml:space="preserve"> safeguards for economic recovery.</w:t>
      </w:r>
      <w:r w:rsidR="007E2AFF" w:rsidRPr="0056010A">
        <w:t xml:space="preserve"> </w:t>
      </w:r>
      <w:r w:rsidR="00247B82" w:rsidRPr="0056010A">
        <w:t xml:space="preserve">During the war </w:t>
      </w:r>
      <w:proofErr w:type="spellStart"/>
      <w:r w:rsidR="00247B82" w:rsidRPr="0056010A">
        <w:t>Lieftinck</w:t>
      </w:r>
      <w:proofErr w:type="spellEnd"/>
      <w:r w:rsidR="00247B82" w:rsidRPr="0056010A">
        <w:t xml:space="preserve"> had been a prisoner in German concentration camps, but as a hostage had certain privileges. When he discovered</w:t>
      </w:r>
      <w:r w:rsidR="005E5FED" w:rsidRPr="0056010A">
        <w:t xml:space="preserve"> a message about the Bretton Woods conference of 1944 in a discarded newspaper, he </w:t>
      </w:r>
      <w:r w:rsidR="00110833" w:rsidRPr="0056010A">
        <w:t xml:space="preserve">managed to </w:t>
      </w:r>
      <w:r w:rsidR="005E5FED" w:rsidRPr="0056010A">
        <w:t>receive the text</w:t>
      </w:r>
      <w:r w:rsidR="00110833" w:rsidRPr="0056010A">
        <w:t>s</w:t>
      </w:r>
      <w:r w:rsidR="005E5FED" w:rsidRPr="0056010A">
        <w:t xml:space="preserve"> of the agreements through the Red Cross and to study them</w:t>
      </w:r>
      <w:r w:rsidR="009D1667" w:rsidRPr="0056010A">
        <w:t xml:space="preserve"> in the camp</w:t>
      </w:r>
      <w:r w:rsidR="005E5FED" w:rsidRPr="0056010A">
        <w:t xml:space="preserve">. He understood that a return to the gold standard was </w:t>
      </w:r>
      <w:r w:rsidR="00110833" w:rsidRPr="0056010A">
        <w:t>un</w:t>
      </w:r>
      <w:r w:rsidR="005E5FED" w:rsidRPr="0056010A">
        <w:t xml:space="preserve">necessary, that protectionist measures could </w:t>
      </w:r>
      <w:r w:rsidR="00E24DDB" w:rsidRPr="0056010A">
        <w:t xml:space="preserve">eventually </w:t>
      </w:r>
      <w:r w:rsidR="005E5FED" w:rsidRPr="0056010A">
        <w:t>be abolished and that</w:t>
      </w:r>
      <w:r w:rsidR="00240B1E" w:rsidRPr="0056010A">
        <w:t xml:space="preserve"> the International Monetary Fund (IMF) and the International Bank for Reconstruction and Development (IBRD) </w:t>
      </w:r>
      <w:r w:rsidR="006F19B5" w:rsidRPr="0056010A">
        <w:t>were to</w:t>
      </w:r>
      <w:r w:rsidR="00240B1E" w:rsidRPr="0056010A">
        <w:t xml:space="preserve"> take care of supervision and consultation. </w:t>
      </w:r>
      <w:r w:rsidR="009D1667" w:rsidRPr="0056010A">
        <w:t>Once a</w:t>
      </w:r>
      <w:r w:rsidR="00240B1E" w:rsidRPr="0056010A">
        <w:t xml:space="preserve"> minister</w:t>
      </w:r>
      <w:r w:rsidR="00B07A02" w:rsidRPr="0056010A">
        <w:t>,</w:t>
      </w:r>
      <w:r w:rsidR="00240B1E" w:rsidRPr="0056010A">
        <w:t xml:space="preserve"> </w:t>
      </w:r>
      <w:proofErr w:type="spellStart"/>
      <w:r w:rsidR="00B07A02" w:rsidRPr="0056010A">
        <w:t>Lieftinck</w:t>
      </w:r>
      <w:proofErr w:type="spellEnd"/>
      <w:r w:rsidR="00240B1E" w:rsidRPr="0056010A">
        <w:t xml:space="preserve"> wrote the explanation of the </w:t>
      </w:r>
      <w:r w:rsidR="007E5D3E" w:rsidRPr="0056010A">
        <w:t>law</w:t>
      </w:r>
      <w:r w:rsidR="00240B1E" w:rsidRPr="0056010A">
        <w:t xml:space="preserve"> to accede to the Bretton Woods institutions</w:t>
      </w:r>
      <w:r w:rsidR="00D56CA2" w:rsidRPr="0056010A">
        <w:t xml:space="preserve"> and convinced </w:t>
      </w:r>
      <w:r w:rsidR="00A20DC2" w:rsidRPr="0056010A">
        <w:t xml:space="preserve">the Dutch </w:t>
      </w:r>
      <w:r w:rsidR="00D56CA2" w:rsidRPr="0056010A">
        <w:t xml:space="preserve">parliament </w:t>
      </w:r>
      <w:r w:rsidR="00110833" w:rsidRPr="0056010A">
        <w:t>in December</w:t>
      </w:r>
      <w:r w:rsidR="000023C6" w:rsidRPr="0056010A">
        <w:t xml:space="preserve"> 1945</w:t>
      </w:r>
      <w:r w:rsidR="00240B1E" w:rsidRPr="0056010A">
        <w:t>.</w:t>
      </w:r>
      <w:r w:rsidR="00110833" w:rsidRPr="0056010A">
        <w:t xml:space="preserve"> </w:t>
      </w:r>
    </w:p>
    <w:p w14:paraId="54CAF7CD" w14:textId="1A1C481B" w:rsidR="00E34886" w:rsidRPr="0056010A" w:rsidRDefault="00A5770F" w:rsidP="00A64576">
      <w:pPr>
        <w:ind w:firstLine="708"/>
        <w:jc w:val="both"/>
      </w:pPr>
      <w:proofErr w:type="spellStart"/>
      <w:r w:rsidRPr="0056010A">
        <w:t>Lieftinck</w:t>
      </w:r>
      <w:proofErr w:type="spellEnd"/>
      <w:r w:rsidRPr="0056010A">
        <w:t xml:space="preserve"> </w:t>
      </w:r>
      <w:r w:rsidR="00110833" w:rsidRPr="0056010A">
        <w:t xml:space="preserve">appointed </w:t>
      </w:r>
      <w:proofErr w:type="spellStart"/>
      <w:r w:rsidR="00110833" w:rsidRPr="0056010A">
        <w:t>Holtrop</w:t>
      </w:r>
      <w:proofErr w:type="spellEnd"/>
      <w:r w:rsidR="00110833" w:rsidRPr="0056010A">
        <w:t xml:space="preserve"> </w:t>
      </w:r>
      <w:r w:rsidR="00FE4C70" w:rsidRPr="0056010A">
        <w:t xml:space="preserve">as President of De </w:t>
      </w:r>
      <w:proofErr w:type="spellStart"/>
      <w:r w:rsidR="00FE4C70" w:rsidRPr="0056010A">
        <w:t>Nederlandsche</w:t>
      </w:r>
      <w:proofErr w:type="spellEnd"/>
      <w:r w:rsidR="00FE4C70" w:rsidRPr="0056010A">
        <w:t xml:space="preserve"> Bank, the Dutch central bank </w:t>
      </w:r>
      <w:r w:rsidR="002E2448" w:rsidRPr="0056010A">
        <w:t>(</w:t>
      </w:r>
      <w:r w:rsidR="00FE4C70" w:rsidRPr="0056010A">
        <w:t>as of May 1946</w:t>
      </w:r>
      <w:r w:rsidR="002E2448" w:rsidRPr="0056010A">
        <w:t>)</w:t>
      </w:r>
      <w:r w:rsidR="00FE4C70" w:rsidRPr="0056010A">
        <w:t xml:space="preserve">. </w:t>
      </w:r>
      <w:r w:rsidRPr="0056010A">
        <w:t>He</w:t>
      </w:r>
      <w:r w:rsidR="006F19B5" w:rsidRPr="0056010A">
        <w:t xml:space="preserve"> preferred an independent person with an open eye for general economic problems</w:t>
      </w:r>
      <w:r w:rsidR="00DE1230" w:rsidRPr="0056010A">
        <w:t>, rather than</w:t>
      </w:r>
      <w:r w:rsidR="006F19B5" w:rsidRPr="0056010A">
        <w:t xml:space="preserve"> </w:t>
      </w:r>
      <w:r w:rsidR="00DE1230" w:rsidRPr="0056010A">
        <w:t xml:space="preserve">a banker, </w:t>
      </w:r>
      <w:r w:rsidR="006F19B5" w:rsidRPr="0056010A">
        <w:t xml:space="preserve">and appreciated </w:t>
      </w:r>
      <w:proofErr w:type="spellStart"/>
      <w:r w:rsidR="006F19B5" w:rsidRPr="0056010A">
        <w:t>Holtrop’s</w:t>
      </w:r>
      <w:proofErr w:type="spellEnd"/>
      <w:r w:rsidR="006F19B5" w:rsidRPr="0056010A">
        <w:t xml:space="preserve"> combination of business and monetary experience. With </w:t>
      </w:r>
      <w:proofErr w:type="spellStart"/>
      <w:r w:rsidR="006F19B5" w:rsidRPr="0056010A">
        <w:t>Lieftinck</w:t>
      </w:r>
      <w:proofErr w:type="spellEnd"/>
      <w:r w:rsidR="006F19B5" w:rsidRPr="0056010A">
        <w:t xml:space="preserve"> focus</w:t>
      </w:r>
      <w:r w:rsidR="00ED7232" w:rsidRPr="0056010A">
        <w:t>ed</w:t>
      </w:r>
      <w:r w:rsidR="006F19B5" w:rsidRPr="0056010A">
        <w:t xml:space="preserve"> on economic recovery, </w:t>
      </w:r>
      <w:proofErr w:type="spellStart"/>
      <w:r w:rsidR="006F19B5" w:rsidRPr="0056010A">
        <w:t>Holtrop</w:t>
      </w:r>
      <w:proofErr w:type="spellEnd"/>
      <w:r w:rsidR="006F19B5" w:rsidRPr="0056010A">
        <w:t xml:space="preserve"> </w:t>
      </w:r>
      <w:r w:rsidR="00204C6B" w:rsidRPr="0056010A">
        <w:t xml:space="preserve">guarded the </w:t>
      </w:r>
      <w:r w:rsidR="006F19B5" w:rsidRPr="0056010A">
        <w:t xml:space="preserve">money supply. He </w:t>
      </w:r>
      <w:r w:rsidR="00ED19E9" w:rsidRPr="0056010A">
        <w:t xml:space="preserve">regularly </w:t>
      </w:r>
      <w:r w:rsidR="006F19B5" w:rsidRPr="0056010A">
        <w:t xml:space="preserve">accused </w:t>
      </w:r>
      <w:proofErr w:type="spellStart"/>
      <w:r w:rsidR="006F19B5" w:rsidRPr="0056010A">
        <w:t>Lieftinck</w:t>
      </w:r>
      <w:proofErr w:type="spellEnd"/>
      <w:r w:rsidR="006F19B5" w:rsidRPr="0056010A">
        <w:t xml:space="preserve"> of inflationary financing</w:t>
      </w:r>
      <w:r w:rsidR="004C2E25" w:rsidRPr="0056010A">
        <w:t>,</w:t>
      </w:r>
      <w:r w:rsidR="006F19B5" w:rsidRPr="0056010A">
        <w:t xml:space="preserve"> </w:t>
      </w:r>
      <w:r w:rsidR="00ED7232" w:rsidRPr="0056010A">
        <w:t xml:space="preserve">but </w:t>
      </w:r>
      <w:proofErr w:type="spellStart"/>
      <w:r w:rsidR="00ED7232" w:rsidRPr="0056010A">
        <w:t>Lieftinck</w:t>
      </w:r>
      <w:proofErr w:type="spellEnd"/>
      <w:r w:rsidR="00ED7232" w:rsidRPr="0056010A">
        <w:t xml:space="preserve"> </w:t>
      </w:r>
      <w:r w:rsidR="009D1667" w:rsidRPr="0056010A">
        <w:t>claimed</w:t>
      </w:r>
      <w:r w:rsidR="006F19B5" w:rsidRPr="0056010A">
        <w:t xml:space="preserve"> that </w:t>
      </w:r>
      <w:r w:rsidR="00ED7232" w:rsidRPr="0056010A">
        <w:t>this was necessary</w:t>
      </w:r>
      <w:r w:rsidR="006F19B5" w:rsidRPr="0056010A">
        <w:t xml:space="preserve"> so</w:t>
      </w:r>
      <w:r w:rsidR="00CB62F5" w:rsidRPr="0056010A">
        <w:t xml:space="preserve"> </w:t>
      </w:r>
      <w:r w:rsidR="00ED7232" w:rsidRPr="0056010A">
        <w:t xml:space="preserve">that </w:t>
      </w:r>
      <w:r w:rsidR="00CB62F5" w:rsidRPr="0056010A">
        <w:t xml:space="preserve">recovery </w:t>
      </w:r>
      <w:r w:rsidR="00ED7232" w:rsidRPr="0056010A">
        <w:t>w</w:t>
      </w:r>
      <w:r w:rsidR="00CB62F5" w:rsidRPr="0056010A">
        <w:t xml:space="preserve">ould not take too long. </w:t>
      </w:r>
      <w:r w:rsidR="00B5196B" w:rsidRPr="0056010A">
        <w:t xml:space="preserve">In carrying out his duties, </w:t>
      </w:r>
      <w:proofErr w:type="spellStart"/>
      <w:r w:rsidR="00CB62F5" w:rsidRPr="0056010A">
        <w:t>Holtrop</w:t>
      </w:r>
      <w:proofErr w:type="spellEnd"/>
      <w:r w:rsidR="00CB62F5" w:rsidRPr="0056010A">
        <w:t xml:space="preserve"> modernized the central bank, which was nationalized in 1948, and established a research department with monetary economists. </w:t>
      </w:r>
      <w:r w:rsidR="00F131A4" w:rsidRPr="0056010A">
        <w:t xml:space="preserve">The bank was hierarchically organized, with </w:t>
      </w:r>
      <w:proofErr w:type="spellStart"/>
      <w:r w:rsidR="00F131A4" w:rsidRPr="0056010A">
        <w:t>Holtrop</w:t>
      </w:r>
      <w:proofErr w:type="spellEnd"/>
      <w:r w:rsidR="00F131A4" w:rsidRPr="0056010A">
        <w:t xml:space="preserve"> deciding on monetary policy and crafting the theoretical arguments in support. He </w:t>
      </w:r>
      <w:r w:rsidR="00AB302E" w:rsidRPr="0056010A">
        <w:t xml:space="preserve">‘looked for clues in the statistical and other materials to probe into the causal chain of monetary events over the past year’ (Den Butter and Maas 2011: 4) and </w:t>
      </w:r>
      <w:r w:rsidR="00F131A4" w:rsidRPr="0056010A">
        <w:t xml:space="preserve">used the other </w:t>
      </w:r>
      <w:r w:rsidR="000D1CA4" w:rsidRPr="0056010A">
        <w:t>economists</w:t>
      </w:r>
      <w:r w:rsidR="00F131A4" w:rsidRPr="0056010A">
        <w:t xml:space="preserve"> as sparring partners in designing and extending the analysis and policy framework. </w:t>
      </w:r>
      <w:r w:rsidR="00DB6027" w:rsidRPr="0056010A">
        <w:t>His quantitative monetary analysis framework, based on the idea of neutral money</w:t>
      </w:r>
      <w:r w:rsidR="001945EF" w:rsidRPr="0056010A">
        <w:t xml:space="preserve"> and aimed at recognizing </w:t>
      </w:r>
      <w:r w:rsidR="00404404" w:rsidRPr="0056010A">
        <w:t>(</w:t>
      </w:r>
      <w:r w:rsidR="003B3750" w:rsidRPr="0056010A">
        <w:t>external</w:t>
      </w:r>
      <w:r w:rsidR="00404404" w:rsidRPr="0056010A">
        <w:t>)</w:t>
      </w:r>
      <w:r w:rsidR="003B3750" w:rsidRPr="0056010A">
        <w:t xml:space="preserve"> </w:t>
      </w:r>
      <w:r w:rsidR="00840782" w:rsidRPr="0056010A">
        <w:t>disturbances</w:t>
      </w:r>
      <w:r w:rsidR="00DB6027" w:rsidRPr="0056010A">
        <w:t xml:space="preserve">, </w:t>
      </w:r>
      <w:r w:rsidR="00560476" w:rsidRPr="0056010A">
        <w:t>resul</w:t>
      </w:r>
      <w:r w:rsidR="003159C2" w:rsidRPr="0056010A">
        <w:t>ted</w:t>
      </w:r>
      <w:r w:rsidR="00DB6027" w:rsidRPr="0056010A">
        <w:t xml:space="preserve"> in the </w:t>
      </w:r>
      <w:r w:rsidR="00AB302E" w:rsidRPr="0056010A">
        <w:t>custom</w:t>
      </w:r>
      <w:r w:rsidR="003159C2" w:rsidRPr="0056010A">
        <w:t xml:space="preserve"> </w:t>
      </w:r>
      <w:r w:rsidR="00560476" w:rsidRPr="0056010A">
        <w:t>(since 195</w:t>
      </w:r>
      <w:r w:rsidR="00ED19E9" w:rsidRPr="0056010A">
        <w:t>4</w:t>
      </w:r>
      <w:r w:rsidR="00560476" w:rsidRPr="0056010A">
        <w:t xml:space="preserve">) </w:t>
      </w:r>
      <w:r w:rsidR="003159C2" w:rsidRPr="0056010A">
        <w:t xml:space="preserve">of the </w:t>
      </w:r>
      <w:r w:rsidR="004C37D4" w:rsidRPr="0056010A">
        <w:t>c</w:t>
      </w:r>
      <w:r w:rsidR="00DB6027" w:rsidRPr="0056010A">
        <w:t xml:space="preserve">entral </w:t>
      </w:r>
      <w:r w:rsidR="004C37D4" w:rsidRPr="0056010A">
        <w:t>b</w:t>
      </w:r>
      <w:r w:rsidR="00DB6027" w:rsidRPr="0056010A">
        <w:t xml:space="preserve">ank’s annual report </w:t>
      </w:r>
      <w:r w:rsidR="00560476" w:rsidRPr="0056010A">
        <w:t xml:space="preserve">being </w:t>
      </w:r>
      <w:r w:rsidR="003159C2" w:rsidRPr="0056010A">
        <w:t>debated</w:t>
      </w:r>
      <w:r w:rsidR="00DB6027" w:rsidRPr="0056010A">
        <w:t xml:space="preserve"> in the economist magazine </w:t>
      </w:r>
      <w:proofErr w:type="spellStart"/>
      <w:r w:rsidR="00DB6027" w:rsidRPr="0056010A">
        <w:rPr>
          <w:i/>
        </w:rPr>
        <w:t>Economisch-Statistische</w:t>
      </w:r>
      <w:proofErr w:type="spellEnd"/>
      <w:r w:rsidR="00DB6027" w:rsidRPr="0056010A">
        <w:rPr>
          <w:i/>
        </w:rPr>
        <w:t xml:space="preserve"> </w:t>
      </w:r>
      <w:proofErr w:type="spellStart"/>
      <w:r w:rsidR="00DB6027" w:rsidRPr="0056010A">
        <w:rPr>
          <w:i/>
        </w:rPr>
        <w:t>Berichten</w:t>
      </w:r>
      <w:proofErr w:type="spellEnd"/>
      <w:r w:rsidR="00DB6027" w:rsidRPr="0056010A">
        <w:t xml:space="preserve">, </w:t>
      </w:r>
      <w:r w:rsidR="009E1562" w:rsidRPr="0056010A">
        <w:t>in his time</w:t>
      </w:r>
      <w:r w:rsidR="00001B29" w:rsidRPr="0056010A">
        <w:t xml:space="preserve"> by</w:t>
      </w:r>
      <w:r w:rsidR="00DB6027" w:rsidRPr="0056010A">
        <w:t xml:space="preserve"> </w:t>
      </w:r>
      <w:r w:rsidR="004174E3" w:rsidRPr="0056010A">
        <w:t>Keynes</w:t>
      </w:r>
      <w:r w:rsidR="003B3750" w:rsidRPr="0056010A">
        <w:t>-inspired</w:t>
      </w:r>
      <w:r w:rsidR="004174E3" w:rsidRPr="0056010A">
        <w:t xml:space="preserve"> economists</w:t>
      </w:r>
      <w:r w:rsidR="003159C2" w:rsidRPr="0056010A">
        <w:t xml:space="preserve"> such as </w:t>
      </w:r>
      <w:r w:rsidR="00DB6027" w:rsidRPr="0056010A">
        <w:t>Jan Tinbergen</w:t>
      </w:r>
      <w:r w:rsidR="00560476" w:rsidRPr="0056010A">
        <w:t>, head of the Central Planning Bureau,</w:t>
      </w:r>
      <w:r w:rsidR="00DB6027" w:rsidRPr="0056010A">
        <w:t xml:space="preserve"> and Johan Witteveen</w:t>
      </w:r>
      <w:r w:rsidR="00560476" w:rsidRPr="0056010A">
        <w:t>, member of the Social and Economic Council</w:t>
      </w:r>
      <w:r w:rsidR="003159C2" w:rsidRPr="0056010A">
        <w:t xml:space="preserve">. </w:t>
      </w:r>
      <w:proofErr w:type="spellStart"/>
      <w:r w:rsidR="00ED19E9" w:rsidRPr="0056010A">
        <w:t>Holtrop’s</w:t>
      </w:r>
      <w:proofErr w:type="spellEnd"/>
      <w:r w:rsidR="00560476" w:rsidRPr="0056010A">
        <w:t xml:space="preserve"> </w:t>
      </w:r>
      <w:proofErr w:type="gramStart"/>
      <w:r w:rsidR="00560476" w:rsidRPr="0056010A">
        <w:t>quantitatively</w:t>
      </w:r>
      <w:r w:rsidR="00DD27D3" w:rsidRPr="0056010A">
        <w:t>-</w:t>
      </w:r>
      <w:r w:rsidR="00560476" w:rsidRPr="0056010A">
        <w:t>oriented</w:t>
      </w:r>
      <w:proofErr w:type="gramEnd"/>
      <w:r w:rsidR="00560476" w:rsidRPr="0056010A">
        <w:t xml:space="preserve"> </w:t>
      </w:r>
      <w:r w:rsidR="00010ABC" w:rsidRPr="0056010A">
        <w:t>approach</w:t>
      </w:r>
      <w:r w:rsidR="00560476" w:rsidRPr="0056010A">
        <w:t xml:space="preserve"> was seen as </w:t>
      </w:r>
      <w:r w:rsidR="003B3750" w:rsidRPr="0056010A">
        <w:t>a critique of</w:t>
      </w:r>
      <w:r w:rsidR="00560476" w:rsidRPr="0056010A">
        <w:t xml:space="preserve"> </w:t>
      </w:r>
      <w:r w:rsidR="00010ABC" w:rsidRPr="0056010A">
        <w:t>Keynesian</w:t>
      </w:r>
      <w:r w:rsidR="003B3750" w:rsidRPr="0056010A">
        <w:t>ism</w:t>
      </w:r>
      <w:r w:rsidR="00010ABC" w:rsidRPr="0056010A">
        <w:t xml:space="preserve"> </w:t>
      </w:r>
      <w:r w:rsidR="00797B46" w:rsidRPr="0056010A">
        <w:t>paying</w:t>
      </w:r>
      <w:r w:rsidR="004C37D4" w:rsidRPr="0056010A">
        <w:t xml:space="preserve"> insufficient attention to monetary developments</w:t>
      </w:r>
      <w:r w:rsidR="00ED19E9" w:rsidRPr="0056010A">
        <w:t>.</w:t>
      </w:r>
    </w:p>
    <w:p w14:paraId="64537454" w14:textId="41A3EC16" w:rsidR="00326138" w:rsidRPr="0056010A" w:rsidRDefault="000272F7" w:rsidP="00A64576">
      <w:pPr>
        <w:ind w:firstLine="708"/>
        <w:jc w:val="both"/>
      </w:pPr>
      <w:r w:rsidRPr="0056010A">
        <w:t xml:space="preserve">In </w:t>
      </w:r>
      <w:r w:rsidR="004960AD" w:rsidRPr="0056010A">
        <w:t xml:space="preserve">July </w:t>
      </w:r>
      <w:r w:rsidRPr="0056010A">
        <w:t xml:space="preserve">1946 </w:t>
      </w:r>
      <w:proofErr w:type="spellStart"/>
      <w:r w:rsidR="00010ABC" w:rsidRPr="0056010A">
        <w:t>Holtrop</w:t>
      </w:r>
      <w:proofErr w:type="spellEnd"/>
      <w:r w:rsidR="00010ABC" w:rsidRPr="0056010A">
        <w:t xml:space="preserve"> </w:t>
      </w:r>
      <w:r w:rsidRPr="0056010A">
        <w:t xml:space="preserve">became a member of the Board of Directors of the Bank for International Settlements </w:t>
      </w:r>
      <w:r w:rsidR="00010ABC" w:rsidRPr="0056010A">
        <w:t xml:space="preserve">(BIS) </w:t>
      </w:r>
      <w:r w:rsidRPr="0056010A">
        <w:t xml:space="preserve">in </w:t>
      </w:r>
      <w:r w:rsidR="00DD27D3" w:rsidRPr="0056010A">
        <w:t>Basel</w:t>
      </w:r>
      <w:r w:rsidRPr="0056010A">
        <w:t>, Switzerland.</w:t>
      </w:r>
      <w:r w:rsidR="00A77183" w:rsidRPr="0056010A">
        <w:t xml:space="preserve"> Established in 1930 to deal with </w:t>
      </w:r>
      <w:r w:rsidR="00BA33B8" w:rsidRPr="0056010A">
        <w:t xml:space="preserve">German war reparations, the BIS held meetings of central bank presidents and began to undertake research into financial and monetary developments. A US resolution passed </w:t>
      </w:r>
      <w:r w:rsidR="00AB302E" w:rsidRPr="0056010A">
        <w:t>at</w:t>
      </w:r>
      <w:r w:rsidR="00BA33B8" w:rsidRPr="0056010A">
        <w:t xml:space="preserve"> Bretton Woods </w:t>
      </w:r>
      <w:r w:rsidR="000B50ED" w:rsidRPr="0056010A">
        <w:t>saw the BIS as competitor to the IMF</w:t>
      </w:r>
      <w:r w:rsidR="0005123D" w:rsidRPr="0056010A">
        <w:t xml:space="preserve"> and urged its abolition</w:t>
      </w:r>
      <w:r w:rsidR="00B96F16" w:rsidRPr="0056010A">
        <w:t xml:space="preserve">. </w:t>
      </w:r>
      <w:r w:rsidR="00BA33B8" w:rsidRPr="0056010A">
        <w:t>European central bank</w:t>
      </w:r>
      <w:r w:rsidR="00F46D55" w:rsidRPr="0056010A">
        <w:t>er</w:t>
      </w:r>
      <w:r w:rsidR="00BA33B8" w:rsidRPr="0056010A">
        <w:t>s</w:t>
      </w:r>
      <w:r w:rsidR="00A779A0" w:rsidRPr="0056010A">
        <w:t>, however,</w:t>
      </w:r>
      <w:r w:rsidR="00BA33B8" w:rsidRPr="0056010A">
        <w:t xml:space="preserve"> rejected this</w:t>
      </w:r>
      <w:r w:rsidR="005C0F4C" w:rsidRPr="0056010A">
        <w:t xml:space="preserve"> </w:t>
      </w:r>
      <w:r w:rsidR="009F5973" w:rsidRPr="0056010A">
        <w:t>move</w:t>
      </w:r>
      <w:r w:rsidR="009A3719" w:rsidRPr="0056010A">
        <w:t xml:space="preserve"> </w:t>
      </w:r>
      <w:r w:rsidR="00A20DC2" w:rsidRPr="0056010A">
        <w:t>in 1946</w:t>
      </w:r>
      <w:r w:rsidR="00A779A0" w:rsidRPr="0056010A">
        <w:t xml:space="preserve">. </w:t>
      </w:r>
      <w:proofErr w:type="spellStart"/>
      <w:r w:rsidR="00A779A0" w:rsidRPr="0056010A">
        <w:t>Holtrop</w:t>
      </w:r>
      <w:proofErr w:type="spellEnd"/>
      <w:r w:rsidR="00A779A0" w:rsidRPr="0056010A">
        <w:t xml:space="preserve"> worked busily to avoid liquidation, testifying that </w:t>
      </w:r>
      <w:r w:rsidR="005038DD" w:rsidRPr="0056010A">
        <w:lastRenderedPageBreak/>
        <w:t>th</w:t>
      </w:r>
      <w:r w:rsidR="00A779A0" w:rsidRPr="0056010A">
        <w:t xml:space="preserve">e decision to liquidate was based on an </w:t>
      </w:r>
      <w:r w:rsidR="00E6703E" w:rsidRPr="0056010A">
        <w:t>‘anti-central-bank attitude’ which had existed since before the war and that this was ‘partly due to the influence of Lord Keynes’ (Yago 2013</w:t>
      </w:r>
      <w:r w:rsidR="00F32F3E" w:rsidRPr="0056010A">
        <w:t>:</w:t>
      </w:r>
      <w:r w:rsidR="00E6703E" w:rsidRPr="0056010A">
        <w:t xml:space="preserve"> 110).</w:t>
      </w:r>
      <w:r w:rsidR="00A20DC2" w:rsidRPr="0056010A">
        <w:t xml:space="preserve"> </w:t>
      </w:r>
      <w:r w:rsidR="00E6703E" w:rsidRPr="0056010A">
        <w:t>The central bankers rehabilitated</w:t>
      </w:r>
      <w:r w:rsidR="005C0F4C" w:rsidRPr="0056010A">
        <w:t xml:space="preserve"> </w:t>
      </w:r>
      <w:r w:rsidR="00BA33B8" w:rsidRPr="0056010A">
        <w:t xml:space="preserve">the BIS </w:t>
      </w:r>
      <w:r w:rsidR="00E6703E" w:rsidRPr="0056010A">
        <w:t xml:space="preserve">and turned it </w:t>
      </w:r>
      <w:r w:rsidR="00BA33B8" w:rsidRPr="0056010A">
        <w:t>into a kind of international central bank</w:t>
      </w:r>
      <w:r w:rsidR="005A4E1C" w:rsidRPr="0056010A">
        <w:t>, with a</w:t>
      </w:r>
      <w:r w:rsidR="0019014A" w:rsidRPr="0056010A">
        <w:t>r</w:t>
      </w:r>
      <w:r w:rsidR="005A4E1C" w:rsidRPr="0056010A">
        <w:t>ou</w:t>
      </w:r>
      <w:r w:rsidR="0019014A" w:rsidRPr="0056010A">
        <w:t>nd</w:t>
      </w:r>
      <w:r w:rsidR="005A4E1C" w:rsidRPr="0056010A">
        <w:t xml:space="preserve"> ten meetings </w:t>
      </w:r>
      <w:r w:rsidR="00BB0F28" w:rsidRPr="0056010A">
        <w:t xml:space="preserve">of the </w:t>
      </w:r>
      <w:r w:rsidR="006846F8" w:rsidRPr="0056010A">
        <w:t>central bank</w:t>
      </w:r>
      <w:r w:rsidR="002E3190" w:rsidRPr="0056010A">
        <w:t xml:space="preserve"> president</w:t>
      </w:r>
      <w:r w:rsidR="006846F8" w:rsidRPr="0056010A">
        <w:t>s</w:t>
      </w:r>
      <w:r w:rsidR="00BB0F28" w:rsidRPr="0056010A">
        <w:t xml:space="preserve"> </w:t>
      </w:r>
      <w:r w:rsidR="005A4E1C" w:rsidRPr="0056010A">
        <w:t>a year</w:t>
      </w:r>
      <w:r w:rsidR="00BA33B8" w:rsidRPr="0056010A">
        <w:t>.</w:t>
      </w:r>
      <w:r w:rsidR="003B0693" w:rsidRPr="0056010A">
        <w:t xml:space="preserve"> </w:t>
      </w:r>
      <w:r w:rsidR="002C3222" w:rsidRPr="0056010A">
        <w:t xml:space="preserve">The </w:t>
      </w:r>
      <w:r w:rsidR="00A20DC2" w:rsidRPr="0056010A">
        <w:t>US</w:t>
      </w:r>
      <w:r w:rsidR="002C3222" w:rsidRPr="0056010A">
        <w:t xml:space="preserve"> did not participate. </w:t>
      </w:r>
      <w:proofErr w:type="spellStart"/>
      <w:r w:rsidR="003B0693" w:rsidRPr="0056010A">
        <w:t>Holtrop</w:t>
      </w:r>
      <w:proofErr w:type="spellEnd"/>
      <w:r w:rsidR="00B96F16" w:rsidRPr="0056010A">
        <w:t xml:space="preserve">, who had no practical banking experience, found the BIS interesting given his interest in and theoretical knowledge of monetary affairs. He saw the </w:t>
      </w:r>
      <w:r w:rsidR="009E1562" w:rsidRPr="0056010A">
        <w:t>sessions</w:t>
      </w:r>
      <w:r w:rsidR="0005123D" w:rsidRPr="0056010A">
        <w:t xml:space="preserve"> in Bas</w:t>
      </w:r>
      <w:r w:rsidR="00DD27D3" w:rsidRPr="0056010A">
        <w:t>el</w:t>
      </w:r>
      <w:r w:rsidR="00B96F16" w:rsidRPr="0056010A">
        <w:t xml:space="preserve"> as an opportunity to meet with </w:t>
      </w:r>
      <w:r w:rsidR="0005123D" w:rsidRPr="0056010A">
        <w:t xml:space="preserve">other central </w:t>
      </w:r>
      <w:r w:rsidR="00B96F16" w:rsidRPr="0056010A">
        <w:t>bank</w:t>
      </w:r>
      <w:r w:rsidR="002E3190" w:rsidRPr="0056010A">
        <w:t xml:space="preserve"> president</w:t>
      </w:r>
      <w:r w:rsidR="00B96F16" w:rsidRPr="0056010A">
        <w:t>s on an equal footing</w:t>
      </w:r>
      <w:r w:rsidR="0005123D" w:rsidRPr="0056010A">
        <w:t xml:space="preserve"> </w:t>
      </w:r>
      <w:r w:rsidR="00A20DC2" w:rsidRPr="0056010A">
        <w:t>and</w:t>
      </w:r>
      <w:r w:rsidR="0005123D" w:rsidRPr="0056010A">
        <w:t xml:space="preserve"> </w:t>
      </w:r>
      <w:r w:rsidR="003E33AA" w:rsidRPr="0056010A">
        <w:t>discovered</w:t>
      </w:r>
      <w:r w:rsidR="0005123D" w:rsidRPr="0056010A">
        <w:t xml:space="preserve"> </w:t>
      </w:r>
      <w:r w:rsidR="00B96F16" w:rsidRPr="0056010A">
        <w:t xml:space="preserve">that not all </w:t>
      </w:r>
      <w:r w:rsidR="0005123D" w:rsidRPr="0056010A">
        <w:t>of them</w:t>
      </w:r>
      <w:r w:rsidR="00B96F16" w:rsidRPr="0056010A">
        <w:t xml:space="preserve"> were </w:t>
      </w:r>
      <w:r w:rsidR="005A4E1C" w:rsidRPr="0056010A">
        <w:t xml:space="preserve">trained </w:t>
      </w:r>
      <w:r w:rsidR="00B96F16" w:rsidRPr="0056010A">
        <w:t>economists</w:t>
      </w:r>
      <w:r w:rsidR="0005123D" w:rsidRPr="0056010A">
        <w:t>.</w:t>
      </w:r>
      <w:r w:rsidR="000F4690" w:rsidRPr="0056010A">
        <w:t xml:space="preserve"> </w:t>
      </w:r>
      <w:r w:rsidR="003A51CE" w:rsidRPr="0056010A">
        <w:t xml:space="preserve">He developed a close relationship with Swedish economist Per Jacobsson, who </w:t>
      </w:r>
      <w:r w:rsidR="003F626B" w:rsidRPr="0056010A">
        <w:t>was</w:t>
      </w:r>
      <w:r w:rsidR="007F176F" w:rsidRPr="0056010A">
        <w:t xml:space="preserve"> Economic </w:t>
      </w:r>
      <w:r w:rsidR="003F626B" w:rsidRPr="0056010A">
        <w:t>Advisor</w:t>
      </w:r>
      <w:r w:rsidR="007F176F" w:rsidRPr="0056010A">
        <w:t xml:space="preserve"> of</w:t>
      </w:r>
      <w:r w:rsidR="003A51CE" w:rsidRPr="0056010A">
        <w:t xml:space="preserve"> the BIS </w:t>
      </w:r>
      <w:r w:rsidR="007F176F" w:rsidRPr="0056010A">
        <w:t xml:space="preserve">and made the </w:t>
      </w:r>
      <w:r w:rsidR="00FE0DE9" w:rsidRPr="0056010A">
        <w:t xml:space="preserve">bank’s </w:t>
      </w:r>
      <w:r w:rsidR="007F176F" w:rsidRPr="0056010A">
        <w:t>annual reports an essential source for bankers, economists and political leaders</w:t>
      </w:r>
      <w:r w:rsidR="004445D9" w:rsidRPr="0056010A">
        <w:t xml:space="preserve">. </w:t>
      </w:r>
      <w:r w:rsidR="00521DFE" w:rsidRPr="0056010A">
        <w:t xml:space="preserve">Their discussions were highlights </w:t>
      </w:r>
      <w:r w:rsidR="0006406E" w:rsidRPr="0056010A">
        <w:t>during</w:t>
      </w:r>
      <w:r w:rsidR="00521DFE" w:rsidRPr="0056010A">
        <w:t xml:space="preserve"> </w:t>
      </w:r>
      <w:proofErr w:type="spellStart"/>
      <w:r w:rsidR="00521DFE" w:rsidRPr="0056010A">
        <w:t>Holtrop’s</w:t>
      </w:r>
      <w:proofErr w:type="spellEnd"/>
      <w:r w:rsidR="00521DFE" w:rsidRPr="0056010A">
        <w:t xml:space="preserve"> </w:t>
      </w:r>
      <w:r w:rsidR="0006406E" w:rsidRPr="0056010A">
        <w:t xml:space="preserve">regular </w:t>
      </w:r>
      <w:r w:rsidR="00521DFE" w:rsidRPr="0056010A">
        <w:t xml:space="preserve">visits. They enjoyed discussing economic theory, </w:t>
      </w:r>
      <w:proofErr w:type="gramStart"/>
      <w:r w:rsidR="00521DFE" w:rsidRPr="0056010A">
        <w:t>both of the</w:t>
      </w:r>
      <w:r w:rsidR="00AF61B0" w:rsidRPr="0056010A">
        <w:t>m</w:t>
      </w:r>
      <w:proofErr w:type="gramEnd"/>
      <w:r w:rsidR="00521DFE" w:rsidRPr="0056010A">
        <w:t xml:space="preserve"> </w:t>
      </w:r>
      <w:r w:rsidR="00FE0DE9" w:rsidRPr="0056010A">
        <w:t>seeing the danger of inflation resulting from</w:t>
      </w:r>
      <w:r w:rsidR="00AF61B0" w:rsidRPr="0056010A">
        <w:t xml:space="preserve"> </w:t>
      </w:r>
      <w:r w:rsidR="00521DFE" w:rsidRPr="0056010A">
        <w:t>Keynesian</w:t>
      </w:r>
      <w:r w:rsidR="00AF61B0" w:rsidRPr="0056010A">
        <w:t xml:space="preserve"> policies in a </w:t>
      </w:r>
      <w:r w:rsidR="00FE0DE9" w:rsidRPr="0056010A">
        <w:t>stressed-out</w:t>
      </w:r>
      <w:r w:rsidR="00AF61B0" w:rsidRPr="0056010A">
        <w:t xml:space="preserve"> business cycle, rather than a depression. </w:t>
      </w:r>
      <w:proofErr w:type="spellStart"/>
      <w:r w:rsidR="00AF61B0" w:rsidRPr="0056010A">
        <w:t>Holtrop</w:t>
      </w:r>
      <w:proofErr w:type="spellEnd"/>
      <w:r w:rsidR="00AF61B0" w:rsidRPr="0056010A">
        <w:t xml:space="preserve"> felt great admiration for </w:t>
      </w:r>
      <w:r w:rsidR="00FE0DE9" w:rsidRPr="0056010A">
        <w:t xml:space="preserve">the </w:t>
      </w:r>
      <w:r w:rsidR="00AF61B0" w:rsidRPr="0056010A">
        <w:t>practical judgements</w:t>
      </w:r>
      <w:r w:rsidR="00FE0DE9" w:rsidRPr="0056010A">
        <w:t xml:space="preserve"> of</w:t>
      </w:r>
      <w:r w:rsidR="00AF61B0" w:rsidRPr="0056010A">
        <w:t xml:space="preserve"> </w:t>
      </w:r>
      <w:r w:rsidR="00FE0DE9" w:rsidRPr="0056010A">
        <w:t>Jacobsson, who became Managing Director of the IMF in 1956.</w:t>
      </w:r>
      <w:r w:rsidR="00BF63BD" w:rsidRPr="0056010A">
        <w:t xml:space="preserve"> </w:t>
      </w:r>
      <w:r w:rsidR="007D6029" w:rsidRPr="0056010A">
        <w:t>H</w:t>
      </w:r>
      <w:r w:rsidR="00BF63BD" w:rsidRPr="0056010A">
        <w:t xml:space="preserve">is </w:t>
      </w:r>
      <w:proofErr w:type="gramStart"/>
      <w:r w:rsidR="00BF63BD" w:rsidRPr="0056010A">
        <w:t>theoretically</w:t>
      </w:r>
      <w:r w:rsidR="007D6029" w:rsidRPr="0056010A">
        <w:t>-</w:t>
      </w:r>
      <w:r w:rsidR="00BF63BD" w:rsidRPr="0056010A">
        <w:t>based</w:t>
      </w:r>
      <w:proofErr w:type="gramEnd"/>
      <w:r w:rsidR="00BF63BD" w:rsidRPr="0056010A">
        <w:t xml:space="preserve"> </w:t>
      </w:r>
      <w:r w:rsidR="007D6029" w:rsidRPr="0056010A">
        <w:t>expositions</w:t>
      </w:r>
      <w:r w:rsidR="00BF63BD" w:rsidRPr="0056010A">
        <w:t xml:space="preserve"> </w:t>
      </w:r>
      <w:r w:rsidR="00BC59B4" w:rsidRPr="0056010A">
        <w:t xml:space="preserve">to the </w:t>
      </w:r>
      <w:r w:rsidR="004038A0" w:rsidRPr="0056010A">
        <w:t xml:space="preserve">other </w:t>
      </w:r>
      <w:r w:rsidR="00BC59B4" w:rsidRPr="0056010A">
        <w:t xml:space="preserve">central bank presidents </w:t>
      </w:r>
      <w:r w:rsidR="007D6029" w:rsidRPr="0056010A">
        <w:t xml:space="preserve">in </w:t>
      </w:r>
      <w:r w:rsidR="00BA0DAE" w:rsidRPr="0056010A">
        <w:t>H</w:t>
      </w:r>
      <w:r w:rsidR="00594998" w:rsidRPr="0056010A">
        <w:t xml:space="preserve">otel Euler in </w:t>
      </w:r>
      <w:r w:rsidR="007D6029" w:rsidRPr="0056010A">
        <w:t>Bas</w:t>
      </w:r>
      <w:r w:rsidR="00DD27D3" w:rsidRPr="0056010A">
        <w:t>el</w:t>
      </w:r>
      <w:r w:rsidR="007D6029" w:rsidRPr="0056010A">
        <w:t xml:space="preserve"> </w:t>
      </w:r>
      <w:r w:rsidR="00D64F01" w:rsidRPr="0056010A">
        <w:t>allowed</w:t>
      </w:r>
      <w:r w:rsidR="007D6029" w:rsidRPr="0056010A">
        <w:t xml:space="preserve"> </w:t>
      </w:r>
      <w:proofErr w:type="spellStart"/>
      <w:r w:rsidR="007728C6" w:rsidRPr="0056010A">
        <w:t>Holtrop</w:t>
      </w:r>
      <w:proofErr w:type="spellEnd"/>
      <w:r w:rsidR="007728C6" w:rsidRPr="0056010A">
        <w:t xml:space="preserve"> </w:t>
      </w:r>
      <w:r w:rsidR="00D64F01" w:rsidRPr="0056010A">
        <w:t xml:space="preserve">to </w:t>
      </w:r>
      <w:r w:rsidR="00BF63BD" w:rsidRPr="0056010A">
        <w:t xml:space="preserve">emerge as a monetary </w:t>
      </w:r>
      <w:r w:rsidR="00A64576" w:rsidRPr="0056010A">
        <w:t>thought leader</w:t>
      </w:r>
      <w:r w:rsidR="00BF63BD" w:rsidRPr="0056010A">
        <w:t>.</w:t>
      </w:r>
      <w:r w:rsidR="00594998" w:rsidRPr="0056010A">
        <w:t xml:space="preserve"> </w:t>
      </w:r>
    </w:p>
    <w:p w14:paraId="09916824" w14:textId="325442B7" w:rsidR="003D0DB7" w:rsidRPr="0056010A" w:rsidRDefault="00594998" w:rsidP="00A64576">
      <w:pPr>
        <w:ind w:firstLine="708"/>
        <w:jc w:val="both"/>
      </w:pPr>
      <w:proofErr w:type="spellStart"/>
      <w:r w:rsidRPr="0056010A">
        <w:t>H</w:t>
      </w:r>
      <w:r w:rsidR="00326138" w:rsidRPr="0056010A">
        <w:t>oltrop</w:t>
      </w:r>
      <w:proofErr w:type="spellEnd"/>
      <w:r w:rsidR="00326138" w:rsidRPr="0056010A">
        <w:t xml:space="preserve"> </w:t>
      </w:r>
      <w:r w:rsidRPr="0056010A">
        <w:t xml:space="preserve">was unanimously elected President and Chairman of the Board of </w:t>
      </w:r>
      <w:r w:rsidR="00043342" w:rsidRPr="0056010A">
        <w:t xml:space="preserve">Directors of </w:t>
      </w:r>
      <w:r w:rsidRPr="0056010A">
        <w:t xml:space="preserve">the BIS </w:t>
      </w:r>
      <w:r w:rsidR="00FF569E" w:rsidRPr="0056010A">
        <w:t>as of</w:t>
      </w:r>
      <w:r w:rsidRPr="0056010A">
        <w:t xml:space="preserve"> Ju</w:t>
      </w:r>
      <w:r w:rsidR="00FF569E" w:rsidRPr="0056010A">
        <w:t>ly</w:t>
      </w:r>
      <w:r w:rsidRPr="0056010A">
        <w:t xml:space="preserve"> 1958</w:t>
      </w:r>
      <w:r w:rsidR="002D547C" w:rsidRPr="0056010A">
        <w:t>, a position he held until 1967</w:t>
      </w:r>
      <w:r w:rsidRPr="0056010A">
        <w:t xml:space="preserve">. </w:t>
      </w:r>
      <w:r w:rsidR="00972B40" w:rsidRPr="0056010A">
        <w:t xml:space="preserve">The </w:t>
      </w:r>
      <w:r w:rsidR="002D2DAA" w:rsidRPr="0056010A">
        <w:t xml:space="preserve">meetings of the </w:t>
      </w:r>
      <w:r w:rsidR="00972B40" w:rsidRPr="0056010A">
        <w:t>central bank</w:t>
      </w:r>
      <w:r w:rsidR="002D2DAA" w:rsidRPr="0056010A">
        <w:t xml:space="preserve"> presidents</w:t>
      </w:r>
      <w:r w:rsidR="00972B40" w:rsidRPr="0056010A">
        <w:t xml:space="preserve"> took place during long weekends. </w:t>
      </w:r>
      <w:proofErr w:type="spellStart"/>
      <w:r w:rsidR="00972B40" w:rsidRPr="0056010A">
        <w:t>Holtrop</w:t>
      </w:r>
      <w:proofErr w:type="spellEnd"/>
      <w:r w:rsidR="00513EFC" w:rsidRPr="0056010A">
        <w:t xml:space="preserve"> </w:t>
      </w:r>
      <w:r w:rsidR="0019014A" w:rsidRPr="0056010A">
        <w:t>continued to</w:t>
      </w:r>
      <w:r w:rsidR="00513EFC" w:rsidRPr="0056010A">
        <w:t xml:space="preserve"> reside in Amsterdam</w:t>
      </w:r>
      <w:r w:rsidR="00326138" w:rsidRPr="0056010A">
        <w:t xml:space="preserve"> and</w:t>
      </w:r>
      <w:r w:rsidR="00972B40" w:rsidRPr="0056010A">
        <w:t xml:space="preserve"> arrived on Friday for the monthly meeting</w:t>
      </w:r>
      <w:r w:rsidR="00326138" w:rsidRPr="0056010A">
        <w:t>. He</w:t>
      </w:r>
      <w:r w:rsidR="00972B40" w:rsidRPr="0056010A">
        <w:t xml:space="preserve"> attended a variety of sessions </w:t>
      </w:r>
      <w:r w:rsidR="004849BD" w:rsidRPr="0056010A">
        <w:t xml:space="preserve">and debates </w:t>
      </w:r>
      <w:r w:rsidR="00972B40" w:rsidRPr="0056010A">
        <w:t xml:space="preserve">during the weekend and </w:t>
      </w:r>
      <w:r w:rsidR="009E208E" w:rsidRPr="0056010A">
        <w:t>institutionalized</w:t>
      </w:r>
      <w:r w:rsidR="00972B40" w:rsidRPr="0056010A">
        <w:t xml:space="preserve"> a Sunday evening meal</w:t>
      </w:r>
      <w:r w:rsidR="004849BD" w:rsidRPr="0056010A">
        <w:t xml:space="preserve"> with </w:t>
      </w:r>
      <w:r w:rsidR="009D0AD1" w:rsidRPr="0056010A">
        <w:t>the central bankers, the General Manager and the Economic Advisor</w:t>
      </w:r>
      <w:r w:rsidR="00972B40" w:rsidRPr="0056010A">
        <w:t xml:space="preserve">. </w:t>
      </w:r>
      <w:r w:rsidR="00B72929" w:rsidRPr="0056010A">
        <w:t>This</w:t>
      </w:r>
      <w:r w:rsidR="009D0AD1" w:rsidRPr="0056010A">
        <w:t xml:space="preserve"> </w:t>
      </w:r>
      <w:r w:rsidR="00E6703E" w:rsidRPr="0056010A">
        <w:t>created</w:t>
      </w:r>
      <w:r w:rsidR="009D0AD1" w:rsidRPr="0056010A">
        <w:t xml:space="preserve"> the opportunity for general discussion on a</w:t>
      </w:r>
      <w:r w:rsidR="002C3222" w:rsidRPr="0056010A">
        <w:t xml:space="preserve"> </w:t>
      </w:r>
      <w:r w:rsidR="009D0AD1" w:rsidRPr="0056010A">
        <w:t xml:space="preserve">confidential basis, both among themselves and with important visitors. </w:t>
      </w:r>
      <w:r w:rsidR="009E208E" w:rsidRPr="0056010A">
        <w:t xml:space="preserve">In 1960 he convinced the </w:t>
      </w:r>
      <w:r w:rsidR="00A2751F" w:rsidRPr="0056010A">
        <w:t>US</w:t>
      </w:r>
      <w:r w:rsidR="003F626B" w:rsidRPr="0056010A">
        <w:t xml:space="preserve"> counterpart</w:t>
      </w:r>
      <w:r w:rsidR="009E208E" w:rsidRPr="0056010A">
        <w:t>s to attend the Bas</w:t>
      </w:r>
      <w:r w:rsidR="00DD27D3" w:rsidRPr="0056010A">
        <w:t>el</w:t>
      </w:r>
      <w:r w:rsidR="009E208E" w:rsidRPr="0056010A">
        <w:t xml:space="preserve"> meetings, which they </w:t>
      </w:r>
      <w:r w:rsidR="00AA5F9B" w:rsidRPr="0056010A">
        <w:t>did</w:t>
      </w:r>
      <w:r w:rsidR="009E208E" w:rsidRPr="0056010A">
        <w:t xml:space="preserve"> with increasing regularity during the 1960s</w:t>
      </w:r>
      <w:r w:rsidR="002C3222" w:rsidRPr="0056010A">
        <w:t xml:space="preserve">, </w:t>
      </w:r>
      <w:r w:rsidR="00D64F01" w:rsidRPr="0056010A">
        <w:t>due to matters pertaining to</w:t>
      </w:r>
      <w:r w:rsidR="002C3222" w:rsidRPr="0056010A">
        <w:t xml:space="preserve"> the US dollar</w:t>
      </w:r>
      <w:r w:rsidR="009E208E" w:rsidRPr="0056010A">
        <w:t xml:space="preserve">. </w:t>
      </w:r>
      <w:proofErr w:type="spellStart"/>
      <w:r w:rsidR="00972B40" w:rsidRPr="0056010A">
        <w:t>H</w:t>
      </w:r>
      <w:r w:rsidR="009E208E" w:rsidRPr="0056010A">
        <w:t>oltrop</w:t>
      </w:r>
      <w:proofErr w:type="spellEnd"/>
      <w:r w:rsidR="00972B40" w:rsidRPr="0056010A">
        <w:t xml:space="preserve"> used Monday for </w:t>
      </w:r>
      <w:r w:rsidR="00D64F01" w:rsidRPr="0056010A">
        <w:t xml:space="preserve">addressing </w:t>
      </w:r>
      <w:r w:rsidR="00972B40" w:rsidRPr="0056010A">
        <w:t xml:space="preserve">managerial issues </w:t>
      </w:r>
      <w:r w:rsidR="009E208E" w:rsidRPr="0056010A">
        <w:t xml:space="preserve">with the staff </w:t>
      </w:r>
      <w:r w:rsidR="00972B40" w:rsidRPr="0056010A">
        <w:t xml:space="preserve">and left on </w:t>
      </w:r>
      <w:r w:rsidR="003E5E37" w:rsidRPr="0056010A">
        <w:t xml:space="preserve">the </w:t>
      </w:r>
      <w:r w:rsidR="00972B40" w:rsidRPr="0056010A">
        <w:t xml:space="preserve">Monday evening </w:t>
      </w:r>
      <w:r w:rsidR="00D64F01" w:rsidRPr="0056010A">
        <w:t xml:space="preserve">night train </w:t>
      </w:r>
      <w:r w:rsidR="00972B40" w:rsidRPr="0056010A">
        <w:t xml:space="preserve">after a discussion </w:t>
      </w:r>
      <w:r w:rsidR="00486805" w:rsidRPr="0056010A">
        <w:t xml:space="preserve">over </w:t>
      </w:r>
      <w:r w:rsidR="00972B40" w:rsidRPr="0056010A">
        <w:t xml:space="preserve">dinner with the managers. He read </w:t>
      </w:r>
      <w:r w:rsidR="00E07617" w:rsidRPr="0056010A">
        <w:t>everything</w:t>
      </w:r>
      <w:r w:rsidR="002E3626" w:rsidRPr="0056010A">
        <w:t xml:space="preserve">, had a precise </w:t>
      </w:r>
      <w:r w:rsidR="00972B40" w:rsidRPr="0056010A">
        <w:t xml:space="preserve">overview </w:t>
      </w:r>
      <w:r w:rsidR="002E3626" w:rsidRPr="0056010A">
        <w:t>and</w:t>
      </w:r>
      <w:r w:rsidR="00972B40" w:rsidRPr="0056010A">
        <w:t xml:space="preserve"> delegat</w:t>
      </w:r>
      <w:r w:rsidR="002E3626" w:rsidRPr="0056010A">
        <w:t>ed little</w:t>
      </w:r>
      <w:r w:rsidR="00972B40" w:rsidRPr="0056010A">
        <w:t>.</w:t>
      </w:r>
      <w:r w:rsidR="002D2DAA" w:rsidRPr="0056010A">
        <w:t xml:space="preserve"> He was energetic and not always easy for his staff</w:t>
      </w:r>
      <w:r w:rsidR="00507E5A" w:rsidRPr="0056010A">
        <w:t xml:space="preserve"> to work with</w:t>
      </w:r>
      <w:r w:rsidR="002D2DAA" w:rsidRPr="0056010A">
        <w:t>.</w:t>
      </w:r>
      <w:r w:rsidR="00972B40" w:rsidRPr="0056010A">
        <w:t xml:space="preserve"> </w:t>
      </w:r>
      <w:r w:rsidR="004849BD" w:rsidRPr="0056010A">
        <w:t xml:space="preserve">He calculated that </w:t>
      </w:r>
      <w:r w:rsidR="009D0AD1" w:rsidRPr="0056010A">
        <w:t xml:space="preserve">in 21 years </w:t>
      </w:r>
      <w:r w:rsidR="004849BD" w:rsidRPr="0056010A">
        <w:t xml:space="preserve">he spent </w:t>
      </w:r>
      <w:r w:rsidR="009D0AD1" w:rsidRPr="0056010A">
        <w:t xml:space="preserve">almost </w:t>
      </w:r>
      <w:r w:rsidR="004849BD" w:rsidRPr="0056010A">
        <w:t>200 weekends in Bas</w:t>
      </w:r>
      <w:r w:rsidR="00DD27D3" w:rsidRPr="0056010A">
        <w:t>el</w:t>
      </w:r>
      <w:r w:rsidR="002C3222" w:rsidRPr="0056010A">
        <w:t xml:space="preserve">, </w:t>
      </w:r>
      <w:r w:rsidR="00DE1230" w:rsidRPr="0056010A">
        <w:t xml:space="preserve">altogether </w:t>
      </w:r>
      <w:r w:rsidR="006846F8" w:rsidRPr="0056010A">
        <w:t>about</w:t>
      </w:r>
      <w:r w:rsidR="002C3222" w:rsidRPr="0056010A">
        <w:t xml:space="preserve"> two years of his life</w:t>
      </w:r>
      <w:r w:rsidR="004849BD" w:rsidRPr="0056010A">
        <w:t xml:space="preserve">. </w:t>
      </w:r>
      <w:r w:rsidR="00BF50A9" w:rsidRPr="0056010A">
        <w:t xml:space="preserve">In November </w:t>
      </w:r>
      <w:r w:rsidR="00F806FD" w:rsidRPr="0056010A">
        <w:t xml:space="preserve">1958 </w:t>
      </w:r>
      <w:r w:rsidR="00BF50A9" w:rsidRPr="0056010A">
        <w:t>the British Radcliffe Committee on Working of the Monetary System consult</w:t>
      </w:r>
      <w:r w:rsidR="00E85203" w:rsidRPr="0056010A">
        <w:t>ed</w:t>
      </w:r>
      <w:r w:rsidR="00BF50A9" w:rsidRPr="0056010A">
        <w:t xml:space="preserve"> </w:t>
      </w:r>
      <w:r w:rsidR="00A921F5" w:rsidRPr="0056010A">
        <w:t xml:space="preserve">with </w:t>
      </w:r>
      <w:r w:rsidR="00BF50A9" w:rsidRPr="0056010A">
        <w:t xml:space="preserve">him as </w:t>
      </w:r>
      <w:r w:rsidR="00E85203" w:rsidRPr="0056010A">
        <w:t>monetary</w:t>
      </w:r>
      <w:r w:rsidR="00BF50A9" w:rsidRPr="0056010A">
        <w:t xml:space="preserve"> expert </w:t>
      </w:r>
      <w:r w:rsidR="00E85203" w:rsidRPr="0056010A">
        <w:t xml:space="preserve">about British monetary policy and the workings of the Bank of England. </w:t>
      </w:r>
      <w:proofErr w:type="spellStart"/>
      <w:r w:rsidR="00E85203" w:rsidRPr="0056010A">
        <w:t>H</w:t>
      </w:r>
      <w:r w:rsidR="00052C93" w:rsidRPr="0056010A">
        <w:t>oltrop</w:t>
      </w:r>
      <w:proofErr w:type="spellEnd"/>
      <w:r w:rsidR="00E85203" w:rsidRPr="0056010A">
        <w:t xml:space="preserve"> was critical </w:t>
      </w:r>
      <w:r w:rsidR="006300D3" w:rsidRPr="0056010A">
        <w:t xml:space="preserve">of </w:t>
      </w:r>
      <w:r w:rsidR="00E85203" w:rsidRPr="0056010A">
        <w:t>inflationary tendencies and underlined that</w:t>
      </w:r>
      <w:r w:rsidR="00F32F3E" w:rsidRPr="0056010A">
        <w:t>,</w:t>
      </w:r>
      <w:r w:rsidR="00E85203" w:rsidRPr="0056010A">
        <w:t xml:space="preserve"> in the pursuit of monetary equilibrium</w:t>
      </w:r>
      <w:r w:rsidR="00F32F3E" w:rsidRPr="0056010A">
        <w:t>,</w:t>
      </w:r>
      <w:r w:rsidR="00E85203" w:rsidRPr="0056010A">
        <w:t xml:space="preserve"> monetary policy </w:t>
      </w:r>
      <w:r w:rsidR="002D547C" w:rsidRPr="0056010A">
        <w:t>should</w:t>
      </w:r>
      <w:r w:rsidR="00E85203" w:rsidRPr="0056010A">
        <w:t xml:space="preserve"> not </w:t>
      </w:r>
      <w:r w:rsidR="002D547C" w:rsidRPr="0056010A">
        <w:t xml:space="preserve">be </w:t>
      </w:r>
      <w:r w:rsidR="00E85203" w:rsidRPr="0056010A">
        <w:t xml:space="preserve">subordinate to budgetary policy but rather </w:t>
      </w:r>
      <w:r w:rsidR="008C3414" w:rsidRPr="0056010A">
        <w:t>coordinate</w:t>
      </w:r>
      <w:r w:rsidR="00E85203" w:rsidRPr="0056010A">
        <w:t>.</w:t>
      </w:r>
      <w:r w:rsidR="00785043" w:rsidRPr="0056010A">
        <w:t xml:space="preserve"> In 1962 </w:t>
      </w:r>
      <w:r w:rsidR="00A660D2" w:rsidRPr="0056010A">
        <w:t xml:space="preserve">the Canadian Royal Commission on Banking and Finance </w:t>
      </w:r>
      <w:r w:rsidR="00785043" w:rsidRPr="0056010A">
        <w:t xml:space="preserve">consulted </w:t>
      </w:r>
      <w:r w:rsidR="00A660D2" w:rsidRPr="0056010A">
        <w:t xml:space="preserve">him </w:t>
      </w:r>
      <w:r w:rsidR="002D547C" w:rsidRPr="0056010A">
        <w:t xml:space="preserve">similarly </w:t>
      </w:r>
      <w:r w:rsidR="00A660D2" w:rsidRPr="0056010A">
        <w:t>on the purposes of monetary policy</w:t>
      </w:r>
      <w:r w:rsidR="00785043" w:rsidRPr="0056010A">
        <w:t xml:space="preserve">. </w:t>
      </w:r>
      <w:r w:rsidR="00A660D2" w:rsidRPr="0056010A">
        <w:t>When European monetary cooperation began to develop in the early 1960s t</w:t>
      </w:r>
      <w:r w:rsidR="00070EF4" w:rsidRPr="0056010A">
        <w:t xml:space="preserve">he BIS </w:t>
      </w:r>
      <w:r w:rsidR="00A660D2" w:rsidRPr="0056010A">
        <w:t>wa</w:t>
      </w:r>
      <w:r w:rsidR="00070EF4" w:rsidRPr="0056010A">
        <w:t xml:space="preserve">s not eager </w:t>
      </w:r>
      <w:r w:rsidR="00A660D2" w:rsidRPr="0056010A">
        <w:t>to play a role</w:t>
      </w:r>
      <w:r w:rsidR="008269F9" w:rsidRPr="0056010A">
        <w:t>,</w:t>
      </w:r>
      <w:r w:rsidR="00A660D2" w:rsidRPr="0056010A">
        <w:t xml:space="preserve"> but </w:t>
      </w:r>
      <w:proofErr w:type="spellStart"/>
      <w:r w:rsidR="008269F9" w:rsidRPr="0056010A">
        <w:t>Holtrop</w:t>
      </w:r>
      <w:proofErr w:type="spellEnd"/>
      <w:r w:rsidR="008269F9" w:rsidRPr="0056010A">
        <w:t xml:space="preserve"> </w:t>
      </w:r>
      <w:r w:rsidR="00A660D2" w:rsidRPr="0056010A">
        <w:t xml:space="preserve">reached a </w:t>
      </w:r>
      <w:r w:rsidR="008269F9" w:rsidRPr="0056010A">
        <w:t>compromise</w:t>
      </w:r>
      <w:r w:rsidR="00A660D2" w:rsidRPr="0056010A">
        <w:t xml:space="preserve"> with the European Commission </w:t>
      </w:r>
      <w:r w:rsidR="008269F9" w:rsidRPr="0056010A">
        <w:t xml:space="preserve">to </w:t>
      </w:r>
      <w:r w:rsidR="00F806FD" w:rsidRPr="0056010A">
        <w:t>host</w:t>
      </w:r>
      <w:r w:rsidR="00A660D2" w:rsidRPr="0056010A">
        <w:t xml:space="preserve"> the meetings </w:t>
      </w:r>
      <w:r w:rsidR="008269F9" w:rsidRPr="0056010A">
        <w:t xml:space="preserve">of the central bank presidents of the member states of the European Economic Community. </w:t>
      </w:r>
      <w:r w:rsidR="002D547C" w:rsidRPr="0056010A">
        <w:t xml:space="preserve">Between 1964 and 1967 </w:t>
      </w:r>
      <w:proofErr w:type="spellStart"/>
      <w:r w:rsidR="008269F9" w:rsidRPr="0056010A">
        <w:t>Holtrop</w:t>
      </w:r>
      <w:proofErr w:type="spellEnd"/>
      <w:r w:rsidR="008269F9" w:rsidRPr="0056010A">
        <w:t xml:space="preserve"> chaired the </w:t>
      </w:r>
      <w:r w:rsidR="002D547C" w:rsidRPr="0056010A">
        <w:t>consultative Committee</w:t>
      </w:r>
      <w:r w:rsidR="008269F9" w:rsidRPr="0056010A">
        <w:t xml:space="preserve"> of Central Bank Governors</w:t>
      </w:r>
      <w:r w:rsidR="002D547C" w:rsidRPr="0056010A">
        <w:t xml:space="preserve">, </w:t>
      </w:r>
      <w:r w:rsidR="00F806FD" w:rsidRPr="0056010A">
        <w:t>the only Community organ to gather in a non-member state</w:t>
      </w:r>
      <w:r w:rsidR="00FD0362" w:rsidRPr="0056010A">
        <w:t xml:space="preserve"> (until 1994</w:t>
      </w:r>
      <w:r w:rsidR="00DE1230" w:rsidRPr="0056010A">
        <w:t xml:space="preserve"> when the European Monetary Institute was set up in Frankfurt am Main, Germany</w:t>
      </w:r>
      <w:r w:rsidR="00FD0362" w:rsidRPr="0056010A">
        <w:t>)</w:t>
      </w:r>
      <w:r w:rsidR="005C7AC0" w:rsidRPr="0056010A">
        <w:t>,</w:t>
      </w:r>
      <w:r w:rsidR="00F806FD" w:rsidRPr="0056010A">
        <w:t xml:space="preserve"> as it</w:t>
      </w:r>
      <w:r w:rsidR="002D547C" w:rsidRPr="0056010A">
        <w:t xml:space="preserve"> met monthly at </w:t>
      </w:r>
      <w:r w:rsidR="00D3652E" w:rsidRPr="0056010A">
        <w:t xml:space="preserve">BIS </w:t>
      </w:r>
      <w:r w:rsidR="002D547C" w:rsidRPr="0056010A">
        <w:t xml:space="preserve">headquarters </w:t>
      </w:r>
      <w:r w:rsidR="00F806FD" w:rsidRPr="0056010A">
        <w:t>in Bas</w:t>
      </w:r>
      <w:r w:rsidR="00DD27D3" w:rsidRPr="0056010A">
        <w:t>el</w:t>
      </w:r>
      <w:r w:rsidR="002D547C" w:rsidRPr="0056010A">
        <w:t>.</w:t>
      </w:r>
      <w:r w:rsidR="005C7AC0" w:rsidRPr="0056010A">
        <w:t xml:space="preserve"> </w:t>
      </w:r>
    </w:p>
    <w:p w14:paraId="46EE36B3" w14:textId="43246BA9" w:rsidR="00291539" w:rsidRPr="0056010A" w:rsidRDefault="003A7FBB" w:rsidP="00A64576">
      <w:pPr>
        <w:ind w:firstLine="708"/>
        <w:jc w:val="both"/>
      </w:pPr>
      <w:proofErr w:type="spellStart"/>
      <w:r w:rsidRPr="0056010A">
        <w:t>Holtrop</w:t>
      </w:r>
      <w:proofErr w:type="spellEnd"/>
      <w:r w:rsidRPr="0056010A">
        <w:t xml:space="preserve"> followed the Bretton Woods institutions closely. </w:t>
      </w:r>
      <w:r w:rsidR="00AF5E53" w:rsidRPr="0056010A">
        <w:t xml:space="preserve">In 1947 </w:t>
      </w:r>
      <w:r w:rsidRPr="0056010A">
        <w:t xml:space="preserve">he </w:t>
      </w:r>
      <w:r w:rsidR="002E3626" w:rsidRPr="0056010A">
        <w:t>became</w:t>
      </w:r>
      <w:r w:rsidR="00AF5E53" w:rsidRPr="0056010A">
        <w:t xml:space="preserve"> alternate governor for The Netherlands at both the IMF and</w:t>
      </w:r>
      <w:r w:rsidR="00D43C30" w:rsidRPr="0056010A">
        <w:t xml:space="preserve"> the</w:t>
      </w:r>
      <w:r w:rsidR="00AF5E53" w:rsidRPr="0056010A">
        <w:t xml:space="preserve"> IBRD. </w:t>
      </w:r>
      <w:r w:rsidR="00B36522" w:rsidRPr="0056010A">
        <w:t xml:space="preserve">With the country spending its last reserves and </w:t>
      </w:r>
      <w:proofErr w:type="spellStart"/>
      <w:r w:rsidR="00D47784" w:rsidRPr="0056010A">
        <w:t>Lieftinck</w:t>
      </w:r>
      <w:r w:rsidR="00B36522" w:rsidRPr="0056010A">
        <w:t>’s</w:t>
      </w:r>
      <w:proofErr w:type="spellEnd"/>
      <w:r w:rsidR="00B36522" w:rsidRPr="0056010A">
        <w:t xml:space="preserve"> effort </w:t>
      </w:r>
      <w:r w:rsidR="00D47784" w:rsidRPr="0056010A">
        <w:t>to get a</w:t>
      </w:r>
      <w:r w:rsidR="00B36522" w:rsidRPr="0056010A">
        <w:t>n</w:t>
      </w:r>
      <w:r w:rsidR="00D47784" w:rsidRPr="0056010A">
        <w:t xml:space="preserve"> </w:t>
      </w:r>
      <w:r w:rsidR="00B36522" w:rsidRPr="0056010A">
        <w:t xml:space="preserve">IBRD </w:t>
      </w:r>
      <w:r w:rsidR="00D47784" w:rsidRPr="0056010A">
        <w:t xml:space="preserve">loan </w:t>
      </w:r>
      <w:r w:rsidR="007E0F2E" w:rsidRPr="0056010A">
        <w:t xml:space="preserve">still </w:t>
      </w:r>
      <w:r w:rsidR="00513EFC" w:rsidRPr="0056010A">
        <w:t>unsuccessful</w:t>
      </w:r>
      <w:r w:rsidR="00C96892" w:rsidRPr="0056010A">
        <w:t xml:space="preserve">, French </w:t>
      </w:r>
      <w:r w:rsidR="00DD27DB" w:rsidRPr="0056010A">
        <w:t>C</w:t>
      </w:r>
      <w:r w:rsidR="00C96892" w:rsidRPr="0056010A">
        <w:t xml:space="preserve">entral </w:t>
      </w:r>
      <w:r w:rsidR="00DD27DB" w:rsidRPr="0056010A">
        <w:t>B</w:t>
      </w:r>
      <w:r w:rsidR="00C96892" w:rsidRPr="0056010A">
        <w:t>ank President E</w:t>
      </w:r>
      <w:r w:rsidR="00395B9F" w:rsidRPr="0056010A">
        <w:t>mmanuel</w:t>
      </w:r>
      <w:r w:rsidR="00C96892" w:rsidRPr="0056010A">
        <w:t xml:space="preserve"> </w:t>
      </w:r>
      <w:proofErr w:type="spellStart"/>
      <w:r w:rsidR="00C96892" w:rsidRPr="0056010A">
        <w:t>Monick</w:t>
      </w:r>
      <w:proofErr w:type="spellEnd"/>
      <w:r w:rsidR="00C96892" w:rsidRPr="0056010A">
        <w:t xml:space="preserve"> </w:t>
      </w:r>
      <w:r w:rsidR="00395B9F" w:rsidRPr="0056010A">
        <w:t>revealed to</w:t>
      </w:r>
      <w:r w:rsidR="00C96892" w:rsidRPr="0056010A">
        <w:t xml:space="preserve"> </w:t>
      </w:r>
      <w:proofErr w:type="spellStart"/>
      <w:r w:rsidR="001B647A" w:rsidRPr="0056010A">
        <w:t>Holtrop</w:t>
      </w:r>
      <w:proofErr w:type="spellEnd"/>
      <w:r w:rsidR="001B647A" w:rsidRPr="0056010A">
        <w:t xml:space="preserve"> </w:t>
      </w:r>
      <w:r w:rsidR="00DF0EB2" w:rsidRPr="0056010A">
        <w:t xml:space="preserve">during a walk </w:t>
      </w:r>
      <w:r w:rsidR="007A0CDC" w:rsidRPr="0056010A">
        <w:t>near</w:t>
      </w:r>
      <w:r w:rsidR="00DC1F49" w:rsidRPr="0056010A">
        <w:t xml:space="preserve"> </w:t>
      </w:r>
      <w:r w:rsidR="002D2DAA" w:rsidRPr="0056010A">
        <w:t xml:space="preserve">the </w:t>
      </w:r>
      <w:r w:rsidR="00DC1F49" w:rsidRPr="0056010A">
        <w:t xml:space="preserve">BIS </w:t>
      </w:r>
      <w:r w:rsidR="00DD0923" w:rsidRPr="0056010A">
        <w:t>headquarters</w:t>
      </w:r>
      <w:r w:rsidR="00AF0D6A" w:rsidRPr="0056010A">
        <w:t xml:space="preserve"> in May </w:t>
      </w:r>
      <w:r w:rsidR="00395B9F" w:rsidRPr="0056010A">
        <w:t>that t</w:t>
      </w:r>
      <w:r w:rsidR="00B36522" w:rsidRPr="0056010A">
        <w:t>h</w:t>
      </w:r>
      <w:r w:rsidR="00395B9F" w:rsidRPr="0056010A">
        <w:t xml:space="preserve">e US was to launch the Marshall Plan. </w:t>
      </w:r>
      <w:r w:rsidR="00DD27DB" w:rsidRPr="0056010A">
        <w:t xml:space="preserve">This </w:t>
      </w:r>
      <w:r w:rsidR="00DF0EB2" w:rsidRPr="0056010A">
        <w:t xml:space="preserve">early information </w:t>
      </w:r>
      <w:r w:rsidR="00DD27DB" w:rsidRPr="0056010A">
        <w:t xml:space="preserve">changed </w:t>
      </w:r>
      <w:proofErr w:type="spellStart"/>
      <w:r w:rsidR="00AF5E53" w:rsidRPr="0056010A">
        <w:t>Holtrop’</w:t>
      </w:r>
      <w:r w:rsidR="00DD27DB" w:rsidRPr="0056010A">
        <w:t>s</w:t>
      </w:r>
      <w:proofErr w:type="spellEnd"/>
      <w:r w:rsidR="00DD27DB" w:rsidRPr="0056010A">
        <w:t xml:space="preserve"> prospects for the future.</w:t>
      </w:r>
      <w:r w:rsidR="00395B9F" w:rsidRPr="0056010A">
        <w:t xml:space="preserve"> </w:t>
      </w:r>
      <w:r w:rsidR="008D57B0" w:rsidRPr="0056010A">
        <w:t>Following his visit to</w:t>
      </w:r>
      <w:r w:rsidR="00395B9F" w:rsidRPr="0056010A">
        <w:t xml:space="preserve"> Washington DC</w:t>
      </w:r>
      <w:r w:rsidR="008D57B0" w:rsidRPr="0056010A">
        <w:t>,</w:t>
      </w:r>
      <w:r w:rsidR="00DD27DB" w:rsidRPr="0056010A">
        <w:t xml:space="preserve"> </w:t>
      </w:r>
      <w:r w:rsidR="00395B9F" w:rsidRPr="0056010A">
        <w:t>France and The Netherlands were</w:t>
      </w:r>
      <w:r w:rsidR="00B36522" w:rsidRPr="0056010A">
        <w:t xml:space="preserve"> </w:t>
      </w:r>
      <w:r w:rsidR="00395B9F" w:rsidRPr="0056010A">
        <w:t>the first two countries to receive reconstruction loans from the IBRD.</w:t>
      </w:r>
      <w:r w:rsidR="00DD27DB" w:rsidRPr="0056010A">
        <w:t xml:space="preserve"> </w:t>
      </w:r>
      <w:r w:rsidR="00AF5E53" w:rsidRPr="0056010A">
        <w:t xml:space="preserve">An IMF </w:t>
      </w:r>
      <w:r w:rsidR="00D43C30" w:rsidRPr="0056010A">
        <w:t>credit</w:t>
      </w:r>
      <w:r w:rsidR="00AF5E53" w:rsidRPr="0056010A">
        <w:t xml:space="preserve"> followed the same year.</w:t>
      </w:r>
      <w:r w:rsidR="00D43C30" w:rsidRPr="0056010A">
        <w:t xml:space="preserve"> </w:t>
      </w:r>
      <w:proofErr w:type="spellStart"/>
      <w:r w:rsidR="00FC4977" w:rsidRPr="0056010A">
        <w:t>Lieftinck</w:t>
      </w:r>
      <w:proofErr w:type="spellEnd"/>
      <w:r w:rsidR="00FC4977" w:rsidRPr="0056010A">
        <w:t xml:space="preserve"> </w:t>
      </w:r>
      <w:r w:rsidR="00D43C30" w:rsidRPr="0056010A">
        <w:t xml:space="preserve">and </w:t>
      </w:r>
      <w:proofErr w:type="spellStart"/>
      <w:r w:rsidR="00FC4977" w:rsidRPr="0056010A">
        <w:t>Holtrop</w:t>
      </w:r>
      <w:proofErr w:type="spellEnd"/>
      <w:r w:rsidR="00FC4977" w:rsidRPr="0056010A">
        <w:t xml:space="preserve"> </w:t>
      </w:r>
      <w:r w:rsidR="009D60AA" w:rsidRPr="0056010A">
        <w:t>(</w:t>
      </w:r>
      <w:r w:rsidR="00FC4977" w:rsidRPr="0056010A">
        <w:t>who was IMF governor between 1952 and 1967</w:t>
      </w:r>
      <w:r w:rsidR="009D60AA" w:rsidRPr="0056010A">
        <w:t>)</w:t>
      </w:r>
      <w:r w:rsidR="00FC4977" w:rsidRPr="0056010A">
        <w:t xml:space="preserve"> </w:t>
      </w:r>
      <w:r w:rsidR="00D43C30" w:rsidRPr="0056010A">
        <w:lastRenderedPageBreak/>
        <w:t>visit</w:t>
      </w:r>
      <w:r w:rsidR="00A2751F" w:rsidRPr="0056010A">
        <w:t>ed</w:t>
      </w:r>
      <w:r w:rsidR="00D43C30" w:rsidRPr="0056010A">
        <w:t xml:space="preserve"> the combined annual meetings of the two institutions</w:t>
      </w:r>
      <w:r w:rsidR="007E0F2E" w:rsidRPr="0056010A">
        <w:t xml:space="preserve"> together</w:t>
      </w:r>
      <w:r w:rsidR="00DF0EB2" w:rsidRPr="0056010A">
        <w:t xml:space="preserve">, using the opportunity to exchange thoughts with other </w:t>
      </w:r>
      <w:r w:rsidR="00DD0923" w:rsidRPr="0056010A">
        <w:t xml:space="preserve">finance </w:t>
      </w:r>
      <w:r w:rsidR="00DF0EB2" w:rsidRPr="0056010A">
        <w:t>ministers and central bank</w:t>
      </w:r>
      <w:r w:rsidR="00DE1230" w:rsidRPr="0056010A">
        <w:t xml:space="preserve"> president</w:t>
      </w:r>
      <w:r w:rsidR="00DF0EB2" w:rsidRPr="0056010A">
        <w:t>s. Gerda K</w:t>
      </w:r>
      <w:r w:rsidR="00747C46" w:rsidRPr="0056010A">
        <w:t>oe</w:t>
      </w:r>
      <w:r w:rsidR="00DF0EB2" w:rsidRPr="0056010A">
        <w:t>n</w:t>
      </w:r>
      <w:r w:rsidR="00500AB6" w:rsidRPr="0056010A">
        <w:t>, who</w:t>
      </w:r>
      <w:r w:rsidR="00DF0EB2" w:rsidRPr="0056010A">
        <w:t xml:space="preserve"> </w:t>
      </w:r>
      <w:r w:rsidR="007E0F2E" w:rsidRPr="0056010A">
        <w:t>head</w:t>
      </w:r>
      <w:r w:rsidR="00DC1F49" w:rsidRPr="0056010A">
        <w:t>ed</w:t>
      </w:r>
      <w:r w:rsidR="007E0F2E" w:rsidRPr="0056010A">
        <w:t xml:space="preserve"> the small </w:t>
      </w:r>
      <w:r w:rsidR="00DC1F49" w:rsidRPr="0056010A">
        <w:t>section</w:t>
      </w:r>
      <w:r w:rsidR="007E0F2E" w:rsidRPr="0056010A">
        <w:t xml:space="preserve"> established at the Dutch central bank to </w:t>
      </w:r>
      <w:r w:rsidR="00DF0EB2" w:rsidRPr="0056010A">
        <w:t>handle the technical and operational aspects related to the IMF</w:t>
      </w:r>
      <w:r w:rsidR="00DC1F49" w:rsidRPr="0056010A">
        <w:t xml:space="preserve"> and</w:t>
      </w:r>
      <w:r w:rsidR="007E0F2E" w:rsidRPr="0056010A">
        <w:t xml:space="preserve"> act</w:t>
      </w:r>
      <w:r w:rsidR="00DC1F49" w:rsidRPr="0056010A">
        <w:t>ed</w:t>
      </w:r>
      <w:r w:rsidR="007E0F2E" w:rsidRPr="0056010A">
        <w:t xml:space="preserve"> in Washington DC as the Dutch Executive Director’s assistant</w:t>
      </w:r>
      <w:r w:rsidR="009B29F0" w:rsidRPr="0056010A">
        <w:t>, ensur</w:t>
      </w:r>
      <w:r w:rsidR="00A16917" w:rsidRPr="0056010A">
        <w:t>ed</w:t>
      </w:r>
      <w:r w:rsidR="009B29F0" w:rsidRPr="0056010A">
        <w:t xml:space="preserve"> that </w:t>
      </w:r>
      <w:proofErr w:type="spellStart"/>
      <w:r w:rsidR="009B29F0" w:rsidRPr="0056010A">
        <w:t>Holtrop</w:t>
      </w:r>
      <w:proofErr w:type="spellEnd"/>
      <w:r w:rsidR="009B29F0" w:rsidRPr="0056010A">
        <w:t xml:space="preserve"> could speak at favourable times</w:t>
      </w:r>
      <w:r w:rsidR="007E0F2E" w:rsidRPr="0056010A">
        <w:t xml:space="preserve">. </w:t>
      </w:r>
      <w:proofErr w:type="spellStart"/>
      <w:r w:rsidR="001F2704" w:rsidRPr="0056010A">
        <w:t>Holtrop’s</w:t>
      </w:r>
      <w:proofErr w:type="spellEnd"/>
      <w:r w:rsidR="001F2704" w:rsidRPr="0056010A">
        <w:t xml:space="preserve"> speeches at the IMF focused on the supply of money that should be sufficient to stimulate sustainable real growth of the world’s production and trade, but that should have neither an inflationary nor a deflationary bias. Instead</w:t>
      </w:r>
      <w:r w:rsidR="0011090A" w:rsidRPr="0056010A">
        <w:t>,</w:t>
      </w:r>
      <w:r w:rsidR="001F2704" w:rsidRPr="0056010A">
        <w:t xml:space="preserve"> stable money </w:t>
      </w:r>
      <w:r w:rsidR="003A7936" w:rsidRPr="0056010A">
        <w:t xml:space="preserve">should be provided </w:t>
      </w:r>
      <w:r w:rsidR="001F2704" w:rsidRPr="0056010A">
        <w:t xml:space="preserve">for the benefit of all. </w:t>
      </w:r>
      <w:r w:rsidR="0011090A" w:rsidRPr="0056010A">
        <w:t xml:space="preserve">In 1954 he warned that easy access to the still </w:t>
      </w:r>
      <w:r w:rsidR="0010455E" w:rsidRPr="0056010A">
        <w:t>insignificant</w:t>
      </w:r>
      <w:r w:rsidR="0011090A" w:rsidRPr="0056010A">
        <w:t xml:space="preserve"> IMF resources should not become an instrument for slowly but persistently spreading inflation</w:t>
      </w:r>
      <w:r w:rsidR="003A0859" w:rsidRPr="0056010A">
        <w:t xml:space="preserve"> and </w:t>
      </w:r>
      <w:r w:rsidR="0011090A" w:rsidRPr="0056010A">
        <w:t xml:space="preserve">two years later </w:t>
      </w:r>
      <w:r w:rsidR="003A0859" w:rsidRPr="0056010A">
        <w:t>advised</w:t>
      </w:r>
      <w:r w:rsidR="00DD0923" w:rsidRPr="0056010A">
        <w:t xml:space="preserve"> that countries which wanted to use IMF resources should follow proper fiscal and monetary policies at home. </w:t>
      </w:r>
      <w:r w:rsidR="0088202B" w:rsidRPr="0056010A">
        <w:t xml:space="preserve">During the </w:t>
      </w:r>
      <w:r w:rsidR="007A0CDC" w:rsidRPr="0056010A">
        <w:t xml:space="preserve">late </w:t>
      </w:r>
      <w:r w:rsidR="0088202B" w:rsidRPr="0056010A">
        <w:t xml:space="preserve">1950s Dutchman </w:t>
      </w:r>
      <w:r w:rsidR="00864CA4" w:rsidRPr="0056010A">
        <w:t>Jacques P</w:t>
      </w:r>
      <w:r w:rsidR="0088202B" w:rsidRPr="0056010A">
        <w:t>o</w:t>
      </w:r>
      <w:r w:rsidR="00864CA4" w:rsidRPr="0056010A">
        <w:t>lak, who had joined the IMF research staff</w:t>
      </w:r>
      <w:r w:rsidR="0088202B" w:rsidRPr="0056010A">
        <w:t xml:space="preserve"> in 1947, developed a small model for monetary analysis that was similar in outlook to the one </w:t>
      </w:r>
      <w:proofErr w:type="spellStart"/>
      <w:r w:rsidR="0088202B" w:rsidRPr="0056010A">
        <w:t>Holtrop</w:t>
      </w:r>
      <w:proofErr w:type="spellEnd"/>
      <w:r w:rsidR="0088202B" w:rsidRPr="0056010A">
        <w:t xml:space="preserve"> </w:t>
      </w:r>
      <w:r w:rsidR="00410E67" w:rsidRPr="0056010A">
        <w:t>had</w:t>
      </w:r>
      <w:r w:rsidR="0088202B" w:rsidRPr="0056010A">
        <w:t xml:space="preserve"> develop</w:t>
      </w:r>
      <w:r w:rsidR="00410E67" w:rsidRPr="0056010A">
        <w:t>ed</w:t>
      </w:r>
      <w:r w:rsidR="0088202B" w:rsidRPr="0056010A">
        <w:t xml:space="preserve"> at the Dutch central bank. </w:t>
      </w:r>
      <w:r w:rsidR="00DD1E34" w:rsidRPr="0056010A">
        <w:t>Polak’s model</w:t>
      </w:r>
      <w:r w:rsidR="0088202B" w:rsidRPr="0056010A">
        <w:t xml:space="preserve"> was used in IMF country analyses</w:t>
      </w:r>
      <w:r w:rsidR="007A0CDC" w:rsidRPr="0056010A">
        <w:t xml:space="preserve"> and contributed to the IMF’s </w:t>
      </w:r>
      <w:r w:rsidR="00410E67" w:rsidRPr="0056010A">
        <w:t xml:space="preserve">monetary </w:t>
      </w:r>
      <w:r w:rsidR="007A0CDC" w:rsidRPr="0056010A">
        <w:t>approach to balance of payments</w:t>
      </w:r>
      <w:r w:rsidR="00410E67" w:rsidRPr="0056010A">
        <w:t xml:space="preserve"> issues</w:t>
      </w:r>
      <w:r w:rsidR="007A0CDC" w:rsidRPr="0056010A">
        <w:t>.</w:t>
      </w:r>
      <w:r w:rsidR="00BE7073" w:rsidRPr="0056010A">
        <w:t xml:space="preserve"> </w:t>
      </w:r>
    </w:p>
    <w:p w14:paraId="2A54D970" w14:textId="3C61435B" w:rsidR="00DF0EB2" w:rsidRPr="0056010A" w:rsidRDefault="00DD1E34" w:rsidP="00A64576">
      <w:pPr>
        <w:ind w:firstLine="708"/>
        <w:jc w:val="both"/>
      </w:pPr>
      <w:r w:rsidRPr="0056010A">
        <w:t xml:space="preserve">In the early 1960s the Bretton Woods system began to weaken due to problems with </w:t>
      </w:r>
      <w:r w:rsidR="00E6703E" w:rsidRPr="0056010A">
        <w:t>US</w:t>
      </w:r>
      <w:r w:rsidRPr="0056010A">
        <w:t xml:space="preserve"> and British currencies. </w:t>
      </w:r>
      <w:r w:rsidR="002966F2" w:rsidRPr="0056010A">
        <w:t xml:space="preserve">When the total amount of dollars exceeded the US holdings of gold in 1960, speculators demanded gold for their notes. The same </w:t>
      </w:r>
      <w:r w:rsidR="000A409F" w:rsidRPr="0056010A">
        <w:t>happened during</w:t>
      </w:r>
      <w:r w:rsidR="002966F2" w:rsidRPr="0056010A">
        <w:t xml:space="preserve"> the sterling crisis of 1961. </w:t>
      </w:r>
      <w:r w:rsidR="000A409F" w:rsidRPr="0056010A">
        <w:t>A</w:t>
      </w:r>
      <w:r w:rsidR="002966F2" w:rsidRPr="0056010A">
        <w:t xml:space="preserve">n international solution </w:t>
      </w:r>
      <w:r w:rsidR="000A409F" w:rsidRPr="0056010A">
        <w:t xml:space="preserve">had to be found, particularly because the </w:t>
      </w:r>
      <w:r w:rsidRPr="0056010A">
        <w:t xml:space="preserve">IMF facilities were insufficient to handle these crises. </w:t>
      </w:r>
      <w:proofErr w:type="spellStart"/>
      <w:r w:rsidRPr="0056010A">
        <w:t>Holtrop</w:t>
      </w:r>
      <w:proofErr w:type="spellEnd"/>
      <w:r w:rsidRPr="0056010A">
        <w:t xml:space="preserve"> believed that the system was </w:t>
      </w:r>
      <w:r w:rsidR="009762D9" w:rsidRPr="0056010A">
        <w:t xml:space="preserve">not </w:t>
      </w:r>
      <w:r w:rsidRPr="0056010A">
        <w:t xml:space="preserve">the problem but </w:t>
      </w:r>
      <w:r w:rsidR="0097595F" w:rsidRPr="0056010A">
        <w:t>its misuse. He also believed that the debate about international monetary problems should not be held in the US,</w:t>
      </w:r>
      <w:r w:rsidR="00410E67" w:rsidRPr="0056010A">
        <w:t xml:space="preserve"> where problems </w:t>
      </w:r>
      <w:r w:rsidR="00FE7D42" w:rsidRPr="0056010A">
        <w:t>we</w:t>
      </w:r>
      <w:r w:rsidR="00410E67" w:rsidRPr="0056010A">
        <w:t>re discussed only bilaterally or among specialists,</w:t>
      </w:r>
      <w:r w:rsidR="0097595F" w:rsidRPr="0056010A">
        <w:t xml:space="preserve"> but </w:t>
      </w:r>
      <w:r w:rsidR="00D32487" w:rsidRPr="0056010A">
        <w:t>in an open and informal conversation between central bank</w:t>
      </w:r>
      <w:r w:rsidR="00DE1230" w:rsidRPr="0056010A">
        <w:t xml:space="preserve"> president</w:t>
      </w:r>
      <w:r w:rsidR="00D32487" w:rsidRPr="0056010A">
        <w:t>s</w:t>
      </w:r>
      <w:r w:rsidR="0097595F" w:rsidRPr="0056010A">
        <w:t xml:space="preserve">. </w:t>
      </w:r>
      <w:r w:rsidR="00410E67" w:rsidRPr="0056010A">
        <w:t>This is why he</w:t>
      </w:r>
      <w:r w:rsidR="0097595F" w:rsidRPr="0056010A">
        <w:t xml:space="preserve"> initiate</w:t>
      </w:r>
      <w:r w:rsidR="00410E67" w:rsidRPr="0056010A">
        <w:t>d</w:t>
      </w:r>
      <w:r w:rsidR="0097595F" w:rsidRPr="0056010A">
        <w:t xml:space="preserve"> the Sunday evening dinner </w:t>
      </w:r>
      <w:r w:rsidR="003A02D0" w:rsidRPr="0056010A">
        <w:t>at the BIS in Bas</w:t>
      </w:r>
      <w:r w:rsidR="00DD27D3" w:rsidRPr="0056010A">
        <w:t>el</w:t>
      </w:r>
      <w:r w:rsidR="003A02D0" w:rsidRPr="0056010A">
        <w:t xml:space="preserve"> </w:t>
      </w:r>
      <w:r w:rsidR="00D32487" w:rsidRPr="0056010A">
        <w:t xml:space="preserve">in 1960 </w:t>
      </w:r>
      <w:r w:rsidR="0097595F" w:rsidRPr="0056010A">
        <w:t>and invite</w:t>
      </w:r>
      <w:r w:rsidR="00410E67" w:rsidRPr="0056010A">
        <w:t>d</w:t>
      </w:r>
      <w:r w:rsidR="0097595F" w:rsidRPr="0056010A">
        <w:t xml:space="preserve"> representatives of the US Federal Reserve and the IMF Board to attend</w:t>
      </w:r>
      <w:r w:rsidR="00410E67" w:rsidRPr="0056010A">
        <w:t>.</w:t>
      </w:r>
      <w:r w:rsidR="00D32487" w:rsidRPr="0056010A">
        <w:t xml:space="preserve"> Although </w:t>
      </w:r>
      <w:r w:rsidR="00E32676" w:rsidRPr="0056010A">
        <w:t xml:space="preserve">the monthly meetings </w:t>
      </w:r>
      <w:r w:rsidR="00EF3CA2" w:rsidRPr="0056010A">
        <w:t xml:space="preserve">and </w:t>
      </w:r>
      <w:r w:rsidR="003A02D0" w:rsidRPr="0056010A">
        <w:t xml:space="preserve">some </w:t>
      </w:r>
      <w:r w:rsidR="00EF3CA2" w:rsidRPr="0056010A">
        <w:t xml:space="preserve">BIS support </w:t>
      </w:r>
      <w:r w:rsidR="00E32676" w:rsidRPr="0056010A">
        <w:t>proved helpful to the US, the US government did not consider finding a solution through the BIS</w:t>
      </w:r>
      <w:r w:rsidR="009762D9" w:rsidRPr="0056010A">
        <w:t xml:space="preserve"> as </w:t>
      </w:r>
      <w:r w:rsidR="00B428C1" w:rsidRPr="0056010A">
        <w:t>it</w:t>
      </w:r>
      <w:r w:rsidR="00EF3CA2" w:rsidRPr="0056010A">
        <w:t xml:space="preserve"> preferred</w:t>
      </w:r>
      <w:r w:rsidR="00E32676" w:rsidRPr="0056010A">
        <w:t xml:space="preserve"> the Organization for Economic Cooperation and Development</w:t>
      </w:r>
      <w:r w:rsidR="00802889" w:rsidRPr="0056010A">
        <w:t xml:space="preserve"> (OECD)</w:t>
      </w:r>
      <w:r w:rsidR="00E32676" w:rsidRPr="0056010A">
        <w:t>, which established a working party to discuss the coordination of the balance of payment positions of its member states. It was agreed that the IMF and the BIS would attend the meetings of this working party.</w:t>
      </w:r>
      <w:r w:rsidR="00502595" w:rsidRPr="0056010A">
        <w:t xml:space="preserve"> </w:t>
      </w:r>
      <w:proofErr w:type="spellStart"/>
      <w:r w:rsidR="00E6703E" w:rsidRPr="0056010A">
        <w:t>Holtrop</w:t>
      </w:r>
      <w:proofErr w:type="spellEnd"/>
      <w:r w:rsidR="00E6703E" w:rsidRPr="0056010A">
        <w:t xml:space="preserve"> secured inclusion of the BIS through Dutch </w:t>
      </w:r>
      <w:r w:rsidR="00A64576" w:rsidRPr="0056010A">
        <w:t>civil servant</w:t>
      </w:r>
      <w:r w:rsidR="00E6703E" w:rsidRPr="0056010A">
        <w:t xml:space="preserve"> Emile van </w:t>
      </w:r>
      <w:proofErr w:type="spellStart"/>
      <w:r w:rsidR="00E6703E" w:rsidRPr="0056010A">
        <w:t>Lennep</w:t>
      </w:r>
      <w:proofErr w:type="spellEnd"/>
      <w:r w:rsidR="00E6703E" w:rsidRPr="0056010A">
        <w:t xml:space="preserve">, who chaired the </w:t>
      </w:r>
      <w:r w:rsidR="009071CC" w:rsidRPr="0056010A">
        <w:t xml:space="preserve">OECD </w:t>
      </w:r>
      <w:r w:rsidR="00E6703E" w:rsidRPr="0056010A">
        <w:t>working group, and Robert Roosa</w:t>
      </w:r>
      <w:r w:rsidR="009071CC" w:rsidRPr="0056010A">
        <w:t>, US Under Secretary of the Treasury, who ‘welcomed BIS participation’ (Yago 2013</w:t>
      </w:r>
      <w:r w:rsidR="00A16917" w:rsidRPr="0056010A">
        <w:t>:</w:t>
      </w:r>
      <w:r w:rsidR="009071CC" w:rsidRPr="0056010A">
        <w:t xml:space="preserve"> 230). </w:t>
      </w:r>
      <w:r w:rsidR="00502595" w:rsidRPr="0056010A">
        <w:t>The creation of another international financial facility, the General Agreement to Borrow, was outside the IMF’s jurisdiction and was controlled by a Group of 10 states</w:t>
      </w:r>
      <w:r w:rsidR="00300E53" w:rsidRPr="0056010A">
        <w:t xml:space="preserve"> (G10)</w:t>
      </w:r>
      <w:r w:rsidR="00502595" w:rsidRPr="0056010A">
        <w:t xml:space="preserve">, which would meet regularly </w:t>
      </w:r>
      <w:r w:rsidR="00EF3CA2" w:rsidRPr="0056010A">
        <w:t xml:space="preserve">to discuss monetary cooperation and reform </w:t>
      </w:r>
      <w:r w:rsidR="000636C5" w:rsidRPr="0056010A">
        <w:t xml:space="preserve">at </w:t>
      </w:r>
      <w:proofErr w:type="spellStart"/>
      <w:r w:rsidR="00EF3CA2" w:rsidRPr="0056010A">
        <w:t>Holtrop’s</w:t>
      </w:r>
      <w:proofErr w:type="spellEnd"/>
      <w:r w:rsidR="000636C5" w:rsidRPr="0056010A">
        <w:t xml:space="preserve"> BIS </w:t>
      </w:r>
      <w:r w:rsidR="00502595" w:rsidRPr="0056010A">
        <w:t>in Bas</w:t>
      </w:r>
      <w:r w:rsidR="00DD27D3" w:rsidRPr="0056010A">
        <w:t>el</w:t>
      </w:r>
      <w:r w:rsidR="00502595" w:rsidRPr="0056010A">
        <w:t xml:space="preserve">. </w:t>
      </w:r>
      <w:r w:rsidR="00300E53" w:rsidRPr="0056010A">
        <w:t xml:space="preserve">During the 1960s the G10 played the leading role among the </w:t>
      </w:r>
      <w:r w:rsidR="00C8468B" w:rsidRPr="0056010A">
        <w:t xml:space="preserve">international </w:t>
      </w:r>
      <w:r w:rsidR="00300E53" w:rsidRPr="0056010A">
        <w:t>institutions by devising a new international currency facility for the IMF, the Special Drawing Rights.</w:t>
      </w:r>
      <w:r w:rsidR="00E60D97" w:rsidRPr="0056010A">
        <w:t xml:space="preserve"> </w:t>
      </w:r>
      <w:r w:rsidR="003D0BFD" w:rsidRPr="0056010A">
        <w:t xml:space="preserve">The BIS was </w:t>
      </w:r>
      <w:r w:rsidR="00670882" w:rsidRPr="0056010A">
        <w:t>p</w:t>
      </w:r>
      <w:r w:rsidR="003D0BFD" w:rsidRPr="0056010A">
        <w:t>art of the activities</w:t>
      </w:r>
      <w:r w:rsidR="00E76064" w:rsidRPr="0056010A">
        <w:t>,</w:t>
      </w:r>
      <w:r w:rsidR="003D0BFD" w:rsidRPr="0056010A">
        <w:t xml:space="preserve"> but </w:t>
      </w:r>
      <w:proofErr w:type="spellStart"/>
      <w:r w:rsidR="003D0BFD" w:rsidRPr="0056010A">
        <w:t>Holtrop</w:t>
      </w:r>
      <w:proofErr w:type="spellEnd"/>
      <w:r w:rsidR="003D0BFD" w:rsidRPr="0056010A">
        <w:t xml:space="preserve"> was disappointed that his international monetary views found little response. Inflation rose seriously but the community of central bank</w:t>
      </w:r>
      <w:r w:rsidR="00DE1230" w:rsidRPr="0056010A">
        <w:t xml:space="preserve"> president</w:t>
      </w:r>
      <w:r w:rsidR="003D0BFD" w:rsidRPr="0056010A">
        <w:t xml:space="preserve">s did not reach agreement about the necessary </w:t>
      </w:r>
      <w:r w:rsidR="00670882" w:rsidRPr="0056010A">
        <w:t>policies and measures</w:t>
      </w:r>
      <w:r w:rsidR="001F47D1" w:rsidRPr="0056010A">
        <w:t xml:space="preserve"> to keep it under control</w:t>
      </w:r>
      <w:r w:rsidR="00670882" w:rsidRPr="0056010A">
        <w:t>.</w:t>
      </w:r>
    </w:p>
    <w:p w14:paraId="1426658C" w14:textId="50669F65" w:rsidR="00EF3CA2" w:rsidRPr="0056010A" w:rsidRDefault="00EF3CA2" w:rsidP="00A64576">
      <w:pPr>
        <w:ind w:firstLine="708"/>
        <w:jc w:val="both"/>
      </w:pPr>
      <w:proofErr w:type="spellStart"/>
      <w:r w:rsidRPr="0056010A">
        <w:t>Holtrop</w:t>
      </w:r>
      <w:proofErr w:type="spellEnd"/>
      <w:r w:rsidRPr="0056010A">
        <w:t xml:space="preserve"> </w:t>
      </w:r>
      <w:r w:rsidR="00C8468B" w:rsidRPr="0056010A">
        <w:t xml:space="preserve">decided to </w:t>
      </w:r>
      <w:r w:rsidR="00F31166" w:rsidRPr="0056010A">
        <w:t>conclude</w:t>
      </w:r>
      <w:r w:rsidR="00C8468B" w:rsidRPr="0056010A">
        <w:t xml:space="preserve"> his career </w:t>
      </w:r>
      <w:r w:rsidR="00A231C3" w:rsidRPr="0056010A">
        <w:t>up</w:t>
      </w:r>
      <w:r w:rsidR="00C8468B" w:rsidRPr="0056010A">
        <w:t>on reaching retirement age at 65</w:t>
      </w:r>
      <w:r w:rsidR="003E6590" w:rsidRPr="0056010A">
        <w:t xml:space="preserve"> in 1967</w:t>
      </w:r>
      <w:r w:rsidR="00C8468B" w:rsidRPr="0056010A">
        <w:t xml:space="preserve">. </w:t>
      </w:r>
      <w:r w:rsidR="006E2F34" w:rsidRPr="0056010A">
        <w:t xml:space="preserve">Jelle </w:t>
      </w:r>
      <w:proofErr w:type="spellStart"/>
      <w:r w:rsidR="006E2F34" w:rsidRPr="0056010A">
        <w:t>Zijlstra</w:t>
      </w:r>
      <w:proofErr w:type="spellEnd"/>
      <w:r w:rsidR="006E2F34" w:rsidRPr="0056010A">
        <w:t xml:space="preserve"> became his successor </w:t>
      </w:r>
      <w:r w:rsidR="005771E6" w:rsidRPr="0056010A">
        <w:t xml:space="preserve">at both the Dutch central bank (as of 1 May) and the BIS </w:t>
      </w:r>
      <w:r w:rsidR="003E6590" w:rsidRPr="0056010A">
        <w:t xml:space="preserve">(as of 1 July). In 1971 </w:t>
      </w:r>
      <w:proofErr w:type="spellStart"/>
      <w:r w:rsidR="003E6590" w:rsidRPr="0056010A">
        <w:t>Holtrop</w:t>
      </w:r>
      <w:proofErr w:type="spellEnd"/>
      <w:r w:rsidR="003E6590" w:rsidRPr="0056010A">
        <w:t xml:space="preserve"> participated in a </w:t>
      </w:r>
      <w:r w:rsidR="00471B3E" w:rsidRPr="0056010A">
        <w:t xml:space="preserve">Dutch </w:t>
      </w:r>
      <w:r w:rsidR="00FB3E79" w:rsidRPr="0056010A">
        <w:t xml:space="preserve">scientific </w:t>
      </w:r>
      <w:r w:rsidR="003E6590" w:rsidRPr="0056010A">
        <w:t xml:space="preserve">debate </w:t>
      </w:r>
      <w:r w:rsidR="00FB3E79" w:rsidRPr="0056010A">
        <w:t xml:space="preserve">in which he discussed </w:t>
      </w:r>
      <w:r w:rsidR="00C4098F" w:rsidRPr="0056010A">
        <w:t xml:space="preserve">the effectiveness of </w:t>
      </w:r>
      <w:r w:rsidR="00FB3E79" w:rsidRPr="0056010A">
        <w:t>his monetary experiences between 1954</w:t>
      </w:r>
      <w:r w:rsidR="00BE1B71" w:rsidRPr="0056010A">
        <w:t xml:space="preserve"> and </w:t>
      </w:r>
      <w:r w:rsidR="00FB3E79" w:rsidRPr="0056010A">
        <w:t xml:space="preserve">1969. </w:t>
      </w:r>
      <w:r w:rsidR="0019014A" w:rsidRPr="0056010A">
        <w:t>The comments made it clear</w:t>
      </w:r>
      <w:r w:rsidR="00FB3E79" w:rsidRPr="0056010A">
        <w:t xml:space="preserve"> that the time of his </w:t>
      </w:r>
      <w:r w:rsidR="00F31166" w:rsidRPr="0056010A">
        <w:t>approach</w:t>
      </w:r>
      <w:r w:rsidR="00FB3E79" w:rsidRPr="0056010A">
        <w:t xml:space="preserve"> was over. </w:t>
      </w:r>
      <w:r w:rsidR="00802889" w:rsidRPr="0056010A">
        <w:t xml:space="preserve">His strength had been the development of a </w:t>
      </w:r>
      <w:proofErr w:type="gramStart"/>
      <w:r w:rsidR="00802889" w:rsidRPr="0056010A">
        <w:t>quantitatively</w:t>
      </w:r>
      <w:r w:rsidR="00F31166" w:rsidRPr="0056010A">
        <w:t>-</w:t>
      </w:r>
      <w:r w:rsidR="00E76064" w:rsidRPr="0056010A">
        <w:t>orient</w:t>
      </w:r>
      <w:r w:rsidR="00802889" w:rsidRPr="0056010A">
        <w:t>ed</w:t>
      </w:r>
      <w:proofErr w:type="gramEnd"/>
      <w:r w:rsidR="00802889" w:rsidRPr="0056010A">
        <w:t xml:space="preserve"> monetary policy, which he had applied at the Dutch central bank, the BIS and the Bretton Woods institutions. </w:t>
      </w:r>
      <w:r w:rsidR="009071CC" w:rsidRPr="0056010A">
        <w:t xml:space="preserve">Kazuhiko Yago </w:t>
      </w:r>
      <w:r w:rsidR="005F3961" w:rsidRPr="0056010A">
        <w:t xml:space="preserve">(2013: 197) </w:t>
      </w:r>
      <w:r w:rsidR="009071CC" w:rsidRPr="0056010A">
        <w:t xml:space="preserve">counts </w:t>
      </w:r>
      <w:proofErr w:type="spellStart"/>
      <w:r w:rsidR="009071CC" w:rsidRPr="0056010A">
        <w:t>Holtrop</w:t>
      </w:r>
      <w:proofErr w:type="spellEnd"/>
      <w:r w:rsidR="009071CC" w:rsidRPr="0056010A">
        <w:t xml:space="preserve"> among the </w:t>
      </w:r>
      <w:r w:rsidR="005F3961" w:rsidRPr="0056010A">
        <w:t xml:space="preserve">small group of </w:t>
      </w:r>
      <w:r w:rsidR="009071CC" w:rsidRPr="0056010A">
        <w:t xml:space="preserve">individuals ‘who restored the BIS during the postwar reconstruction period and, over time, led the way to restoration of the Bretton </w:t>
      </w:r>
      <w:r w:rsidR="00471B3E" w:rsidRPr="0056010A">
        <w:t>W</w:t>
      </w:r>
      <w:r w:rsidR="009071CC" w:rsidRPr="0056010A">
        <w:t>oods system’</w:t>
      </w:r>
      <w:r w:rsidR="005F3961" w:rsidRPr="0056010A">
        <w:t>.</w:t>
      </w:r>
      <w:r w:rsidR="009071CC" w:rsidRPr="0056010A">
        <w:t xml:space="preserve"> </w:t>
      </w:r>
      <w:r w:rsidR="00802889" w:rsidRPr="0056010A">
        <w:t xml:space="preserve">During the 1960s </w:t>
      </w:r>
      <w:proofErr w:type="spellStart"/>
      <w:r w:rsidR="005F3961" w:rsidRPr="0056010A">
        <w:t>Holtrop</w:t>
      </w:r>
      <w:proofErr w:type="spellEnd"/>
      <w:r w:rsidR="00802889" w:rsidRPr="0056010A">
        <w:t xml:space="preserve"> managed to </w:t>
      </w:r>
      <w:r w:rsidR="00E76064" w:rsidRPr="0056010A">
        <w:t>make</w:t>
      </w:r>
      <w:r w:rsidR="00802889" w:rsidRPr="0056010A">
        <w:t xml:space="preserve"> the BIS a relevant institution among </w:t>
      </w:r>
      <w:r w:rsidR="00E24DDB" w:rsidRPr="0056010A">
        <w:t>peer</w:t>
      </w:r>
      <w:r w:rsidR="00802889" w:rsidRPr="0056010A">
        <w:t xml:space="preserve"> organizations, such as the IMF and </w:t>
      </w:r>
      <w:r w:rsidR="00802889" w:rsidRPr="0056010A">
        <w:lastRenderedPageBreak/>
        <w:t xml:space="preserve">the OECD, but </w:t>
      </w:r>
      <w:r w:rsidR="001F47D1" w:rsidRPr="0056010A">
        <w:t xml:space="preserve">he </w:t>
      </w:r>
      <w:r w:rsidR="00802889" w:rsidRPr="0056010A">
        <w:t>had to notice that the growth of international credit facilities was accompanied by weaker monetary discipline</w:t>
      </w:r>
      <w:r w:rsidR="001F47D1" w:rsidRPr="0056010A">
        <w:t xml:space="preserve">, </w:t>
      </w:r>
      <w:r w:rsidR="00304800" w:rsidRPr="0056010A">
        <w:t>which</w:t>
      </w:r>
      <w:r w:rsidR="001F47D1" w:rsidRPr="0056010A">
        <w:t xml:space="preserve"> he believed to be </w:t>
      </w:r>
      <w:r w:rsidR="00AF770D" w:rsidRPr="0056010A">
        <w:t xml:space="preserve">so </w:t>
      </w:r>
      <w:r w:rsidR="001F47D1" w:rsidRPr="0056010A">
        <w:t>essential</w:t>
      </w:r>
      <w:r w:rsidR="00802889" w:rsidRPr="0056010A">
        <w:t>.</w:t>
      </w:r>
      <w:r w:rsidR="001F47D1" w:rsidRPr="0056010A">
        <w:t xml:space="preserve"> </w:t>
      </w:r>
      <w:r w:rsidR="00E76064" w:rsidRPr="0056010A">
        <w:t xml:space="preserve">After retirement </w:t>
      </w:r>
      <w:proofErr w:type="spellStart"/>
      <w:r w:rsidR="00FB3E79" w:rsidRPr="0056010A">
        <w:t>H</w:t>
      </w:r>
      <w:r w:rsidR="00670882" w:rsidRPr="0056010A">
        <w:t>oltrop</w:t>
      </w:r>
      <w:proofErr w:type="spellEnd"/>
      <w:r w:rsidR="00FB3E79" w:rsidRPr="0056010A">
        <w:t xml:space="preserve"> did not engage in any public functions, except that he was part of the </w:t>
      </w:r>
      <w:r w:rsidR="005E743B" w:rsidRPr="0056010A">
        <w:t xml:space="preserve">committee of three </w:t>
      </w:r>
      <w:r w:rsidR="00670882" w:rsidRPr="0056010A">
        <w:t xml:space="preserve">wise </w:t>
      </w:r>
      <w:r w:rsidR="005E743B" w:rsidRPr="0056010A">
        <w:t xml:space="preserve">men </w:t>
      </w:r>
      <w:r w:rsidR="00670882" w:rsidRPr="0056010A">
        <w:t>who</w:t>
      </w:r>
      <w:r w:rsidR="003314B5" w:rsidRPr="0056010A">
        <w:t xml:space="preserve"> made an</w:t>
      </w:r>
      <w:r w:rsidR="005E743B" w:rsidRPr="0056010A">
        <w:t xml:space="preserve"> inquir</w:t>
      </w:r>
      <w:r w:rsidR="003314B5" w:rsidRPr="0056010A">
        <w:t>y</w:t>
      </w:r>
      <w:r w:rsidR="005E743B" w:rsidRPr="0056010A">
        <w:t xml:space="preserve"> into the Lockheed bribery scandal</w:t>
      </w:r>
      <w:r w:rsidR="003314B5" w:rsidRPr="0056010A">
        <w:t xml:space="preserve"> in The Netherlands in 1976</w:t>
      </w:r>
      <w:r w:rsidR="005E743B" w:rsidRPr="0056010A">
        <w:t xml:space="preserve">. Prince Bernhard was found </w:t>
      </w:r>
      <w:proofErr w:type="gramStart"/>
      <w:r w:rsidR="005E743B" w:rsidRPr="0056010A">
        <w:t>guilty, but</w:t>
      </w:r>
      <w:proofErr w:type="gramEnd"/>
      <w:r w:rsidR="005E743B" w:rsidRPr="0056010A">
        <w:t xml:space="preserve"> spared. The solution found was that </w:t>
      </w:r>
      <w:r w:rsidR="003314B5" w:rsidRPr="0056010A">
        <w:t>Bernhard</w:t>
      </w:r>
      <w:r w:rsidR="005E743B" w:rsidRPr="0056010A">
        <w:t xml:space="preserve"> had to step down from several public functions and was forbidden to wear his military uniforms again.</w:t>
      </w:r>
      <w:r w:rsidR="004420F0" w:rsidRPr="0056010A">
        <w:t xml:space="preserve"> </w:t>
      </w:r>
      <w:proofErr w:type="spellStart"/>
      <w:r w:rsidR="004420F0" w:rsidRPr="0056010A">
        <w:t>Holtrop</w:t>
      </w:r>
      <w:proofErr w:type="spellEnd"/>
      <w:r w:rsidR="004420F0" w:rsidRPr="0056010A">
        <w:t xml:space="preserve"> </w:t>
      </w:r>
      <w:r w:rsidR="003314B5" w:rsidRPr="0056010A">
        <w:t>enjoyed his private life</w:t>
      </w:r>
      <w:r w:rsidR="001F47D1" w:rsidRPr="0056010A">
        <w:t xml:space="preserve">, but </w:t>
      </w:r>
      <w:r w:rsidR="00AF770D" w:rsidRPr="0056010A">
        <w:t>his health deteriorated due to</w:t>
      </w:r>
      <w:r w:rsidR="001F47D1" w:rsidRPr="0056010A">
        <w:t xml:space="preserve"> a stroke. His second wife died in </w:t>
      </w:r>
      <w:proofErr w:type="gramStart"/>
      <w:r w:rsidR="001F47D1" w:rsidRPr="0056010A">
        <w:t>1986</w:t>
      </w:r>
      <w:proofErr w:type="gramEnd"/>
      <w:r w:rsidR="001F47D1" w:rsidRPr="0056010A">
        <w:t xml:space="preserve"> and he </w:t>
      </w:r>
      <w:r w:rsidR="003314B5" w:rsidRPr="0056010A">
        <w:t>passed away</w:t>
      </w:r>
      <w:r w:rsidR="004420F0" w:rsidRPr="0056010A">
        <w:t xml:space="preserve"> at the age of </w:t>
      </w:r>
      <w:r w:rsidR="00AE05ED" w:rsidRPr="0056010A">
        <w:t>85 in 1988.</w:t>
      </w:r>
    </w:p>
    <w:p w14:paraId="201266C1" w14:textId="77777777" w:rsidR="003D0DB7" w:rsidRPr="0056010A" w:rsidRDefault="003D0DB7" w:rsidP="00A64576">
      <w:pPr>
        <w:jc w:val="both"/>
      </w:pPr>
    </w:p>
    <w:p w14:paraId="7CFCCB1B" w14:textId="00F6C1E0" w:rsidR="003D0DB7" w:rsidRPr="0056010A" w:rsidRDefault="003D0DB7" w:rsidP="00A64576">
      <w:pPr>
        <w:jc w:val="both"/>
      </w:pPr>
      <w:r w:rsidRPr="0056010A">
        <w:rPr>
          <w:b/>
        </w:rPr>
        <w:t>ARCHIVES</w:t>
      </w:r>
      <w:r w:rsidRPr="0056010A">
        <w:t>:</w:t>
      </w:r>
      <w:r w:rsidR="0036337D" w:rsidRPr="0056010A">
        <w:t xml:space="preserve"> </w:t>
      </w:r>
      <w:r w:rsidR="007D6C0C" w:rsidRPr="0056010A">
        <w:t xml:space="preserve">Dossier </w:t>
      </w:r>
      <w:r w:rsidR="0036337D" w:rsidRPr="0056010A">
        <w:t xml:space="preserve">M.W. </w:t>
      </w:r>
      <w:proofErr w:type="spellStart"/>
      <w:r w:rsidR="0036337D" w:rsidRPr="0056010A">
        <w:t>Holtrop</w:t>
      </w:r>
      <w:proofErr w:type="spellEnd"/>
      <w:r w:rsidR="0036337D" w:rsidRPr="0056010A">
        <w:t xml:space="preserve"> </w:t>
      </w:r>
      <w:r w:rsidR="007D6C0C" w:rsidRPr="0056010A">
        <w:t xml:space="preserve">1946-1967, </w:t>
      </w:r>
      <w:r w:rsidR="00670882" w:rsidRPr="0056010A">
        <w:t>N</w:t>
      </w:r>
      <w:r w:rsidR="007D6C0C" w:rsidRPr="0056010A">
        <w:t xml:space="preserve">r. 2.25.69.13, in </w:t>
      </w:r>
      <w:r w:rsidR="008678D0" w:rsidRPr="0056010A">
        <w:t xml:space="preserve">the </w:t>
      </w:r>
      <w:r w:rsidR="00045CDC" w:rsidRPr="0056010A">
        <w:t>a</w:t>
      </w:r>
      <w:r w:rsidR="007D6C0C" w:rsidRPr="0056010A">
        <w:t xml:space="preserve">rchives </w:t>
      </w:r>
      <w:r w:rsidR="008678D0" w:rsidRPr="0056010A">
        <w:t xml:space="preserve">of </w:t>
      </w:r>
      <w:r w:rsidR="007D6C0C" w:rsidRPr="0056010A">
        <w:t xml:space="preserve">De </w:t>
      </w:r>
      <w:proofErr w:type="spellStart"/>
      <w:r w:rsidR="007D6C0C" w:rsidRPr="0056010A">
        <w:t>Nederlandsche</w:t>
      </w:r>
      <w:proofErr w:type="spellEnd"/>
      <w:r w:rsidR="007D6C0C" w:rsidRPr="0056010A">
        <w:t xml:space="preserve"> Bank N.V.</w:t>
      </w:r>
      <w:r w:rsidR="004C6BBD" w:rsidRPr="0056010A">
        <w:t xml:space="preserve"> in</w:t>
      </w:r>
      <w:r w:rsidR="007D6C0C" w:rsidRPr="0056010A">
        <w:t xml:space="preserve"> Amsterdam,</w:t>
      </w:r>
      <w:r w:rsidR="004C6BBD" w:rsidRPr="0056010A">
        <w:t xml:space="preserve"> The Netherlands,</w:t>
      </w:r>
      <w:r w:rsidR="007D6C0C" w:rsidRPr="0056010A">
        <w:t xml:space="preserve"> see </w:t>
      </w:r>
      <w:hyperlink r:id="rId8" w:history="1">
        <w:r w:rsidR="007D6C0C" w:rsidRPr="0056010A">
          <w:rPr>
            <w:rStyle w:val="Hyperlink"/>
            <w:u w:val="none"/>
          </w:rPr>
          <w:t>www.dnb.nl/binaries/2.25.69.13%20archief%20van%20president%20Marius%20Wilhelm%20Holtrop%201946-1967_tcm46-332562.pdf?2020121721</w:t>
        </w:r>
      </w:hyperlink>
      <w:r w:rsidR="007D6C0C" w:rsidRPr="0056010A">
        <w:t xml:space="preserve">. </w:t>
      </w:r>
    </w:p>
    <w:p w14:paraId="0908D894" w14:textId="67A9FDF3" w:rsidR="00603FA0" w:rsidRPr="0056010A" w:rsidRDefault="003D0DB7" w:rsidP="00A64576">
      <w:pPr>
        <w:jc w:val="both"/>
      </w:pPr>
      <w:r w:rsidRPr="0056010A">
        <w:rPr>
          <w:b/>
          <w:lang w:val="nl-NL"/>
        </w:rPr>
        <w:t>PUBLICATIONS</w:t>
      </w:r>
      <w:r w:rsidRPr="0056010A">
        <w:rPr>
          <w:lang w:val="nl-NL"/>
        </w:rPr>
        <w:t>:</w:t>
      </w:r>
      <w:r w:rsidR="006D3511" w:rsidRPr="0056010A">
        <w:rPr>
          <w:lang w:val="nl-NL"/>
        </w:rPr>
        <w:t xml:space="preserve"> </w:t>
      </w:r>
      <w:r w:rsidR="009E5B56" w:rsidRPr="0056010A">
        <w:rPr>
          <w:lang w:val="nl-NL"/>
        </w:rPr>
        <w:t xml:space="preserve">Incomplete </w:t>
      </w:r>
      <w:proofErr w:type="spellStart"/>
      <w:r w:rsidR="009E5B56" w:rsidRPr="0056010A">
        <w:rPr>
          <w:lang w:val="nl-NL"/>
        </w:rPr>
        <w:t>b</w:t>
      </w:r>
      <w:r w:rsidR="006C171C" w:rsidRPr="0056010A">
        <w:rPr>
          <w:lang w:val="nl-NL"/>
        </w:rPr>
        <w:t>ibliography</w:t>
      </w:r>
      <w:proofErr w:type="spellEnd"/>
      <w:r w:rsidR="006C171C" w:rsidRPr="0056010A">
        <w:rPr>
          <w:lang w:val="nl-NL"/>
        </w:rPr>
        <w:t xml:space="preserve"> </w:t>
      </w:r>
      <w:r w:rsidR="00603FA0" w:rsidRPr="0056010A">
        <w:rPr>
          <w:lang w:val="nl-NL"/>
        </w:rPr>
        <w:t xml:space="preserve">in </w:t>
      </w:r>
      <w:proofErr w:type="spellStart"/>
      <w:r w:rsidR="00603FA0" w:rsidRPr="0056010A">
        <w:rPr>
          <w:i/>
          <w:lang w:val="nl-NL"/>
        </w:rPr>
        <w:t>Orbis</w:t>
      </w:r>
      <w:proofErr w:type="spellEnd"/>
      <w:r w:rsidR="00603FA0" w:rsidRPr="0056010A">
        <w:rPr>
          <w:i/>
          <w:lang w:val="nl-NL"/>
        </w:rPr>
        <w:t xml:space="preserve"> </w:t>
      </w:r>
      <w:proofErr w:type="spellStart"/>
      <w:r w:rsidR="00603FA0" w:rsidRPr="0056010A">
        <w:rPr>
          <w:i/>
          <w:lang w:val="nl-NL"/>
        </w:rPr>
        <w:t>Economicus</w:t>
      </w:r>
      <w:proofErr w:type="spellEnd"/>
      <w:r w:rsidR="00603FA0" w:rsidRPr="0056010A">
        <w:rPr>
          <w:lang w:val="nl-NL"/>
        </w:rPr>
        <w:t xml:space="preserve">, 11/2, </w:t>
      </w:r>
      <w:r w:rsidR="006C7CE2" w:rsidRPr="0056010A">
        <w:rPr>
          <w:lang w:val="nl-NL"/>
        </w:rPr>
        <w:t>September</w:t>
      </w:r>
      <w:r w:rsidR="00603FA0" w:rsidRPr="0056010A">
        <w:rPr>
          <w:lang w:val="nl-NL"/>
        </w:rPr>
        <w:t xml:space="preserve"> 1967, 93-96; </w:t>
      </w:r>
      <w:r w:rsidR="006C7CE2" w:rsidRPr="0056010A">
        <w:rPr>
          <w:i/>
          <w:lang w:val="nl-NL"/>
        </w:rPr>
        <w:t>De omloopsnelheid van het geld</w:t>
      </w:r>
      <w:r w:rsidR="006C7CE2" w:rsidRPr="0056010A">
        <w:rPr>
          <w:lang w:val="nl-NL"/>
        </w:rPr>
        <w:t>, Amsterdam 1928 (</w:t>
      </w:r>
      <w:proofErr w:type="spellStart"/>
      <w:r w:rsidR="006C7CE2" w:rsidRPr="0056010A">
        <w:rPr>
          <w:lang w:val="nl-NL"/>
        </w:rPr>
        <w:t>dissertation</w:t>
      </w:r>
      <w:proofErr w:type="spellEnd"/>
      <w:r w:rsidR="006C7CE2" w:rsidRPr="0056010A">
        <w:rPr>
          <w:lang w:val="nl-NL"/>
        </w:rPr>
        <w:t>);</w:t>
      </w:r>
      <w:r w:rsidR="00153026" w:rsidRPr="0056010A">
        <w:rPr>
          <w:lang w:val="nl-NL"/>
        </w:rPr>
        <w:t xml:space="preserve"> </w:t>
      </w:r>
      <w:r w:rsidR="007E5B15" w:rsidRPr="0056010A">
        <w:rPr>
          <w:lang w:val="nl-NL"/>
        </w:rPr>
        <w:t>‘</w:t>
      </w:r>
      <w:proofErr w:type="spellStart"/>
      <w:r w:rsidR="007E5B15" w:rsidRPr="0056010A">
        <w:rPr>
          <w:lang w:val="nl-NL"/>
        </w:rPr>
        <w:t>Theories</w:t>
      </w:r>
      <w:proofErr w:type="spellEnd"/>
      <w:r w:rsidR="007E5B15" w:rsidRPr="0056010A">
        <w:rPr>
          <w:lang w:val="nl-NL"/>
        </w:rPr>
        <w:t xml:space="preserve"> of </w:t>
      </w:r>
      <w:proofErr w:type="spellStart"/>
      <w:r w:rsidR="007E5B15" w:rsidRPr="0056010A">
        <w:rPr>
          <w:lang w:val="nl-NL"/>
        </w:rPr>
        <w:t>the</w:t>
      </w:r>
      <w:proofErr w:type="spellEnd"/>
      <w:r w:rsidR="007E5B15" w:rsidRPr="0056010A">
        <w:rPr>
          <w:lang w:val="nl-NL"/>
        </w:rPr>
        <w:t xml:space="preserve"> </w:t>
      </w:r>
      <w:proofErr w:type="spellStart"/>
      <w:r w:rsidR="007E5B15" w:rsidRPr="0056010A">
        <w:rPr>
          <w:lang w:val="nl-NL"/>
        </w:rPr>
        <w:t>Velocity</w:t>
      </w:r>
      <w:proofErr w:type="spellEnd"/>
      <w:r w:rsidR="007E5B15" w:rsidRPr="0056010A">
        <w:rPr>
          <w:lang w:val="nl-NL"/>
        </w:rPr>
        <w:t xml:space="preserve"> of </w:t>
      </w:r>
      <w:proofErr w:type="spellStart"/>
      <w:r w:rsidR="007E5B15" w:rsidRPr="0056010A">
        <w:rPr>
          <w:lang w:val="nl-NL"/>
        </w:rPr>
        <w:t>Circulation</w:t>
      </w:r>
      <w:proofErr w:type="spellEnd"/>
      <w:r w:rsidR="007E5B15" w:rsidRPr="0056010A">
        <w:rPr>
          <w:lang w:val="nl-NL"/>
        </w:rPr>
        <w:t xml:space="preserve"> of Money in </w:t>
      </w:r>
      <w:proofErr w:type="spellStart"/>
      <w:r w:rsidR="007E5B15" w:rsidRPr="0056010A">
        <w:rPr>
          <w:lang w:val="nl-NL"/>
        </w:rPr>
        <w:t>Earlier</w:t>
      </w:r>
      <w:proofErr w:type="spellEnd"/>
      <w:r w:rsidR="007E5B15" w:rsidRPr="0056010A">
        <w:rPr>
          <w:lang w:val="nl-NL"/>
        </w:rPr>
        <w:t xml:space="preserve"> </w:t>
      </w:r>
      <w:proofErr w:type="spellStart"/>
      <w:r w:rsidR="007E5B15" w:rsidRPr="0056010A">
        <w:rPr>
          <w:lang w:val="nl-NL"/>
        </w:rPr>
        <w:t>Economic</w:t>
      </w:r>
      <w:proofErr w:type="spellEnd"/>
      <w:r w:rsidR="007E5B15" w:rsidRPr="0056010A">
        <w:rPr>
          <w:lang w:val="nl-NL"/>
        </w:rPr>
        <w:t xml:space="preserve"> </w:t>
      </w:r>
      <w:proofErr w:type="spellStart"/>
      <w:r w:rsidR="007E5B15" w:rsidRPr="0056010A">
        <w:rPr>
          <w:lang w:val="nl-NL"/>
        </w:rPr>
        <w:t>Literature</w:t>
      </w:r>
      <w:proofErr w:type="spellEnd"/>
      <w:r w:rsidR="007E5B15" w:rsidRPr="0056010A">
        <w:rPr>
          <w:lang w:val="nl-NL"/>
        </w:rPr>
        <w:t xml:space="preserve">’ in </w:t>
      </w:r>
      <w:r w:rsidR="007E5B15" w:rsidRPr="0056010A">
        <w:rPr>
          <w:i/>
          <w:lang w:val="nl-NL"/>
        </w:rPr>
        <w:t xml:space="preserve">The </w:t>
      </w:r>
      <w:proofErr w:type="spellStart"/>
      <w:r w:rsidR="007E5B15" w:rsidRPr="0056010A">
        <w:rPr>
          <w:i/>
          <w:lang w:val="nl-NL"/>
        </w:rPr>
        <w:t>Economic</w:t>
      </w:r>
      <w:proofErr w:type="spellEnd"/>
      <w:r w:rsidR="007E5B15" w:rsidRPr="0056010A">
        <w:rPr>
          <w:i/>
          <w:lang w:val="nl-NL"/>
        </w:rPr>
        <w:t xml:space="preserve"> Journal, Supplement 4</w:t>
      </w:r>
      <w:r w:rsidR="007E5B15" w:rsidRPr="0056010A">
        <w:rPr>
          <w:lang w:val="nl-NL"/>
        </w:rPr>
        <w:t xml:space="preserve">, 1929, 503-524; ‘Die </w:t>
      </w:r>
      <w:proofErr w:type="spellStart"/>
      <w:r w:rsidR="007E5B15" w:rsidRPr="0056010A">
        <w:rPr>
          <w:lang w:val="nl-NL"/>
        </w:rPr>
        <w:t>Umlaufsgeschwindigkeit</w:t>
      </w:r>
      <w:proofErr w:type="spellEnd"/>
      <w:r w:rsidR="007E5B15" w:rsidRPr="0056010A">
        <w:rPr>
          <w:lang w:val="nl-NL"/>
        </w:rPr>
        <w:t xml:space="preserve"> des </w:t>
      </w:r>
      <w:proofErr w:type="spellStart"/>
      <w:r w:rsidR="007E5B15" w:rsidRPr="0056010A">
        <w:rPr>
          <w:lang w:val="nl-NL"/>
        </w:rPr>
        <w:t>Geldes</w:t>
      </w:r>
      <w:proofErr w:type="spellEnd"/>
      <w:r w:rsidR="007E5B15" w:rsidRPr="0056010A">
        <w:rPr>
          <w:lang w:val="nl-NL"/>
        </w:rPr>
        <w:t xml:space="preserve">’ in F.A. </w:t>
      </w:r>
      <w:proofErr w:type="spellStart"/>
      <w:r w:rsidR="007E5B15" w:rsidRPr="0056010A">
        <w:rPr>
          <w:lang w:val="nl-NL"/>
        </w:rPr>
        <w:t>von</w:t>
      </w:r>
      <w:proofErr w:type="spellEnd"/>
      <w:r w:rsidR="007E5B15" w:rsidRPr="0056010A">
        <w:rPr>
          <w:lang w:val="nl-NL"/>
        </w:rPr>
        <w:t xml:space="preserve"> Hayek (Ed.), </w:t>
      </w:r>
      <w:proofErr w:type="spellStart"/>
      <w:r w:rsidR="007E5B15" w:rsidRPr="0056010A">
        <w:rPr>
          <w:i/>
          <w:lang w:val="nl-NL"/>
        </w:rPr>
        <w:t>Beiträge</w:t>
      </w:r>
      <w:proofErr w:type="spellEnd"/>
      <w:r w:rsidR="007E5B15" w:rsidRPr="0056010A">
        <w:rPr>
          <w:i/>
          <w:lang w:val="nl-NL"/>
        </w:rPr>
        <w:t xml:space="preserve"> </w:t>
      </w:r>
      <w:proofErr w:type="spellStart"/>
      <w:r w:rsidR="007E5B15" w:rsidRPr="0056010A">
        <w:rPr>
          <w:i/>
          <w:lang w:val="nl-NL"/>
        </w:rPr>
        <w:t>zur</w:t>
      </w:r>
      <w:proofErr w:type="spellEnd"/>
      <w:r w:rsidR="007E5B15" w:rsidRPr="0056010A">
        <w:rPr>
          <w:i/>
          <w:lang w:val="nl-NL"/>
        </w:rPr>
        <w:t xml:space="preserve"> Geldtheorie</w:t>
      </w:r>
      <w:r w:rsidR="007E5B15" w:rsidRPr="0056010A">
        <w:rPr>
          <w:lang w:val="nl-NL"/>
        </w:rPr>
        <w:t xml:space="preserve">, Vienna 1933, 115-210; ‘Het morele argument tegen devaluatie’ in </w:t>
      </w:r>
      <w:r w:rsidR="00380E04" w:rsidRPr="0056010A">
        <w:rPr>
          <w:i/>
          <w:lang w:val="nl-NL"/>
        </w:rPr>
        <w:t>Economisch-Statistische Berichten</w:t>
      </w:r>
      <w:r w:rsidR="00380E04" w:rsidRPr="0056010A">
        <w:rPr>
          <w:lang w:val="nl-NL"/>
        </w:rPr>
        <w:t>, 19, 1934, 1096-1098;</w:t>
      </w:r>
      <w:r w:rsidR="00153026" w:rsidRPr="0056010A">
        <w:rPr>
          <w:lang w:val="nl-NL"/>
        </w:rPr>
        <w:t xml:space="preserve"> </w:t>
      </w:r>
      <w:r w:rsidR="00B741A7" w:rsidRPr="0056010A">
        <w:rPr>
          <w:lang w:val="nl-NL"/>
        </w:rPr>
        <w:t xml:space="preserve">‘Prijswetgeving in </w:t>
      </w:r>
      <w:r w:rsidR="00FA7556" w:rsidRPr="0056010A">
        <w:rPr>
          <w:lang w:val="nl-NL"/>
        </w:rPr>
        <w:t xml:space="preserve">de Verenigde Staten’ in </w:t>
      </w:r>
      <w:r w:rsidR="00FA7556" w:rsidRPr="0056010A">
        <w:rPr>
          <w:i/>
          <w:lang w:val="nl-NL"/>
        </w:rPr>
        <w:t>Bedrijfseconomische opstellen</w:t>
      </w:r>
      <w:r w:rsidR="008F4ECB" w:rsidRPr="0056010A">
        <w:rPr>
          <w:i/>
          <w:lang w:val="nl-NL"/>
        </w:rPr>
        <w:t>: Aangeboden aan Prof</w:t>
      </w:r>
      <w:r w:rsidR="009328F1" w:rsidRPr="0056010A">
        <w:rPr>
          <w:i/>
          <w:lang w:val="nl-NL"/>
        </w:rPr>
        <w:t xml:space="preserve">. Th. </w:t>
      </w:r>
      <w:proofErr w:type="spellStart"/>
      <w:r w:rsidR="009328F1" w:rsidRPr="0056010A">
        <w:rPr>
          <w:i/>
          <w:lang w:val="nl-NL"/>
        </w:rPr>
        <w:t>Limperg</w:t>
      </w:r>
      <w:proofErr w:type="spellEnd"/>
      <w:r w:rsidR="009328F1" w:rsidRPr="0056010A">
        <w:rPr>
          <w:i/>
          <w:lang w:val="nl-NL"/>
        </w:rPr>
        <w:t xml:space="preserve"> jr.</w:t>
      </w:r>
      <w:r w:rsidR="00FA7556" w:rsidRPr="0056010A">
        <w:rPr>
          <w:lang w:val="nl-NL"/>
        </w:rPr>
        <w:t xml:space="preserve"> (Groningen </w:t>
      </w:r>
      <w:r w:rsidR="00B741A7" w:rsidRPr="0056010A">
        <w:rPr>
          <w:lang w:val="nl-NL"/>
        </w:rPr>
        <w:t>1939</w:t>
      </w:r>
      <w:r w:rsidR="00FA7556" w:rsidRPr="0056010A">
        <w:rPr>
          <w:lang w:val="nl-NL"/>
        </w:rPr>
        <w:t xml:space="preserve">) 123-143; </w:t>
      </w:r>
      <w:r w:rsidR="006C7CE2" w:rsidRPr="0056010A">
        <w:rPr>
          <w:lang w:val="nl-NL"/>
        </w:rPr>
        <w:t xml:space="preserve">‘Method of </w:t>
      </w:r>
      <w:proofErr w:type="spellStart"/>
      <w:r w:rsidR="006C7CE2" w:rsidRPr="0056010A">
        <w:rPr>
          <w:lang w:val="nl-NL"/>
        </w:rPr>
        <w:t>Monetary</w:t>
      </w:r>
      <w:proofErr w:type="spellEnd"/>
      <w:r w:rsidR="006C7CE2" w:rsidRPr="0056010A">
        <w:rPr>
          <w:lang w:val="nl-NL"/>
        </w:rPr>
        <w:t xml:space="preserve"> Analysis </w:t>
      </w:r>
      <w:proofErr w:type="spellStart"/>
      <w:r w:rsidR="006C7CE2" w:rsidRPr="0056010A">
        <w:rPr>
          <w:lang w:val="nl-NL"/>
        </w:rPr>
        <w:t>Used</w:t>
      </w:r>
      <w:proofErr w:type="spellEnd"/>
      <w:r w:rsidR="006C7CE2" w:rsidRPr="0056010A">
        <w:rPr>
          <w:lang w:val="nl-NL"/>
        </w:rPr>
        <w:t xml:space="preserve"> </w:t>
      </w:r>
      <w:proofErr w:type="spellStart"/>
      <w:r w:rsidR="006C7CE2" w:rsidRPr="0056010A">
        <w:rPr>
          <w:lang w:val="nl-NL"/>
        </w:rPr>
        <w:t>by</w:t>
      </w:r>
      <w:proofErr w:type="spellEnd"/>
      <w:r w:rsidR="006C7CE2" w:rsidRPr="0056010A">
        <w:rPr>
          <w:lang w:val="nl-NL"/>
        </w:rPr>
        <w:t xml:space="preserve"> </w:t>
      </w:r>
      <w:r w:rsidR="00AE35A2" w:rsidRPr="0056010A">
        <w:rPr>
          <w:lang w:val="nl-NL"/>
        </w:rPr>
        <w:t>D</w:t>
      </w:r>
      <w:r w:rsidR="006C7CE2" w:rsidRPr="0056010A">
        <w:rPr>
          <w:lang w:val="nl-NL"/>
        </w:rPr>
        <w:t>e Ne</w:t>
      </w:r>
      <w:r w:rsidR="00AE35A2" w:rsidRPr="0056010A">
        <w:rPr>
          <w:lang w:val="nl-NL"/>
        </w:rPr>
        <w:t>d</w:t>
      </w:r>
      <w:r w:rsidR="006C7CE2" w:rsidRPr="0056010A">
        <w:rPr>
          <w:lang w:val="nl-NL"/>
        </w:rPr>
        <w:t>erlands</w:t>
      </w:r>
      <w:r w:rsidR="00AE35A2" w:rsidRPr="0056010A">
        <w:rPr>
          <w:lang w:val="nl-NL"/>
        </w:rPr>
        <w:t>che</w:t>
      </w:r>
      <w:r w:rsidR="006C7CE2" w:rsidRPr="0056010A">
        <w:rPr>
          <w:lang w:val="nl-NL"/>
        </w:rPr>
        <w:t xml:space="preserve"> Bank’ in </w:t>
      </w:r>
      <w:r w:rsidR="006C7CE2" w:rsidRPr="0056010A">
        <w:rPr>
          <w:i/>
          <w:lang w:val="nl-NL"/>
        </w:rPr>
        <w:t xml:space="preserve">IMF </w:t>
      </w:r>
      <w:proofErr w:type="spellStart"/>
      <w:r w:rsidR="006C7CE2" w:rsidRPr="0056010A">
        <w:rPr>
          <w:i/>
          <w:lang w:val="nl-NL"/>
        </w:rPr>
        <w:t>Staff</w:t>
      </w:r>
      <w:proofErr w:type="spellEnd"/>
      <w:r w:rsidR="006C7CE2" w:rsidRPr="0056010A">
        <w:rPr>
          <w:i/>
          <w:lang w:val="nl-NL"/>
        </w:rPr>
        <w:t xml:space="preserve"> Papers</w:t>
      </w:r>
      <w:r w:rsidR="006C7CE2" w:rsidRPr="0056010A">
        <w:rPr>
          <w:lang w:val="nl-NL"/>
        </w:rPr>
        <w:t xml:space="preserve">, </w:t>
      </w:r>
      <w:r w:rsidR="00AE35A2" w:rsidRPr="0056010A">
        <w:rPr>
          <w:lang w:val="nl-NL"/>
        </w:rPr>
        <w:t xml:space="preserve">5/3, </w:t>
      </w:r>
      <w:proofErr w:type="spellStart"/>
      <w:r w:rsidR="006C7CE2" w:rsidRPr="0056010A">
        <w:rPr>
          <w:lang w:val="nl-NL"/>
        </w:rPr>
        <w:t>February</w:t>
      </w:r>
      <w:proofErr w:type="spellEnd"/>
      <w:r w:rsidR="006C7CE2" w:rsidRPr="0056010A">
        <w:rPr>
          <w:lang w:val="nl-NL"/>
        </w:rPr>
        <w:t xml:space="preserve"> 1957, 303-3</w:t>
      </w:r>
      <w:r w:rsidR="00786267" w:rsidRPr="0056010A">
        <w:rPr>
          <w:lang w:val="nl-NL"/>
        </w:rPr>
        <w:t>1</w:t>
      </w:r>
      <w:r w:rsidR="006C7CE2" w:rsidRPr="0056010A">
        <w:rPr>
          <w:lang w:val="nl-NL"/>
        </w:rPr>
        <w:t xml:space="preserve">6; </w:t>
      </w:r>
      <w:r w:rsidR="00FC693B" w:rsidRPr="0056010A">
        <w:rPr>
          <w:lang w:val="nl-NL"/>
        </w:rPr>
        <w:t xml:space="preserve">‘Is a Common Central Bank Policy </w:t>
      </w:r>
      <w:proofErr w:type="spellStart"/>
      <w:r w:rsidR="00FC693B" w:rsidRPr="0056010A">
        <w:rPr>
          <w:lang w:val="nl-NL"/>
        </w:rPr>
        <w:t>Necessary</w:t>
      </w:r>
      <w:proofErr w:type="spellEnd"/>
      <w:r w:rsidR="00FC693B" w:rsidRPr="0056010A">
        <w:rPr>
          <w:lang w:val="nl-NL"/>
        </w:rPr>
        <w:t xml:space="preserve"> </w:t>
      </w:r>
      <w:proofErr w:type="spellStart"/>
      <w:r w:rsidR="00FC693B" w:rsidRPr="0056010A">
        <w:rPr>
          <w:lang w:val="nl-NL"/>
        </w:rPr>
        <w:t>within</w:t>
      </w:r>
      <w:proofErr w:type="spellEnd"/>
      <w:r w:rsidR="00FC693B" w:rsidRPr="0056010A">
        <w:rPr>
          <w:lang w:val="nl-NL"/>
        </w:rPr>
        <w:t xml:space="preserve"> a United Europe?’ in </w:t>
      </w:r>
      <w:r w:rsidR="00FC693B" w:rsidRPr="0056010A">
        <w:rPr>
          <w:i/>
          <w:lang w:val="nl-NL"/>
        </w:rPr>
        <w:t>De Economist</w:t>
      </w:r>
      <w:r w:rsidR="00FC693B" w:rsidRPr="0056010A">
        <w:rPr>
          <w:lang w:val="nl-NL"/>
        </w:rPr>
        <w:t xml:space="preserve">, 105, 1957, 642-661; ‘The </w:t>
      </w:r>
      <w:proofErr w:type="spellStart"/>
      <w:r w:rsidR="00FC693B" w:rsidRPr="0056010A">
        <w:rPr>
          <w:lang w:val="nl-NL"/>
        </w:rPr>
        <w:t>Economic</w:t>
      </w:r>
      <w:proofErr w:type="spellEnd"/>
      <w:r w:rsidR="00FC693B" w:rsidRPr="0056010A">
        <w:rPr>
          <w:lang w:val="nl-NL"/>
        </w:rPr>
        <w:t xml:space="preserve"> </w:t>
      </w:r>
      <w:proofErr w:type="spellStart"/>
      <w:r w:rsidR="00FC693B" w:rsidRPr="0056010A">
        <w:rPr>
          <w:lang w:val="nl-NL"/>
        </w:rPr>
        <w:t>and</w:t>
      </w:r>
      <w:proofErr w:type="spellEnd"/>
      <w:r w:rsidR="00FC693B" w:rsidRPr="0056010A">
        <w:rPr>
          <w:lang w:val="nl-NL"/>
        </w:rPr>
        <w:t xml:space="preserve"> Financial Recovery of Europe </w:t>
      </w:r>
      <w:proofErr w:type="spellStart"/>
      <w:r w:rsidR="00FC693B" w:rsidRPr="0056010A">
        <w:rPr>
          <w:lang w:val="nl-NL"/>
        </w:rPr>
        <w:t>and</w:t>
      </w:r>
      <w:proofErr w:type="spellEnd"/>
      <w:r w:rsidR="00FC693B" w:rsidRPr="0056010A">
        <w:rPr>
          <w:lang w:val="nl-NL"/>
        </w:rPr>
        <w:t xml:space="preserve"> </w:t>
      </w:r>
      <w:proofErr w:type="spellStart"/>
      <w:r w:rsidR="0078464B" w:rsidRPr="0056010A">
        <w:rPr>
          <w:lang w:val="nl-NL"/>
        </w:rPr>
        <w:t>I</w:t>
      </w:r>
      <w:r w:rsidR="00FC693B" w:rsidRPr="0056010A">
        <w:rPr>
          <w:lang w:val="nl-NL"/>
        </w:rPr>
        <w:t>ts</w:t>
      </w:r>
      <w:proofErr w:type="spellEnd"/>
      <w:r w:rsidR="00FC693B" w:rsidRPr="0056010A">
        <w:rPr>
          <w:lang w:val="nl-NL"/>
        </w:rPr>
        <w:t xml:space="preserve"> Effect on </w:t>
      </w:r>
      <w:proofErr w:type="spellStart"/>
      <w:r w:rsidR="00FC693B" w:rsidRPr="0056010A">
        <w:rPr>
          <w:lang w:val="nl-NL"/>
        </w:rPr>
        <w:t>the</w:t>
      </w:r>
      <w:proofErr w:type="spellEnd"/>
      <w:r w:rsidR="00FC693B" w:rsidRPr="0056010A">
        <w:rPr>
          <w:lang w:val="nl-NL"/>
        </w:rPr>
        <w:t xml:space="preserve"> United </w:t>
      </w:r>
      <w:proofErr w:type="spellStart"/>
      <w:r w:rsidR="00FC693B" w:rsidRPr="0056010A">
        <w:rPr>
          <w:lang w:val="nl-NL"/>
        </w:rPr>
        <w:t>States</w:t>
      </w:r>
      <w:proofErr w:type="spellEnd"/>
      <w:r w:rsidR="00FC693B" w:rsidRPr="0056010A">
        <w:rPr>
          <w:lang w:val="nl-NL"/>
        </w:rPr>
        <w:t xml:space="preserve">’ in </w:t>
      </w:r>
      <w:r w:rsidR="00FC693B" w:rsidRPr="0056010A">
        <w:rPr>
          <w:i/>
          <w:lang w:val="nl-NL"/>
        </w:rPr>
        <w:t>De Economist</w:t>
      </w:r>
      <w:r w:rsidR="00FC693B" w:rsidRPr="0056010A">
        <w:rPr>
          <w:lang w:val="nl-NL"/>
        </w:rPr>
        <w:t xml:space="preserve">, </w:t>
      </w:r>
      <w:r w:rsidR="00246BA8" w:rsidRPr="0056010A">
        <w:rPr>
          <w:lang w:val="nl-NL"/>
        </w:rPr>
        <w:t xml:space="preserve">108, </w:t>
      </w:r>
      <w:r w:rsidR="00FC693B" w:rsidRPr="0056010A">
        <w:rPr>
          <w:lang w:val="nl-NL"/>
        </w:rPr>
        <w:t>1960, 1-12;</w:t>
      </w:r>
      <w:r w:rsidR="00153026" w:rsidRPr="0056010A">
        <w:rPr>
          <w:lang w:val="nl-NL"/>
        </w:rPr>
        <w:t xml:space="preserve"> </w:t>
      </w:r>
      <w:r w:rsidR="00246BA8" w:rsidRPr="0056010A">
        <w:rPr>
          <w:lang w:val="nl-NL"/>
        </w:rPr>
        <w:t xml:space="preserve">‘De relatieve verantwoordelijkheid </w:t>
      </w:r>
      <w:r w:rsidR="00112753" w:rsidRPr="0056010A">
        <w:rPr>
          <w:lang w:val="nl-NL"/>
        </w:rPr>
        <w:t xml:space="preserve">van overheid en centrale bank voor de beheersing van inflatie’ in: </w:t>
      </w:r>
      <w:r w:rsidR="00112753" w:rsidRPr="0056010A">
        <w:rPr>
          <w:i/>
          <w:lang w:val="nl-NL"/>
        </w:rPr>
        <w:t>De Economist</w:t>
      </w:r>
      <w:r w:rsidR="00112753" w:rsidRPr="0056010A">
        <w:rPr>
          <w:lang w:val="nl-NL"/>
        </w:rPr>
        <w:t>, 108, 1960, 305-334;</w:t>
      </w:r>
      <w:r w:rsidR="00153026" w:rsidRPr="0056010A">
        <w:rPr>
          <w:lang w:val="nl-NL"/>
        </w:rPr>
        <w:t xml:space="preserve"> </w:t>
      </w:r>
      <w:r w:rsidR="00FC693B" w:rsidRPr="0056010A">
        <w:rPr>
          <w:lang w:val="nl-NL"/>
        </w:rPr>
        <w:t>‘</w:t>
      </w:r>
      <w:proofErr w:type="spellStart"/>
      <w:r w:rsidR="00FC693B" w:rsidRPr="0056010A">
        <w:rPr>
          <w:lang w:val="nl-NL"/>
        </w:rPr>
        <w:t>Monetary</w:t>
      </w:r>
      <w:proofErr w:type="spellEnd"/>
      <w:r w:rsidR="00FC693B" w:rsidRPr="0056010A">
        <w:rPr>
          <w:lang w:val="nl-NL"/>
        </w:rPr>
        <w:t xml:space="preserve"> </w:t>
      </w:r>
      <w:r w:rsidR="00F60061" w:rsidRPr="0056010A">
        <w:rPr>
          <w:lang w:val="nl-NL"/>
        </w:rPr>
        <w:t xml:space="preserve">Policy in </w:t>
      </w:r>
      <w:proofErr w:type="spellStart"/>
      <w:r w:rsidR="00F60061" w:rsidRPr="0056010A">
        <w:rPr>
          <w:lang w:val="nl-NL"/>
        </w:rPr>
        <w:t>an</w:t>
      </w:r>
      <w:proofErr w:type="spellEnd"/>
      <w:r w:rsidR="00F60061" w:rsidRPr="0056010A">
        <w:rPr>
          <w:lang w:val="nl-NL"/>
        </w:rPr>
        <w:t xml:space="preserve"> Open </w:t>
      </w:r>
      <w:proofErr w:type="spellStart"/>
      <w:r w:rsidR="00F60061" w:rsidRPr="0056010A">
        <w:rPr>
          <w:lang w:val="nl-NL"/>
        </w:rPr>
        <w:t>Economy</w:t>
      </w:r>
      <w:proofErr w:type="spellEnd"/>
      <w:r w:rsidR="00F60061" w:rsidRPr="0056010A">
        <w:rPr>
          <w:lang w:val="nl-NL"/>
        </w:rPr>
        <w:t xml:space="preserve">’ in </w:t>
      </w:r>
      <w:r w:rsidR="00F60061" w:rsidRPr="0056010A">
        <w:rPr>
          <w:i/>
          <w:lang w:val="nl-NL"/>
        </w:rPr>
        <w:t>Internationale monetaire vraagstukken</w:t>
      </w:r>
      <w:r w:rsidR="00F60061" w:rsidRPr="0056010A">
        <w:rPr>
          <w:lang w:val="nl-NL"/>
        </w:rPr>
        <w:t xml:space="preserve">, 1967, 86-126; </w:t>
      </w:r>
      <w:r w:rsidR="00603FA0" w:rsidRPr="0056010A">
        <w:rPr>
          <w:i/>
          <w:lang w:val="nl-NL"/>
        </w:rPr>
        <w:t>Analyse en beleid: Een en twintig jaarverslagen van De Nederlandsche Bank N.V., 1946-1966</w:t>
      </w:r>
      <w:r w:rsidR="00603FA0" w:rsidRPr="0056010A">
        <w:rPr>
          <w:lang w:val="nl-NL"/>
        </w:rPr>
        <w:t xml:space="preserve">, Amsterdam 1970; </w:t>
      </w:r>
      <w:r w:rsidR="00AE05ED" w:rsidRPr="0056010A">
        <w:rPr>
          <w:lang w:val="nl-NL"/>
        </w:rPr>
        <w:t xml:space="preserve">‘Over de doeltreffendheid van de monetaire politiek. Nederlandse ervaringen 1954-1969’ in </w:t>
      </w:r>
      <w:r w:rsidR="00AE05ED" w:rsidRPr="0056010A">
        <w:rPr>
          <w:i/>
          <w:lang w:val="nl-NL"/>
        </w:rPr>
        <w:t xml:space="preserve">Mededelingen der Koninklijke Nederlandse </w:t>
      </w:r>
      <w:proofErr w:type="spellStart"/>
      <w:r w:rsidR="00AE05ED" w:rsidRPr="0056010A">
        <w:rPr>
          <w:i/>
          <w:lang w:val="nl-NL"/>
        </w:rPr>
        <w:t>Akademie</w:t>
      </w:r>
      <w:proofErr w:type="spellEnd"/>
      <w:r w:rsidR="00AE05ED" w:rsidRPr="0056010A">
        <w:rPr>
          <w:i/>
          <w:lang w:val="nl-NL"/>
        </w:rPr>
        <w:t xml:space="preserve"> van Wetenschappen, Afd. </w:t>
      </w:r>
      <w:proofErr w:type="spellStart"/>
      <w:r w:rsidR="00AE05ED" w:rsidRPr="0056010A">
        <w:rPr>
          <w:i/>
        </w:rPr>
        <w:t>Letterkunde</w:t>
      </w:r>
      <w:proofErr w:type="spellEnd"/>
      <w:r w:rsidR="00AE05ED" w:rsidRPr="0056010A">
        <w:rPr>
          <w:i/>
        </w:rPr>
        <w:t xml:space="preserve">, </w:t>
      </w:r>
      <w:proofErr w:type="spellStart"/>
      <w:r w:rsidR="00AE05ED" w:rsidRPr="0056010A">
        <w:rPr>
          <w:i/>
        </w:rPr>
        <w:t>Nieuwe</w:t>
      </w:r>
      <w:proofErr w:type="spellEnd"/>
      <w:r w:rsidR="00AE05ED" w:rsidRPr="0056010A">
        <w:rPr>
          <w:i/>
        </w:rPr>
        <w:t xml:space="preserve"> reeks</w:t>
      </w:r>
      <w:r w:rsidR="00AE05ED" w:rsidRPr="0056010A">
        <w:t>, 34/4, 153-18</w:t>
      </w:r>
      <w:r w:rsidR="001E45E6" w:rsidRPr="0056010A">
        <w:t xml:space="preserve">4 </w:t>
      </w:r>
      <w:r w:rsidR="00DF6562" w:rsidRPr="0056010A">
        <w:t>(</w:t>
      </w:r>
      <w:r w:rsidR="001E45E6" w:rsidRPr="0056010A">
        <w:t xml:space="preserve">in English in </w:t>
      </w:r>
      <w:r w:rsidR="001E45E6" w:rsidRPr="0056010A">
        <w:rPr>
          <w:i/>
        </w:rPr>
        <w:t>Money in an Open Economy</w:t>
      </w:r>
      <w:r w:rsidR="001E45E6" w:rsidRPr="0056010A">
        <w:t xml:space="preserve">, </w:t>
      </w:r>
      <w:r w:rsidR="00DF6562" w:rsidRPr="0056010A">
        <w:t xml:space="preserve">1972, </w:t>
      </w:r>
      <w:r w:rsidR="001E45E6" w:rsidRPr="0056010A">
        <w:t>221-254</w:t>
      </w:r>
      <w:r w:rsidR="00DF6562" w:rsidRPr="0056010A">
        <w:t>)</w:t>
      </w:r>
      <w:r w:rsidR="001E45E6" w:rsidRPr="0056010A">
        <w:t xml:space="preserve">; </w:t>
      </w:r>
      <w:r w:rsidR="00603FA0" w:rsidRPr="0056010A">
        <w:rPr>
          <w:i/>
        </w:rPr>
        <w:t>Money in an Open Economy: Selected Papers on Monetary Policy, Monetary Analysis and Central Banking</w:t>
      </w:r>
      <w:r w:rsidR="00603FA0" w:rsidRPr="0056010A">
        <w:t>, Leiden 1972</w:t>
      </w:r>
      <w:r w:rsidR="00153026" w:rsidRPr="0056010A">
        <w:t>.</w:t>
      </w:r>
    </w:p>
    <w:p w14:paraId="33694C5B" w14:textId="56095414" w:rsidR="00B82C8C" w:rsidRPr="0056010A" w:rsidRDefault="003D0DB7" w:rsidP="00A64576">
      <w:pPr>
        <w:jc w:val="both"/>
        <w:rPr>
          <w:lang w:val="nl-NL"/>
        </w:rPr>
      </w:pPr>
      <w:r w:rsidRPr="0056010A">
        <w:rPr>
          <w:b/>
        </w:rPr>
        <w:t>LITERATURE</w:t>
      </w:r>
      <w:r w:rsidRPr="0056010A">
        <w:t xml:space="preserve">: </w:t>
      </w:r>
      <w:r w:rsidR="00BB0F28" w:rsidRPr="0056010A">
        <w:t xml:space="preserve">C.E. </w:t>
      </w:r>
      <w:proofErr w:type="spellStart"/>
      <w:r w:rsidR="00BB0F28" w:rsidRPr="0056010A">
        <w:t>Burckel</w:t>
      </w:r>
      <w:proofErr w:type="spellEnd"/>
      <w:r w:rsidR="00BB0F28" w:rsidRPr="0056010A">
        <w:t xml:space="preserve"> (Ed.), </w:t>
      </w:r>
      <w:r w:rsidR="00BB0F28" w:rsidRPr="0056010A">
        <w:rPr>
          <w:i/>
        </w:rPr>
        <w:t>Who’s Who in the United Nations</w:t>
      </w:r>
      <w:r w:rsidR="00BB0F28" w:rsidRPr="0056010A">
        <w:t>, New York 1951, 203;</w:t>
      </w:r>
      <w:r w:rsidR="005432EA" w:rsidRPr="0056010A">
        <w:t xml:space="preserve"> </w:t>
      </w:r>
      <w:r w:rsidR="00A64576" w:rsidRPr="0056010A">
        <w:t xml:space="preserve">R.T. Selden, ‘A Critique of Dutch Monetarism’ in </w:t>
      </w:r>
      <w:r w:rsidR="00A64576" w:rsidRPr="0056010A">
        <w:rPr>
          <w:i/>
          <w:iCs/>
        </w:rPr>
        <w:t>Journal of Monetary Economics</w:t>
      </w:r>
      <w:r w:rsidR="00A64576" w:rsidRPr="0056010A">
        <w:t xml:space="preserve">, 1, 1975, 221-232; </w:t>
      </w:r>
      <w:r w:rsidR="00515E59" w:rsidRPr="0056010A">
        <w:t xml:space="preserve">E.E. Jacobsson, </w:t>
      </w:r>
      <w:r w:rsidR="00515E59" w:rsidRPr="0056010A">
        <w:rPr>
          <w:i/>
        </w:rPr>
        <w:t>A Life for Sound Money: Per Jacobsson: His Biography</w:t>
      </w:r>
      <w:r w:rsidR="00515E59" w:rsidRPr="0056010A">
        <w:t>, Oxford 1979;</w:t>
      </w:r>
      <w:r w:rsidR="005432EA" w:rsidRPr="0056010A">
        <w:t xml:space="preserve"> </w:t>
      </w:r>
      <w:r w:rsidR="005432EA" w:rsidRPr="0056010A">
        <w:rPr>
          <w:rFonts w:cs="Times New Roman"/>
        </w:rPr>
        <w:t xml:space="preserve">B. </w:t>
      </w:r>
      <w:proofErr w:type="spellStart"/>
      <w:r w:rsidR="005432EA" w:rsidRPr="0056010A">
        <w:rPr>
          <w:rFonts w:cs="Times New Roman"/>
        </w:rPr>
        <w:t>Groothof</w:t>
      </w:r>
      <w:proofErr w:type="spellEnd"/>
      <w:r w:rsidR="005432EA" w:rsidRPr="0056010A">
        <w:rPr>
          <w:rFonts w:cs="Times New Roman"/>
        </w:rPr>
        <w:t xml:space="preserve"> </w:t>
      </w:r>
      <w:r w:rsidR="005432EA" w:rsidRPr="0056010A">
        <w:t>and</w:t>
      </w:r>
      <w:r w:rsidR="005432EA" w:rsidRPr="0056010A">
        <w:rPr>
          <w:rFonts w:cs="Times New Roman"/>
        </w:rPr>
        <w:t xml:space="preserve"> C. van </w:t>
      </w:r>
      <w:proofErr w:type="spellStart"/>
      <w:r w:rsidR="005432EA" w:rsidRPr="0056010A">
        <w:rPr>
          <w:rFonts w:cs="Times New Roman"/>
        </w:rPr>
        <w:t>Renselaar</w:t>
      </w:r>
      <w:proofErr w:type="spellEnd"/>
      <w:r w:rsidR="005432EA" w:rsidRPr="0056010A">
        <w:rPr>
          <w:rFonts w:cs="Times New Roman"/>
        </w:rPr>
        <w:t xml:space="preserve">, ‘In Memoriam </w:t>
      </w:r>
      <w:proofErr w:type="spellStart"/>
      <w:r w:rsidR="005432EA" w:rsidRPr="0056010A">
        <w:rPr>
          <w:rFonts w:cs="Times New Roman"/>
        </w:rPr>
        <w:t>Dr.</w:t>
      </w:r>
      <w:proofErr w:type="spellEnd"/>
      <w:r w:rsidR="005432EA" w:rsidRPr="0056010A">
        <w:rPr>
          <w:rFonts w:cs="Times New Roman"/>
        </w:rPr>
        <w:t xml:space="preserve"> M.W. </w:t>
      </w:r>
      <w:proofErr w:type="spellStart"/>
      <w:r w:rsidR="005432EA" w:rsidRPr="0056010A">
        <w:rPr>
          <w:rFonts w:cs="Times New Roman"/>
        </w:rPr>
        <w:t>Holtrop</w:t>
      </w:r>
      <w:proofErr w:type="spellEnd"/>
      <w:r w:rsidR="005432EA" w:rsidRPr="0056010A">
        <w:rPr>
          <w:rFonts w:cs="Times New Roman"/>
        </w:rPr>
        <w:t>’</w:t>
      </w:r>
      <w:r w:rsidR="005432EA" w:rsidRPr="0056010A">
        <w:t xml:space="preserve"> in</w:t>
      </w:r>
      <w:r w:rsidR="005432EA" w:rsidRPr="0056010A">
        <w:rPr>
          <w:rFonts w:cs="Times New Roman"/>
        </w:rPr>
        <w:t xml:space="preserve"> </w:t>
      </w:r>
      <w:r w:rsidR="005432EA" w:rsidRPr="0056010A">
        <w:rPr>
          <w:rFonts w:cs="Times New Roman"/>
          <w:i/>
        </w:rPr>
        <w:t xml:space="preserve">De </w:t>
      </w:r>
      <w:proofErr w:type="spellStart"/>
      <w:r w:rsidR="005432EA" w:rsidRPr="0056010A">
        <w:rPr>
          <w:rFonts w:cs="Times New Roman"/>
          <w:i/>
        </w:rPr>
        <w:t>Florijn</w:t>
      </w:r>
      <w:proofErr w:type="spellEnd"/>
      <w:r w:rsidR="005432EA" w:rsidRPr="0056010A">
        <w:rPr>
          <w:rFonts w:cs="Times New Roman"/>
          <w:i/>
        </w:rPr>
        <w:t xml:space="preserve">, </w:t>
      </w:r>
      <w:proofErr w:type="spellStart"/>
      <w:r w:rsidR="005432EA" w:rsidRPr="0056010A">
        <w:rPr>
          <w:rFonts w:cs="Times New Roman"/>
          <w:i/>
        </w:rPr>
        <w:t>Personeelsblad</w:t>
      </w:r>
      <w:proofErr w:type="spellEnd"/>
      <w:r w:rsidR="005432EA" w:rsidRPr="0056010A">
        <w:rPr>
          <w:rFonts w:cs="Times New Roman"/>
          <w:i/>
        </w:rPr>
        <w:t xml:space="preserve"> van de </w:t>
      </w:r>
      <w:proofErr w:type="spellStart"/>
      <w:r w:rsidR="005432EA" w:rsidRPr="0056010A">
        <w:rPr>
          <w:rFonts w:cs="Times New Roman"/>
          <w:i/>
        </w:rPr>
        <w:t>Nederlandsche</w:t>
      </w:r>
      <w:proofErr w:type="spellEnd"/>
      <w:r w:rsidR="005432EA" w:rsidRPr="0056010A">
        <w:rPr>
          <w:rFonts w:cs="Times New Roman"/>
          <w:i/>
        </w:rPr>
        <w:t xml:space="preserve"> Bank N.V.</w:t>
      </w:r>
      <w:r w:rsidR="005432EA" w:rsidRPr="0056010A">
        <w:rPr>
          <w:rFonts w:cs="Times New Roman"/>
        </w:rPr>
        <w:t xml:space="preserve">, </w:t>
      </w:r>
      <w:r w:rsidR="005432EA" w:rsidRPr="0056010A">
        <w:t>11, May</w:t>
      </w:r>
      <w:r w:rsidR="005432EA" w:rsidRPr="0056010A">
        <w:rPr>
          <w:rFonts w:cs="Times New Roman"/>
        </w:rPr>
        <w:t xml:space="preserve"> 1988, 9-10</w:t>
      </w:r>
      <w:r w:rsidR="005432EA" w:rsidRPr="0056010A">
        <w:t xml:space="preserve">; </w:t>
      </w:r>
      <w:r w:rsidR="00AD1AA1" w:rsidRPr="0056010A">
        <w:t xml:space="preserve">A. Bakker and M.M.P. van Lent, </w:t>
      </w:r>
      <w:r w:rsidR="00AD1AA1" w:rsidRPr="0056010A">
        <w:rPr>
          <w:i/>
        </w:rPr>
        <w:t xml:space="preserve">Pieter </w:t>
      </w:r>
      <w:proofErr w:type="spellStart"/>
      <w:r w:rsidR="00AD1AA1" w:rsidRPr="0056010A">
        <w:rPr>
          <w:i/>
        </w:rPr>
        <w:t>Lieftinck</w:t>
      </w:r>
      <w:proofErr w:type="spellEnd"/>
      <w:r w:rsidR="00AD1AA1" w:rsidRPr="0056010A">
        <w:rPr>
          <w:i/>
        </w:rPr>
        <w:t xml:space="preserve"> 1902-1989: </w:t>
      </w:r>
      <w:proofErr w:type="spellStart"/>
      <w:r w:rsidR="00AD1AA1" w:rsidRPr="0056010A">
        <w:rPr>
          <w:i/>
        </w:rPr>
        <w:t>Een</w:t>
      </w:r>
      <w:proofErr w:type="spellEnd"/>
      <w:r w:rsidR="00AD1AA1" w:rsidRPr="0056010A">
        <w:rPr>
          <w:i/>
        </w:rPr>
        <w:t xml:space="preserve"> </w:t>
      </w:r>
      <w:proofErr w:type="spellStart"/>
      <w:r w:rsidR="00AD1AA1" w:rsidRPr="0056010A">
        <w:rPr>
          <w:i/>
        </w:rPr>
        <w:t>leven</w:t>
      </w:r>
      <w:proofErr w:type="spellEnd"/>
      <w:r w:rsidR="00AD1AA1" w:rsidRPr="0056010A">
        <w:rPr>
          <w:i/>
        </w:rPr>
        <w:t xml:space="preserve"> in </w:t>
      </w:r>
      <w:proofErr w:type="spellStart"/>
      <w:r w:rsidR="00AD1AA1" w:rsidRPr="0056010A">
        <w:rPr>
          <w:i/>
        </w:rPr>
        <w:t>vogelvlucht</w:t>
      </w:r>
      <w:proofErr w:type="spellEnd"/>
      <w:r w:rsidR="00AD1AA1" w:rsidRPr="0056010A">
        <w:rPr>
          <w:i/>
        </w:rPr>
        <w:t xml:space="preserve">: </w:t>
      </w:r>
      <w:proofErr w:type="spellStart"/>
      <w:r w:rsidR="00AD1AA1" w:rsidRPr="0056010A">
        <w:rPr>
          <w:i/>
        </w:rPr>
        <w:t>Herinneringen</w:t>
      </w:r>
      <w:proofErr w:type="spellEnd"/>
      <w:r w:rsidR="00AD1AA1" w:rsidRPr="0056010A">
        <w:rPr>
          <w:i/>
        </w:rPr>
        <w:t xml:space="preserve"> </w:t>
      </w:r>
      <w:proofErr w:type="spellStart"/>
      <w:r w:rsidR="00AD1AA1" w:rsidRPr="0056010A">
        <w:rPr>
          <w:i/>
        </w:rPr>
        <w:t>opgetekend</w:t>
      </w:r>
      <w:proofErr w:type="spellEnd"/>
      <w:r w:rsidR="00AD1AA1" w:rsidRPr="0056010A">
        <w:rPr>
          <w:i/>
        </w:rPr>
        <w:t xml:space="preserve"> door</w:t>
      </w:r>
      <w:r w:rsidR="00AD1AA1" w:rsidRPr="0056010A">
        <w:t xml:space="preserve">, Utrecht 1989; </w:t>
      </w:r>
      <w:r w:rsidR="008A588B" w:rsidRPr="0056010A">
        <w:t xml:space="preserve">M.M.G. Fase, ‘Dutch Monetarism in Retrospect’ in D.A. Walker, </w:t>
      </w:r>
      <w:r w:rsidR="008A588B" w:rsidRPr="0056010A">
        <w:rPr>
          <w:i/>
        </w:rPr>
        <w:t>Twentieth-Century Economic Thought</w:t>
      </w:r>
      <w:r w:rsidR="008A588B" w:rsidRPr="0056010A">
        <w:t xml:space="preserve">, Aldershot 1989, 187-198; </w:t>
      </w:r>
      <w:r w:rsidR="008E5737" w:rsidRPr="0056010A">
        <w:t>M.M.G. Fase, ‘</w:t>
      </w:r>
      <w:proofErr w:type="spellStart"/>
      <w:r w:rsidR="008E5737" w:rsidRPr="0056010A">
        <w:t>Holtrop</w:t>
      </w:r>
      <w:proofErr w:type="spellEnd"/>
      <w:r w:rsidR="008E5737" w:rsidRPr="0056010A">
        <w:t xml:space="preserve">, Marius Wilhelm’ in </w:t>
      </w:r>
      <w:proofErr w:type="spellStart"/>
      <w:r w:rsidR="008E5737" w:rsidRPr="0056010A">
        <w:rPr>
          <w:i/>
        </w:rPr>
        <w:t>Biografisch</w:t>
      </w:r>
      <w:proofErr w:type="spellEnd"/>
      <w:r w:rsidR="008E5737" w:rsidRPr="0056010A">
        <w:rPr>
          <w:i/>
        </w:rPr>
        <w:t xml:space="preserve"> </w:t>
      </w:r>
      <w:proofErr w:type="spellStart"/>
      <w:r w:rsidR="008E5737" w:rsidRPr="0056010A">
        <w:rPr>
          <w:i/>
        </w:rPr>
        <w:t>Woordenboek</w:t>
      </w:r>
      <w:proofErr w:type="spellEnd"/>
      <w:r w:rsidR="008E5737" w:rsidRPr="0056010A">
        <w:rPr>
          <w:i/>
        </w:rPr>
        <w:t xml:space="preserve"> van Nederland. </w:t>
      </w:r>
      <w:r w:rsidR="008E5737" w:rsidRPr="0056010A">
        <w:rPr>
          <w:i/>
          <w:lang w:val="nl-NL"/>
        </w:rPr>
        <w:t>Deel 4,</w:t>
      </w:r>
      <w:r w:rsidR="008E5737" w:rsidRPr="0056010A">
        <w:rPr>
          <w:lang w:val="nl-NL"/>
        </w:rPr>
        <w:t xml:space="preserve"> Amsterdam 1990, 195-197, </w:t>
      </w:r>
      <w:proofErr w:type="spellStart"/>
      <w:r w:rsidR="008E5737" w:rsidRPr="0056010A">
        <w:rPr>
          <w:lang w:val="nl-NL"/>
        </w:rPr>
        <w:t>available</w:t>
      </w:r>
      <w:proofErr w:type="spellEnd"/>
      <w:r w:rsidR="008E5737" w:rsidRPr="0056010A">
        <w:rPr>
          <w:lang w:val="nl-NL"/>
        </w:rPr>
        <w:t xml:space="preserve"> at </w:t>
      </w:r>
      <w:hyperlink r:id="rId9" w:history="1">
        <w:r w:rsidR="008E5737" w:rsidRPr="0056010A">
          <w:rPr>
            <w:rStyle w:val="Hyperlink"/>
            <w:u w:val="none"/>
            <w:lang w:val="nl-NL"/>
          </w:rPr>
          <w:t>http://resources.huygens.knaw.nl/bwn1880-2000/lemmata/bwn4/holtrop</w:t>
        </w:r>
      </w:hyperlink>
      <w:r w:rsidR="008E5737" w:rsidRPr="0056010A">
        <w:rPr>
          <w:lang w:val="nl-NL"/>
        </w:rPr>
        <w:t xml:space="preserve">; </w:t>
      </w:r>
      <w:r w:rsidR="00D87C45" w:rsidRPr="0056010A">
        <w:rPr>
          <w:lang w:val="nl-NL"/>
        </w:rPr>
        <w:t xml:space="preserve">J. Zijlstra, </w:t>
      </w:r>
      <w:r w:rsidR="008E5737" w:rsidRPr="0056010A">
        <w:rPr>
          <w:lang w:val="nl-NL"/>
        </w:rPr>
        <w:t xml:space="preserve">‘Marius Wilhelm </w:t>
      </w:r>
      <w:proofErr w:type="spellStart"/>
      <w:r w:rsidR="008E5737" w:rsidRPr="0056010A">
        <w:rPr>
          <w:lang w:val="nl-NL"/>
        </w:rPr>
        <w:t>Holtrop</w:t>
      </w:r>
      <w:proofErr w:type="spellEnd"/>
      <w:r w:rsidR="008E5737" w:rsidRPr="0056010A">
        <w:rPr>
          <w:lang w:val="nl-NL"/>
        </w:rPr>
        <w:t xml:space="preserve">’ in </w:t>
      </w:r>
      <w:r w:rsidR="008E5737" w:rsidRPr="0056010A">
        <w:rPr>
          <w:i/>
          <w:lang w:val="nl-NL"/>
        </w:rPr>
        <w:t xml:space="preserve">Jaarboek Koninklijke Nederlandse </w:t>
      </w:r>
      <w:proofErr w:type="spellStart"/>
      <w:r w:rsidR="008E5737" w:rsidRPr="0056010A">
        <w:rPr>
          <w:i/>
          <w:lang w:val="nl-NL"/>
        </w:rPr>
        <w:t>Akademie</w:t>
      </w:r>
      <w:proofErr w:type="spellEnd"/>
      <w:r w:rsidR="008E5737" w:rsidRPr="0056010A">
        <w:rPr>
          <w:i/>
          <w:lang w:val="nl-NL"/>
        </w:rPr>
        <w:t xml:space="preserve"> van Wetenschappen 1990</w:t>
      </w:r>
      <w:r w:rsidR="008E5737" w:rsidRPr="0056010A">
        <w:rPr>
          <w:lang w:val="nl-NL"/>
        </w:rPr>
        <w:t>, Amsterdam 1990, 137-149</w:t>
      </w:r>
      <w:r w:rsidR="00F23E2B" w:rsidRPr="0056010A">
        <w:rPr>
          <w:lang w:val="nl-NL"/>
        </w:rPr>
        <w:t>;</w:t>
      </w:r>
      <w:r w:rsidR="008E5737" w:rsidRPr="0056010A">
        <w:rPr>
          <w:lang w:val="nl-NL"/>
        </w:rPr>
        <w:t xml:space="preserve"> </w:t>
      </w:r>
      <w:r w:rsidR="005432EA" w:rsidRPr="0056010A">
        <w:rPr>
          <w:rFonts w:cs="Times New Roman"/>
          <w:lang w:val="nl-NL"/>
        </w:rPr>
        <w:t>G</w:t>
      </w:r>
      <w:r w:rsidR="005432EA" w:rsidRPr="0056010A">
        <w:rPr>
          <w:lang w:val="nl-NL"/>
        </w:rPr>
        <w:t>.</w:t>
      </w:r>
      <w:r w:rsidR="005432EA" w:rsidRPr="0056010A">
        <w:rPr>
          <w:rFonts w:cs="Times New Roman"/>
          <w:lang w:val="nl-NL"/>
        </w:rPr>
        <w:t xml:space="preserve"> Koen</w:t>
      </w:r>
      <w:r w:rsidR="005432EA" w:rsidRPr="0056010A">
        <w:rPr>
          <w:lang w:val="nl-NL"/>
        </w:rPr>
        <w:t xml:space="preserve">, </w:t>
      </w:r>
      <w:r w:rsidR="005432EA" w:rsidRPr="0056010A">
        <w:rPr>
          <w:rFonts w:cs="Times New Roman"/>
          <w:i/>
          <w:lang w:val="nl-NL"/>
        </w:rPr>
        <w:t xml:space="preserve">Weet u iets van </w:t>
      </w:r>
      <w:proofErr w:type="spellStart"/>
      <w:r w:rsidR="005432EA" w:rsidRPr="0056010A">
        <w:rPr>
          <w:rFonts w:cs="Times New Roman"/>
          <w:i/>
          <w:lang w:val="nl-NL"/>
        </w:rPr>
        <w:t>Bretton</w:t>
      </w:r>
      <w:proofErr w:type="spellEnd"/>
      <w:r w:rsidR="005432EA" w:rsidRPr="0056010A">
        <w:rPr>
          <w:rFonts w:cs="Times New Roman"/>
          <w:i/>
          <w:lang w:val="nl-NL"/>
        </w:rPr>
        <w:t xml:space="preserve"> </w:t>
      </w:r>
      <w:r w:rsidR="005432EA" w:rsidRPr="0056010A">
        <w:rPr>
          <w:i/>
          <w:lang w:val="nl-NL"/>
        </w:rPr>
        <w:t>W</w:t>
      </w:r>
      <w:r w:rsidR="005432EA" w:rsidRPr="0056010A">
        <w:rPr>
          <w:rFonts w:cs="Times New Roman"/>
          <w:i/>
          <w:lang w:val="nl-NL"/>
        </w:rPr>
        <w:t>oods? Vertellingen uit het leven van</w:t>
      </w:r>
      <w:r w:rsidR="005432EA" w:rsidRPr="0056010A">
        <w:rPr>
          <w:lang w:val="nl-NL"/>
        </w:rPr>
        <w:t xml:space="preserve">, </w:t>
      </w:r>
      <w:r w:rsidR="005432EA" w:rsidRPr="0056010A">
        <w:rPr>
          <w:rFonts w:cs="Times New Roman"/>
          <w:lang w:val="nl-NL"/>
        </w:rPr>
        <w:t>Leiden 1991</w:t>
      </w:r>
      <w:r w:rsidR="005432EA" w:rsidRPr="0056010A">
        <w:rPr>
          <w:lang w:val="nl-NL"/>
        </w:rPr>
        <w:t>,</w:t>
      </w:r>
      <w:r w:rsidR="005432EA" w:rsidRPr="0056010A">
        <w:rPr>
          <w:rFonts w:cs="Times New Roman"/>
          <w:lang w:val="nl-NL"/>
        </w:rPr>
        <w:t xml:space="preserve"> 78-81</w:t>
      </w:r>
      <w:r w:rsidR="005432EA" w:rsidRPr="0056010A">
        <w:rPr>
          <w:lang w:val="nl-NL"/>
        </w:rPr>
        <w:t>;</w:t>
      </w:r>
      <w:r w:rsidR="005432EA" w:rsidRPr="0056010A">
        <w:rPr>
          <w:rFonts w:cs="Times New Roman"/>
          <w:lang w:val="nl-NL"/>
        </w:rPr>
        <w:t xml:space="preserve"> </w:t>
      </w:r>
      <w:r w:rsidR="009F1B33" w:rsidRPr="0056010A">
        <w:rPr>
          <w:lang w:val="nl-NL"/>
        </w:rPr>
        <w:t xml:space="preserve">W.F.V. </w:t>
      </w:r>
      <w:proofErr w:type="spellStart"/>
      <w:r w:rsidR="009F1B33" w:rsidRPr="0056010A">
        <w:rPr>
          <w:lang w:val="nl-NL"/>
        </w:rPr>
        <w:t>Vanthoor</w:t>
      </w:r>
      <w:proofErr w:type="spellEnd"/>
      <w:r w:rsidR="009F1B33" w:rsidRPr="0056010A">
        <w:rPr>
          <w:lang w:val="nl-NL"/>
        </w:rPr>
        <w:t xml:space="preserve">, </w:t>
      </w:r>
      <w:r w:rsidR="009F1B33" w:rsidRPr="0056010A">
        <w:rPr>
          <w:i/>
          <w:lang w:val="nl-NL"/>
        </w:rPr>
        <w:t xml:space="preserve">Een oog op </w:t>
      </w:r>
      <w:proofErr w:type="spellStart"/>
      <w:r w:rsidR="009F1B33" w:rsidRPr="0056010A">
        <w:rPr>
          <w:i/>
          <w:lang w:val="nl-NL"/>
        </w:rPr>
        <w:t>Holtrop</w:t>
      </w:r>
      <w:proofErr w:type="spellEnd"/>
      <w:r w:rsidR="00AD1AA1" w:rsidRPr="0056010A">
        <w:rPr>
          <w:i/>
          <w:lang w:val="nl-NL"/>
        </w:rPr>
        <w:t>:</w:t>
      </w:r>
      <w:r w:rsidR="009F1B33" w:rsidRPr="0056010A">
        <w:rPr>
          <w:i/>
          <w:lang w:val="nl-NL"/>
        </w:rPr>
        <w:t xml:space="preserve"> Grondlegger van de Nederlandse monetaire analyse</w:t>
      </w:r>
      <w:r w:rsidR="009F1B33" w:rsidRPr="0056010A">
        <w:rPr>
          <w:lang w:val="nl-NL"/>
        </w:rPr>
        <w:t xml:space="preserve">, Amsterdam 1991; </w:t>
      </w:r>
      <w:r w:rsidR="005432EA" w:rsidRPr="0056010A">
        <w:rPr>
          <w:rFonts w:cs="Times New Roman"/>
          <w:lang w:val="nl-NL"/>
        </w:rPr>
        <w:t xml:space="preserve">A.J. van </w:t>
      </w:r>
      <w:proofErr w:type="spellStart"/>
      <w:r w:rsidR="005432EA" w:rsidRPr="0056010A">
        <w:rPr>
          <w:rFonts w:cs="Times New Roman"/>
          <w:lang w:val="nl-NL"/>
        </w:rPr>
        <w:t>Straaten</w:t>
      </w:r>
      <w:proofErr w:type="spellEnd"/>
      <w:r w:rsidR="005432EA" w:rsidRPr="0056010A">
        <w:rPr>
          <w:rFonts w:cs="Times New Roman"/>
          <w:lang w:val="nl-NL"/>
        </w:rPr>
        <w:t xml:space="preserve">, </w:t>
      </w:r>
      <w:r w:rsidR="005432EA" w:rsidRPr="0056010A">
        <w:rPr>
          <w:lang w:val="nl-NL"/>
        </w:rPr>
        <w:t>‘</w:t>
      </w:r>
      <w:r w:rsidR="005432EA" w:rsidRPr="0056010A">
        <w:rPr>
          <w:rFonts w:cs="Times New Roman"/>
          <w:lang w:val="nl-NL"/>
        </w:rPr>
        <w:t xml:space="preserve">Niet </w:t>
      </w:r>
      <w:proofErr w:type="spellStart"/>
      <w:r w:rsidR="005432EA" w:rsidRPr="0056010A">
        <w:rPr>
          <w:rFonts w:cs="Times New Roman"/>
          <w:lang w:val="nl-NL"/>
        </w:rPr>
        <w:t>zómaar</w:t>
      </w:r>
      <w:proofErr w:type="spellEnd"/>
      <w:r w:rsidR="005432EA" w:rsidRPr="0056010A">
        <w:rPr>
          <w:rFonts w:cs="Times New Roman"/>
          <w:lang w:val="nl-NL"/>
        </w:rPr>
        <w:t xml:space="preserve"> een baantje</w:t>
      </w:r>
      <w:r w:rsidR="00E073BB" w:rsidRPr="0056010A">
        <w:rPr>
          <w:lang w:val="nl-NL"/>
        </w:rPr>
        <w:t>:</w:t>
      </w:r>
      <w:r w:rsidR="005432EA" w:rsidRPr="0056010A">
        <w:rPr>
          <w:rFonts w:cs="Times New Roman"/>
          <w:lang w:val="nl-NL"/>
        </w:rPr>
        <w:t xml:space="preserve"> Herinneringen van een voormalig hoofdbeambte aan de Studiedienst en een president van de Nederlandsche Bank uit de jaren vijftig en zestig</w:t>
      </w:r>
      <w:r w:rsidR="005432EA" w:rsidRPr="0056010A">
        <w:rPr>
          <w:lang w:val="nl-NL"/>
        </w:rPr>
        <w:t>,</w:t>
      </w:r>
      <w:r w:rsidR="005432EA" w:rsidRPr="0056010A">
        <w:rPr>
          <w:rFonts w:cs="Times New Roman"/>
          <w:lang w:val="nl-NL"/>
        </w:rPr>
        <w:t xml:space="preserve"> Rotterdam 1993</w:t>
      </w:r>
      <w:r w:rsidR="005432EA" w:rsidRPr="0056010A">
        <w:rPr>
          <w:lang w:val="nl-NL"/>
        </w:rPr>
        <w:t>,</w:t>
      </w:r>
      <w:r w:rsidR="005432EA" w:rsidRPr="0056010A">
        <w:rPr>
          <w:rFonts w:cs="Times New Roman"/>
          <w:lang w:val="nl-NL"/>
        </w:rPr>
        <w:t xml:space="preserve"> 71-85</w:t>
      </w:r>
      <w:r w:rsidR="005432EA" w:rsidRPr="0056010A">
        <w:rPr>
          <w:lang w:val="nl-NL"/>
        </w:rPr>
        <w:t xml:space="preserve">; </w:t>
      </w:r>
      <w:r w:rsidR="00402227" w:rsidRPr="0056010A">
        <w:rPr>
          <w:lang w:val="nl-NL"/>
        </w:rPr>
        <w:t>M.M.G. Fase, ‘</w:t>
      </w:r>
      <w:r w:rsidR="001E45E6" w:rsidRPr="0056010A">
        <w:rPr>
          <w:lang w:val="nl-NL"/>
        </w:rPr>
        <w:t xml:space="preserve">The </w:t>
      </w:r>
      <w:r w:rsidR="00402227" w:rsidRPr="0056010A">
        <w:rPr>
          <w:lang w:val="nl-NL"/>
        </w:rPr>
        <w:t xml:space="preserve">Rise </w:t>
      </w:r>
      <w:proofErr w:type="spellStart"/>
      <w:r w:rsidR="00402227" w:rsidRPr="0056010A">
        <w:rPr>
          <w:lang w:val="nl-NL"/>
        </w:rPr>
        <w:t>and</w:t>
      </w:r>
      <w:proofErr w:type="spellEnd"/>
      <w:r w:rsidR="00402227" w:rsidRPr="0056010A">
        <w:rPr>
          <w:lang w:val="nl-NL"/>
        </w:rPr>
        <w:t xml:space="preserve"> </w:t>
      </w:r>
      <w:proofErr w:type="spellStart"/>
      <w:r w:rsidR="00402227" w:rsidRPr="0056010A">
        <w:rPr>
          <w:lang w:val="nl-NL"/>
        </w:rPr>
        <w:t>Demise</w:t>
      </w:r>
      <w:proofErr w:type="spellEnd"/>
      <w:r w:rsidR="00402227" w:rsidRPr="0056010A">
        <w:rPr>
          <w:lang w:val="nl-NL"/>
        </w:rPr>
        <w:t xml:space="preserve"> of Dutch </w:t>
      </w:r>
      <w:proofErr w:type="spellStart"/>
      <w:r w:rsidR="00402227" w:rsidRPr="0056010A">
        <w:rPr>
          <w:lang w:val="nl-NL"/>
        </w:rPr>
        <w:t>Monetarism</w:t>
      </w:r>
      <w:proofErr w:type="spellEnd"/>
      <w:r w:rsidR="00402227" w:rsidRPr="0056010A">
        <w:rPr>
          <w:lang w:val="nl-NL"/>
        </w:rPr>
        <w:t xml:space="preserve">: The </w:t>
      </w:r>
      <w:proofErr w:type="spellStart"/>
      <w:r w:rsidR="00402227" w:rsidRPr="0056010A">
        <w:rPr>
          <w:lang w:val="nl-NL"/>
        </w:rPr>
        <w:t>Schumpeter</w:t>
      </w:r>
      <w:proofErr w:type="spellEnd"/>
      <w:r w:rsidR="00402227" w:rsidRPr="0056010A">
        <w:rPr>
          <w:lang w:val="nl-NL"/>
        </w:rPr>
        <w:t>-Koopmans-</w:t>
      </w:r>
      <w:proofErr w:type="spellStart"/>
      <w:r w:rsidR="00402227" w:rsidRPr="0056010A">
        <w:rPr>
          <w:lang w:val="nl-NL"/>
        </w:rPr>
        <w:t>Holtrop</w:t>
      </w:r>
      <w:proofErr w:type="spellEnd"/>
      <w:r w:rsidR="00402227" w:rsidRPr="0056010A">
        <w:rPr>
          <w:lang w:val="nl-NL"/>
        </w:rPr>
        <w:t xml:space="preserve"> Connection’ in </w:t>
      </w:r>
      <w:proofErr w:type="spellStart"/>
      <w:r w:rsidR="00402227" w:rsidRPr="0056010A">
        <w:rPr>
          <w:i/>
          <w:lang w:val="nl-NL"/>
        </w:rPr>
        <w:t>History</w:t>
      </w:r>
      <w:proofErr w:type="spellEnd"/>
      <w:r w:rsidR="00402227" w:rsidRPr="0056010A">
        <w:rPr>
          <w:i/>
          <w:lang w:val="nl-NL"/>
        </w:rPr>
        <w:t xml:space="preserve"> of </w:t>
      </w:r>
      <w:proofErr w:type="spellStart"/>
      <w:r w:rsidR="00402227" w:rsidRPr="0056010A">
        <w:rPr>
          <w:i/>
          <w:lang w:val="nl-NL"/>
        </w:rPr>
        <w:t>Political</w:t>
      </w:r>
      <w:proofErr w:type="spellEnd"/>
      <w:r w:rsidR="00402227" w:rsidRPr="0056010A">
        <w:rPr>
          <w:i/>
          <w:lang w:val="nl-NL"/>
        </w:rPr>
        <w:t xml:space="preserve"> </w:t>
      </w:r>
      <w:proofErr w:type="spellStart"/>
      <w:r w:rsidR="00402227" w:rsidRPr="0056010A">
        <w:rPr>
          <w:i/>
          <w:lang w:val="nl-NL"/>
        </w:rPr>
        <w:t>Economy</w:t>
      </w:r>
      <w:proofErr w:type="spellEnd"/>
      <w:r w:rsidR="00402227" w:rsidRPr="0056010A">
        <w:rPr>
          <w:lang w:val="nl-NL"/>
        </w:rPr>
        <w:t xml:space="preserve">, 26, 1994, 23-38; </w:t>
      </w:r>
      <w:proofErr w:type="spellStart"/>
      <w:r w:rsidR="009F1B33" w:rsidRPr="0056010A">
        <w:rPr>
          <w:lang w:val="nl-NL"/>
        </w:rPr>
        <w:t>Th.G.J.M</w:t>
      </w:r>
      <w:proofErr w:type="spellEnd"/>
      <w:r w:rsidR="009F1B33" w:rsidRPr="0056010A">
        <w:rPr>
          <w:lang w:val="nl-NL"/>
        </w:rPr>
        <w:t xml:space="preserve">. van de </w:t>
      </w:r>
      <w:proofErr w:type="spellStart"/>
      <w:r w:rsidR="009F1B33" w:rsidRPr="0056010A">
        <w:rPr>
          <w:lang w:val="nl-NL"/>
        </w:rPr>
        <w:t>Burgt</w:t>
      </w:r>
      <w:proofErr w:type="spellEnd"/>
      <w:r w:rsidR="009F1B33" w:rsidRPr="0056010A">
        <w:rPr>
          <w:lang w:val="nl-NL"/>
        </w:rPr>
        <w:t xml:space="preserve">, </w:t>
      </w:r>
      <w:r w:rsidR="009F1B33" w:rsidRPr="0056010A">
        <w:rPr>
          <w:i/>
          <w:lang w:val="nl-NL"/>
        </w:rPr>
        <w:lastRenderedPageBreak/>
        <w:t xml:space="preserve">De ‘Bank </w:t>
      </w:r>
      <w:proofErr w:type="spellStart"/>
      <w:r w:rsidR="009F1B33" w:rsidRPr="0056010A">
        <w:rPr>
          <w:i/>
          <w:lang w:val="nl-NL"/>
        </w:rPr>
        <w:t>for</w:t>
      </w:r>
      <w:proofErr w:type="spellEnd"/>
      <w:r w:rsidR="009F1B33" w:rsidRPr="0056010A">
        <w:rPr>
          <w:i/>
          <w:lang w:val="nl-NL"/>
        </w:rPr>
        <w:t xml:space="preserve"> International </w:t>
      </w:r>
      <w:proofErr w:type="spellStart"/>
      <w:r w:rsidR="009F1B33" w:rsidRPr="0056010A">
        <w:rPr>
          <w:i/>
          <w:lang w:val="nl-NL"/>
        </w:rPr>
        <w:t>Settlements</w:t>
      </w:r>
      <w:proofErr w:type="spellEnd"/>
      <w:r w:rsidR="009F1B33" w:rsidRPr="0056010A">
        <w:rPr>
          <w:i/>
          <w:lang w:val="nl-NL"/>
        </w:rPr>
        <w:t>’ te Bazel 1930-1948</w:t>
      </w:r>
      <w:r w:rsidR="009F1B33" w:rsidRPr="0056010A">
        <w:rPr>
          <w:lang w:val="nl-NL"/>
        </w:rPr>
        <w:t xml:space="preserve">, Amsterdam 1997; </w:t>
      </w:r>
      <w:r w:rsidR="004417A3" w:rsidRPr="0056010A">
        <w:rPr>
          <w:lang w:val="nl-NL"/>
        </w:rPr>
        <w:t xml:space="preserve">E. van Lennep, </w:t>
      </w:r>
      <w:proofErr w:type="spellStart"/>
      <w:r w:rsidR="004417A3" w:rsidRPr="0056010A">
        <w:rPr>
          <w:i/>
          <w:lang w:val="nl-NL"/>
        </w:rPr>
        <w:t>Working</w:t>
      </w:r>
      <w:proofErr w:type="spellEnd"/>
      <w:r w:rsidR="004417A3" w:rsidRPr="0056010A">
        <w:rPr>
          <w:i/>
          <w:lang w:val="nl-NL"/>
        </w:rPr>
        <w:t xml:space="preserve"> </w:t>
      </w:r>
      <w:proofErr w:type="spellStart"/>
      <w:r w:rsidR="004417A3" w:rsidRPr="0056010A">
        <w:rPr>
          <w:i/>
          <w:lang w:val="nl-NL"/>
        </w:rPr>
        <w:t>for</w:t>
      </w:r>
      <w:proofErr w:type="spellEnd"/>
      <w:r w:rsidR="004417A3" w:rsidRPr="0056010A">
        <w:rPr>
          <w:i/>
          <w:lang w:val="nl-NL"/>
        </w:rPr>
        <w:t xml:space="preserve"> </w:t>
      </w:r>
      <w:proofErr w:type="spellStart"/>
      <w:r w:rsidR="004417A3" w:rsidRPr="0056010A">
        <w:rPr>
          <w:i/>
          <w:lang w:val="nl-NL"/>
        </w:rPr>
        <w:t>the</w:t>
      </w:r>
      <w:proofErr w:type="spellEnd"/>
      <w:r w:rsidR="004417A3" w:rsidRPr="0056010A">
        <w:rPr>
          <w:i/>
          <w:lang w:val="nl-NL"/>
        </w:rPr>
        <w:t xml:space="preserve"> World </w:t>
      </w:r>
      <w:proofErr w:type="spellStart"/>
      <w:r w:rsidR="004417A3" w:rsidRPr="0056010A">
        <w:rPr>
          <w:i/>
          <w:lang w:val="nl-NL"/>
        </w:rPr>
        <w:t>Economy</w:t>
      </w:r>
      <w:proofErr w:type="spellEnd"/>
      <w:r w:rsidR="004417A3" w:rsidRPr="0056010A">
        <w:rPr>
          <w:i/>
          <w:lang w:val="nl-NL"/>
        </w:rPr>
        <w:t xml:space="preserve">: A Personal </w:t>
      </w:r>
      <w:proofErr w:type="spellStart"/>
      <w:r w:rsidR="004417A3" w:rsidRPr="0056010A">
        <w:rPr>
          <w:i/>
          <w:lang w:val="nl-NL"/>
        </w:rPr>
        <w:t>History</w:t>
      </w:r>
      <w:proofErr w:type="spellEnd"/>
      <w:r w:rsidR="004417A3" w:rsidRPr="0056010A">
        <w:rPr>
          <w:lang w:val="nl-NL"/>
        </w:rPr>
        <w:t xml:space="preserve">, Amsterdam 1998; </w:t>
      </w:r>
      <w:r w:rsidR="00DF6562" w:rsidRPr="0056010A">
        <w:rPr>
          <w:rFonts w:cs="Times New Roman"/>
          <w:lang w:val="nl-NL"/>
        </w:rPr>
        <w:t xml:space="preserve">M.M.G. Fase, </w:t>
      </w:r>
      <w:r w:rsidR="00DF6562" w:rsidRPr="0056010A">
        <w:rPr>
          <w:rFonts w:cs="Times New Roman"/>
          <w:i/>
          <w:lang w:val="nl-NL"/>
        </w:rPr>
        <w:t>Geschiedenis van de Nederlandsche Bank</w:t>
      </w:r>
      <w:r w:rsidR="00DF6562" w:rsidRPr="0056010A">
        <w:rPr>
          <w:i/>
          <w:lang w:val="nl-NL"/>
        </w:rPr>
        <w:t>.</w:t>
      </w:r>
      <w:r w:rsidR="00DF6562" w:rsidRPr="0056010A">
        <w:rPr>
          <w:rFonts w:cs="Times New Roman"/>
          <w:i/>
          <w:lang w:val="nl-NL"/>
        </w:rPr>
        <w:t xml:space="preserve"> Zesde deel</w:t>
      </w:r>
      <w:r w:rsidR="00DF6562" w:rsidRPr="0056010A">
        <w:rPr>
          <w:i/>
          <w:lang w:val="nl-NL"/>
        </w:rPr>
        <w:t>.</w:t>
      </w:r>
      <w:r w:rsidR="00DF6562" w:rsidRPr="0056010A">
        <w:rPr>
          <w:rFonts w:cs="Times New Roman"/>
          <w:i/>
          <w:lang w:val="nl-NL"/>
        </w:rPr>
        <w:t xml:space="preserve"> Tussen behoud en vernieuwing, 1948-1973</w:t>
      </w:r>
      <w:r w:rsidR="00DF6562" w:rsidRPr="0056010A">
        <w:rPr>
          <w:lang w:val="nl-NL"/>
        </w:rPr>
        <w:t xml:space="preserve">, </w:t>
      </w:r>
      <w:r w:rsidR="00DF6562" w:rsidRPr="0056010A">
        <w:rPr>
          <w:rFonts w:cs="Times New Roman"/>
          <w:lang w:val="nl-NL"/>
        </w:rPr>
        <w:t>Den Haag 2000</w:t>
      </w:r>
      <w:r w:rsidR="00DF6562" w:rsidRPr="0056010A">
        <w:rPr>
          <w:lang w:val="nl-NL"/>
        </w:rPr>
        <w:t xml:space="preserve">; </w:t>
      </w:r>
      <w:r w:rsidR="00DF4D0B" w:rsidRPr="0056010A">
        <w:rPr>
          <w:lang w:val="nl-NL"/>
        </w:rPr>
        <w:t xml:space="preserve">J.C. Baker, </w:t>
      </w:r>
      <w:r w:rsidR="00DF4D0B" w:rsidRPr="0056010A">
        <w:rPr>
          <w:i/>
          <w:lang w:val="nl-NL"/>
        </w:rPr>
        <w:t xml:space="preserve">The Bank </w:t>
      </w:r>
      <w:proofErr w:type="spellStart"/>
      <w:r w:rsidR="00DF4D0B" w:rsidRPr="0056010A">
        <w:rPr>
          <w:i/>
          <w:lang w:val="nl-NL"/>
        </w:rPr>
        <w:t>for</w:t>
      </w:r>
      <w:proofErr w:type="spellEnd"/>
      <w:r w:rsidR="00DF4D0B" w:rsidRPr="0056010A">
        <w:rPr>
          <w:i/>
          <w:lang w:val="nl-NL"/>
        </w:rPr>
        <w:t xml:space="preserve"> International </w:t>
      </w:r>
      <w:proofErr w:type="spellStart"/>
      <w:r w:rsidR="00DF4D0B" w:rsidRPr="0056010A">
        <w:rPr>
          <w:i/>
          <w:lang w:val="nl-NL"/>
        </w:rPr>
        <w:t>Settlements</w:t>
      </w:r>
      <w:proofErr w:type="spellEnd"/>
      <w:r w:rsidR="00DF4D0B" w:rsidRPr="0056010A">
        <w:rPr>
          <w:i/>
          <w:lang w:val="nl-NL"/>
        </w:rPr>
        <w:t xml:space="preserve">: </w:t>
      </w:r>
      <w:proofErr w:type="spellStart"/>
      <w:r w:rsidR="00DF4D0B" w:rsidRPr="0056010A">
        <w:rPr>
          <w:i/>
          <w:lang w:val="nl-NL"/>
        </w:rPr>
        <w:t>Evolution</w:t>
      </w:r>
      <w:proofErr w:type="spellEnd"/>
      <w:r w:rsidR="00DF4D0B" w:rsidRPr="0056010A">
        <w:rPr>
          <w:i/>
          <w:lang w:val="nl-NL"/>
        </w:rPr>
        <w:t xml:space="preserve"> </w:t>
      </w:r>
      <w:proofErr w:type="spellStart"/>
      <w:r w:rsidR="00DF4D0B" w:rsidRPr="0056010A">
        <w:rPr>
          <w:i/>
          <w:lang w:val="nl-NL"/>
        </w:rPr>
        <w:t>and</w:t>
      </w:r>
      <w:proofErr w:type="spellEnd"/>
      <w:r w:rsidR="00DF4D0B" w:rsidRPr="0056010A">
        <w:rPr>
          <w:i/>
          <w:lang w:val="nl-NL"/>
        </w:rPr>
        <w:t xml:space="preserve"> Evaluation</w:t>
      </w:r>
      <w:r w:rsidR="00DF4D0B" w:rsidRPr="0056010A">
        <w:rPr>
          <w:lang w:val="nl-NL"/>
        </w:rPr>
        <w:t xml:space="preserve">, New York 2002; </w:t>
      </w:r>
      <w:r w:rsidR="005432EA" w:rsidRPr="0056010A">
        <w:rPr>
          <w:rFonts w:cs="Times New Roman"/>
          <w:lang w:val="nl-NL"/>
        </w:rPr>
        <w:t xml:space="preserve">W.F.V. </w:t>
      </w:r>
      <w:proofErr w:type="spellStart"/>
      <w:r w:rsidR="005432EA" w:rsidRPr="0056010A">
        <w:rPr>
          <w:rFonts w:cs="Times New Roman"/>
          <w:lang w:val="nl-NL"/>
        </w:rPr>
        <w:t>Vanthoor</w:t>
      </w:r>
      <w:proofErr w:type="spellEnd"/>
      <w:r w:rsidR="005432EA" w:rsidRPr="0056010A">
        <w:rPr>
          <w:rFonts w:cs="Times New Roman"/>
          <w:lang w:val="nl-NL"/>
        </w:rPr>
        <w:t xml:space="preserve">, </w:t>
      </w:r>
      <w:r w:rsidR="005432EA" w:rsidRPr="0056010A">
        <w:rPr>
          <w:rFonts w:cs="Times New Roman"/>
          <w:i/>
          <w:lang w:val="nl-NL"/>
        </w:rPr>
        <w:t>De Nederlandsche Bank 1814-1988</w:t>
      </w:r>
      <w:r w:rsidR="00E073BB" w:rsidRPr="0056010A">
        <w:rPr>
          <w:i/>
          <w:lang w:val="nl-NL"/>
        </w:rPr>
        <w:t>:</w:t>
      </w:r>
      <w:r w:rsidR="005432EA" w:rsidRPr="0056010A">
        <w:rPr>
          <w:rFonts w:cs="Times New Roman"/>
          <w:i/>
          <w:lang w:val="nl-NL"/>
        </w:rPr>
        <w:t xml:space="preserve"> Van Amsterdamse kredietinstelling naar Europese stelselbank</w:t>
      </w:r>
      <w:r w:rsidR="005432EA" w:rsidRPr="0056010A">
        <w:rPr>
          <w:lang w:val="nl-NL"/>
        </w:rPr>
        <w:t xml:space="preserve">, </w:t>
      </w:r>
      <w:r w:rsidR="005432EA" w:rsidRPr="0056010A">
        <w:rPr>
          <w:rFonts w:cs="Times New Roman"/>
          <w:lang w:val="nl-NL"/>
        </w:rPr>
        <w:t>Amsterdam 2004</w:t>
      </w:r>
      <w:r w:rsidR="005432EA" w:rsidRPr="0056010A">
        <w:rPr>
          <w:lang w:val="nl-NL"/>
        </w:rPr>
        <w:t>;</w:t>
      </w:r>
      <w:r w:rsidR="005432EA" w:rsidRPr="0056010A">
        <w:rPr>
          <w:rFonts w:cs="Times New Roman"/>
          <w:lang w:val="nl-NL"/>
        </w:rPr>
        <w:t xml:space="preserve"> </w:t>
      </w:r>
      <w:r w:rsidR="00AD1AA1" w:rsidRPr="0056010A">
        <w:rPr>
          <w:lang w:val="nl-NL"/>
        </w:rPr>
        <w:t xml:space="preserve">W.H. Weenink, </w:t>
      </w:r>
      <w:r w:rsidR="00AD1AA1" w:rsidRPr="0056010A">
        <w:rPr>
          <w:i/>
          <w:lang w:val="nl-NL"/>
        </w:rPr>
        <w:t>Bankier van de wereld: Bouwer van Europa: Johan Willem Beyen 1897-1976</w:t>
      </w:r>
      <w:r w:rsidR="00AD1AA1" w:rsidRPr="0056010A">
        <w:rPr>
          <w:lang w:val="nl-NL"/>
        </w:rPr>
        <w:t xml:space="preserve">, Amsterdam 2005; </w:t>
      </w:r>
      <w:r w:rsidR="008E5737" w:rsidRPr="0056010A">
        <w:rPr>
          <w:lang w:val="nl-NL"/>
        </w:rPr>
        <w:t xml:space="preserve">F.A.G. den Butter </w:t>
      </w:r>
      <w:proofErr w:type="spellStart"/>
      <w:r w:rsidR="008E5737" w:rsidRPr="0056010A">
        <w:rPr>
          <w:lang w:val="nl-NL"/>
        </w:rPr>
        <w:t>and</w:t>
      </w:r>
      <w:proofErr w:type="spellEnd"/>
      <w:r w:rsidR="008E5737" w:rsidRPr="0056010A">
        <w:rPr>
          <w:lang w:val="nl-NL"/>
        </w:rPr>
        <w:t xml:space="preserve"> H. Maas, </w:t>
      </w:r>
      <w:proofErr w:type="spellStart"/>
      <w:r w:rsidR="008E5737" w:rsidRPr="0056010A">
        <w:rPr>
          <w:i/>
          <w:lang w:val="nl-NL"/>
        </w:rPr>
        <w:t>From</w:t>
      </w:r>
      <w:proofErr w:type="spellEnd"/>
      <w:r w:rsidR="008E5737" w:rsidRPr="0056010A">
        <w:rPr>
          <w:i/>
          <w:lang w:val="nl-NL"/>
        </w:rPr>
        <w:t xml:space="preserve"> Expert </w:t>
      </w:r>
      <w:proofErr w:type="spellStart"/>
      <w:r w:rsidR="008E5737" w:rsidRPr="0056010A">
        <w:rPr>
          <w:i/>
          <w:lang w:val="nl-NL"/>
        </w:rPr>
        <w:t>Judgement</w:t>
      </w:r>
      <w:proofErr w:type="spellEnd"/>
      <w:r w:rsidR="008E5737" w:rsidRPr="0056010A">
        <w:rPr>
          <w:i/>
          <w:lang w:val="nl-NL"/>
        </w:rPr>
        <w:t xml:space="preserve"> </w:t>
      </w:r>
      <w:proofErr w:type="spellStart"/>
      <w:r w:rsidR="008E5737" w:rsidRPr="0056010A">
        <w:rPr>
          <w:i/>
          <w:lang w:val="nl-NL"/>
        </w:rPr>
        <w:t>to</w:t>
      </w:r>
      <w:proofErr w:type="spellEnd"/>
      <w:r w:rsidR="008E5737" w:rsidRPr="0056010A">
        <w:rPr>
          <w:i/>
          <w:lang w:val="nl-NL"/>
        </w:rPr>
        <w:t xml:space="preserve"> Model </w:t>
      </w:r>
      <w:proofErr w:type="spellStart"/>
      <w:r w:rsidR="008E5737" w:rsidRPr="0056010A">
        <w:rPr>
          <w:i/>
          <w:lang w:val="nl-NL"/>
        </w:rPr>
        <w:t>Based</w:t>
      </w:r>
      <w:proofErr w:type="spellEnd"/>
      <w:r w:rsidR="008E5737" w:rsidRPr="0056010A">
        <w:rPr>
          <w:i/>
          <w:lang w:val="nl-NL"/>
        </w:rPr>
        <w:t xml:space="preserve"> </w:t>
      </w:r>
      <w:proofErr w:type="spellStart"/>
      <w:r w:rsidR="008E5737" w:rsidRPr="0056010A">
        <w:rPr>
          <w:i/>
          <w:lang w:val="nl-NL"/>
        </w:rPr>
        <w:t>Monetary</w:t>
      </w:r>
      <w:proofErr w:type="spellEnd"/>
      <w:r w:rsidR="008E5737" w:rsidRPr="0056010A">
        <w:rPr>
          <w:i/>
          <w:lang w:val="nl-NL"/>
        </w:rPr>
        <w:t xml:space="preserve"> Analysis: The Case of </w:t>
      </w:r>
      <w:proofErr w:type="spellStart"/>
      <w:r w:rsidR="008E5737" w:rsidRPr="0056010A">
        <w:rPr>
          <w:i/>
          <w:lang w:val="nl-NL"/>
        </w:rPr>
        <w:t>the</w:t>
      </w:r>
      <w:proofErr w:type="spellEnd"/>
      <w:r w:rsidR="008E5737" w:rsidRPr="0056010A">
        <w:rPr>
          <w:i/>
          <w:lang w:val="nl-NL"/>
        </w:rPr>
        <w:t xml:space="preserve"> Dutch Central Bank in </w:t>
      </w:r>
      <w:proofErr w:type="spellStart"/>
      <w:r w:rsidR="008E5737" w:rsidRPr="0056010A">
        <w:rPr>
          <w:i/>
          <w:lang w:val="nl-NL"/>
        </w:rPr>
        <w:t>the</w:t>
      </w:r>
      <w:proofErr w:type="spellEnd"/>
      <w:r w:rsidR="008E5737" w:rsidRPr="0056010A">
        <w:rPr>
          <w:i/>
          <w:lang w:val="nl-NL"/>
        </w:rPr>
        <w:t xml:space="preserve"> </w:t>
      </w:r>
      <w:proofErr w:type="spellStart"/>
      <w:r w:rsidR="008E5737" w:rsidRPr="0056010A">
        <w:rPr>
          <w:i/>
          <w:lang w:val="nl-NL"/>
        </w:rPr>
        <w:t>Postwar</w:t>
      </w:r>
      <w:proofErr w:type="spellEnd"/>
      <w:r w:rsidR="008E5737" w:rsidRPr="0056010A">
        <w:rPr>
          <w:i/>
          <w:lang w:val="nl-NL"/>
        </w:rPr>
        <w:t xml:space="preserve"> World</w:t>
      </w:r>
      <w:r w:rsidR="008E5737" w:rsidRPr="0056010A">
        <w:rPr>
          <w:lang w:val="nl-NL"/>
        </w:rPr>
        <w:t xml:space="preserve">, Amsterdam 2011 (Tinbergen </w:t>
      </w:r>
      <w:proofErr w:type="spellStart"/>
      <w:r w:rsidR="008E5737" w:rsidRPr="0056010A">
        <w:rPr>
          <w:lang w:val="nl-NL"/>
        </w:rPr>
        <w:t>Institute</w:t>
      </w:r>
      <w:proofErr w:type="spellEnd"/>
      <w:r w:rsidR="008E5737" w:rsidRPr="0056010A">
        <w:rPr>
          <w:lang w:val="nl-NL"/>
        </w:rPr>
        <w:t xml:space="preserve"> </w:t>
      </w:r>
      <w:proofErr w:type="spellStart"/>
      <w:r w:rsidR="008E5737" w:rsidRPr="0056010A">
        <w:rPr>
          <w:lang w:val="nl-NL"/>
        </w:rPr>
        <w:t>Discussion</w:t>
      </w:r>
      <w:proofErr w:type="spellEnd"/>
      <w:r w:rsidR="008E5737" w:rsidRPr="0056010A">
        <w:rPr>
          <w:lang w:val="nl-NL"/>
        </w:rPr>
        <w:t xml:space="preserve"> Paper Ti2011-161/3); </w:t>
      </w:r>
      <w:r w:rsidR="00B82C8C" w:rsidRPr="0056010A">
        <w:rPr>
          <w:lang w:val="nl-NL"/>
        </w:rPr>
        <w:t xml:space="preserve">H.J. Witteveen </w:t>
      </w:r>
      <w:proofErr w:type="spellStart"/>
      <w:r w:rsidR="00B82C8C" w:rsidRPr="0056010A">
        <w:rPr>
          <w:lang w:val="nl-NL"/>
        </w:rPr>
        <w:t>and</w:t>
      </w:r>
      <w:proofErr w:type="spellEnd"/>
      <w:r w:rsidR="00B82C8C" w:rsidRPr="0056010A">
        <w:rPr>
          <w:lang w:val="nl-NL"/>
        </w:rPr>
        <w:t xml:space="preserve"> S. </w:t>
      </w:r>
      <w:proofErr w:type="spellStart"/>
      <w:r w:rsidR="00B82C8C" w:rsidRPr="0056010A">
        <w:rPr>
          <w:lang w:val="nl-NL"/>
        </w:rPr>
        <w:t>Rosdorff</w:t>
      </w:r>
      <w:proofErr w:type="spellEnd"/>
      <w:r w:rsidR="00B82C8C" w:rsidRPr="0056010A">
        <w:rPr>
          <w:lang w:val="nl-NL"/>
        </w:rPr>
        <w:t xml:space="preserve">, </w:t>
      </w:r>
      <w:r w:rsidR="00B82C8C" w:rsidRPr="0056010A">
        <w:rPr>
          <w:i/>
          <w:lang w:val="nl-NL"/>
        </w:rPr>
        <w:t>De magie van harmonie: Een visie op de wereldeconomie</w:t>
      </w:r>
      <w:r w:rsidR="00B82C8C" w:rsidRPr="0056010A">
        <w:rPr>
          <w:lang w:val="nl-NL"/>
        </w:rPr>
        <w:t xml:space="preserve">, Amersfoort 2012; </w:t>
      </w:r>
      <w:r w:rsidR="005F3961" w:rsidRPr="0056010A">
        <w:rPr>
          <w:lang w:val="nl-NL"/>
        </w:rPr>
        <w:t xml:space="preserve">A. </w:t>
      </w:r>
      <w:proofErr w:type="spellStart"/>
      <w:r w:rsidR="005F3961" w:rsidRPr="0056010A">
        <w:rPr>
          <w:lang w:val="nl-NL"/>
        </w:rPr>
        <w:t>Lebor</w:t>
      </w:r>
      <w:proofErr w:type="spellEnd"/>
      <w:r w:rsidR="005F3961" w:rsidRPr="0056010A">
        <w:rPr>
          <w:lang w:val="nl-NL"/>
        </w:rPr>
        <w:t xml:space="preserve">, </w:t>
      </w:r>
      <w:proofErr w:type="spellStart"/>
      <w:r w:rsidR="005F3961" w:rsidRPr="0056010A">
        <w:rPr>
          <w:i/>
          <w:lang w:val="nl-NL"/>
        </w:rPr>
        <w:t>Tower</w:t>
      </w:r>
      <w:proofErr w:type="spellEnd"/>
      <w:r w:rsidR="005F3961" w:rsidRPr="0056010A">
        <w:rPr>
          <w:i/>
          <w:lang w:val="nl-NL"/>
        </w:rPr>
        <w:t xml:space="preserve"> of </w:t>
      </w:r>
      <w:proofErr w:type="spellStart"/>
      <w:r w:rsidR="005F3961" w:rsidRPr="0056010A">
        <w:rPr>
          <w:i/>
          <w:lang w:val="nl-NL"/>
        </w:rPr>
        <w:t>Bas</w:t>
      </w:r>
      <w:r w:rsidR="00DD27D3" w:rsidRPr="0056010A">
        <w:rPr>
          <w:i/>
          <w:lang w:val="nl-NL"/>
        </w:rPr>
        <w:t>el</w:t>
      </w:r>
      <w:proofErr w:type="spellEnd"/>
      <w:r w:rsidR="005F3961" w:rsidRPr="0056010A">
        <w:rPr>
          <w:i/>
          <w:lang w:val="nl-NL"/>
        </w:rPr>
        <w:t xml:space="preserve">: The </w:t>
      </w:r>
      <w:proofErr w:type="spellStart"/>
      <w:r w:rsidR="005F3961" w:rsidRPr="0056010A">
        <w:rPr>
          <w:i/>
          <w:lang w:val="nl-NL"/>
        </w:rPr>
        <w:t>Shadow</w:t>
      </w:r>
      <w:proofErr w:type="spellEnd"/>
      <w:r w:rsidR="005F3961" w:rsidRPr="0056010A">
        <w:rPr>
          <w:i/>
          <w:lang w:val="nl-NL"/>
        </w:rPr>
        <w:t xml:space="preserve"> </w:t>
      </w:r>
      <w:proofErr w:type="spellStart"/>
      <w:r w:rsidR="005F3961" w:rsidRPr="0056010A">
        <w:rPr>
          <w:i/>
          <w:lang w:val="nl-NL"/>
        </w:rPr>
        <w:t>History</w:t>
      </w:r>
      <w:proofErr w:type="spellEnd"/>
      <w:r w:rsidR="005F3961" w:rsidRPr="0056010A">
        <w:rPr>
          <w:i/>
          <w:lang w:val="nl-NL"/>
        </w:rPr>
        <w:t xml:space="preserve"> of </w:t>
      </w:r>
      <w:proofErr w:type="spellStart"/>
      <w:r w:rsidR="005F3961" w:rsidRPr="0056010A">
        <w:rPr>
          <w:i/>
          <w:lang w:val="nl-NL"/>
        </w:rPr>
        <w:t>the</w:t>
      </w:r>
      <w:proofErr w:type="spellEnd"/>
      <w:r w:rsidR="005F3961" w:rsidRPr="0056010A">
        <w:rPr>
          <w:i/>
          <w:lang w:val="nl-NL"/>
        </w:rPr>
        <w:t xml:space="preserve"> </w:t>
      </w:r>
      <w:proofErr w:type="spellStart"/>
      <w:r w:rsidR="005F3961" w:rsidRPr="0056010A">
        <w:rPr>
          <w:i/>
          <w:lang w:val="nl-NL"/>
        </w:rPr>
        <w:t>Secret</w:t>
      </w:r>
      <w:proofErr w:type="spellEnd"/>
      <w:r w:rsidR="005F3961" w:rsidRPr="0056010A">
        <w:rPr>
          <w:i/>
          <w:lang w:val="nl-NL"/>
        </w:rPr>
        <w:t xml:space="preserve"> Bank </w:t>
      </w:r>
      <w:proofErr w:type="spellStart"/>
      <w:r w:rsidR="005F3961" w:rsidRPr="0056010A">
        <w:rPr>
          <w:i/>
          <w:lang w:val="nl-NL"/>
        </w:rPr>
        <w:t>that</w:t>
      </w:r>
      <w:proofErr w:type="spellEnd"/>
      <w:r w:rsidR="005F3961" w:rsidRPr="0056010A">
        <w:rPr>
          <w:i/>
          <w:lang w:val="nl-NL"/>
        </w:rPr>
        <w:t xml:space="preserve"> Runs </w:t>
      </w:r>
      <w:proofErr w:type="spellStart"/>
      <w:r w:rsidR="005F3961" w:rsidRPr="0056010A">
        <w:rPr>
          <w:i/>
          <w:lang w:val="nl-NL"/>
        </w:rPr>
        <w:t>the</w:t>
      </w:r>
      <w:proofErr w:type="spellEnd"/>
      <w:r w:rsidR="005F3961" w:rsidRPr="0056010A">
        <w:rPr>
          <w:i/>
          <w:lang w:val="nl-NL"/>
        </w:rPr>
        <w:t xml:space="preserve"> World</w:t>
      </w:r>
      <w:r w:rsidR="005F3961" w:rsidRPr="0056010A">
        <w:rPr>
          <w:lang w:val="nl-NL"/>
        </w:rPr>
        <w:t xml:space="preserve">, New York 2013; K. </w:t>
      </w:r>
      <w:proofErr w:type="spellStart"/>
      <w:r w:rsidR="007015DE" w:rsidRPr="0056010A">
        <w:rPr>
          <w:lang w:val="nl-NL"/>
        </w:rPr>
        <w:t>Y</w:t>
      </w:r>
      <w:r w:rsidR="005F3961" w:rsidRPr="0056010A">
        <w:rPr>
          <w:lang w:val="nl-NL"/>
        </w:rPr>
        <w:t>ago</w:t>
      </w:r>
      <w:proofErr w:type="spellEnd"/>
      <w:r w:rsidR="005F3961" w:rsidRPr="0056010A">
        <w:rPr>
          <w:lang w:val="nl-NL"/>
        </w:rPr>
        <w:t xml:space="preserve">, </w:t>
      </w:r>
      <w:r w:rsidR="005F3961" w:rsidRPr="0056010A">
        <w:rPr>
          <w:i/>
          <w:lang w:val="nl-NL"/>
        </w:rPr>
        <w:t xml:space="preserve">The Financial </w:t>
      </w:r>
      <w:proofErr w:type="spellStart"/>
      <w:r w:rsidR="005F3961" w:rsidRPr="0056010A">
        <w:rPr>
          <w:i/>
          <w:lang w:val="nl-NL"/>
        </w:rPr>
        <w:t>History</w:t>
      </w:r>
      <w:proofErr w:type="spellEnd"/>
      <w:r w:rsidR="005F3961" w:rsidRPr="0056010A">
        <w:rPr>
          <w:i/>
          <w:lang w:val="nl-NL"/>
        </w:rPr>
        <w:t xml:space="preserve"> of </w:t>
      </w:r>
      <w:proofErr w:type="spellStart"/>
      <w:r w:rsidR="005F3961" w:rsidRPr="0056010A">
        <w:rPr>
          <w:i/>
          <w:lang w:val="nl-NL"/>
        </w:rPr>
        <w:t>the</w:t>
      </w:r>
      <w:proofErr w:type="spellEnd"/>
      <w:r w:rsidR="005F3961" w:rsidRPr="0056010A">
        <w:rPr>
          <w:i/>
          <w:lang w:val="nl-NL"/>
        </w:rPr>
        <w:t xml:space="preserve"> Bank </w:t>
      </w:r>
      <w:proofErr w:type="spellStart"/>
      <w:r w:rsidR="005F3961" w:rsidRPr="0056010A">
        <w:rPr>
          <w:i/>
          <w:lang w:val="nl-NL"/>
        </w:rPr>
        <w:t>for</w:t>
      </w:r>
      <w:proofErr w:type="spellEnd"/>
      <w:r w:rsidR="005F3961" w:rsidRPr="0056010A">
        <w:rPr>
          <w:i/>
          <w:lang w:val="nl-NL"/>
        </w:rPr>
        <w:t xml:space="preserve"> International </w:t>
      </w:r>
      <w:proofErr w:type="spellStart"/>
      <w:r w:rsidR="005F3961" w:rsidRPr="0056010A">
        <w:rPr>
          <w:i/>
          <w:lang w:val="nl-NL"/>
        </w:rPr>
        <w:t>Settlements</w:t>
      </w:r>
      <w:proofErr w:type="spellEnd"/>
      <w:r w:rsidR="007015DE" w:rsidRPr="0056010A">
        <w:rPr>
          <w:lang w:val="nl-NL"/>
        </w:rPr>
        <w:t xml:space="preserve">, London 2013; </w:t>
      </w:r>
      <w:r w:rsidR="00B82C8C" w:rsidRPr="0056010A">
        <w:rPr>
          <w:lang w:val="nl-NL"/>
        </w:rPr>
        <w:t xml:space="preserve">J. Harmsma, </w:t>
      </w:r>
      <w:r w:rsidR="00B82C8C" w:rsidRPr="0056010A">
        <w:rPr>
          <w:i/>
          <w:lang w:val="nl-NL"/>
        </w:rPr>
        <w:t>Jelle zal wel zien: Jelle Zijlstra, een eigenzinnig leven tussen politiek en economie</w:t>
      </w:r>
      <w:r w:rsidR="00B82C8C" w:rsidRPr="0056010A">
        <w:rPr>
          <w:lang w:val="nl-NL"/>
        </w:rPr>
        <w:t>, Amsterdam 2018</w:t>
      </w:r>
      <w:r w:rsidR="0056010A">
        <w:rPr>
          <w:lang w:val="nl-NL"/>
        </w:rPr>
        <w:t xml:space="preserve"> (</w:t>
      </w:r>
      <w:proofErr w:type="spellStart"/>
      <w:r w:rsidR="0056010A">
        <w:rPr>
          <w:lang w:val="nl-NL"/>
        </w:rPr>
        <w:t>all</w:t>
      </w:r>
      <w:proofErr w:type="spellEnd"/>
      <w:r w:rsidR="0056010A">
        <w:rPr>
          <w:lang w:val="nl-NL"/>
        </w:rPr>
        <w:t xml:space="preserve"> websites </w:t>
      </w:r>
      <w:proofErr w:type="spellStart"/>
      <w:r w:rsidR="0056010A">
        <w:rPr>
          <w:lang w:val="nl-NL"/>
        </w:rPr>
        <w:t>accessed</w:t>
      </w:r>
      <w:proofErr w:type="spellEnd"/>
      <w:r w:rsidR="0056010A">
        <w:rPr>
          <w:lang w:val="nl-NL"/>
        </w:rPr>
        <w:t xml:space="preserve"> on 27 </w:t>
      </w:r>
      <w:proofErr w:type="spellStart"/>
      <w:r w:rsidR="0056010A">
        <w:rPr>
          <w:lang w:val="nl-NL"/>
        </w:rPr>
        <w:t>January</w:t>
      </w:r>
      <w:proofErr w:type="spellEnd"/>
      <w:r w:rsidR="0056010A">
        <w:rPr>
          <w:lang w:val="nl-NL"/>
        </w:rPr>
        <w:t xml:space="preserve"> 2021)</w:t>
      </w:r>
      <w:r w:rsidR="005432EA" w:rsidRPr="0056010A">
        <w:rPr>
          <w:lang w:val="nl-NL"/>
        </w:rPr>
        <w:t>.</w:t>
      </w:r>
      <w:r w:rsidR="00B82C8C" w:rsidRPr="0056010A">
        <w:rPr>
          <w:lang w:val="nl-NL"/>
        </w:rPr>
        <w:t xml:space="preserve"> </w:t>
      </w:r>
    </w:p>
    <w:p w14:paraId="69A30770" w14:textId="77777777" w:rsidR="006C7CE2" w:rsidRPr="0056010A" w:rsidRDefault="006C7CE2" w:rsidP="00A64576">
      <w:pPr>
        <w:jc w:val="both"/>
        <w:rPr>
          <w:lang w:val="nl-NL"/>
        </w:rPr>
      </w:pPr>
    </w:p>
    <w:p w14:paraId="2E613F5C" w14:textId="77777777" w:rsidR="006C7CE2" w:rsidRPr="0056010A" w:rsidRDefault="006C7CE2" w:rsidP="00A64576">
      <w:pPr>
        <w:jc w:val="both"/>
        <w:rPr>
          <w:b/>
          <w:bCs/>
        </w:rPr>
      </w:pPr>
      <w:r w:rsidRPr="0056010A">
        <w:rPr>
          <w:b/>
          <w:bCs/>
        </w:rPr>
        <w:t>Bob Reinalda</w:t>
      </w:r>
    </w:p>
    <w:p w14:paraId="63C886EF" w14:textId="77777777" w:rsidR="00BE0117" w:rsidRPr="0056010A" w:rsidRDefault="00BE0117" w:rsidP="00A64576">
      <w:pPr>
        <w:jc w:val="both"/>
      </w:pPr>
    </w:p>
    <w:p w14:paraId="1EED68DA" w14:textId="10F71348" w:rsidR="00BE0117" w:rsidRPr="0056010A" w:rsidRDefault="00BE0117" w:rsidP="00A64576">
      <w:pPr>
        <w:jc w:val="both"/>
        <w:rPr>
          <w:bCs/>
        </w:rPr>
      </w:pPr>
      <w:r w:rsidRPr="0056010A">
        <w:rPr>
          <w:b/>
        </w:rPr>
        <w:t xml:space="preserve">Version </w:t>
      </w:r>
      <w:r w:rsidR="00E073BB" w:rsidRPr="0056010A">
        <w:rPr>
          <w:b/>
        </w:rPr>
        <w:t>1</w:t>
      </w:r>
      <w:r w:rsidR="00A64576" w:rsidRPr="0056010A">
        <w:rPr>
          <w:b/>
        </w:rPr>
        <w:t>5</w:t>
      </w:r>
      <w:r w:rsidR="00F70BAC" w:rsidRPr="0056010A">
        <w:rPr>
          <w:b/>
        </w:rPr>
        <w:t xml:space="preserve"> </w:t>
      </w:r>
      <w:r w:rsidR="00E073BB" w:rsidRPr="0056010A">
        <w:rPr>
          <w:b/>
        </w:rPr>
        <w:t>Febr</w:t>
      </w:r>
      <w:r w:rsidR="00F70BAC" w:rsidRPr="0056010A">
        <w:rPr>
          <w:b/>
        </w:rPr>
        <w:t>uary 2021</w:t>
      </w:r>
    </w:p>
    <w:p w14:paraId="71AB62AE" w14:textId="2791A748" w:rsidR="00D83EC7" w:rsidRPr="0056010A" w:rsidRDefault="00D83EC7" w:rsidP="00A64576">
      <w:pPr>
        <w:jc w:val="both"/>
        <w:rPr>
          <w:bCs/>
        </w:rPr>
      </w:pPr>
      <w:r w:rsidRPr="0056010A">
        <w:rPr>
          <w:bCs/>
        </w:rPr>
        <w:t>May 2021: name Gerda Koen corrected</w:t>
      </w:r>
    </w:p>
    <w:p w14:paraId="14DC2780" w14:textId="791BAD41" w:rsidR="004E17CF" w:rsidRPr="0056010A" w:rsidRDefault="004E17CF" w:rsidP="00A64576">
      <w:pPr>
        <w:pStyle w:val="Normaalweb"/>
        <w:spacing w:before="0" w:beforeAutospacing="0" w:after="0" w:afterAutospacing="0"/>
        <w:jc w:val="both"/>
        <w:rPr>
          <w:b/>
          <w:lang w:val="en-GB"/>
        </w:rPr>
      </w:pPr>
    </w:p>
    <w:p w14:paraId="69E54DC6" w14:textId="77777777" w:rsidR="008D2D1F" w:rsidRPr="0056010A" w:rsidRDefault="008D2D1F" w:rsidP="00A64576">
      <w:pPr>
        <w:jc w:val="both"/>
        <w:rPr>
          <w:b/>
        </w:rPr>
      </w:pPr>
      <w:r w:rsidRPr="0056010A">
        <w:rPr>
          <w:b/>
        </w:rPr>
        <w:t xml:space="preserve">How To Cite This IO BIO Entry? </w:t>
      </w:r>
    </w:p>
    <w:p w14:paraId="35D28FD9" w14:textId="305DB41F" w:rsidR="008D2D1F" w:rsidRPr="0056010A" w:rsidRDefault="008D2D1F" w:rsidP="00A64576">
      <w:pPr>
        <w:pStyle w:val="Normaalweb"/>
        <w:spacing w:before="0" w:beforeAutospacing="0" w:after="0" w:afterAutospacing="0"/>
        <w:jc w:val="both"/>
        <w:rPr>
          <w:bCs/>
          <w:lang w:val="en-US"/>
        </w:rPr>
      </w:pPr>
      <w:r w:rsidRPr="0056010A">
        <w:rPr>
          <w:bCs/>
          <w:lang w:val="en-US"/>
        </w:rPr>
        <w:t>Bob Reinalda, ‘</w:t>
      </w:r>
      <w:proofErr w:type="spellStart"/>
      <w:r w:rsidRPr="0056010A">
        <w:rPr>
          <w:bCs/>
          <w:lang w:val="en-US"/>
        </w:rPr>
        <w:t>Holtrop</w:t>
      </w:r>
      <w:proofErr w:type="spellEnd"/>
      <w:r w:rsidRPr="0056010A">
        <w:rPr>
          <w:bCs/>
          <w:lang w:val="en-US"/>
        </w:rPr>
        <w:t xml:space="preserve">, Marius Wilhelm’ in </w:t>
      </w:r>
      <w:r w:rsidRPr="0056010A">
        <w:rPr>
          <w:bCs/>
          <w:i/>
          <w:lang w:val="en-US"/>
        </w:rPr>
        <w:t>IO BIO, Biographical Dictionary of Secretaries-General of International Organizations</w:t>
      </w:r>
      <w:r w:rsidRPr="0056010A">
        <w:rPr>
          <w:bCs/>
          <w:lang w:val="en-US"/>
        </w:rPr>
        <w:t xml:space="preserve">, Edited by Bob Reinalda, Kent J. Kille and Jaci </w:t>
      </w:r>
      <w:r w:rsidR="0056010A">
        <w:rPr>
          <w:bCs/>
          <w:lang w:val="en-US"/>
        </w:rPr>
        <w:t xml:space="preserve">L. </w:t>
      </w:r>
      <w:r w:rsidRPr="0056010A">
        <w:rPr>
          <w:bCs/>
          <w:lang w:val="en-US"/>
        </w:rPr>
        <w:t xml:space="preserve">Eisenberg, </w:t>
      </w:r>
      <w:hyperlink r:id="rId10" w:history="1">
        <w:r w:rsidRPr="0056010A">
          <w:rPr>
            <w:rStyle w:val="Hyperlink"/>
            <w:bCs/>
            <w:u w:val="none"/>
            <w:lang w:val="en-US"/>
          </w:rPr>
          <w:t>www.ru.nl/fm/iobio</w:t>
        </w:r>
      </w:hyperlink>
      <w:r w:rsidRPr="0056010A">
        <w:rPr>
          <w:bCs/>
          <w:lang w:val="en-US"/>
        </w:rPr>
        <w:t>, Accessed DAY MONTH YEAR</w:t>
      </w:r>
    </w:p>
    <w:sectPr w:rsidR="008D2D1F" w:rsidRPr="0056010A" w:rsidSect="0056010A">
      <w:headerReference w:type="even" r:id="rId11"/>
      <w:headerReference w:type="default" r:id="rId12"/>
      <w:footerReference w:type="default" r:id="rId1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D9A8" w14:textId="77777777" w:rsidR="003F6A6C" w:rsidRDefault="003F6A6C" w:rsidP="003D0DB7">
      <w:r>
        <w:separator/>
      </w:r>
    </w:p>
  </w:endnote>
  <w:endnote w:type="continuationSeparator" w:id="0">
    <w:p w14:paraId="0504C149" w14:textId="77777777" w:rsidR="003F6A6C" w:rsidRDefault="003F6A6C" w:rsidP="003D0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210E" w14:textId="785CBD8C" w:rsidR="00715031" w:rsidRPr="00715031" w:rsidRDefault="00715031" w:rsidP="00715031">
    <w:pPr>
      <w:pStyle w:val="Voettekst"/>
      <w:jc w:val="center"/>
    </w:pPr>
    <w:r w:rsidRPr="00A97B21">
      <w:rPr>
        <w:rFonts w:eastAsia="Times New Roman" w:cs="Times New Roman"/>
        <w:sz w:val="20"/>
      </w:rPr>
      <w:t xml:space="preserve">IO BIO, </w:t>
    </w:r>
    <w:r w:rsidRPr="00A97B21">
      <w:rPr>
        <w:rFonts w:eastAsia="Times New Roman" w:cs="Times New Roman"/>
        <w:i/>
        <w:sz w:val="20"/>
      </w:rPr>
      <w:t>Biographical Dictionary of Secretaries-General of International Organizations</w:t>
    </w:r>
    <w:r w:rsidRPr="00A97B21">
      <w:rPr>
        <w:rFonts w:eastAsia="Times New Roman" w:cs="Times New Roman"/>
        <w:sz w:val="20"/>
      </w:rPr>
      <w:t xml:space="preserve">, </w:t>
    </w:r>
    <w:hyperlink r:id="rId1">
      <w:r w:rsidRPr="00A97B21">
        <w:rPr>
          <w:rFonts w:eastAsia="Times New Roman" w:cs="Times New Roman"/>
          <w:color w:val="0000FF"/>
          <w:sz w:val="20"/>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13BBF" w14:textId="77777777" w:rsidR="003F6A6C" w:rsidRDefault="003F6A6C" w:rsidP="003D0DB7">
      <w:r>
        <w:separator/>
      </w:r>
    </w:p>
  </w:footnote>
  <w:footnote w:type="continuationSeparator" w:id="0">
    <w:p w14:paraId="411108FD" w14:textId="77777777" w:rsidR="003F6A6C" w:rsidRDefault="003F6A6C" w:rsidP="003D0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005187163"/>
      <w:docPartObj>
        <w:docPartGallery w:val="Page Numbers (Top of Page)"/>
        <w:docPartUnique/>
      </w:docPartObj>
    </w:sdtPr>
    <w:sdtContent>
      <w:p w14:paraId="00DDACB4" w14:textId="77777777" w:rsidR="00C96892" w:rsidRDefault="00C96892" w:rsidP="00C968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533730A8" w14:textId="77777777" w:rsidR="00C96892" w:rsidRDefault="00C9689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665605042"/>
      <w:docPartObj>
        <w:docPartGallery w:val="Page Numbers (Top of Page)"/>
        <w:docPartUnique/>
      </w:docPartObj>
    </w:sdtPr>
    <w:sdtContent>
      <w:p w14:paraId="058C9947" w14:textId="77777777" w:rsidR="00C96892" w:rsidRDefault="00C96892" w:rsidP="00C968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DE0D93C" w14:textId="77777777" w:rsidR="00C96892" w:rsidRDefault="00C96892">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50"/>
    <w:rsid w:val="0000079C"/>
    <w:rsid w:val="00001B29"/>
    <w:rsid w:val="00001FF5"/>
    <w:rsid w:val="000023C6"/>
    <w:rsid w:val="00005C54"/>
    <w:rsid w:val="0000669D"/>
    <w:rsid w:val="00010ABC"/>
    <w:rsid w:val="000272F7"/>
    <w:rsid w:val="0003530E"/>
    <w:rsid w:val="00035BD0"/>
    <w:rsid w:val="00040182"/>
    <w:rsid w:val="00041E0A"/>
    <w:rsid w:val="00043342"/>
    <w:rsid w:val="00045CDC"/>
    <w:rsid w:val="0005123D"/>
    <w:rsid w:val="00052C93"/>
    <w:rsid w:val="00055C0A"/>
    <w:rsid w:val="00055C29"/>
    <w:rsid w:val="000636C5"/>
    <w:rsid w:val="0006406E"/>
    <w:rsid w:val="00070EF4"/>
    <w:rsid w:val="00093AB4"/>
    <w:rsid w:val="00095489"/>
    <w:rsid w:val="000A409F"/>
    <w:rsid w:val="000A74CD"/>
    <w:rsid w:val="000A76E9"/>
    <w:rsid w:val="000B50ED"/>
    <w:rsid w:val="000C4BED"/>
    <w:rsid w:val="000D0F2A"/>
    <w:rsid w:val="000D1CA4"/>
    <w:rsid w:val="000D71F1"/>
    <w:rsid w:val="000E5A80"/>
    <w:rsid w:val="000F04BD"/>
    <w:rsid w:val="000F2748"/>
    <w:rsid w:val="000F302F"/>
    <w:rsid w:val="000F4690"/>
    <w:rsid w:val="001024B9"/>
    <w:rsid w:val="0010455E"/>
    <w:rsid w:val="00110833"/>
    <w:rsid w:val="0011090A"/>
    <w:rsid w:val="00112753"/>
    <w:rsid w:val="00114401"/>
    <w:rsid w:val="00117EA0"/>
    <w:rsid w:val="00120E35"/>
    <w:rsid w:val="00120EC5"/>
    <w:rsid w:val="0012493C"/>
    <w:rsid w:val="00153026"/>
    <w:rsid w:val="00161DD2"/>
    <w:rsid w:val="00166C65"/>
    <w:rsid w:val="00172544"/>
    <w:rsid w:val="00173239"/>
    <w:rsid w:val="00173FED"/>
    <w:rsid w:val="00176791"/>
    <w:rsid w:val="001855F4"/>
    <w:rsid w:val="0019014A"/>
    <w:rsid w:val="00191A06"/>
    <w:rsid w:val="00191D47"/>
    <w:rsid w:val="001945EF"/>
    <w:rsid w:val="00197C0A"/>
    <w:rsid w:val="001B0BD3"/>
    <w:rsid w:val="001B2DFF"/>
    <w:rsid w:val="001B647A"/>
    <w:rsid w:val="001C0C91"/>
    <w:rsid w:val="001D1E0B"/>
    <w:rsid w:val="001D2539"/>
    <w:rsid w:val="001D7DF6"/>
    <w:rsid w:val="001E45E6"/>
    <w:rsid w:val="001F2704"/>
    <w:rsid w:val="001F2D0B"/>
    <w:rsid w:val="001F471B"/>
    <w:rsid w:val="001F47D1"/>
    <w:rsid w:val="00201CCF"/>
    <w:rsid w:val="002025A2"/>
    <w:rsid w:val="00203A59"/>
    <w:rsid w:val="00203C62"/>
    <w:rsid w:val="00203CC6"/>
    <w:rsid w:val="00204C6B"/>
    <w:rsid w:val="00205682"/>
    <w:rsid w:val="00216489"/>
    <w:rsid w:val="0022061F"/>
    <w:rsid w:val="0022417B"/>
    <w:rsid w:val="00230FE9"/>
    <w:rsid w:val="00234B59"/>
    <w:rsid w:val="00234EBF"/>
    <w:rsid w:val="00240B1E"/>
    <w:rsid w:val="00246BA8"/>
    <w:rsid w:val="00247B82"/>
    <w:rsid w:val="00260659"/>
    <w:rsid w:val="002620EE"/>
    <w:rsid w:val="0026275A"/>
    <w:rsid w:val="00263E64"/>
    <w:rsid w:val="0026629F"/>
    <w:rsid w:val="0027613A"/>
    <w:rsid w:val="00283BCB"/>
    <w:rsid w:val="002858E0"/>
    <w:rsid w:val="002872C3"/>
    <w:rsid w:val="00291539"/>
    <w:rsid w:val="00295EC2"/>
    <w:rsid w:val="002966F2"/>
    <w:rsid w:val="002A513D"/>
    <w:rsid w:val="002B03A5"/>
    <w:rsid w:val="002B0D35"/>
    <w:rsid w:val="002C185A"/>
    <w:rsid w:val="002C31BC"/>
    <w:rsid w:val="002C3222"/>
    <w:rsid w:val="002D2DAA"/>
    <w:rsid w:val="002D547C"/>
    <w:rsid w:val="002E1937"/>
    <w:rsid w:val="002E2448"/>
    <w:rsid w:val="002E3190"/>
    <w:rsid w:val="002E3626"/>
    <w:rsid w:val="002E3BC3"/>
    <w:rsid w:val="002E7792"/>
    <w:rsid w:val="002F6CE6"/>
    <w:rsid w:val="00300E53"/>
    <w:rsid w:val="00304800"/>
    <w:rsid w:val="003159C2"/>
    <w:rsid w:val="003208C6"/>
    <w:rsid w:val="00321429"/>
    <w:rsid w:val="003248F8"/>
    <w:rsid w:val="00325515"/>
    <w:rsid w:val="00326138"/>
    <w:rsid w:val="003314B5"/>
    <w:rsid w:val="0033516C"/>
    <w:rsid w:val="00354350"/>
    <w:rsid w:val="003553B4"/>
    <w:rsid w:val="00357A11"/>
    <w:rsid w:val="0036337D"/>
    <w:rsid w:val="00380E04"/>
    <w:rsid w:val="003845C9"/>
    <w:rsid w:val="00392206"/>
    <w:rsid w:val="00395B9F"/>
    <w:rsid w:val="00397948"/>
    <w:rsid w:val="003A02D0"/>
    <w:rsid w:val="003A0859"/>
    <w:rsid w:val="003A51CE"/>
    <w:rsid w:val="003A7936"/>
    <w:rsid w:val="003A7FBB"/>
    <w:rsid w:val="003B0693"/>
    <w:rsid w:val="003B3750"/>
    <w:rsid w:val="003B5DC8"/>
    <w:rsid w:val="003C6CBD"/>
    <w:rsid w:val="003C7D8A"/>
    <w:rsid w:val="003C7F17"/>
    <w:rsid w:val="003D0BFD"/>
    <w:rsid w:val="003D0DB7"/>
    <w:rsid w:val="003E2767"/>
    <w:rsid w:val="003E33AA"/>
    <w:rsid w:val="003E5BD0"/>
    <w:rsid w:val="003E5E37"/>
    <w:rsid w:val="003E6590"/>
    <w:rsid w:val="003E6E05"/>
    <w:rsid w:val="003F2CBE"/>
    <w:rsid w:val="003F3CB8"/>
    <w:rsid w:val="003F5724"/>
    <w:rsid w:val="003F5F60"/>
    <w:rsid w:val="003F626B"/>
    <w:rsid w:val="003F6A6C"/>
    <w:rsid w:val="003F7B62"/>
    <w:rsid w:val="00402227"/>
    <w:rsid w:val="00402730"/>
    <w:rsid w:val="004038A0"/>
    <w:rsid w:val="00404404"/>
    <w:rsid w:val="00405400"/>
    <w:rsid w:val="00410622"/>
    <w:rsid w:val="00410E67"/>
    <w:rsid w:val="004174E3"/>
    <w:rsid w:val="0042170C"/>
    <w:rsid w:val="00427FF6"/>
    <w:rsid w:val="00430C00"/>
    <w:rsid w:val="00430D15"/>
    <w:rsid w:val="004333FA"/>
    <w:rsid w:val="004417A3"/>
    <w:rsid w:val="004420F0"/>
    <w:rsid w:val="0044283D"/>
    <w:rsid w:val="004439CF"/>
    <w:rsid w:val="004445D9"/>
    <w:rsid w:val="00444C88"/>
    <w:rsid w:val="00444FDE"/>
    <w:rsid w:val="00454CD8"/>
    <w:rsid w:val="00465126"/>
    <w:rsid w:val="00471B3E"/>
    <w:rsid w:val="004849BD"/>
    <w:rsid w:val="00486805"/>
    <w:rsid w:val="00491704"/>
    <w:rsid w:val="004960AD"/>
    <w:rsid w:val="004A35A7"/>
    <w:rsid w:val="004A438A"/>
    <w:rsid w:val="004C0D35"/>
    <w:rsid w:val="004C2E25"/>
    <w:rsid w:val="004C3658"/>
    <w:rsid w:val="004C37D4"/>
    <w:rsid w:val="004C6BBD"/>
    <w:rsid w:val="004C6C31"/>
    <w:rsid w:val="004D6511"/>
    <w:rsid w:val="004E17CF"/>
    <w:rsid w:val="004E49CA"/>
    <w:rsid w:val="004E5F57"/>
    <w:rsid w:val="004F7145"/>
    <w:rsid w:val="005006E2"/>
    <w:rsid w:val="00500AB6"/>
    <w:rsid w:val="00501E16"/>
    <w:rsid w:val="00502595"/>
    <w:rsid w:val="005038DD"/>
    <w:rsid w:val="00507E5A"/>
    <w:rsid w:val="00513EFC"/>
    <w:rsid w:val="00515E59"/>
    <w:rsid w:val="00521DFE"/>
    <w:rsid w:val="005228F5"/>
    <w:rsid w:val="005301FA"/>
    <w:rsid w:val="00537260"/>
    <w:rsid w:val="005432EA"/>
    <w:rsid w:val="00546A99"/>
    <w:rsid w:val="00553CF4"/>
    <w:rsid w:val="005553A8"/>
    <w:rsid w:val="00555DB0"/>
    <w:rsid w:val="00556DBC"/>
    <w:rsid w:val="0056010A"/>
    <w:rsid w:val="00560476"/>
    <w:rsid w:val="00560489"/>
    <w:rsid w:val="00564C7B"/>
    <w:rsid w:val="00572E8D"/>
    <w:rsid w:val="005771E6"/>
    <w:rsid w:val="00580646"/>
    <w:rsid w:val="00581F02"/>
    <w:rsid w:val="00582848"/>
    <w:rsid w:val="00584D44"/>
    <w:rsid w:val="00590E85"/>
    <w:rsid w:val="00591F32"/>
    <w:rsid w:val="00592540"/>
    <w:rsid w:val="00594998"/>
    <w:rsid w:val="005A4081"/>
    <w:rsid w:val="005A4E1C"/>
    <w:rsid w:val="005B77E7"/>
    <w:rsid w:val="005C0F4C"/>
    <w:rsid w:val="005C3807"/>
    <w:rsid w:val="005C43E0"/>
    <w:rsid w:val="005C4491"/>
    <w:rsid w:val="005C7AC0"/>
    <w:rsid w:val="005E3136"/>
    <w:rsid w:val="005E3E5B"/>
    <w:rsid w:val="005E57D9"/>
    <w:rsid w:val="005E5FED"/>
    <w:rsid w:val="005E743B"/>
    <w:rsid w:val="005E7688"/>
    <w:rsid w:val="005F3961"/>
    <w:rsid w:val="00603FA0"/>
    <w:rsid w:val="00605891"/>
    <w:rsid w:val="00606082"/>
    <w:rsid w:val="006069EF"/>
    <w:rsid w:val="0061370A"/>
    <w:rsid w:val="00614B57"/>
    <w:rsid w:val="00622BBB"/>
    <w:rsid w:val="00624FAA"/>
    <w:rsid w:val="006300D3"/>
    <w:rsid w:val="00653915"/>
    <w:rsid w:val="00654255"/>
    <w:rsid w:val="00670882"/>
    <w:rsid w:val="00672DF6"/>
    <w:rsid w:val="00673DE0"/>
    <w:rsid w:val="00683084"/>
    <w:rsid w:val="006846F8"/>
    <w:rsid w:val="00685347"/>
    <w:rsid w:val="00695A59"/>
    <w:rsid w:val="00696168"/>
    <w:rsid w:val="006A2BCF"/>
    <w:rsid w:val="006C0D64"/>
    <w:rsid w:val="006C171C"/>
    <w:rsid w:val="006C183A"/>
    <w:rsid w:val="006C3603"/>
    <w:rsid w:val="006C7CE2"/>
    <w:rsid w:val="006D3511"/>
    <w:rsid w:val="006E2046"/>
    <w:rsid w:val="006E2F34"/>
    <w:rsid w:val="006E7A3E"/>
    <w:rsid w:val="006F11FE"/>
    <w:rsid w:val="006F19B5"/>
    <w:rsid w:val="007015DE"/>
    <w:rsid w:val="00704983"/>
    <w:rsid w:val="00712108"/>
    <w:rsid w:val="00713BFD"/>
    <w:rsid w:val="00715031"/>
    <w:rsid w:val="007161D7"/>
    <w:rsid w:val="00720349"/>
    <w:rsid w:val="0072525D"/>
    <w:rsid w:val="00726412"/>
    <w:rsid w:val="00730B70"/>
    <w:rsid w:val="00733465"/>
    <w:rsid w:val="00743A58"/>
    <w:rsid w:val="00747C46"/>
    <w:rsid w:val="00755A64"/>
    <w:rsid w:val="007728C6"/>
    <w:rsid w:val="007762CF"/>
    <w:rsid w:val="00780CCA"/>
    <w:rsid w:val="0078322A"/>
    <w:rsid w:val="0078464B"/>
    <w:rsid w:val="00785043"/>
    <w:rsid w:val="00786267"/>
    <w:rsid w:val="00790157"/>
    <w:rsid w:val="007929A6"/>
    <w:rsid w:val="00794CA9"/>
    <w:rsid w:val="00797B46"/>
    <w:rsid w:val="007A0CDC"/>
    <w:rsid w:val="007C0D77"/>
    <w:rsid w:val="007C397C"/>
    <w:rsid w:val="007C5276"/>
    <w:rsid w:val="007D6029"/>
    <w:rsid w:val="007D6C0C"/>
    <w:rsid w:val="007D6FBC"/>
    <w:rsid w:val="007E0F2E"/>
    <w:rsid w:val="007E26F6"/>
    <w:rsid w:val="007E2AFF"/>
    <w:rsid w:val="007E5B15"/>
    <w:rsid w:val="007E5D3E"/>
    <w:rsid w:val="007E61AE"/>
    <w:rsid w:val="007E7E94"/>
    <w:rsid w:val="007F072C"/>
    <w:rsid w:val="007F176F"/>
    <w:rsid w:val="007F38A5"/>
    <w:rsid w:val="007F7959"/>
    <w:rsid w:val="00802889"/>
    <w:rsid w:val="008041BF"/>
    <w:rsid w:val="0081394C"/>
    <w:rsid w:val="00813DD2"/>
    <w:rsid w:val="00815A73"/>
    <w:rsid w:val="0081696C"/>
    <w:rsid w:val="0082202D"/>
    <w:rsid w:val="008269F9"/>
    <w:rsid w:val="008307A2"/>
    <w:rsid w:val="00833921"/>
    <w:rsid w:val="00840782"/>
    <w:rsid w:val="00845EC9"/>
    <w:rsid w:val="008525D9"/>
    <w:rsid w:val="008570F7"/>
    <w:rsid w:val="00861274"/>
    <w:rsid w:val="00864CA4"/>
    <w:rsid w:val="00866416"/>
    <w:rsid w:val="008678D0"/>
    <w:rsid w:val="00871B06"/>
    <w:rsid w:val="00871F23"/>
    <w:rsid w:val="008721E1"/>
    <w:rsid w:val="00872AEC"/>
    <w:rsid w:val="00877C0E"/>
    <w:rsid w:val="0088202B"/>
    <w:rsid w:val="0088365A"/>
    <w:rsid w:val="00887807"/>
    <w:rsid w:val="0089166C"/>
    <w:rsid w:val="008977E3"/>
    <w:rsid w:val="008A20B9"/>
    <w:rsid w:val="008A3178"/>
    <w:rsid w:val="008A41AA"/>
    <w:rsid w:val="008A588B"/>
    <w:rsid w:val="008B1E60"/>
    <w:rsid w:val="008B6A84"/>
    <w:rsid w:val="008C3414"/>
    <w:rsid w:val="008C402E"/>
    <w:rsid w:val="008D2D1F"/>
    <w:rsid w:val="008D57B0"/>
    <w:rsid w:val="008D6DB8"/>
    <w:rsid w:val="008E1D96"/>
    <w:rsid w:val="008E31B8"/>
    <w:rsid w:val="008E5737"/>
    <w:rsid w:val="008E6530"/>
    <w:rsid w:val="008F0D8E"/>
    <w:rsid w:val="008F2DAF"/>
    <w:rsid w:val="008F4ECB"/>
    <w:rsid w:val="00903859"/>
    <w:rsid w:val="0090680C"/>
    <w:rsid w:val="009071CC"/>
    <w:rsid w:val="0091645E"/>
    <w:rsid w:val="00924629"/>
    <w:rsid w:val="00926B4E"/>
    <w:rsid w:val="0093257A"/>
    <w:rsid w:val="009328F1"/>
    <w:rsid w:val="00935E5F"/>
    <w:rsid w:val="0094106B"/>
    <w:rsid w:val="0094203A"/>
    <w:rsid w:val="00942278"/>
    <w:rsid w:val="0095519A"/>
    <w:rsid w:val="00960E4E"/>
    <w:rsid w:val="009663D9"/>
    <w:rsid w:val="00966FE1"/>
    <w:rsid w:val="00967A15"/>
    <w:rsid w:val="00972B40"/>
    <w:rsid w:val="009733BF"/>
    <w:rsid w:val="009745A5"/>
    <w:rsid w:val="0097595F"/>
    <w:rsid w:val="009762D9"/>
    <w:rsid w:val="00977297"/>
    <w:rsid w:val="009855F0"/>
    <w:rsid w:val="00995EEA"/>
    <w:rsid w:val="009A3719"/>
    <w:rsid w:val="009B29F0"/>
    <w:rsid w:val="009B7D93"/>
    <w:rsid w:val="009C4247"/>
    <w:rsid w:val="009D0AD1"/>
    <w:rsid w:val="009D1667"/>
    <w:rsid w:val="009D52BA"/>
    <w:rsid w:val="009D60AA"/>
    <w:rsid w:val="009D6317"/>
    <w:rsid w:val="009E1562"/>
    <w:rsid w:val="009E208E"/>
    <w:rsid w:val="009E5B56"/>
    <w:rsid w:val="009E69B9"/>
    <w:rsid w:val="009F1165"/>
    <w:rsid w:val="009F1B33"/>
    <w:rsid w:val="009F35A6"/>
    <w:rsid w:val="009F35FC"/>
    <w:rsid w:val="009F38BD"/>
    <w:rsid w:val="009F5973"/>
    <w:rsid w:val="009F70BF"/>
    <w:rsid w:val="00A06360"/>
    <w:rsid w:val="00A164E5"/>
    <w:rsid w:val="00A16917"/>
    <w:rsid w:val="00A20DC2"/>
    <w:rsid w:val="00A231C3"/>
    <w:rsid w:val="00A2751F"/>
    <w:rsid w:val="00A407D0"/>
    <w:rsid w:val="00A409CF"/>
    <w:rsid w:val="00A4377A"/>
    <w:rsid w:val="00A5770F"/>
    <w:rsid w:val="00A6105F"/>
    <w:rsid w:val="00A64576"/>
    <w:rsid w:val="00A660D2"/>
    <w:rsid w:val="00A77183"/>
    <w:rsid w:val="00A779A0"/>
    <w:rsid w:val="00A85AEF"/>
    <w:rsid w:val="00A85EF6"/>
    <w:rsid w:val="00A921F5"/>
    <w:rsid w:val="00AA27D4"/>
    <w:rsid w:val="00AA282F"/>
    <w:rsid w:val="00AA3338"/>
    <w:rsid w:val="00AA5F9B"/>
    <w:rsid w:val="00AB302E"/>
    <w:rsid w:val="00AB5C18"/>
    <w:rsid w:val="00AB7269"/>
    <w:rsid w:val="00AC2F4F"/>
    <w:rsid w:val="00AC7251"/>
    <w:rsid w:val="00AD1714"/>
    <w:rsid w:val="00AD1AA1"/>
    <w:rsid w:val="00AE0565"/>
    <w:rsid w:val="00AE05ED"/>
    <w:rsid w:val="00AE35A2"/>
    <w:rsid w:val="00AE6C72"/>
    <w:rsid w:val="00AF0D6A"/>
    <w:rsid w:val="00AF5E53"/>
    <w:rsid w:val="00AF61B0"/>
    <w:rsid w:val="00AF770D"/>
    <w:rsid w:val="00B0370F"/>
    <w:rsid w:val="00B07A02"/>
    <w:rsid w:val="00B13B1C"/>
    <w:rsid w:val="00B13BA1"/>
    <w:rsid w:val="00B1502E"/>
    <w:rsid w:val="00B15FD1"/>
    <w:rsid w:val="00B212CD"/>
    <w:rsid w:val="00B308E8"/>
    <w:rsid w:val="00B31333"/>
    <w:rsid w:val="00B36522"/>
    <w:rsid w:val="00B40881"/>
    <w:rsid w:val="00B40BCC"/>
    <w:rsid w:val="00B42757"/>
    <w:rsid w:val="00B428C1"/>
    <w:rsid w:val="00B5196B"/>
    <w:rsid w:val="00B71483"/>
    <w:rsid w:val="00B72929"/>
    <w:rsid w:val="00B741A7"/>
    <w:rsid w:val="00B82437"/>
    <w:rsid w:val="00B82C8C"/>
    <w:rsid w:val="00B838C0"/>
    <w:rsid w:val="00B934EF"/>
    <w:rsid w:val="00B96F16"/>
    <w:rsid w:val="00BA0DAE"/>
    <w:rsid w:val="00BA33B8"/>
    <w:rsid w:val="00BB064A"/>
    <w:rsid w:val="00BB0F28"/>
    <w:rsid w:val="00BB4004"/>
    <w:rsid w:val="00BB758D"/>
    <w:rsid w:val="00BC0F74"/>
    <w:rsid w:val="00BC118D"/>
    <w:rsid w:val="00BC2A37"/>
    <w:rsid w:val="00BC3C66"/>
    <w:rsid w:val="00BC59B4"/>
    <w:rsid w:val="00BE0117"/>
    <w:rsid w:val="00BE1B71"/>
    <w:rsid w:val="00BE7073"/>
    <w:rsid w:val="00BF0FFB"/>
    <w:rsid w:val="00BF50A9"/>
    <w:rsid w:val="00BF63BD"/>
    <w:rsid w:val="00BF65EB"/>
    <w:rsid w:val="00BF664F"/>
    <w:rsid w:val="00BF6FBE"/>
    <w:rsid w:val="00C01E30"/>
    <w:rsid w:val="00C10B43"/>
    <w:rsid w:val="00C12B84"/>
    <w:rsid w:val="00C13489"/>
    <w:rsid w:val="00C1351B"/>
    <w:rsid w:val="00C17B73"/>
    <w:rsid w:val="00C330ED"/>
    <w:rsid w:val="00C35434"/>
    <w:rsid w:val="00C373FF"/>
    <w:rsid w:val="00C4098F"/>
    <w:rsid w:val="00C458E5"/>
    <w:rsid w:val="00C468E1"/>
    <w:rsid w:val="00C4791C"/>
    <w:rsid w:val="00C6263A"/>
    <w:rsid w:val="00C7691A"/>
    <w:rsid w:val="00C77B26"/>
    <w:rsid w:val="00C80540"/>
    <w:rsid w:val="00C8468B"/>
    <w:rsid w:val="00C8640F"/>
    <w:rsid w:val="00C9125A"/>
    <w:rsid w:val="00C95E6F"/>
    <w:rsid w:val="00C96892"/>
    <w:rsid w:val="00C97C5A"/>
    <w:rsid w:val="00CA3AA5"/>
    <w:rsid w:val="00CA4989"/>
    <w:rsid w:val="00CA53C4"/>
    <w:rsid w:val="00CA7620"/>
    <w:rsid w:val="00CB2018"/>
    <w:rsid w:val="00CB62F5"/>
    <w:rsid w:val="00CD077C"/>
    <w:rsid w:val="00CD71CD"/>
    <w:rsid w:val="00CD7C13"/>
    <w:rsid w:val="00CE5229"/>
    <w:rsid w:val="00CE64EA"/>
    <w:rsid w:val="00CF068C"/>
    <w:rsid w:val="00CF4EA2"/>
    <w:rsid w:val="00CF52F1"/>
    <w:rsid w:val="00CF7E80"/>
    <w:rsid w:val="00D0495E"/>
    <w:rsid w:val="00D063FF"/>
    <w:rsid w:val="00D06407"/>
    <w:rsid w:val="00D222D3"/>
    <w:rsid w:val="00D2323C"/>
    <w:rsid w:val="00D232EB"/>
    <w:rsid w:val="00D32487"/>
    <w:rsid w:val="00D3652E"/>
    <w:rsid w:val="00D43C30"/>
    <w:rsid w:val="00D47784"/>
    <w:rsid w:val="00D56CA2"/>
    <w:rsid w:val="00D57BA1"/>
    <w:rsid w:val="00D57C7D"/>
    <w:rsid w:val="00D64F01"/>
    <w:rsid w:val="00D707DF"/>
    <w:rsid w:val="00D72BFE"/>
    <w:rsid w:val="00D83EC7"/>
    <w:rsid w:val="00D86CB3"/>
    <w:rsid w:val="00D87C45"/>
    <w:rsid w:val="00D9205B"/>
    <w:rsid w:val="00DA1C0B"/>
    <w:rsid w:val="00DA2344"/>
    <w:rsid w:val="00DB6027"/>
    <w:rsid w:val="00DC1DB9"/>
    <w:rsid w:val="00DC1F49"/>
    <w:rsid w:val="00DC50E9"/>
    <w:rsid w:val="00DD0923"/>
    <w:rsid w:val="00DD1E34"/>
    <w:rsid w:val="00DD27D3"/>
    <w:rsid w:val="00DD27DB"/>
    <w:rsid w:val="00DD4517"/>
    <w:rsid w:val="00DE1230"/>
    <w:rsid w:val="00DE72E1"/>
    <w:rsid w:val="00DF0EB2"/>
    <w:rsid w:val="00DF4D0B"/>
    <w:rsid w:val="00DF6562"/>
    <w:rsid w:val="00E02E6E"/>
    <w:rsid w:val="00E073BB"/>
    <w:rsid w:val="00E07617"/>
    <w:rsid w:val="00E106E1"/>
    <w:rsid w:val="00E11801"/>
    <w:rsid w:val="00E23BA1"/>
    <w:rsid w:val="00E24DDB"/>
    <w:rsid w:val="00E26C7F"/>
    <w:rsid w:val="00E26F9E"/>
    <w:rsid w:val="00E304EE"/>
    <w:rsid w:val="00E32676"/>
    <w:rsid w:val="00E34886"/>
    <w:rsid w:val="00E4198E"/>
    <w:rsid w:val="00E461F7"/>
    <w:rsid w:val="00E47B81"/>
    <w:rsid w:val="00E526CA"/>
    <w:rsid w:val="00E52C94"/>
    <w:rsid w:val="00E5630A"/>
    <w:rsid w:val="00E60D97"/>
    <w:rsid w:val="00E6703E"/>
    <w:rsid w:val="00E72530"/>
    <w:rsid w:val="00E75962"/>
    <w:rsid w:val="00E76064"/>
    <w:rsid w:val="00E811E1"/>
    <w:rsid w:val="00E85203"/>
    <w:rsid w:val="00EA485B"/>
    <w:rsid w:val="00EB4046"/>
    <w:rsid w:val="00EB6BA4"/>
    <w:rsid w:val="00EC2293"/>
    <w:rsid w:val="00EC25C0"/>
    <w:rsid w:val="00EC301E"/>
    <w:rsid w:val="00EC6382"/>
    <w:rsid w:val="00ED19E9"/>
    <w:rsid w:val="00ED7232"/>
    <w:rsid w:val="00EE2CDD"/>
    <w:rsid w:val="00EF0AA4"/>
    <w:rsid w:val="00EF3CA2"/>
    <w:rsid w:val="00EF52E6"/>
    <w:rsid w:val="00F131A4"/>
    <w:rsid w:val="00F17546"/>
    <w:rsid w:val="00F20B32"/>
    <w:rsid w:val="00F21213"/>
    <w:rsid w:val="00F23E2B"/>
    <w:rsid w:val="00F31166"/>
    <w:rsid w:val="00F318B8"/>
    <w:rsid w:val="00F32C7D"/>
    <w:rsid w:val="00F32F3E"/>
    <w:rsid w:val="00F35EEC"/>
    <w:rsid w:val="00F367C0"/>
    <w:rsid w:val="00F411D4"/>
    <w:rsid w:val="00F42346"/>
    <w:rsid w:val="00F42BB5"/>
    <w:rsid w:val="00F44713"/>
    <w:rsid w:val="00F46D55"/>
    <w:rsid w:val="00F518CA"/>
    <w:rsid w:val="00F55F54"/>
    <w:rsid w:val="00F60061"/>
    <w:rsid w:val="00F60889"/>
    <w:rsid w:val="00F610D4"/>
    <w:rsid w:val="00F63278"/>
    <w:rsid w:val="00F63DCA"/>
    <w:rsid w:val="00F6585D"/>
    <w:rsid w:val="00F70BAC"/>
    <w:rsid w:val="00F806FD"/>
    <w:rsid w:val="00F96408"/>
    <w:rsid w:val="00FA0875"/>
    <w:rsid w:val="00FA30C2"/>
    <w:rsid w:val="00FA7556"/>
    <w:rsid w:val="00FB3E79"/>
    <w:rsid w:val="00FB3EAE"/>
    <w:rsid w:val="00FB4D4A"/>
    <w:rsid w:val="00FC4977"/>
    <w:rsid w:val="00FC693B"/>
    <w:rsid w:val="00FD0362"/>
    <w:rsid w:val="00FD5726"/>
    <w:rsid w:val="00FE0DE9"/>
    <w:rsid w:val="00FE30EA"/>
    <w:rsid w:val="00FE4C70"/>
    <w:rsid w:val="00FE6E63"/>
    <w:rsid w:val="00FE7504"/>
    <w:rsid w:val="00FE7D42"/>
    <w:rsid w:val="00FF3C4C"/>
    <w:rsid w:val="00FF4276"/>
    <w:rsid w:val="00FF569E"/>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38F4674"/>
  <w14:defaultImageDpi w14:val="32767"/>
  <w15:chartTrackingRefBased/>
  <w15:docId w15:val="{4C971C62-D684-5846-A399-D01628162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3D0DB7"/>
    <w:rPr>
      <w:color w:val="0563C1" w:themeColor="hyperlink"/>
      <w:u w:val="single"/>
    </w:rPr>
  </w:style>
  <w:style w:type="character" w:styleId="Onopgelostemelding">
    <w:name w:val="Unresolved Mention"/>
    <w:basedOn w:val="Standaardalinea-lettertype"/>
    <w:uiPriority w:val="99"/>
    <w:rsid w:val="003D0DB7"/>
    <w:rPr>
      <w:color w:val="605E5C"/>
      <w:shd w:val="clear" w:color="auto" w:fill="E1DFDD"/>
    </w:rPr>
  </w:style>
  <w:style w:type="paragraph" w:styleId="Koptekst">
    <w:name w:val="header"/>
    <w:basedOn w:val="Standaard"/>
    <w:link w:val="KoptekstChar"/>
    <w:uiPriority w:val="99"/>
    <w:unhideWhenUsed/>
    <w:rsid w:val="003D0DB7"/>
    <w:pPr>
      <w:tabs>
        <w:tab w:val="center" w:pos="4536"/>
        <w:tab w:val="right" w:pos="9072"/>
      </w:tabs>
    </w:pPr>
  </w:style>
  <w:style w:type="character" w:customStyle="1" w:styleId="KoptekstChar">
    <w:name w:val="Koptekst Char"/>
    <w:basedOn w:val="Standaardalinea-lettertype"/>
    <w:link w:val="Koptekst"/>
    <w:uiPriority w:val="99"/>
    <w:rsid w:val="003D0DB7"/>
    <w:rPr>
      <w:rFonts w:ascii="Times New Roman" w:hAnsi="Times New Roman"/>
      <w:lang w:val="en-GB"/>
    </w:rPr>
  </w:style>
  <w:style w:type="character" w:styleId="Paginanummer">
    <w:name w:val="page number"/>
    <w:basedOn w:val="Standaardalinea-lettertype"/>
    <w:uiPriority w:val="99"/>
    <w:semiHidden/>
    <w:unhideWhenUsed/>
    <w:rsid w:val="003D0DB7"/>
  </w:style>
  <w:style w:type="paragraph" w:styleId="Normaalweb">
    <w:name w:val="Normal (Web)"/>
    <w:basedOn w:val="Standaard"/>
    <w:uiPriority w:val="99"/>
    <w:unhideWhenUsed/>
    <w:rsid w:val="004E17CF"/>
    <w:pPr>
      <w:spacing w:before="100" w:beforeAutospacing="1" w:after="100" w:afterAutospacing="1"/>
    </w:pPr>
    <w:rPr>
      <w:rFonts w:eastAsia="Times New Roman" w:cs="Times New Roman"/>
      <w:lang w:val="nl-NL" w:eastAsia="nl-NL"/>
    </w:rPr>
  </w:style>
  <w:style w:type="character" w:styleId="Verwijzingopmerking">
    <w:name w:val="annotation reference"/>
    <w:basedOn w:val="Standaardalinea-lettertype"/>
    <w:uiPriority w:val="99"/>
    <w:semiHidden/>
    <w:unhideWhenUsed/>
    <w:rsid w:val="00465126"/>
    <w:rPr>
      <w:sz w:val="16"/>
      <w:szCs w:val="16"/>
    </w:rPr>
  </w:style>
  <w:style w:type="paragraph" w:styleId="Tekstopmerking">
    <w:name w:val="annotation text"/>
    <w:basedOn w:val="Standaard"/>
    <w:link w:val="TekstopmerkingChar"/>
    <w:uiPriority w:val="99"/>
    <w:semiHidden/>
    <w:unhideWhenUsed/>
    <w:rsid w:val="00465126"/>
    <w:rPr>
      <w:sz w:val="20"/>
      <w:szCs w:val="20"/>
    </w:rPr>
  </w:style>
  <w:style w:type="character" w:customStyle="1" w:styleId="TekstopmerkingChar">
    <w:name w:val="Tekst opmerking Char"/>
    <w:basedOn w:val="Standaardalinea-lettertype"/>
    <w:link w:val="Tekstopmerking"/>
    <w:uiPriority w:val="99"/>
    <w:semiHidden/>
    <w:rsid w:val="00465126"/>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465126"/>
    <w:rPr>
      <w:b/>
      <w:bCs/>
    </w:rPr>
  </w:style>
  <w:style w:type="character" w:customStyle="1" w:styleId="OnderwerpvanopmerkingChar">
    <w:name w:val="Onderwerp van opmerking Char"/>
    <w:basedOn w:val="TekstopmerkingChar"/>
    <w:link w:val="Onderwerpvanopmerking"/>
    <w:uiPriority w:val="99"/>
    <w:semiHidden/>
    <w:rsid w:val="00465126"/>
    <w:rPr>
      <w:rFonts w:ascii="Times New Roman" w:hAnsi="Times New Roman"/>
      <w:b/>
      <w:bCs/>
      <w:sz w:val="20"/>
      <w:szCs w:val="20"/>
      <w:lang w:val="en-GB"/>
    </w:rPr>
  </w:style>
  <w:style w:type="paragraph" w:styleId="Voettekst">
    <w:name w:val="footer"/>
    <w:basedOn w:val="Standaard"/>
    <w:link w:val="VoettekstChar"/>
    <w:uiPriority w:val="99"/>
    <w:unhideWhenUsed/>
    <w:rsid w:val="00715031"/>
    <w:pPr>
      <w:tabs>
        <w:tab w:val="center" w:pos="4536"/>
        <w:tab w:val="right" w:pos="9072"/>
      </w:tabs>
    </w:pPr>
  </w:style>
  <w:style w:type="character" w:customStyle="1" w:styleId="VoettekstChar">
    <w:name w:val="Voettekst Char"/>
    <w:basedOn w:val="Standaardalinea-lettertype"/>
    <w:link w:val="Voettekst"/>
    <w:uiPriority w:val="99"/>
    <w:rsid w:val="00715031"/>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7612">
      <w:bodyDiv w:val="1"/>
      <w:marLeft w:val="0"/>
      <w:marRight w:val="0"/>
      <w:marTop w:val="0"/>
      <w:marBottom w:val="0"/>
      <w:divBdr>
        <w:top w:val="none" w:sz="0" w:space="0" w:color="auto"/>
        <w:left w:val="none" w:sz="0" w:space="0" w:color="auto"/>
        <w:bottom w:val="none" w:sz="0" w:space="0" w:color="auto"/>
        <w:right w:val="none" w:sz="0" w:space="0" w:color="auto"/>
      </w:divBdr>
      <w:divsChild>
        <w:div w:id="688023246">
          <w:marLeft w:val="0"/>
          <w:marRight w:val="0"/>
          <w:marTop w:val="0"/>
          <w:marBottom w:val="0"/>
          <w:divBdr>
            <w:top w:val="none" w:sz="0" w:space="0" w:color="auto"/>
            <w:left w:val="none" w:sz="0" w:space="0" w:color="auto"/>
            <w:bottom w:val="none" w:sz="0" w:space="0" w:color="auto"/>
            <w:right w:val="none" w:sz="0" w:space="0" w:color="auto"/>
          </w:divBdr>
          <w:divsChild>
            <w:div w:id="331180013">
              <w:marLeft w:val="0"/>
              <w:marRight w:val="0"/>
              <w:marTop w:val="0"/>
              <w:marBottom w:val="0"/>
              <w:divBdr>
                <w:top w:val="none" w:sz="0" w:space="0" w:color="auto"/>
                <w:left w:val="none" w:sz="0" w:space="0" w:color="auto"/>
                <w:bottom w:val="none" w:sz="0" w:space="0" w:color="auto"/>
                <w:right w:val="none" w:sz="0" w:space="0" w:color="auto"/>
              </w:divBdr>
              <w:divsChild>
                <w:div w:id="18976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3222">
      <w:bodyDiv w:val="1"/>
      <w:marLeft w:val="0"/>
      <w:marRight w:val="0"/>
      <w:marTop w:val="0"/>
      <w:marBottom w:val="0"/>
      <w:divBdr>
        <w:top w:val="none" w:sz="0" w:space="0" w:color="auto"/>
        <w:left w:val="none" w:sz="0" w:space="0" w:color="auto"/>
        <w:bottom w:val="none" w:sz="0" w:space="0" w:color="auto"/>
        <w:right w:val="none" w:sz="0" w:space="0" w:color="auto"/>
      </w:divBdr>
      <w:divsChild>
        <w:div w:id="504517623">
          <w:marLeft w:val="0"/>
          <w:marRight w:val="0"/>
          <w:marTop w:val="0"/>
          <w:marBottom w:val="0"/>
          <w:divBdr>
            <w:top w:val="none" w:sz="0" w:space="0" w:color="auto"/>
            <w:left w:val="none" w:sz="0" w:space="0" w:color="auto"/>
            <w:bottom w:val="none" w:sz="0" w:space="0" w:color="auto"/>
            <w:right w:val="none" w:sz="0" w:space="0" w:color="auto"/>
          </w:divBdr>
          <w:divsChild>
            <w:div w:id="705563316">
              <w:marLeft w:val="0"/>
              <w:marRight w:val="0"/>
              <w:marTop w:val="0"/>
              <w:marBottom w:val="0"/>
              <w:divBdr>
                <w:top w:val="none" w:sz="0" w:space="0" w:color="auto"/>
                <w:left w:val="none" w:sz="0" w:space="0" w:color="auto"/>
                <w:bottom w:val="none" w:sz="0" w:space="0" w:color="auto"/>
                <w:right w:val="none" w:sz="0" w:space="0" w:color="auto"/>
              </w:divBdr>
              <w:divsChild>
                <w:div w:id="3469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79208">
      <w:bodyDiv w:val="1"/>
      <w:marLeft w:val="0"/>
      <w:marRight w:val="0"/>
      <w:marTop w:val="0"/>
      <w:marBottom w:val="0"/>
      <w:divBdr>
        <w:top w:val="none" w:sz="0" w:space="0" w:color="auto"/>
        <w:left w:val="none" w:sz="0" w:space="0" w:color="auto"/>
        <w:bottom w:val="none" w:sz="0" w:space="0" w:color="auto"/>
        <w:right w:val="none" w:sz="0" w:space="0" w:color="auto"/>
      </w:divBdr>
      <w:divsChild>
        <w:div w:id="429660704">
          <w:marLeft w:val="0"/>
          <w:marRight w:val="0"/>
          <w:marTop w:val="0"/>
          <w:marBottom w:val="0"/>
          <w:divBdr>
            <w:top w:val="none" w:sz="0" w:space="0" w:color="auto"/>
            <w:left w:val="none" w:sz="0" w:space="0" w:color="auto"/>
            <w:bottom w:val="none" w:sz="0" w:space="0" w:color="auto"/>
            <w:right w:val="none" w:sz="0" w:space="0" w:color="auto"/>
          </w:divBdr>
          <w:divsChild>
            <w:div w:id="348798440">
              <w:marLeft w:val="0"/>
              <w:marRight w:val="0"/>
              <w:marTop w:val="0"/>
              <w:marBottom w:val="0"/>
              <w:divBdr>
                <w:top w:val="none" w:sz="0" w:space="0" w:color="auto"/>
                <w:left w:val="none" w:sz="0" w:space="0" w:color="auto"/>
                <w:bottom w:val="none" w:sz="0" w:space="0" w:color="auto"/>
                <w:right w:val="none" w:sz="0" w:space="0" w:color="auto"/>
              </w:divBdr>
              <w:divsChild>
                <w:div w:id="184531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47433">
      <w:bodyDiv w:val="1"/>
      <w:marLeft w:val="0"/>
      <w:marRight w:val="0"/>
      <w:marTop w:val="0"/>
      <w:marBottom w:val="0"/>
      <w:divBdr>
        <w:top w:val="none" w:sz="0" w:space="0" w:color="auto"/>
        <w:left w:val="none" w:sz="0" w:space="0" w:color="auto"/>
        <w:bottom w:val="none" w:sz="0" w:space="0" w:color="auto"/>
        <w:right w:val="none" w:sz="0" w:space="0" w:color="auto"/>
      </w:divBdr>
    </w:div>
    <w:div w:id="1701776986">
      <w:bodyDiv w:val="1"/>
      <w:marLeft w:val="0"/>
      <w:marRight w:val="0"/>
      <w:marTop w:val="0"/>
      <w:marBottom w:val="0"/>
      <w:divBdr>
        <w:top w:val="none" w:sz="0" w:space="0" w:color="auto"/>
        <w:left w:val="none" w:sz="0" w:space="0" w:color="auto"/>
        <w:bottom w:val="none" w:sz="0" w:space="0" w:color="auto"/>
        <w:right w:val="none" w:sz="0" w:space="0" w:color="auto"/>
      </w:divBdr>
      <w:divsChild>
        <w:div w:id="1255437499">
          <w:marLeft w:val="0"/>
          <w:marRight w:val="0"/>
          <w:marTop w:val="0"/>
          <w:marBottom w:val="0"/>
          <w:divBdr>
            <w:top w:val="none" w:sz="0" w:space="0" w:color="auto"/>
            <w:left w:val="none" w:sz="0" w:space="0" w:color="auto"/>
            <w:bottom w:val="none" w:sz="0" w:space="0" w:color="auto"/>
            <w:right w:val="none" w:sz="0" w:space="0" w:color="auto"/>
          </w:divBdr>
          <w:divsChild>
            <w:div w:id="818348738">
              <w:marLeft w:val="0"/>
              <w:marRight w:val="0"/>
              <w:marTop w:val="0"/>
              <w:marBottom w:val="0"/>
              <w:divBdr>
                <w:top w:val="none" w:sz="0" w:space="0" w:color="auto"/>
                <w:left w:val="none" w:sz="0" w:space="0" w:color="auto"/>
                <w:bottom w:val="none" w:sz="0" w:space="0" w:color="auto"/>
                <w:right w:val="none" w:sz="0" w:space="0" w:color="auto"/>
              </w:divBdr>
              <w:divsChild>
                <w:div w:id="15364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nb.nl/binaries/2.25.69.13%20archief%20van%20president%20Marius%20Wilhelm%20Holtrop%201946-1967_tcm46-332562.pdf?2020121721"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commons.wikimedia.org/wiki/Category:Marius_Holtrop"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resources.huygens.knaw.nl/bwn1880-2000/lemmata/bwn4/holtrop"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3505</Words>
  <Characters>19280</Characters>
  <Application>Microsoft Office Word</Application>
  <DocSecurity>0</DocSecurity>
  <Lines>160</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dc:description/>
  <cp:lastModifiedBy>Reinalda, B. (Bob)</cp:lastModifiedBy>
  <cp:revision>3</cp:revision>
  <cp:lastPrinted>2025-03-18T09:54:00Z</cp:lastPrinted>
  <dcterms:created xsi:type="dcterms:W3CDTF">2025-03-18T09:53:00Z</dcterms:created>
  <dcterms:modified xsi:type="dcterms:W3CDTF">2025-03-18T09:55:00Z</dcterms:modified>
</cp:coreProperties>
</file>