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E1B8" w14:textId="53A549CD" w:rsidR="00CD2F7D" w:rsidRPr="008032D8" w:rsidRDefault="008032D8" w:rsidP="008032D8">
      <w:pPr>
        <w:jc w:val="both"/>
        <w:rPr>
          <w:rFonts w:ascii="Times New Roman" w:hAnsi="Times New Roman" w:cs="Times New Roman"/>
          <w:b/>
          <w:bCs/>
          <w:lang w:val="en-GB"/>
        </w:rPr>
      </w:pPr>
      <w:del w:id="1000" w:author="IO BIO parser" w:date="2026-05-18T09:16:08Z">
        <w:r w:rsidRPr="008032D8">
          <w:rPr>
            <w:rFonts w:ascii="Times New Roman" w:hAnsi="Times New Roman" w:cs="Times New Roman"/>
            <w:b/>
            <w:bCs/>
            <w:lang w:val="en-GB"/>
          </w:rPr>
          <w:delText xml:space="preserve">EICHHOFF</w:delText>
        </w:r>
      </w:del>
      <w:del w:id="1000" w:author="IO BIO parser" w:date="2026-05-18T09:16:08Z">
        <w:r w:rsidR="00CD2F7D" w:rsidRPr="008032D8">
          <w:rPr>
            <w:rFonts w:ascii="Times New Roman" w:hAnsi="Times New Roman" w:cs="Times New Roman"/>
            <w:b/>
            <w:bCs/>
            <w:lang w:val="en-GB"/>
          </w:rPr>
          <w:delText xml:space="preserve">, Johann Joseph</w:delText>
        </w:r>
      </w:del>
      <w:del w:id="1000" w:author="IO BIO parser" w:date="2026-05-18T09:16:08Z">
        <w:r w:rsidR="00601282" w:rsidRPr="008032D8">
          <w:rPr>
            <w:rFonts w:ascii="Times New Roman" w:hAnsi="Times New Roman" w:cs="Times New Roman"/>
            <w:b/>
            <w:bCs/>
            <w:lang w:val="en-GB"/>
          </w:rPr>
          <w:delText xml:space="preserve">, </w:delText>
        </w:r>
      </w:del>
      <w:del w:id="1000" w:author="IO BIO parser" w:date="2026-05-18T09:16:08Z">
        <w:r w:rsidR="00EA4F64" w:rsidRPr="008032D8">
          <w:rPr>
            <w:rFonts w:ascii="Times New Roman" w:hAnsi="Times New Roman" w:cs="Times New Roman"/>
            <w:b/>
            <w:bCs/>
            <w:lang w:val="en-GB"/>
          </w:rPr>
          <w:delText xml:space="preserve">Director-</w:delText>
        </w:r>
      </w:del>
      <w:del w:id="1000" w:author="IO BIO parser" w:date="2026-05-18T09:16:08Z">
        <w:r w:rsidR="00694438" w:rsidRPr="008032D8">
          <w:rPr>
            <w:rFonts w:ascii="Times New Roman" w:hAnsi="Times New Roman" w:cs="Times New Roman"/>
            <w:b/>
            <w:bCs/>
            <w:lang w:val="en-GB"/>
          </w:rPr>
          <w:delText xml:space="preserve">General </w:delText>
        </w:r>
      </w:del>
      <w:del w:id="1000" w:author="IO BIO parser" w:date="2026-05-18T09:16:08Z">
        <w:r w:rsidR="00601282" w:rsidRPr="008032D8">
          <w:rPr>
            <w:rFonts w:ascii="Times New Roman" w:hAnsi="Times New Roman" w:cs="Times New Roman"/>
            <w:b/>
            <w:bCs/>
            <w:lang w:val="en-GB"/>
          </w:rPr>
          <w:delText xml:space="preserve">of the </w:delText>
        </w:r>
      </w:del>
      <w:del w:id="1000" w:author="IO BIO parser" w:date="2026-05-18T09:16:08Z">
        <w:r w:rsidR="00F2730C" w:rsidRPr="008032D8">
          <w:rPr>
            <w:rFonts w:ascii="Times New Roman" w:hAnsi="Times New Roman" w:cs="Times New Roman"/>
            <w:b/>
            <w:bCs/>
            <w:lang w:val="en-GB"/>
          </w:rPr>
          <w:delText xml:space="preserve">Rhine </w:delText>
        </w:r>
      </w:del>
      <w:del w:id="1000" w:author="IO BIO parser" w:date="2026-05-18T09:16:08Z">
        <w:r w:rsidR="00F90B9D" w:rsidRPr="008032D8">
          <w:rPr>
            <w:rFonts w:ascii="Times New Roman" w:hAnsi="Times New Roman" w:cs="Times New Roman"/>
            <w:b/>
            <w:bCs/>
            <w:lang w:val="en-GB"/>
          </w:rPr>
          <w:delText xml:space="preserve">Shipping</w:delText>
        </w:r>
      </w:del>
      <w:del w:id="1000" w:author="IO BIO parser" w:date="2026-05-18T09:16:08Z">
        <w:r w:rsidR="00601282" w:rsidRPr="008032D8">
          <w:rPr>
            <w:rFonts w:ascii="Times New Roman" w:hAnsi="Times New Roman" w:cs="Times New Roman"/>
            <w:b/>
            <w:bCs/>
            <w:lang w:val="en-GB"/>
          </w:rPr>
          <w:delText xml:space="preserve"> </w:delText>
        </w:r>
      </w:del>
      <w:del w:id="1000" w:author="IO BIO parser" w:date="2026-05-18T09:16:08Z">
        <w:r w:rsidR="00543BE9" w:rsidRPr="008032D8">
          <w:rPr>
            <w:rFonts w:ascii="Times New Roman" w:hAnsi="Times New Roman" w:cs="Times New Roman"/>
            <w:b/>
            <w:bCs/>
            <w:lang w:val="en-GB"/>
          </w:rPr>
          <w:delText xml:space="preserve">Octroi</w:delText>
        </w:r>
      </w:del>
      <w:del w:id="1000" w:author="IO BIO parser" w:date="2026-05-18T09:16:08Z">
        <w:r w:rsidR="00601282" w:rsidRPr="008032D8">
          <w:rPr>
            <w:rFonts w:ascii="Times New Roman" w:hAnsi="Times New Roman" w:cs="Times New Roman"/>
            <w:b/>
            <w:bCs/>
            <w:lang w:val="en-GB"/>
          </w:rPr>
          <w:delText xml:space="preserve"> </w:delText>
        </w:r>
      </w:del>
      <w:del w:id="1000" w:author="IO BIO parser" w:date="2026-05-18T09:16:08Z">
        <w:r w:rsidR="00ED642C" w:rsidRPr="008032D8">
          <w:rPr>
            <w:rFonts w:ascii="Times New Roman" w:hAnsi="Times New Roman" w:cs="Times New Roman"/>
            <w:b/>
            <w:bCs/>
            <w:lang w:val="en-GB"/>
          </w:rPr>
          <w:delText xml:space="preserve">1806-18</w:delText>
        </w:r>
      </w:del>
      <w:del w:id="1000" w:author="IO BIO parser" w:date="2026-05-18T09:16:08Z">
        <w:r w:rsidR="00427259" w:rsidRPr="008032D8">
          <w:rPr>
            <w:rFonts w:ascii="Times New Roman" w:hAnsi="Times New Roman" w:cs="Times New Roman"/>
            <w:b/>
            <w:bCs/>
            <w:lang w:val="en-GB"/>
          </w:rPr>
          <w:delText xml:space="preserve">13</w:delText>
        </w:r>
      </w:del>
      <w:del w:id="1000" w:author="IO BIO parser" w:date="2026-05-18T09:16:08Z">
        <w:r w:rsidR="005767E3" w:rsidRPr="008032D8">
          <w:rPr>
            <w:rFonts w:ascii="Times New Roman" w:hAnsi="Times New Roman" w:cs="Times New Roman"/>
            <w:b/>
            <w:bCs/>
            <w:lang w:val="en-GB"/>
          </w:rPr>
          <w:delText xml:space="preserve"> and charged with preparing the regulatory framework of the Central Commission for the Navigation of the Rhine 1815-1819</w:delText>
        </w:r>
      </w:del>
      <w:del w:id="1000" w:author="IO BIO parser" w:date="2026-05-18T09:16:08Z">
        <w:r w:rsidR="00427259" w:rsidRPr="008032D8">
          <w:rPr>
            <w:rFonts w:ascii="Times New Roman" w:hAnsi="Times New Roman" w:cs="Times New Roman"/>
            <w:b/>
            <w:bCs/>
            <w:lang w:val="en-GB"/>
          </w:rPr>
          <w:delText xml:space="preserve">, was born 18 May 1762 in Bonn, Elect</w:delText>
        </w:r>
      </w:del>
      <w:del w:id="1000" w:author="IO BIO parser" w:date="2026-05-18T09:16:08Z">
        <w:r w:rsidR="006A3F56" w:rsidRPr="008032D8">
          <w:rPr>
            <w:rFonts w:ascii="Times New Roman" w:hAnsi="Times New Roman" w:cs="Times New Roman"/>
            <w:b/>
            <w:bCs/>
            <w:lang w:val="en-GB"/>
          </w:rPr>
          <w:delText xml:space="preserve">o</w:delText>
        </w:r>
      </w:del>
      <w:del w:id="1000" w:author="IO BIO parser" w:date="2026-05-18T09:16:08Z">
        <w:r w:rsidR="00427259" w:rsidRPr="008032D8">
          <w:rPr>
            <w:rFonts w:ascii="Times New Roman" w:hAnsi="Times New Roman" w:cs="Times New Roman"/>
            <w:b/>
            <w:bCs/>
            <w:lang w:val="en-GB"/>
          </w:rPr>
          <w:delText xml:space="preserve">rate of Cologne</w:delText>
        </w:r>
      </w:del>
      <w:del w:id="1000" w:author="IO BIO parser" w:date="2026-05-18T09:16:08Z">
        <w:r w:rsidR="00B87CD0" w:rsidRPr="008032D8">
          <w:rPr>
            <w:rFonts w:ascii="Times New Roman" w:hAnsi="Times New Roman" w:cs="Times New Roman"/>
            <w:b/>
            <w:bCs/>
            <w:lang w:val="en-GB"/>
          </w:rPr>
          <w:delText xml:space="preserve">,</w:delText>
        </w:r>
      </w:del>
      <w:del w:id="1000" w:author="IO BIO parser" w:date="2026-05-18T09:16:08Z">
        <w:r w:rsidR="006A3F56" w:rsidRPr="008032D8">
          <w:rPr>
            <w:rFonts w:ascii="Times New Roman" w:hAnsi="Times New Roman" w:cs="Times New Roman"/>
            <w:b/>
            <w:bCs/>
            <w:lang w:val="en-GB"/>
          </w:rPr>
          <w:delText xml:space="preserve"> the Holy Roman Empire</w:delText>
        </w:r>
      </w:del>
      <w:del w:id="1000" w:author="IO BIO parser" w:date="2026-05-18T09:16:08Z">
        <w:r w:rsidR="00444A58" w:rsidRPr="008032D8">
          <w:rPr>
            <w:rFonts w:ascii="Times New Roman" w:hAnsi="Times New Roman" w:cs="Times New Roman"/>
            <w:b/>
            <w:bCs/>
            <w:lang w:val="en-GB"/>
          </w:rPr>
          <w:delText xml:space="preserve"> and passed away </w:delText>
        </w:r>
      </w:del>
      <w:del w:id="1000" w:author="IO BIO parser" w:date="2026-05-18T09:16:08Z">
        <w:r w:rsidR="00252747" w:rsidRPr="008032D8">
          <w:rPr>
            <w:rFonts w:ascii="Times New Roman" w:hAnsi="Times New Roman" w:cs="Times New Roman"/>
            <w:b/>
            <w:bCs/>
            <w:lang w:val="en-GB"/>
          </w:rPr>
          <w:delText xml:space="preserve">2 December</w:delText>
        </w:r>
      </w:del>
      <w:del w:id="1000" w:author="IO BIO parser" w:date="2026-05-18T09:16:08Z">
        <w:r w:rsidR="00444A58" w:rsidRPr="008032D8">
          <w:rPr>
            <w:rFonts w:ascii="Times New Roman" w:hAnsi="Times New Roman" w:cs="Times New Roman"/>
            <w:b/>
            <w:bCs/>
            <w:lang w:val="en-GB"/>
          </w:rPr>
          <w:delText xml:space="preserve"> 1827 in Bonn</w:delText>
        </w:r>
      </w:del>
      <w:del w:id="1000" w:author="IO BIO parser" w:date="2026-05-18T09:16:08Z">
        <w:r w:rsidR="00886BB6" w:rsidRPr="008032D8">
          <w:rPr>
            <w:rFonts w:ascii="Times New Roman" w:hAnsi="Times New Roman" w:cs="Times New Roman"/>
            <w:b/>
            <w:bCs/>
            <w:lang w:val="en-GB"/>
          </w:rPr>
          <w:delText xml:space="preserve"> </w:delText>
        </w:r>
      </w:del>
      <w:del w:id="1000" w:author="IO BIO parser" w:date="2026-05-18T09:16:08Z">
        <w:r w:rsidR="00444A58" w:rsidRPr="008032D8">
          <w:rPr>
            <w:rFonts w:ascii="Times New Roman" w:hAnsi="Times New Roman" w:cs="Times New Roman"/>
            <w:b/>
            <w:bCs/>
            <w:lang w:val="en-GB"/>
          </w:rPr>
          <w:delText xml:space="preserve">Kessenich, Prussia</w:delText>
        </w:r>
      </w:del>
      <w:del w:id="1000" w:author="IO BIO parser" w:date="2026-05-18T09:16:08Z">
        <w:r w:rsidR="006A3F56" w:rsidRPr="008032D8">
          <w:rPr>
            <w:rFonts w:ascii="Times New Roman" w:hAnsi="Times New Roman" w:cs="Times New Roman"/>
            <w:b/>
            <w:bCs/>
            <w:lang w:val="en-GB"/>
          </w:rPr>
          <w:delText xml:space="preserve">. </w:delText>
        </w:r>
      </w:del>
      <w:del w:id="1000" w:author="IO BIO parser" w:date="2026-05-18T09:16:08Z">
        <w:r w:rsidR="00E82FA9" w:rsidRPr="008032D8">
          <w:rPr>
            <w:rFonts w:ascii="Times New Roman" w:hAnsi="Times New Roman" w:cs="Times New Roman"/>
            <w:b/>
            <w:bCs/>
            <w:lang w:val="en-GB"/>
          </w:rPr>
          <w:delText xml:space="preserve">He was the son of Johann August Eichhoff</w:delText>
        </w:r>
      </w:del>
      <w:del w:id="1000" w:author="IO BIO parser" w:date="2026-05-18T09:16:08Z">
        <w:r w:rsidR="00444A58" w:rsidRPr="008032D8">
          <w:rPr>
            <w:rFonts w:ascii="Times New Roman" w:hAnsi="Times New Roman" w:cs="Times New Roman"/>
            <w:b/>
            <w:bCs/>
            <w:lang w:val="en-GB"/>
          </w:rPr>
          <w:delText xml:space="preserve">, cook, </w:delText>
        </w:r>
      </w:del>
      <w:del w:id="1000" w:author="IO BIO parser" w:date="2026-05-18T09:16:08Z">
        <w:r w:rsidR="00E82FA9" w:rsidRPr="008032D8">
          <w:rPr>
            <w:rFonts w:ascii="Times New Roman" w:hAnsi="Times New Roman" w:cs="Times New Roman"/>
            <w:b/>
            <w:bCs/>
            <w:lang w:val="en-GB"/>
          </w:rPr>
          <w:delText xml:space="preserve">and Maria Magdalena Farber. On 9 November 1782 he married Eva Franziska Grau</w:delText>
        </w:r>
      </w:del>
      <w:del w:id="1000" w:author="IO BIO parser" w:date="2026-05-18T09:16:08Z">
        <w:r w:rsidR="00444A58" w:rsidRPr="008032D8">
          <w:rPr>
            <w:rFonts w:ascii="Times New Roman" w:hAnsi="Times New Roman" w:cs="Times New Roman"/>
            <w:b/>
            <w:bCs/>
            <w:lang w:val="en-GB"/>
          </w:rPr>
          <w:delText xml:space="preserve">,</w:delText>
        </w:r>
      </w:del>
      <w:del w:id="1000" w:author="IO BIO parser" w:date="2026-05-18T09:16:08Z">
        <w:r w:rsidR="00E82FA9" w:rsidRPr="008032D8">
          <w:rPr>
            <w:rFonts w:ascii="Times New Roman" w:hAnsi="Times New Roman" w:cs="Times New Roman"/>
            <w:b/>
            <w:bCs/>
            <w:lang w:val="en-GB"/>
          </w:rPr>
          <w:delText xml:space="preserve"> </w:delText>
        </w:r>
      </w:del>
      <w:del w:id="1000" w:author="IO BIO parser" w:date="2026-05-18T09:16:08Z">
        <w:r w:rsidR="004259CE" w:rsidRPr="008032D8">
          <w:rPr>
            <w:rFonts w:ascii="Times New Roman" w:hAnsi="Times New Roman" w:cs="Times New Roman"/>
            <w:b/>
            <w:bCs/>
            <w:lang w:val="en-GB"/>
          </w:rPr>
          <w:delText xml:space="preserve">court singer, </w:delText>
        </w:r>
      </w:del>
      <w:del w:id="1000" w:author="IO BIO parser" w:date="2026-05-18T09:16:08Z">
        <w:r w:rsidR="00444A58" w:rsidRPr="008032D8">
          <w:rPr>
            <w:rFonts w:ascii="Times New Roman" w:hAnsi="Times New Roman" w:cs="Times New Roman"/>
            <w:b/>
            <w:bCs/>
            <w:lang w:val="en-GB"/>
          </w:rPr>
          <w:delText xml:space="preserve">with whom he</w:delText>
        </w:r>
      </w:del>
      <w:del w:id="1000" w:author="IO BIO parser" w:date="2026-05-18T09:16:08Z">
        <w:r w:rsidR="001224BC" w:rsidRPr="008032D8">
          <w:rPr>
            <w:rFonts w:ascii="Times New Roman" w:hAnsi="Times New Roman" w:cs="Times New Roman"/>
            <w:b/>
            <w:bCs/>
            <w:lang w:val="en-GB"/>
          </w:rPr>
          <w:delText xml:space="preserve"> had three sons. </w:delText>
        </w:r>
      </w:del>
      <w:ins w:id="1001" w:author="IO BIO parser" w:date="2026-05-18T09:16:08Z">
        <w:r>
          <w:t xml:space="preserve">EICHHOFF, Johann Joseph, German civil servant and Director-General of the Rhine Shipping Octroi 1806-1813 and charged with preparing the regulatory framework of the Central Commission for the Navigation of the Rhine 1815-1819, was born 18 May 1762 in Bonn, Electorate of Cologne, the Holy Roman Empire and passed away 2 December 1827 in Bonn Kessenich, Prussia. He was the son of Johann August Eichhoff, cook, and Maria Magdalena Farber. On 9 November 1782 he married Eva Franziska Grau, court singer, with whom he had three sons. </w:t>
        </w:r>
      </w:ins>
    </w:p>
    <w:p w14:paraId="1796B7CF" w14:textId="0C162FC8" w:rsidR="004B083D" w:rsidRPr="008032D8" w:rsidRDefault="004B083D" w:rsidP="008032D8">
      <w:pPr>
        <w:jc w:val="both"/>
        <w:rPr>
          <w:rFonts w:ascii="Times New Roman" w:hAnsi="Times New Roman" w:cs="Times New Roman"/>
          <w:i/>
          <w:iCs/>
          <w:lang w:val="en-GB"/>
        </w:rPr>
      </w:pPr>
    </w:p>
    <w:p w14:paraId="4A33CC3F" w14:textId="1F206F14" w:rsidR="004B083D" w:rsidRPr="008032D8" w:rsidRDefault="00444A58" w:rsidP="008032D8">
      <w:pPr>
        <w:jc w:val="both"/>
        <w:rPr>
          <w:rFonts w:ascii="Times New Roman" w:hAnsi="Times New Roman" w:cs="Times New Roman"/>
          <w:lang w:val="en-GB"/>
        </w:rPr>
      </w:pPr>
      <w:r w:rsidRPr="008032D8">
        <w:rPr>
          <w:rFonts w:ascii="Times New Roman" w:hAnsi="Times New Roman" w:cs="Times New Roman"/>
        </w:rPr>
        <w:fldChar w:fldCharType="begin"/>
      </w:r>
      <w:r w:rsidRPr="008032D8">
        <w:rPr>
          <w:rFonts w:ascii="Times New Roman" w:hAnsi="Times New Roman" w:cs="Times New Roman"/>
        </w:rPr>
        <w:instrText xml:space="preserve"> INCLUDEPICTURE "https://www.rheinische-geschichte.lvr.de/sites/default/files/external-resources/entity-resources/images/digicult-web-lvr/5/DISPLAY600_107978.jpg" \* MERGEFORMATINET </w:instrText>
      </w:r>
      <w:r w:rsidRPr="008032D8">
        <w:rPr>
          <w:rFonts w:ascii="Times New Roman" w:hAnsi="Times New Roman" w:cs="Times New Roman"/>
        </w:rPr>
        <w:fldChar w:fldCharType="separate"/>
      </w:r>
      <w:r w:rsidRPr="008032D8">
        <w:rPr>
          <w:rFonts w:ascii="Times New Roman" w:hAnsi="Times New Roman" w:cs="Times New Roman"/>
          <w:noProof/>
        </w:rPr>
        <w:drawing>
          <wp:inline distT="0" distB="0" distL="0" distR="0" wp14:anchorId="3A521ADF" wp14:editId="6B92EB68">
            <wp:extent cx="1898650" cy="2152650"/>
            <wp:effectExtent l="0" t="0" r="6350" b="6350"/>
            <wp:docPr id="3377857" name="Picture 1" descr="Source: www.rheinisches-bildarchiv.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57" name="Picture 1" descr="Source: www.rheinisches-bildarchiv.d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90" t="7980" r="10682" b="4762"/>
                    <a:stretch/>
                  </pic:blipFill>
                  <pic:spPr bwMode="auto">
                    <a:xfrm>
                      <a:off x="0" y="0"/>
                      <a:ext cx="1918416" cy="2175060"/>
                    </a:xfrm>
                    <a:prstGeom prst="rect">
                      <a:avLst/>
                    </a:prstGeom>
                    <a:noFill/>
                    <a:ln>
                      <a:noFill/>
                    </a:ln>
                    <a:extLst>
                      <a:ext uri="{53640926-AAD7-44D8-BBD7-CCE9431645EC}">
                        <a14:shadowObscured xmlns:a14="http://schemas.microsoft.com/office/drawing/2010/main"/>
                      </a:ext>
                    </a:extLst>
                  </pic:spPr>
                </pic:pic>
              </a:graphicData>
            </a:graphic>
          </wp:inline>
        </w:drawing>
      </w:r>
      <w:r w:rsidRPr="008032D8">
        <w:rPr>
          <w:rFonts w:ascii="Times New Roman" w:hAnsi="Times New Roman" w:cs="Times New Roman"/>
        </w:rPr>
        <w:fldChar w:fldCharType="end"/>
      </w:r>
    </w:p>
    <w:p w14:paraId="074D871C" w14:textId="2A46CAEE" w:rsidR="00A34746" w:rsidRPr="008032D8" w:rsidRDefault="00694438" w:rsidP="008032D8">
      <w:pPr>
        <w:jc w:val="both"/>
        <w:rPr>
          <w:rFonts w:ascii="Times New Roman" w:hAnsi="Times New Roman" w:cs="Times New Roman"/>
          <w:lang w:val="en-GB"/>
        </w:rPr>
      </w:pPr>
      <w:r w:rsidRPr="008032D8">
        <w:rPr>
          <w:rFonts w:ascii="Times New Roman" w:hAnsi="Times New Roman" w:cs="Times New Roman"/>
          <w:lang w:val="en-GB"/>
        </w:rPr>
        <w:t xml:space="preserve">Source: </w:t>
      </w:r>
      <w:hyperlink r:id="rId7" w:history="1">
        <w:r w:rsidR="005C713D" w:rsidRPr="008032D8">
          <w:rPr>
            <w:rStyle w:val="Hyperlink"/>
            <w:rFonts w:ascii="Times New Roman" w:hAnsi="Times New Roman" w:cs="Times New Roman"/>
            <w:u w:val="none"/>
            <w:lang w:val="en-GB"/>
          </w:rPr>
          <w:t>www.rheinisches-bildarchiv.de</w:t>
        </w:r>
      </w:hyperlink>
      <w:r w:rsidR="005C713D" w:rsidRPr="008032D8">
        <w:rPr>
          <w:rFonts w:ascii="Times New Roman" w:hAnsi="Times New Roman" w:cs="Times New Roman"/>
          <w:lang w:val="en-GB"/>
        </w:rPr>
        <w:t xml:space="preserve"> </w:t>
      </w:r>
    </w:p>
    <w:p w14:paraId="5C3FDFB2" w14:textId="77777777" w:rsidR="00077BAC" w:rsidRPr="008032D8" w:rsidRDefault="00077BAC" w:rsidP="008032D8">
      <w:pPr>
        <w:jc w:val="both"/>
        <w:rPr>
          <w:rFonts w:ascii="Times New Roman" w:hAnsi="Times New Roman" w:cs="Times New Roman"/>
          <w:i/>
          <w:iCs/>
          <w:lang w:val="en-GB"/>
        </w:rPr>
      </w:pPr>
    </w:p>
    <w:p w14:paraId="2745A5C9" w14:textId="12957573" w:rsidR="00441D39" w:rsidRPr="008032D8" w:rsidRDefault="001942BC" w:rsidP="008032D8">
      <w:pPr>
        <w:jc w:val="both"/>
        <w:rPr>
          <w:rFonts w:ascii="Times New Roman" w:hAnsi="Times New Roman" w:cs="Times New Roman"/>
          <w:lang w:val="en-GB"/>
        </w:rPr>
      </w:pPr>
      <w:r w:rsidRPr="008032D8">
        <w:rPr>
          <w:rFonts w:ascii="Times New Roman" w:hAnsi="Times New Roman" w:cs="Times New Roman"/>
          <w:lang w:val="en-GB"/>
        </w:rPr>
        <w:t>Bonn, t</w:t>
      </w:r>
      <w:r w:rsidR="00B87CD0" w:rsidRPr="008032D8">
        <w:rPr>
          <w:rFonts w:ascii="Times New Roman" w:hAnsi="Times New Roman" w:cs="Times New Roman"/>
          <w:lang w:val="en-GB"/>
        </w:rPr>
        <w:t xml:space="preserve">he capital and residence of the </w:t>
      </w:r>
      <w:r w:rsidR="00447D43" w:rsidRPr="008032D8">
        <w:rPr>
          <w:rFonts w:ascii="Times New Roman" w:hAnsi="Times New Roman" w:cs="Times New Roman"/>
          <w:lang w:val="en-GB"/>
        </w:rPr>
        <w:t>E</w:t>
      </w:r>
      <w:r w:rsidR="00B87CD0" w:rsidRPr="008032D8">
        <w:rPr>
          <w:rFonts w:ascii="Times New Roman" w:hAnsi="Times New Roman" w:cs="Times New Roman"/>
          <w:lang w:val="en-GB"/>
        </w:rPr>
        <w:t xml:space="preserve">lectorate and </w:t>
      </w:r>
      <w:r w:rsidR="00243AD2" w:rsidRPr="008032D8">
        <w:rPr>
          <w:rFonts w:ascii="Times New Roman" w:hAnsi="Times New Roman" w:cs="Times New Roman"/>
          <w:lang w:val="en-GB"/>
        </w:rPr>
        <w:t>A</w:t>
      </w:r>
      <w:r w:rsidR="00B87CD0" w:rsidRPr="008032D8">
        <w:rPr>
          <w:rFonts w:ascii="Times New Roman" w:hAnsi="Times New Roman" w:cs="Times New Roman"/>
          <w:lang w:val="en-GB"/>
        </w:rPr>
        <w:t>rchbishop of Cologne</w:t>
      </w:r>
      <w:r w:rsidRPr="008032D8">
        <w:rPr>
          <w:rFonts w:ascii="Times New Roman" w:hAnsi="Times New Roman" w:cs="Times New Roman"/>
          <w:lang w:val="en-GB"/>
        </w:rPr>
        <w:t>,</w:t>
      </w:r>
      <w:r w:rsidR="00B87CD0" w:rsidRPr="008032D8">
        <w:rPr>
          <w:rFonts w:ascii="Times New Roman" w:hAnsi="Times New Roman" w:cs="Times New Roman"/>
          <w:lang w:val="en-GB"/>
        </w:rPr>
        <w:t xml:space="preserve"> experienced significant changes </w:t>
      </w:r>
      <w:r w:rsidR="0044235F" w:rsidRPr="008032D8">
        <w:rPr>
          <w:rFonts w:ascii="Times New Roman" w:hAnsi="Times New Roman" w:cs="Times New Roman"/>
          <w:lang w:val="en-GB"/>
        </w:rPr>
        <w:t xml:space="preserve">at the time </w:t>
      </w:r>
      <w:r w:rsidR="00B87CD0" w:rsidRPr="008032D8">
        <w:rPr>
          <w:rFonts w:ascii="Times New Roman" w:hAnsi="Times New Roman" w:cs="Times New Roman"/>
          <w:lang w:val="en-GB"/>
        </w:rPr>
        <w:t xml:space="preserve">when </w:t>
      </w:r>
      <w:proofErr w:type="spellStart"/>
      <w:r w:rsidR="00A34746" w:rsidRPr="008032D8">
        <w:rPr>
          <w:rFonts w:ascii="Times New Roman" w:hAnsi="Times New Roman" w:cs="Times New Roman"/>
          <w:lang w:val="en-GB"/>
        </w:rPr>
        <w:t>Eichhoff</w:t>
      </w:r>
      <w:proofErr w:type="spellEnd"/>
      <w:r w:rsidR="00B87CD0" w:rsidRPr="008032D8">
        <w:rPr>
          <w:rFonts w:ascii="Times New Roman" w:hAnsi="Times New Roman" w:cs="Times New Roman"/>
          <w:lang w:val="en-GB"/>
        </w:rPr>
        <w:t>,</w:t>
      </w:r>
      <w:r w:rsidR="00A34746" w:rsidRPr="008032D8">
        <w:rPr>
          <w:rFonts w:ascii="Times New Roman" w:hAnsi="Times New Roman" w:cs="Times New Roman"/>
          <w:lang w:val="en-GB"/>
        </w:rPr>
        <w:t xml:space="preserve"> </w:t>
      </w:r>
      <w:r w:rsidR="003F0688" w:rsidRPr="008032D8">
        <w:rPr>
          <w:rFonts w:ascii="Times New Roman" w:hAnsi="Times New Roman" w:cs="Times New Roman"/>
          <w:lang w:val="en-GB"/>
        </w:rPr>
        <w:t>the fifth of seven children</w:t>
      </w:r>
      <w:r w:rsidR="00B87CD0" w:rsidRPr="008032D8">
        <w:rPr>
          <w:rFonts w:ascii="Times New Roman" w:hAnsi="Times New Roman" w:cs="Times New Roman"/>
          <w:lang w:val="en-GB"/>
        </w:rPr>
        <w:t>,</w:t>
      </w:r>
      <w:r w:rsidR="0051133E" w:rsidRPr="008032D8">
        <w:rPr>
          <w:rFonts w:ascii="Times New Roman" w:hAnsi="Times New Roman" w:cs="Times New Roman"/>
          <w:lang w:val="en-GB"/>
        </w:rPr>
        <w:t xml:space="preserve"> </w:t>
      </w:r>
      <w:r w:rsidR="00B87CD0" w:rsidRPr="008032D8">
        <w:rPr>
          <w:rFonts w:ascii="Times New Roman" w:hAnsi="Times New Roman" w:cs="Times New Roman"/>
          <w:lang w:val="en-GB"/>
        </w:rPr>
        <w:t xml:space="preserve">was </w:t>
      </w:r>
      <w:r w:rsidR="0051133E" w:rsidRPr="008032D8">
        <w:rPr>
          <w:rFonts w:ascii="Times New Roman" w:hAnsi="Times New Roman" w:cs="Times New Roman"/>
          <w:lang w:val="en-GB"/>
        </w:rPr>
        <w:t xml:space="preserve">born in a </w:t>
      </w:r>
      <w:r w:rsidR="00243AD2" w:rsidRPr="008032D8">
        <w:rPr>
          <w:rFonts w:ascii="Times New Roman" w:hAnsi="Times New Roman" w:cs="Times New Roman"/>
          <w:lang w:val="en-GB"/>
        </w:rPr>
        <w:t>C</w:t>
      </w:r>
      <w:r w:rsidR="0051133E" w:rsidRPr="008032D8">
        <w:rPr>
          <w:rFonts w:ascii="Times New Roman" w:hAnsi="Times New Roman" w:cs="Times New Roman"/>
          <w:lang w:val="en-GB"/>
        </w:rPr>
        <w:t>atholic family</w:t>
      </w:r>
      <w:r w:rsidR="00782876" w:rsidRPr="008032D8">
        <w:rPr>
          <w:rFonts w:ascii="Times New Roman" w:hAnsi="Times New Roman" w:cs="Times New Roman"/>
          <w:lang w:val="en-GB"/>
        </w:rPr>
        <w:t>.</w:t>
      </w:r>
      <w:r w:rsidR="001F62E3" w:rsidRPr="008032D8">
        <w:rPr>
          <w:rFonts w:ascii="Times New Roman" w:hAnsi="Times New Roman" w:cs="Times New Roman"/>
          <w:lang w:val="en-GB"/>
        </w:rPr>
        <w:t xml:space="preserve"> </w:t>
      </w:r>
      <w:r w:rsidR="00694438" w:rsidRPr="008032D8">
        <w:rPr>
          <w:rFonts w:ascii="Times New Roman" w:hAnsi="Times New Roman" w:cs="Times New Roman"/>
          <w:lang w:val="en-GB"/>
        </w:rPr>
        <w:t>T</w:t>
      </w:r>
      <w:r w:rsidR="000B3925" w:rsidRPr="008032D8">
        <w:rPr>
          <w:rFonts w:ascii="Times New Roman" w:hAnsi="Times New Roman" w:cs="Times New Roman"/>
          <w:lang w:val="en-GB"/>
        </w:rPr>
        <w:t xml:space="preserve">he new </w:t>
      </w:r>
      <w:r w:rsidR="00243AD2" w:rsidRPr="008032D8">
        <w:rPr>
          <w:rFonts w:ascii="Times New Roman" w:hAnsi="Times New Roman" w:cs="Times New Roman"/>
          <w:lang w:val="en-GB"/>
        </w:rPr>
        <w:t>P</w:t>
      </w:r>
      <w:r w:rsidR="000B3925" w:rsidRPr="008032D8">
        <w:rPr>
          <w:rFonts w:ascii="Times New Roman" w:hAnsi="Times New Roman" w:cs="Times New Roman"/>
          <w:lang w:val="en-GB"/>
        </w:rPr>
        <w:t xml:space="preserve">rince </w:t>
      </w:r>
      <w:r w:rsidR="00243AD2" w:rsidRPr="008032D8">
        <w:rPr>
          <w:rFonts w:ascii="Times New Roman" w:hAnsi="Times New Roman" w:cs="Times New Roman"/>
          <w:lang w:val="en-GB"/>
        </w:rPr>
        <w:t>E</w:t>
      </w:r>
      <w:r w:rsidR="000B3925" w:rsidRPr="008032D8">
        <w:rPr>
          <w:rFonts w:ascii="Times New Roman" w:hAnsi="Times New Roman" w:cs="Times New Roman"/>
          <w:lang w:val="en-GB"/>
        </w:rPr>
        <w:t xml:space="preserve">lector Max Friedrich shifted away from the absolutist and opulent court culture and </w:t>
      </w:r>
      <w:r w:rsidR="00CC79B9" w:rsidRPr="008032D8">
        <w:rPr>
          <w:rFonts w:ascii="Times New Roman" w:hAnsi="Times New Roman" w:cs="Times New Roman"/>
          <w:lang w:val="en-GB"/>
        </w:rPr>
        <w:t>embrac</w:t>
      </w:r>
      <w:r w:rsidR="000B3925" w:rsidRPr="008032D8">
        <w:rPr>
          <w:rFonts w:ascii="Times New Roman" w:hAnsi="Times New Roman" w:cs="Times New Roman"/>
          <w:lang w:val="en-GB"/>
        </w:rPr>
        <w:t>ed</w:t>
      </w:r>
      <w:r w:rsidR="00CC79B9" w:rsidRPr="008032D8">
        <w:rPr>
          <w:rFonts w:ascii="Times New Roman" w:hAnsi="Times New Roman" w:cs="Times New Roman"/>
          <w:lang w:val="en-GB"/>
        </w:rPr>
        <w:t xml:space="preserve"> </w:t>
      </w:r>
      <w:r w:rsidR="00F84F90" w:rsidRPr="008032D8">
        <w:rPr>
          <w:rFonts w:ascii="Times New Roman" w:hAnsi="Times New Roman" w:cs="Times New Roman"/>
          <w:lang w:val="en-GB"/>
        </w:rPr>
        <w:t>E</w:t>
      </w:r>
      <w:r w:rsidR="00280812" w:rsidRPr="008032D8">
        <w:rPr>
          <w:rFonts w:ascii="Times New Roman" w:hAnsi="Times New Roman" w:cs="Times New Roman"/>
          <w:lang w:val="en-GB"/>
        </w:rPr>
        <w:t>nlighten</w:t>
      </w:r>
      <w:r w:rsidR="00F84F90" w:rsidRPr="008032D8">
        <w:rPr>
          <w:rFonts w:ascii="Times New Roman" w:hAnsi="Times New Roman" w:cs="Times New Roman"/>
          <w:lang w:val="en-GB"/>
        </w:rPr>
        <w:t>ment</w:t>
      </w:r>
      <w:r w:rsidR="00280812" w:rsidRPr="008032D8">
        <w:rPr>
          <w:rFonts w:ascii="Times New Roman" w:hAnsi="Times New Roman" w:cs="Times New Roman"/>
          <w:lang w:val="en-GB"/>
        </w:rPr>
        <w:t xml:space="preserve"> thinking</w:t>
      </w:r>
      <w:r w:rsidR="002B395A" w:rsidRPr="008032D8">
        <w:rPr>
          <w:rFonts w:ascii="Times New Roman" w:hAnsi="Times New Roman" w:cs="Times New Roman"/>
          <w:lang w:val="en-GB"/>
        </w:rPr>
        <w:t xml:space="preserve">. </w:t>
      </w:r>
      <w:r w:rsidR="00C83C3C" w:rsidRPr="008032D8">
        <w:rPr>
          <w:rFonts w:ascii="Times New Roman" w:hAnsi="Times New Roman" w:cs="Times New Roman"/>
          <w:lang w:val="en-GB"/>
        </w:rPr>
        <w:t xml:space="preserve">With his father being the </w:t>
      </w:r>
      <w:r w:rsidR="007F73BC" w:rsidRPr="008032D8">
        <w:rPr>
          <w:rFonts w:ascii="Times New Roman" w:hAnsi="Times New Roman" w:cs="Times New Roman"/>
          <w:lang w:val="en-GB"/>
        </w:rPr>
        <w:t>P</w:t>
      </w:r>
      <w:r w:rsidR="00C83C3C" w:rsidRPr="008032D8">
        <w:rPr>
          <w:rFonts w:ascii="Times New Roman" w:hAnsi="Times New Roman" w:cs="Times New Roman"/>
          <w:lang w:val="en-GB"/>
        </w:rPr>
        <w:t xml:space="preserve">rince </w:t>
      </w:r>
      <w:r w:rsidR="007F73BC" w:rsidRPr="008032D8">
        <w:rPr>
          <w:rFonts w:ascii="Times New Roman" w:hAnsi="Times New Roman" w:cs="Times New Roman"/>
          <w:lang w:val="en-GB"/>
        </w:rPr>
        <w:t>E</w:t>
      </w:r>
      <w:r w:rsidR="00C83C3C" w:rsidRPr="008032D8">
        <w:rPr>
          <w:rFonts w:ascii="Times New Roman" w:hAnsi="Times New Roman" w:cs="Times New Roman"/>
          <w:lang w:val="en-GB"/>
        </w:rPr>
        <w:t>lector</w:t>
      </w:r>
      <w:r w:rsidR="00D14729" w:rsidRPr="008032D8">
        <w:rPr>
          <w:rFonts w:ascii="Times New Roman" w:hAnsi="Times New Roman" w:cs="Times New Roman"/>
          <w:lang w:val="en-US"/>
        </w:rPr>
        <w:t>’s</w:t>
      </w:r>
      <w:r w:rsidR="00C83C3C" w:rsidRPr="008032D8">
        <w:rPr>
          <w:rFonts w:ascii="Times New Roman" w:hAnsi="Times New Roman" w:cs="Times New Roman"/>
          <w:lang w:val="en-GB"/>
        </w:rPr>
        <w:t xml:space="preserve"> cook</w:t>
      </w:r>
      <w:r w:rsidR="00F96D65" w:rsidRPr="008032D8">
        <w:rPr>
          <w:rFonts w:ascii="Times New Roman" w:hAnsi="Times New Roman" w:cs="Times New Roman"/>
          <w:lang w:val="en-GB"/>
        </w:rPr>
        <w:t xml:space="preserve"> for decades</w:t>
      </w:r>
      <w:r w:rsidR="00C83C3C" w:rsidRPr="008032D8">
        <w:rPr>
          <w:rFonts w:ascii="Times New Roman" w:hAnsi="Times New Roman" w:cs="Times New Roman"/>
          <w:lang w:val="en-GB"/>
        </w:rPr>
        <w:t xml:space="preserve">, Eichhoff </w:t>
      </w:r>
      <w:r w:rsidRPr="008032D8">
        <w:rPr>
          <w:rFonts w:ascii="Times New Roman" w:hAnsi="Times New Roman" w:cs="Times New Roman"/>
          <w:lang w:val="en-GB"/>
        </w:rPr>
        <w:t>became</w:t>
      </w:r>
      <w:r w:rsidR="00C83C3C" w:rsidRPr="008032D8">
        <w:rPr>
          <w:rFonts w:ascii="Times New Roman" w:hAnsi="Times New Roman" w:cs="Times New Roman"/>
          <w:lang w:val="en-GB"/>
        </w:rPr>
        <w:t xml:space="preserve"> familiar with the realm of politics and diplomacy</w:t>
      </w:r>
      <w:r w:rsidR="00EA7AF6" w:rsidRPr="008032D8">
        <w:rPr>
          <w:rFonts w:ascii="Times New Roman" w:hAnsi="Times New Roman" w:cs="Times New Roman"/>
          <w:lang w:val="en-GB"/>
        </w:rPr>
        <w:t xml:space="preserve"> from a young age</w:t>
      </w:r>
      <w:r w:rsidR="00CA56C9" w:rsidRPr="008032D8">
        <w:rPr>
          <w:rFonts w:ascii="Times New Roman" w:hAnsi="Times New Roman" w:cs="Times New Roman"/>
          <w:lang w:val="en-GB"/>
        </w:rPr>
        <w:t>.</w:t>
      </w:r>
      <w:r w:rsidR="00F534D1" w:rsidRPr="008032D8">
        <w:rPr>
          <w:rFonts w:ascii="Times New Roman" w:hAnsi="Times New Roman" w:cs="Times New Roman"/>
          <w:lang w:val="en-GB"/>
        </w:rPr>
        <w:t xml:space="preserve"> </w:t>
      </w:r>
      <w:r w:rsidR="00CA56C9" w:rsidRPr="008032D8">
        <w:rPr>
          <w:rFonts w:ascii="Times New Roman" w:hAnsi="Times New Roman" w:cs="Times New Roman"/>
          <w:lang w:val="en-GB"/>
        </w:rPr>
        <w:t>He</w:t>
      </w:r>
      <w:r w:rsidR="001B25F8" w:rsidRPr="008032D8">
        <w:rPr>
          <w:rFonts w:ascii="Times New Roman" w:hAnsi="Times New Roman" w:cs="Times New Roman"/>
          <w:lang w:val="en-GB"/>
        </w:rPr>
        <w:t xml:space="preserve"> was </w:t>
      </w:r>
      <w:r w:rsidR="00F84F90" w:rsidRPr="008032D8">
        <w:rPr>
          <w:rFonts w:ascii="Times New Roman" w:hAnsi="Times New Roman" w:cs="Times New Roman"/>
          <w:lang w:val="en-GB"/>
        </w:rPr>
        <w:t xml:space="preserve">also </w:t>
      </w:r>
      <w:r w:rsidR="000F3A8C" w:rsidRPr="008032D8">
        <w:rPr>
          <w:rFonts w:ascii="Times New Roman" w:hAnsi="Times New Roman" w:cs="Times New Roman"/>
          <w:lang w:val="en-GB"/>
        </w:rPr>
        <w:t>expos</w:t>
      </w:r>
      <w:r w:rsidR="00C854F0" w:rsidRPr="008032D8">
        <w:rPr>
          <w:rFonts w:ascii="Times New Roman" w:hAnsi="Times New Roman" w:cs="Times New Roman"/>
          <w:lang w:val="en-GB"/>
        </w:rPr>
        <w:t>ed</w:t>
      </w:r>
      <w:r w:rsidR="000F3A8C" w:rsidRPr="008032D8">
        <w:rPr>
          <w:rFonts w:ascii="Times New Roman" w:hAnsi="Times New Roman" w:cs="Times New Roman"/>
          <w:lang w:val="en-GB"/>
        </w:rPr>
        <w:t xml:space="preserve"> to </w:t>
      </w:r>
      <w:r w:rsidR="009873A7" w:rsidRPr="008032D8">
        <w:rPr>
          <w:rFonts w:ascii="Times New Roman" w:hAnsi="Times New Roman" w:cs="Times New Roman"/>
          <w:lang w:val="en-GB"/>
        </w:rPr>
        <w:t>th</w:t>
      </w:r>
      <w:r w:rsidR="00447D43" w:rsidRPr="008032D8">
        <w:rPr>
          <w:rFonts w:ascii="Times New Roman" w:hAnsi="Times New Roman" w:cs="Times New Roman"/>
          <w:lang w:val="en-GB"/>
        </w:rPr>
        <w:t>e</w:t>
      </w:r>
      <w:r w:rsidR="009873A7" w:rsidRPr="008032D8">
        <w:rPr>
          <w:rFonts w:ascii="Times New Roman" w:hAnsi="Times New Roman" w:cs="Times New Roman"/>
          <w:lang w:val="en-GB"/>
        </w:rPr>
        <w:t xml:space="preserve"> new </w:t>
      </w:r>
      <w:r w:rsidR="000B32B1" w:rsidRPr="008032D8">
        <w:rPr>
          <w:rFonts w:ascii="Times New Roman" w:hAnsi="Times New Roman" w:cs="Times New Roman"/>
          <w:lang w:val="en-GB"/>
        </w:rPr>
        <w:t xml:space="preserve">enlightened </w:t>
      </w:r>
      <w:r w:rsidR="005C713D" w:rsidRPr="008032D8">
        <w:rPr>
          <w:rFonts w:ascii="Times New Roman" w:hAnsi="Times New Roman" w:cs="Times New Roman"/>
          <w:lang w:val="en-GB"/>
        </w:rPr>
        <w:t>ideas</w:t>
      </w:r>
      <w:r w:rsidR="000F3A8C" w:rsidRPr="008032D8">
        <w:rPr>
          <w:rFonts w:ascii="Times New Roman" w:hAnsi="Times New Roman" w:cs="Times New Roman"/>
          <w:lang w:val="en-GB"/>
        </w:rPr>
        <w:t xml:space="preserve"> in the </w:t>
      </w:r>
      <w:r w:rsidR="000B32B1" w:rsidRPr="008032D8">
        <w:rPr>
          <w:rFonts w:ascii="Times New Roman" w:hAnsi="Times New Roman" w:cs="Times New Roman"/>
          <w:lang w:val="en-GB"/>
        </w:rPr>
        <w:t>centre of art and science that Bonn bec</w:t>
      </w:r>
      <w:r w:rsidR="009873A7" w:rsidRPr="008032D8">
        <w:rPr>
          <w:rFonts w:ascii="Times New Roman" w:hAnsi="Times New Roman" w:cs="Times New Roman"/>
          <w:lang w:val="en-GB"/>
        </w:rPr>
        <w:t>a</w:t>
      </w:r>
      <w:r w:rsidR="000B32B1" w:rsidRPr="008032D8">
        <w:rPr>
          <w:rFonts w:ascii="Times New Roman" w:hAnsi="Times New Roman" w:cs="Times New Roman"/>
          <w:lang w:val="en-GB"/>
        </w:rPr>
        <w:t xml:space="preserve">me in the second half of the </w:t>
      </w:r>
      <w:r w:rsidR="00B87CD0" w:rsidRPr="008032D8">
        <w:rPr>
          <w:rFonts w:ascii="Times New Roman" w:hAnsi="Times New Roman" w:cs="Times New Roman"/>
          <w:lang w:val="en-GB"/>
        </w:rPr>
        <w:t>eighteenth</w:t>
      </w:r>
      <w:r w:rsidR="000B32B1" w:rsidRPr="008032D8">
        <w:rPr>
          <w:rFonts w:ascii="Times New Roman" w:hAnsi="Times New Roman" w:cs="Times New Roman"/>
          <w:lang w:val="en-GB"/>
        </w:rPr>
        <w:t xml:space="preserve"> century.</w:t>
      </w:r>
      <w:r w:rsidR="00243AD2" w:rsidRPr="008032D8">
        <w:rPr>
          <w:rFonts w:ascii="Times New Roman" w:hAnsi="Times New Roman" w:cs="Times New Roman"/>
          <w:lang w:val="en-GB"/>
        </w:rPr>
        <w:t xml:space="preserve"> </w:t>
      </w:r>
      <w:r w:rsidR="00E23830" w:rsidRPr="008032D8">
        <w:rPr>
          <w:rFonts w:ascii="Times New Roman" w:hAnsi="Times New Roman" w:cs="Times New Roman"/>
          <w:lang w:val="en-GB"/>
        </w:rPr>
        <w:t>W</w:t>
      </w:r>
      <w:r w:rsidR="00F57D77" w:rsidRPr="008032D8">
        <w:rPr>
          <w:rFonts w:ascii="Times New Roman" w:hAnsi="Times New Roman" w:cs="Times New Roman"/>
          <w:lang w:val="en-GB"/>
        </w:rPr>
        <w:t xml:space="preserve">hether he, like his </w:t>
      </w:r>
      <w:r w:rsidR="009873A7" w:rsidRPr="008032D8">
        <w:rPr>
          <w:rFonts w:ascii="Times New Roman" w:hAnsi="Times New Roman" w:cs="Times New Roman"/>
          <w:lang w:val="en-GB"/>
        </w:rPr>
        <w:t xml:space="preserve">older </w:t>
      </w:r>
      <w:r w:rsidR="00F57D77" w:rsidRPr="008032D8">
        <w:rPr>
          <w:rFonts w:ascii="Times New Roman" w:hAnsi="Times New Roman" w:cs="Times New Roman"/>
          <w:lang w:val="en-GB"/>
        </w:rPr>
        <w:t>brother</w:t>
      </w:r>
      <w:r w:rsidR="009873A7" w:rsidRPr="008032D8">
        <w:rPr>
          <w:rFonts w:ascii="Times New Roman" w:hAnsi="Times New Roman" w:cs="Times New Roman"/>
          <w:lang w:val="en-GB"/>
        </w:rPr>
        <w:t xml:space="preserve"> </w:t>
      </w:r>
      <w:r w:rsidR="00F57D77" w:rsidRPr="008032D8">
        <w:rPr>
          <w:rFonts w:ascii="Times New Roman" w:hAnsi="Times New Roman" w:cs="Times New Roman"/>
          <w:lang w:val="en-GB"/>
        </w:rPr>
        <w:t xml:space="preserve">Joseph Peter, </w:t>
      </w:r>
      <w:r w:rsidR="00243AD2" w:rsidRPr="008032D8">
        <w:rPr>
          <w:rFonts w:ascii="Times New Roman" w:hAnsi="Times New Roman" w:cs="Times New Roman"/>
          <w:lang w:val="en-GB"/>
        </w:rPr>
        <w:t xml:space="preserve">attended </w:t>
      </w:r>
      <w:r w:rsidR="00F57D77" w:rsidRPr="008032D8">
        <w:rPr>
          <w:rFonts w:ascii="Times New Roman" w:hAnsi="Times New Roman" w:cs="Times New Roman"/>
          <w:lang w:val="en-GB"/>
        </w:rPr>
        <w:t>the Jesuit Gymnasium</w:t>
      </w:r>
      <w:r w:rsidR="00EB7485" w:rsidRPr="008032D8">
        <w:rPr>
          <w:rFonts w:ascii="Times New Roman" w:hAnsi="Times New Roman" w:cs="Times New Roman"/>
          <w:lang w:val="en-GB"/>
        </w:rPr>
        <w:t xml:space="preserve"> is unclear</w:t>
      </w:r>
      <w:r w:rsidR="00F57D77" w:rsidRPr="008032D8">
        <w:rPr>
          <w:rFonts w:ascii="Times New Roman" w:hAnsi="Times New Roman" w:cs="Times New Roman"/>
          <w:lang w:val="en-GB"/>
        </w:rPr>
        <w:t>.</w:t>
      </w:r>
      <w:r w:rsidR="003F1ADA" w:rsidRPr="008032D8">
        <w:rPr>
          <w:rFonts w:ascii="Times New Roman" w:hAnsi="Times New Roman" w:cs="Times New Roman"/>
          <w:lang w:val="en-GB"/>
        </w:rPr>
        <w:t xml:space="preserve"> </w:t>
      </w:r>
      <w:r w:rsidR="00F57D77" w:rsidRPr="008032D8">
        <w:rPr>
          <w:rFonts w:ascii="Times New Roman" w:hAnsi="Times New Roman" w:cs="Times New Roman"/>
          <w:lang w:val="en-GB"/>
        </w:rPr>
        <w:t>Yet, Eichhoff was a sharp and knowledgeable young man</w:t>
      </w:r>
      <w:r w:rsidR="00C854F0" w:rsidRPr="008032D8">
        <w:rPr>
          <w:rFonts w:ascii="Times New Roman" w:hAnsi="Times New Roman" w:cs="Times New Roman"/>
          <w:lang w:val="en-GB"/>
        </w:rPr>
        <w:t xml:space="preserve"> who managed to </w:t>
      </w:r>
      <w:r w:rsidR="00B60DBD" w:rsidRPr="008032D8">
        <w:rPr>
          <w:rFonts w:ascii="Times New Roman" w:hAnsi="Times New Roman" w:cs="Times New Roman"/>
          <w:lang w:val="en-GB"/>
        </w:rPr>
        <w:t>undertake self-directed study of</w:t>
      </w:r>
      <w:r w:rsidR="00C854F0" w:rsidRPr="008032D8">
        <w:rPr>
          <w:rFonts w:ascii="Times New Roman" w:hAnsi="Times New Roman" w:cs="Times New Roman"/>
          <w:lang w:val="en-GB"/>
        </w:rPr>
        <w:t xml:space="preserve"> law and economics during</w:t>
      </w:r>
      <w:r w:rsidR="00E453BB" w:rsidRPr="008032D8">
        <w:rPr>
          <w:rFonts w:ascii="Times New Roman" w:hAnsi="Times New Roman" w:cs="Times New Roman"/>
          <w:lang w:val="en-GB"/>
        </w:rPr>
        <w:t xml:space="preserve"> the 1780s, while </w:t>
      </w:r>
      <w:r w:rsidR="00BF1AB0" w:rsidRPr="008032D8">
        <w:rPr>
          <w:rFonts w:ascii="Times New Roman" w:hAnsi="Times New Roman" w:cs="Times New Roman"/>
          <w:lang w:val="en-GB"/>
        </w:rPr>
        <w:t xml:space="preserve">unenthusiastically </w:t>
      </w:r>
      <w:r w:rsidR="00B94FBC" w:rsidRPr="008032D8">
        <w:rPr>
          <w:rFonts w:ascii="Times New Roman" w:hAnsi="Times New Roman" w:cs="Times New Roman"/>
          <w:lang w:val="en-GB"/>
        </w:rPr>
        <w:t xml:space="preserve">holding </w:t>
      </w:r>
      <w:r w:rsidR="00447D43" w:rsidRPr="008032D8">
        <w:rPr>
          <w:rFonts w:ascii="Times New Roman" w:hAnsi="Times New Roman" w:cs="Times New Roman"/>
          <w:lang w:val="en-GB"/>
        </w:rPr>
        <w:t>the</w:t>
      </w:r>
      <w:r w:rsidR="00E453BB" w:rsidRPr="008032D8">
        <w:rPr>
          <w:rFonts w:ascii="Times New Roman" w:hAnsi="Times New Roman" w:cs="Times New Roman"/>
          <w:lang w:val="en-GB"/>
        </w:rPr>
        <w:t xml:space="preserve"> position of chef for the </w:t>
      </w:r>
      <w:r w:rsidR="00E23830" w:rsidRPr="008032D8">
        <w:rPr>
          <w:rFonts w:ascii="Times New Roman" w:hAnsi="Times New Roman" w:cs="Times New Roman"/>
          <w:lang w:val="en-GB"/>
        </w:rPr>
        <w:t>P</w:t>
      </w:r>
      <w:r w:rsidR="00E453BB" w:rsidRPr="008032D8">
        <w:rPr>
          <w:rFonts w:ascii="Times New Roman" w:hAnsi="Times New Roman" w:cs="Times New Roman"/>
          <w:lang w:val="en-GB"/>
        </w:rPr>
        <w:t>rince</w:t>
      </w:r>
      <w:r w:rsidR="00447D43" w:rsidRPr="008032D8">
        <w:rPr>
          <w:rFonts w:ascii="Times New Roman" w:hAnsi="Times New Roman" w:cs="Times New Roman"/>
          <w:lang w:val="en-GB"/>
        </w:rPr>
        <w:t xml:space="preserve"> </w:t>
      </w:r>
      <w:r w:rsidR="00E23830" w:rsidRPr="008032D8">
        <w:rPr>
          <w:rFonts w:ascii="Times New Roman" w:hAnsi="Times New Roman" w:cs="Times New Roman"/>
          <w:lang w:val="en-GB"/>
        </w:rPr>
        <w:t>E</w:t>
      </w:r>
      <w:r w:rsidR="00E453BB" w:rsidRPr="008032D8">
        <w:rPr>
          <w:rFonts w:ascii="Times New Roman" w:hAnsi="Times New Roman" w:cs="Times New Roman"/>
          <w:lang w:val="en-GB"/>
        </w:rPr>
        <w:t>lector</w:t>
      </w:r>
      <w:r w:rsidR="00A77F1A" w:rsidRPr="008032D8">
        <w:rPr>
          <w:rFonts w:ascii="Times New Roman" w:hAnsi="Times New Roman" w:cs="Times New Roman"/>
          <w:lang w:val="en-GB"/>
        </w:rPr>
        <w:t xml:space="preserve">. </w:t>
      </w:r>
      <w:r w:rsidR="00424D21" w:rsidRPr="008032D8">
        <w:rPr>
          <w:rFonts w:ascii="Times New Roman" w:hAnsi="Times New Roman" w:cs="Times New Roman"/>
          <w:lang w:val="en-GB"/>
        </w:rPr>
        <w:t xml:space="preserve">He learned to speak French fluently after </w:t>
      </w:r>
      <w:r w:rsidR="004259CE" w:rsidRPr="008032D8">
        <w:rPr>
          <w:rFonts w:ascii="Times New Roman" w:hAnsi="Times New Roman" w:cs="Times New Roman"/>
          <w:lang w:val="en-GB"/>
        </w:rPr>
        <w:t>being</w:t>
      </w:r>
      <w:r w:rsidR="00694438" w:rsidRPr="008032D8">
        <w:rPr>
          <w:rFonts w:ascii="Times New Roman" w:hAnsi="Times New Roman" w:cs="Times New Roman"/>
          <w:lang w:val="en-GB"/>
        </w:rPr>
        <w:t xml:space="preserve"> sen</w:t>
      </w:r>
      <w:r w:rsidR="00D14729" w:rsidRPr="008032D8">
        <w:rPr>
          <w:rFonts w:ascii="Times New Roman" w:hAnsi="Times New Roman" w:cs="Times New Roman"/>
          <w:lang w:val="en-GB"/>
        </w:rPr>
        <w:t>t</w:t>
      </w:r>
      <w:r w:rsidR="00424D21" w:rsidRPr="008032D8">
        <w:rPr>
          <w:rFonts w:ascii="Times New Roman" w:hAnsi="Times New Roman" w:cs="Times New Roman"/>
          <w:lang w:val="en-GB"/>
        </w:rPr>
        <w:t xml:space="preserve"> to Paris to get acquainted with French cuisine. </w:t>
      </w:r>
      <w:r w:rsidR="00B92E5B" w:rsidRPr="008032D8">
        <w:rPr>
          <w:rFonts w:ascii="Times New Roman" w:hAnsi="Times New Roman" w:cs="Times New Roman"/>
          <w:lang w:val="en-GB"/>
        </w:rPr>
        <w:t>T</w:t>
      </w:r>
      <w:r w:rsidR="00A5647F" w:rsidRPr="008032D8">
        <w:rPr>
          <w:rFonts w:ascii="Times New Roman" w:hAnsi="Times New Roman" w:cs="Times New Roman"/>
          <w:lang w:val="en-GB"/>
        </w:rPr>
        <w:t>hrough his brother</w:t>
      </w:r>
      <w:r w:rsidR="005C713D" w:rsidRPr="008032D8">
        <w:rPr>
          <w:rFonts w:ascii="Times New Roman" w:hAnsi="Times New Roman" w:cs="Times New Roman"/>
          <w:lang w:val="en-GB"/>
        </w:rPr>
        <w:t xml:space="preserve"> Joseph Peter</w:t>
      </w:r>
      <w:r w:rsidR="00D14729" w:rsidRPr="008032D8">
        <w:rPr>
          <w:rFonts w:ascii="Times New Roman" w:hAnsi="Times New Roman" w:cs="Times New Roman"/>
          <w:lang w:val="en-GB"/>
        </w:rPr>
        <w:t>,</w:t>
      </w:r>
      <w:r w:rsidR="009873A7" w:rsidRPr="008032D8">
        <w:rPr>
          <w:rFonts w:ascii="Times New Roman" w:hAnsi="Times New Roman" w:cs="Times New Roman"/>
          <w:lang w:val="en-GB"/>
        </w:rPr>
        <w:t xml:space="preserve"> </w:t>
      </w:r>
      <w:r w:rsidR="00B05075" w:rsidRPr="008032D8">
        <w:rPr>
          <w:rFonts w:ascii="Times New Roman" w:hAnsi="Times New Roman" w:cs="Times New Roman"/>
          <w:lang w:val="en-GB"/>
        </w:rPr>
        <w:t>by then</w:t>
      </w:r>
      <w:r w:rsidR="005C713D" w:rsidRPr="008032D8">
        <w:rPr>
          <w:rFonts w:ascii="Times New Roman" w:hAnsi="Times New Roman" w:cs="Times New Roman"/>
          <w:lang w:val="en-GB"/>
        </w:rPr>
        <w:t xml:space="preserve"> a</w:t>
      </w:r>
      <w:r w:rsidR="009873A7" w:rsidRPr="008032D8">
        <w:rPr>
          <w:rFonts w:ascii="Times New Roman" w:hAnsi="Times New Roman" w:cs="Times New Roman"/>
          <w:lang w:val="en-GB"/>
        </w:rPr>
        <w:t xml:space="preserve"> famous publicist</w:t>
      </w:r>
      <w:r w:rsidR="00F57D77" w:rsidRPr="008032D8">
        <w:rPr>
          <w:rFonts w:ascii="Times New Roman" w:hAnsi="Times New Roman" w:cs="Times New Roman"/>
          <w:lang w:val="en-GB"/>
        </w:rPr>
        <w:t xml:space="preserve">, </w:t>
      </w:r>
      <w:r w:rsidR="00D74C32" w:rsidRPr="008032D8">
        <w:rPr>
          <w:rFonts w:ascii="Times New Roman" w:hAnsi="Times New Roman" w:cs="Times New Roman"/>
          <w:lang w:val="en-GB"/>
        </w:rPr>
        <w:t xml:space="preserve">Eichhoff </w:t>
      </w:r>
      <w:r w:rsidR="00F96D65" w:rsidRPr="008032D8">
        <w:rPr>
          <w:rFonts w:ascii="Times New Roman" w:hAnsi="Times New Roman" w:cs="Times New Roman"/>
          <w:lang w:val="en-GB"/>
        </w:rPr>
        <w:t>entered</w:t>
      </w:r>
      <w:r w:rsidR="003F1ADA" w:rsidRPr="008032D8">
        <w:rPr>
          <w:rFonts w:ascii="Times New Roman" w:hAnsi="Times New Roman" w:cs="Times New Roman"/>
          <w:lang w:val="en-GB"/>
        </w:rPr>
        <w:t xml:space="preserve"> the </w:t>
      </w:r>
      <w:r w:rsidR="00424D21" w:rsidRPr="008032D8">
        <w:rPr>
          <w:rFonts w:ascii="Times New Roman" w:hAnsi="Times New Roman" w:cs="Times New Roman"/>
          <w:lang w:val="en-GB"/>
        </w:rPr>
        <w:t xml:space="preserve">local circle of </w:t>
      </w:r>
      <w:r w:rsidR="003F1ADA" w:rsidRPr="008032D8">
        <w:rPr>
          <w:rFonts w:ascii="Times New Roman" w:hAnsi="Times New Roman" w:cs="Times New Roman"/>
          <w:lang w:val="en-GB"/>
        </w:rPr>
        <w:t>enl</w:t>
      </w:r>
      <w:r w:rsidR="00D14729" w:rsidRPr="008032D8">
        <w:rPr>
          <w:rFonts w:ascii="Times New Roman" w:hAnsi="Times New Roman" w:cs="Times New Roman"/>
          <w:lang w:val="en-GB"/>
        </w:rPr>
        <w:t>i</w:t>
      </w:r>
      <w:r w:rsidR="003F1ADA" w:rsidRPr="008032D8">
        <w:rPr>
          <w:rFonts w:ascii="Times New Roman" w:hAnsi="Times New Roman" w:cs="Times New Roman"/>
          <w:lang w:val="en-GB"/>
        </w:rPr>
        <w:t>g</w:t>
      </w:r>
      <w:r w:rsidR="00D14729" w:rsidRPr="008032D8">
        <w:rPr>
          <w:rFonts w:ascii="Times New Roman" w:hAnsi="Times New Roman" w:cs="Times New Roman"/>
          <w:lang w:val="en-GB"/>
        </w:rPr>
        <w:t>h</w:t>
      </w:r>
      <w:r w:rsidR="003F1ADA" w:rsidRPr="008032D8">
        <w:rPr>
          <w:rFonts w:ascii="Times New Roman" w:hAnsi="Times New Roman" w:cs="Times New Roman"/>
          <w:lang w:val="en-GB"/>
        </w:rPr>
        <w:t>tened intelligentsia</w:t>
      </w:r>
      <w:r w:rsidR="004259CE" w:rsidRPr="008032D8">
        <w:rPr>
          <w:rFonts w:ascii="Times New Roman" w:hAnsi="Times New Roman" w:cs="Times New Roman"/>
          <w:lang w:val="en-GB"/>
        </w:rPr>
        <w:t xml:space="preserve"> as</w:t>
      </w:r>
      <w:r w:rsidR="003F1ADA" w:rsidRPr="008032D8">
        <w:rPr>
          <w:rFonts w:ascii="Times New Roman" w:hAnsi="Times New Roman" w:cs="Times New Roman"/>
          <w:lang w:val="en-GB"/>
        </w:rPr>
        <w:t xml:space="preserve"> </w:t>
      </w:r>
      <w:r w:rsidR="009A7022" w:rsidRPr="008032D8">
        <w:rPr>
          <w:rFonts w:ascii="Times New Roman" w:hAnsi="Times New Roman" w:cs="Times New Roman"/>
          <w:lang w:val="en-GB"/>
        </w:rPr>
        <w:t>a</w:t>
      </w:r>
      <w:r w:rsidR="00A111DD" w:rsidRPr="008032D8">
        <w:rPr>
          <w:rFonts w:ascii="Times New Roman" w:hAnsi="Times New Roman" w:cs="Times New Roman"/>
          <w:lang w:val="en-GB"/>
        </w:rPr>
        <w:t xml:space="preserve"> </w:t>
      </w:r>
      <w:r w:rsidR="009A7022" w:rsidRPr="008032D8">
        <w:rPr>
          <w:rFonts w:ascii="Times New Roman" w:hAnsi="Times New Roman" w:cs="Times New Roman"/>
          <w:lang w:val="en-GB"/>
        </w:rPr>
        <w:t>member of the Bonner illuminati</w:t>
      </w:r>
      <w:r w:rsidR="00A77F1A" w:rsidRPr="008032D8">
        <w:rPr>
          <w:rFonts w:ascii="Times New Roman" w:hAnsi="Times New Roman" w:cs="Times New Roman"/>
          <w:lang w:val="en-GB"/>
        </w:rPr>
        <w:t xml:space="preserve"> </w:t>
      </w:r>
      <w:r w:rsidR="00A5647F" w:rsidRPr="008032D8">
        <w:rPr>
          <w:rFonts w:ascii="Times New Roman" w:hAnsi="Times New Roman" w:cs="Times New Roman"/>
          <w:lang w:val="en-GB"/>
        </w:rPr>
        <w:t>order</w:t>
      </w:r>
      <w:r w:rsidR="003D149C" w:rsidRPr="008032D8">
        <w:rPr>
          <w:rFonts w:ascii="Times New Roman" w:hAnsi="Times New Roman" w:cs="Times New Roman"/>
          <w:lang w:val="en-GB"/>
        </w:rPr>
        <w:t xml:space="preserve">, </w:t>
      </w:r>
      <w:proofErr w:type="spellStart"/>
      <w:r w:rsidR="00A5647F" w:rsidRPr="008032D8">
        <w:rPr>
          <w:rFonts w:ascii="Times New Roman" w:hAnsi="Times New Roman" w:cs="Times New Roman"/>
          <w:lang w:val="en-GB"/>
        </w:rPr>
        <w:t>Minervalkirche</w:t>
      </w:r>
      <w:proofErr w:type="spellEnd"/>
      <w:r w:rsidR="00A5647F" w:rsidRPr="008032D8">
        <w:rPr>
          <w:rFonts w:ascii="Times New Roman" w:hAnsi="Times New Roman" w:cs="Times New Roman"/>
          <w:lang w:val="en-GB"/>
        </w:rPr>
        <w:t xml:space="preserve"> Stagira</w:t>
      </w:r>
      <w:r w:rsidR="004259CE" w:rsidRPr="008032D8">
        <w:rPr>
          <w:rFonts w:ascii="Times New Roman" w:hAnsi="Times New Roman" w:cs="Times New Roman"/>
          <w:lang w:val="en-GB"/>
        </w:rPr>
        <w:t>,</w:t>
      </w:r>
      <w:r w:rsidR="00A5647F" w:rsidRPr="008032D8">
        <w:rPr>
          <w:rFonts w:ascii="Times New Roman" w:hAnsi="Times New Roman" w:cs="Times New Roman"/>
          <w:lang w:val="en-GB"/>
        </w:rPr>
        <w:t xml:space="preserve"> </w:t>
      </w:r>
      <w:r w:rsidR="00A77F1A" w:rsidRPr="008032D8">
        <w:rPr>
          <w:rFonts w:ascii="Times New Roman" w:hAnsi="Times New Roman" w:cs="Times New Roman"/>
          <w:lang w:val="en-GB"/>
        </w:rPr>
        <w:t xml:space="preserve">until its </w:t>
      </w:r>
      <w:r w:rsidR="00424D21" w:rsidRPr="008032D8">
        <w:rPr>
          <w:rFonts w:ascii="Times New Roman" w:hAnsi="Times New Roman" w:cs="Times New Roman"/>
          <w:lang w:val="en-GB"/>
        </w:rPr>
        <w:t xml:space="preserve">forced </w:t>
      </w:r>
      <w:r w:rsidR="00A77F1A" w:rsidRPr="008032D8">
        <w:rPr>
          <w:rFonts w:ascii="Times New Roman" w:hAnsi="Times New Roman" w:cs="Times New Roman"/>
          <w:lang w:val="en-GB"/>
        </w:rPr>
        <w:t>dissolution in 178</w:t>
      </w:r>
      <w:r w:rsidR="00A5647F" w:rsidRPr="008032D8">
        <w:rPr>
          <w:rFonts w:ascii="Times New Roman" w:hAnsi="Times New Roman" w:cs="Times New Roman"/>
          <w:lang w:val="en-GB"/>
        </w:rPr>
        <w:t>5</w:t>
      </w:r>
      <w:r w:rsidR="003F1ADA" w:rsidRPr="008032D8">
        <w:rPr>
          <w:rFonts w:ascii="Times New Roman" w:hAnsi="Times New Roman" w:cs="Times New Roman"/>
          <w:lang w:val="en-GB"/>
        </w:rPr>
        <w:t>.</w:t>
      </w:r>
      <w:r w:rsidR="009A7022" w:rsidRPr="008032D8">
        <w:rPr>
          <w:rFonts w:ascii="Times New Roman" w:hAnsi="Times New Roman" w:cs="Times New Roman"/>
          <w:lang w:val="en-GB"/>
        </w:rPr>
        <w:t xml:space="preserve"> </w:t>
      </w:r>
      <w:r w:rsidR="00424D21" w:rsidRPr="008032D8">
        <w:rPr>
          <w:rFonts w:ascii="Times New Roman" w:hAnsi="Times New Roman" w:cs="Times New Roman"/>
          <w:lang w:val="en-GB"/>
        </w:rPr>
        <w:t>Two years later h</w:t>
      </w:r>
      <w:r w:rsidR="003F1ADA" w:rsidRPr="008032D8">
        <w:rPr>
          <w:rFonts w:ascii="Times New Roman" w:hAnsi="Times New Roman" w:cs="Times New Roman"/>
          <w:lang w:val="en-GB"/>
        </w:rPr>
        <w:t>e</w:t>
      </w:r>
      <w:r w:rsidR="00A77F1A" w:rsidRPr="008032D8">
        <w:rPr>
          <w:rFonts w:ascii="Times New Roman" w:hAnsi="Times New Roman" w:cs="Times New Roman"/>
          <w:lang w:val="en-GB"/>
        </w:rPr>
        <w:t xml:space="preserve"> was </w:t>
      </w:r>
      <w:r w:rsidR="004259CE" w:rsidRPr="008032D8">
        <w:rPr>
          <w:rFonts w:ascii="Times New Roman" w:hAnsi="Times New Roman" w:cs="Times New Roman"/>
          <w:lang w:val="en-GB"/>
        </w:rPr>
        <w:t xml:space="preserve">a </w:t>
      </w:r>
      <w:r w:rsidR="00A77F1A" w:rsidRPr="008032D8">
        <w:rPr>
          <w:rFonts w:ascii="Times New Roman" w:hAnsi="Times New Roman" w:cs="Times New Roman"/>
          <w:lang w:val="en-GB"/>
        </w:rPr>
        <w:t xml:space="preserve">founding member of </w:t>
      </w:r>
      <w:r w:rsidR="00A5647F" w:rsidRPr="008032D8">
        <w:rPr>
          <w:rFonts w:ascii="Times New Roman" w:hAnsi="Times New Roman" w:cs="Times New Roman"/>
          <w:lang w:val="en-GB"/>
        </w:rPr>
        <w:t xml:space="preserve">the Lese- und </w:t>
      </w:r>
      <w:proofErr w:type="spellStart"/>
      <w:r w:rsidR="00A5647F" w:rsidRPr="008032D8">
        <w:rPr>
          <w:rFonts w:ascii="Times New Roman" w:hAnsi="Times New Roman" w:cs="Times New Roman"/>
          <w:lang w:val="en-GB"/>
        </w:rPr>
        <w:t>Erholungs</w:t>
      </w:r>
      <w:proofErr w:type="spellEnd"/>
      <w:r w:rsidR="00A5647F" w:rsidRPr="008032D8">
        <w:rPr>
          <w:rFonts w:ascii="Times New Roman" w:hAnsi="Times New Roman" w:cs="Times New Roman"/>
          <w:lang w:val="en-GB"/>
        </w:rPr>
        <w:t>-</w:t>
      </w:r>
      <w:r w:rsidR="003F1ADA" w:rsidRPr="008032D8">
        <w:rPr>
          <w:rFonts w:ascii="Times New Roman" w:hAnsi="Times New Roman" w:cs="Times New Roman"/>
          <w:lang w:val="en-GB"/>
        </w:rPr>
        <w:t>Gesellschaft</w:t>
      </w:r>
      <w:r w:rsidR="00B05075" w:rsidRPr="008032D8">
        <w:rPr>
          <w:rFonts w:ascii="Times New Roman" w:hAnsi="Times New Roman" w:cs="Times New Roman"/>
          <w:lang w:val="en-GB"/>
        </w:rPr>
        <w:t xml:space="preserve"> (The Reading and Recreation Society)</w:t>
      </w:r>
      <w:r w:rsidR="00B92E5B" w:rsidRPr="008032D8">
        <w:rPr>
          <w:rFonts w:ascii="Times New Roman" w:hAnsi="Times New Roman" w:cs="Times New Roman"/>
          <w:lang w:val="en-GB"/>
        </w:rPr>
        <w:t>,</w:t>
      </w:r>
      <w:r w:rsidR="00424D21" w:rsidRPr="008032D8">
        <w:rPr>
          <w:rFonts w:ascii="Times New Roman" w:hAnsi="Times New Roman" w:cs="Times New Roman"/>
          <w:lang w:val="en-GB"/>
        </w:rPr>
        <w:t xml:space="preserve"> </w:t>
      </w:r>
      <w:r w:rsidR="00B92E5B" w:rsidRPr="008032D8">
        <w:rPr>
          <w:rFonts w:ascii="Times New Roman" w:hAnsi="Times New Roman" w:cs="Times New Roman"/>
          <w:lang w:val="en-GB"/>
        </w:rPr>
        <w:t xml:space="preserve">one of the first reading societies in Europe </w:t>
      </w:r>
      <w:r w:rsidR="00A111DD" w:rsidRPr="008032D8">
        <w:rPr>
          <w:rFonts w:ascii="Times New Roman" w:hAnsi="Times New Roman" w:cs="Times New Roman"/>
          <w:lang w:val="en-GB"/>
        </w:rPr>
        <w:t xml:space="preserve">that </w:t>
      </w:r>
      <w:r w:rsidR="00694438" w:rsidRPr="008032D8">
        <w:rPr>
          <w:rFonts w:ascii="Times New Roman" w:hAnsi="Times New Roman" w:cs="Times New Roman"/>
          <w:lang w:val="en-GB"/>
        </w:rPr>
        <w:t>promot</w:t>
      </w:r>
      <w:r w:rsidR="004259CE" w:rsidRPr="008032D8">
        <w:rPr>
          <w:rFonts w:ascii="Times New Roman" w:hAnsi="Times New Roman" w:cs="Times New Roman"/>
          <w:lang w:val="en-GB"/>
        </w:rPr>
        <w:t>ed</w:t>
      </w:r>
      <w:r w:rsidR="00694438" w:rsidRPr="008032D8">
        <w:rPr>
          <w:rFonts w:ascii="Times New Roman" w:hAnsi="Times New Roman" w:cs="Times New Roman"/>
          <w:lang w:val="en-GB"/>
        </w:rPr>
        <w:t xml:space="preserve"> </w:t>
      </w:r>
      <w:r w:rsidR="00886BB6" w:rsidRPr="008032D8">
        <w:rPr>
          <w:rFonts w:ascii="Times New Roman" w:hAnsi="Times New Roman" w:cs="Times New Roman"/>
          <w:lang w:val="en-GB"/>
        </w:rPr>
        <w:t>the E</w:t>
      </w:r>
      <w:r w:rsidR="00694438" w:rsidRPr="008032D8">
        <w:rPr>
          <w:rFonts w:ascii="Times New Roman" w:hAnsi="Times New Roman" w:cs="Times New Roman"/>
          <w:lang w:val="en-GB"/>
        </w:rPr>
        <w:t>nlight</w:t>
      </w:r>
      <w:r w:rsidR="005C713D" w:rsidRPr="008032D8">
        <w:rPr>
          <w:rFonts w:ascii="Times New Roman" w:hAnsi="Times New Roman" w:cs="Times New Roman"/>
          <w:lang w:val="en-GB"/>
        </w:rPr>
        <w:t>en</w:t>
      </w:r>
      <w:r w:rsidR="00886BB6" w:rsidRPr="008032D8">
        <w:rPr>
          <w:rFonts w:ascii="Times New Roman" w:hAnsi="Times New Roman" w:cs="Times New Roman"/>
          <w:lang w:val="en-GB"/>
        </w:rPr>
        <w:t>ment</w:t>
      </w:r>
      <w:r w:rsidR="00694438" w:rsidRPr="008032D8">
        <w:rPr>
          <w:rFonts w:ascii="Times New Roman" w:hAnsi="Times New Roman" w:cs="Times New Roman"/>
          <w:lang w:val="en-GB"/>
        </w:rPr>
        <w:t xml:space="preserve"> through their publications</w:t>
      </w:r>
      <w:r w:rsidR="00A5647F" w:rsidRPr="008032D8">
        <w:rPr>
          <w:rFonts w:ascii="Times New Roman" w:hAnsi="Times New Roman" w:cs="Times New Roman"/>
          <w:lang w:val="en-GB"/>
        </w:rPr>
        <w:t>.</w:t>
      </w:r>
      <w:r w:rsidR="003F1ADA" w:rsidRPr="008032D8">
        <w:rPr>
          <w:rFonts w:ascii="Times New Roman" w:hAnsi="Times New Roman" w:cs="Times New Roman"/>
          <w:lang w:val="en-GB"/>
        </w:rPr>
        <w:t xml:space="preserve"> </w:t>
      </w:r>
      <w:r w:rsidR="00B92E5B" w:rsidRPr="008032D8">
        <w:rPr>
          <w:rFonts w:ascii="Times New Roman" w:hAnsi="Times New Roman" w:cs="Times New Roman"/>
          <w:lang w:val="en-GB"/>
        </w:rPr>
        <w:t>W</w:t>
      </w:r>
      <w:r w:rsidR="003F1ADA" w:rsidRPr="008032D8">
        <w:rPr>
          <w:rFonts w:ascii="Times New Roman" w:hAnsi="Times New Roman" w:cs="Times New Roman"/>
          <w:lang w:val="en-GB"/>
        </w:rPr>
        <w:t xml:space="preserve">ith his brother he was </w:t>
      </w:r>
      <w:r w:rsidR="00953AEB" w:rsidRPr="008032D8">
        <w:rPr>
          <w:rFonts w:ascii="Times New Roman" w:hAnsi="Times New Roman" w:cs="Times New Roman"/>
          <w:lang w:val="en-GB"/>
        </w:rPr>
        <w:t>close</w:t>
      </w:r>
      <w:r w:rsidR="003F1ADA" w:rsidRPr="008032D8">
        <w:rPr>
          <w:rFonts w:ascii="Times New Roman" w:hAnsi="Times New Roman" w:cs="Times New Roman"/>
          <w:lang w:val="en-GB"/>
        </w:rPr>
        <w:t xml:space="preserve"> friends with </w:t>
      </w:r>
      <w:r w:rsidR="00424D21" w:rsidRPr="008032D8">
        <w:rPr>
          <w:rFonts w:ascii="Times New Roman" w:hAnsi="Times New Roman" w:cs="Times New Roman"/>
          <w:lang w:val="en-GB"/>
        </w:rPr>
        <w:t>fellow townsman Ludwig van Beethoven</w:t>
      </w:r>
      <w:r w:rsidR="00EA7AF6" w:rsidRPr="008032D8">
        <w:rPr>
          <w:rFonts w:ascii="Times New Roman" w:hAnsi="Times New Roman" w:cs="Times New Roman"/>
          <w:lang w:val="en-GB"/>
        </w:rPr>
        <w:t xml:space="preserve"> before the composer and pianist moved to Vienna in 1792</w:t>
      </w:r>
      <w:r w:rsidR="00424D21" w:rsidRPr="008032D8">
        <w:rPr>
          <w:rFonts w:ascii="Times New Roman" w:hAnsi="Times New Roman" w:cs="Times New Roman"/>
          <w:lang w:val="en-GB"/>
        </w:rPr>
        <w:t>.</w:t>
      </w:r>
      <w:r w:rsidR="00441D39" w:rsidRPr="008032D8">
        <w:rPr>
          <w:rFonts w:ascii="Times New Roman" w:hAnsi="Times New Roman" w:cs="Times New Roman"/>
          <w:lang w:val="en-GB"/>
        </w:rPr>
        <w:t xml:space="preserve"> </w:t>
      </w:r>
      <w:r w:rsidR="009873A7" w:rsidRPr="008032D8">
        <w:rPr>
          <w:rFonts w:ascii="Times New Roman" w:hAnsi="Times New Roman" w:cs="Times New Roman"/>
          <w:lang w:val="en-GB"/>
        </w:rPr>
        <w:t xml:space="preserve">In the 1780s </w:t>
      </w:r>
      <w:proofErr w:type="spellStart"/>
      <w:r w:rsidR="00F96D65" w:rsidRPr="008032D8">
        <w:rPr>
          <w:rFonts w:ascii="Times New Roman" w:hAnsi="Times New Roman" w:cs="Times New Roman"/>
          <w:lang w:val="en-GB"/>
        </w:rPr>
        <w:t>Eichhoff</w:t>
      </w:r>
      <w:proofErr w:type="spellEnd"/>
      <w:r w:rsidR="00F96D65" w:rsidRPr="008032D8">
        <w:rPr>
          <w:rFonts w:ascii="Times New Roman" w:hAnsi="Times New Roman" w:cs="Times New Roman"/>
          <w:lang w:val="en-GB"/>
        </w:rPr>
        <w:t xml:space="preserve"> gained</w:t>
      </w:r>
      <w:r w:rsidR="00B92E5B" w:rsidRPr="008032D8">
        <w:rPr>
          <w:rFonts w:ascii="Times New Roman" w:hAnsi="Times New Roman" w:cs="Times New Roman"/>
          <w:lang w:val="en-GB"/>
        </w:rPr>
        <w:t xml:space="preserve"> </w:t>
      </w:r>
      <w:r w:rsidR="00F96D65" w:rsidRPr="008032D8">
        <w:rPr>
          <w:rFonts w:ascii="Times New Roman" w:hAnsi="Times New Roman" w:cs="Times New Roman"/>
          <w:lang w:val="en-GB"/>
        </w:rPr>
        <w:t xml:space="preserve">considerable material wealth by marrying the </w:t>
      </w:r>
      <w:r w:rsidR="008C49A1" w:rsidRPr="008032D8">
        <w:rPr>
          <w:rFonts w:ascii="Times New Roman" w:hAnsi="Times New Roman" w:cs="Times New Roman"/>
          <w:lang w:val="en-GB"/>
        </w:rPr>
        <w:t xml:space="preserve">somewhat </w:t>
      </w:r>
      <w:r w:rsidR="00B76FD6" w:rsidRPr="008032D8">
        <w:rPr>
          <w:rFonts w:ascii="Times New Roman" w:hAnsi="Times New Roman" w:cs="Times New Roman"/>
          <w:lang w:val="en-GB"/>
        </w:rPr>
        <w:t>more senior</w:t>
      </w:r>
      <w:r w:rsidR="008C49A1" w:rsidRPr="008032D8">
        <w:rPr>
          <w:rFonts w:ascii="Times New Roman" w:hAnsi="Times New Roman" w:cs="Times New Roman"/>
          <w:lang w:val="en-GB"/>
        </w:rPr>
        <w:t xml:space="preserve"> </w:t>
      </w:r>
      <w:r w:rsidR="00F96D65" w:rsidRPr="008032D8">
        <w:rPr>
          <w:rFonts w:ascii="Times New Roman" w:hAnsi="Times New Roman" w:cs="Times New Roman"/>
          <w:lang w:val="en-GB"/>
        </w:rPr>
        <w:t>court singer Eva Grau</w:t>
      </w:r>
      <w:r w:rsidR="00E42130" w:rsidRPr="008032D8">
        <w:rPr>
          <w:rFonts w:ascii="Times New Roman" w:hAnsi="Times New Roman" w:cs="Times New Roman"/>
          <w:lang w:val="en-GB"/>
        </w:rPr>
        <w:t>, whose</w:t>
      </w:r>
      <w:r w:rsidR="00F96D65" w:rsidRPr="008032D8">
        <w:rPr>
          <w:rFonts w:ascii="Times New Roman" w:hAnsi="Times New Roman" w:cs="Times New Roman"/>
          <w:lang w:val="en-GB"/>
        </w:rPr>
        <w:t xml:space="preserve"> father </w:t>
      </w:r>
      <w:r w:rsidR="00BF1AB0" w:rsidRPr="008032D8">
        <w:rPr>
          <w:rFonts w:ascii="Times New Roman" w:hAnsi="Times New Roman" w:cs="Times New Roman"/>
          <w:lang w:val="en-GB"/>
        </w:rPr>
        <w:t xml:space="preserve">was a grocer and </w:t>
      </w:r>
      <w:r w:rsidR="00694438" w:rsidRPr="008032D8">
        <w:rPr>
          <w:rFonts w:ascii="Times New Roman" w:hAnsi="Times New Roman" w:cs="Times New Roman"/>
          <w:lang w:val="en-GB"/>
        </w:rPr>
        <w:t>owned</w:t>
      </w:r>
      <w:r w:rsidR="00BF1AB0" w:rsidRPr="008032D8">
        <w:rPr>
          <w:rFonts w:ascii="Times New Roman" w:hAnsi="Times New Roman" w:cs="Times New Roman"/>
          <w:lang w:val="en-GB"/>
        </w:rPr>
        <w:t xml:space="preserve"> a store in colonial wares. </w:t>
      </w:r>
      <w:r w:rsidR="00B13966" w:rsidRPr="008032D8">
        <w:rPr>
          <w:rFonts w:ascii="Times New Roman" w:hAnsi="Times New Roman" w:cs="Times New Roman"/>
          <w:lang w:val="en-GB"/>
        </w:rPr>
        <w:t>In 1790 the store</w:t>
      </w:r>
      <w:r w:rsidR="00C854F0" w:rsidRPr="008032D8">
        <w:rPr>
          <w:rFonts w:ascii="Times New Roman" w:hAnsi="Times New Roman" w:cs="Times New Roman"/>
          <w:lang w:val="en-GB"/>
        </w:rPr>
        <w:t>,</w:t>
      </w:r>
      <w:r w:rsidR="00B13966" w:rsidRPr="008032D8">
        <w:rPr>
          <w:rFonts w:ascii="Times New Roman" w:hAnsi="Times New Roman" w:cs="Times New Roman"/>
          <w:lang w:val="en-GB"/>
        </w:rPr>
        <w:t xml:space="preserve"> brought into the marriage as a dowry</w:t>
      </w:r>
      <w:r w:rsidR="00C854F0" w:rsidRPr="008032D8">
        <w:rPr>
          <w:rFonts w:ascii="Times New Roman" w:hAnsi="Times New Roman" w:cs="Times New Roman"/>
          <w:lang w:val="en-GB"/>
        </w:rPr>
        <w:t>,</w:t>
      </w:r>
      <w:r w:rsidR="00B13966" w:rsidRPr="008032D8">
        <w:rPr>
          <w:rFonts w:ascii="Times New Roman" w:hAnsi="Times New Roman" w:cs="Times New Roman"/>
          <w:lang w:val="en-GB"/>
        </w:rPr>
        <w:t xml:space="preserve"> provided </w:t>
      </w:r>
      <w:proofErr w:type="spellStart"/>
      <w:r w:rsidR="00B13966" w:rsidRPr="008032D8">
        <w:rPr>
          <w:rFonts w:ascii="Times New Roman" w:hAnsi="Times New Roman" w:cs="Times New Roman"/>
          <w:lang w:val="en-GB"/>
        </w:rPr>
        <w:t>Eichhoff</w:t>
      </w:r>
      <w:proofErr w:type="spellEnd"/>
      <w:r w:rsidR="00B13966" w:rsidRPr="008032D8">
        <w:rPr>
          <w:rFonts w:ascii="Times New Roman" w:hAnsi="Times New Roman" w:cs="Times New Roman"/>
          <w:lang w:val="en-GB"/>
        </w:rPr>
        <w:t xml:space="preserve"> a comfortable escape from his court </w:t>
      </w:r>
      <w:r w:rsidR="00953AEB" w:rsidRPr="008032D8">
        <w:rPr>
          <w:rFonts w:ascii="Times New Roman" w:hAnsi="Times New Roman" w:cs="Times New Roman"/>
          <w:lang w:val="en-GB"/>
        </w:rPr>
        <w:t>dut</w:t>
      </w:r>
      <w:r w:rsidR="00B13966" w:rsidRPr="008032D8">
        <w:rPr>
          <w:rFonts w:ascii="Times New Roman" w:hAnsi="Times New Roman" w:cs="Times New Roman"/>
          <w:lang w:val="en-GB"/>
        </w:rPr>
        <w:t>ies.</w:t>
      </w:r>
    </w:p>
    <w:p w14:paraId="00019839" w14:textId="0B603676" w:rsidR="00E212CB" w:rsidRPr="008032D8" w:rsidRDefault="008868AB"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With the </w:t>
      </w:r>
      <w:r w:rsidR="001778A3" w:rsidRPr="008032D8">
        <w:rPr>
          <w:rFonts w:ascii="Times New Roman" w:hAnsi="Times New Roman" w:cs="Times New Roman"/>
          <w:lang w:val="en-GB"/>
        </w:rPr>
        <w:t xml:space="preserve">outbreak of the </w:t>
      </w:r>
      <w:r w:rsidR="00441D39" w:rsidRPr="008032D8">
        <w:rPr>
          <w:rFonts w:ascii="Times New Roman" w:hAnsi="Times New Roman" w:cs="Times New Roman"/>
          <w:lang w:val="en-GB"/>
        </w:rPr>
        <w:t xml:space="preserve">French </w:t>
      </w:r>
      <w:r w:rsidR="001778A3" w:rsidRPr="008032D8">
        <w:rPr>
          <w:rFonts w:ascii="Times New Roman" w:hAnsi="Times New Roman" w:cs="Times New Roman"/>
          <w:lang w:val="en-GB"/>
        </w:rPr>
        <w:t xml:space="preserve">Revolution in 1789, </w:t>
      </w:r>
      <w:r w:rsidR="00953AEB" w:rsidRPr="008032D8">
        <w:rPr>
          <w:rFonts w:ascii="Times New Roman" w:hAnsi="Times New Roman" w:cs="Times New Roman"/>
          <w:lang w:val="en-GB"/>
        </w:rPr>
        <w:t>most</w:t>
      </w:r>
      <w:r w:rsidR="001778A3" w:rsidRPr="008032D8">
        <w:rPr>
          <w:rFonts w:ascii="Times New Roman" w:hAnsi="Times New Roman" w:cs="Times New Roman"/>
          <w:lang w:val="en-GB"/>
        </w:rPr>
        <w:t xml:space="preserve"> of </w:t>
      </w:r>
      <w:r w:rsidR="00690207" w:rsidRPr="008032D8">
        <w:rPr>
          <w:rFonts w:ascii="Times New Roman" w:hAnsi="Times New Roman" w:cs="Times New Roman"/>
          <w:lang w:val="en-GB"/>
        </w:rPr>
        <w:t xml:space="preserve">the </w:t>
      </w:r>
      <w:r w:rsidR="001778A3" w:rsidRPr="008032D8">
        <w:rPr>
          <w:rFonts w:ascii="Times New Roman" w:hAnsi="Times New Roman" w:cs="Times New Roman"/>
          <w:lang w:val="en-GB"/>
        </w:rPr>
        <w:t>German enlightened intelligentsia</w:t>
      </w:r>
      <w:r w:rsidR="00F84F90" w:rsidRPr="008032D8">
        <w:rPr>
          <w:rFonts w:ascii="Times New Roman" w:hAnsi="Times New Roman" w:cs="Times New Roman"/>
          <w:lang w:val="en-GB"/>
        </w:rPr>
        <w:t>, including</w:t>
      </w:r>
      <w:r w:rsidR="001778A3" w:rsidRPr="008032D8">
        <w:rPr>
          <w:rFonts w:ascii="Times New Roman" w:hAnsi="Times New Roman" w:cs="Times New Roman"/>
          <w:lang w:val="en-GB"/>
        </w:rPr>
        <w:t xml:space="preserve"> </w:t>
      </w:r>
      <w:r w:rsidR="00F84F90" w:rsidRPr="008032D8">
        <w:rPr>
          <w:rFonts w:ascii="Times New Roman" w:hAnsi="Times New Roman" w:cs="Times New Roman"/>
          <w:lang w:val="en-GB"/>
        </w:rPr>
        <w:t xml:space="preserve">Eichhoff and his circle, </w:t>
      </w:r>
      <w:r w:rsidR="001778A3" w:rsidRPr="008032D8">
        <w:rPr>
          <w:rFonts w:ascii="Times New Roman" w:hAnsi="Times New Roman" w:cs="Times New Roman"/>
          <w:lang w:val="en-GB"/>
        </w:rPr>
        <w:t>supported French ambitions to reconstruct society and government along rational principles</w:t>
      </w:r>
      <w:r w:rsidR="00F84F90" w:rsidRPr="008032D8">
        <w:rPr>
          <w:rFonts w:ascii="Times New Roman" w:hAnsi="Times New Roman" w:cs="Times New Roman"/>
          <w:lang w:val="en-GB"/>
        </w:rPr>
        <w:t>, n</w:t>
      </w:r>
      <w:r w:rsidR="001778A3" w:rsidRPr="008032D8">
        <w:rPr>
          <w:rFonts w:ascii="Times New Roman" w:hAnsi="Times New Roman" w:cs="Times New Roman"/>
          <w:lang w:val="en-GB"/>
        </w:rPr>
        <w:t xml:space="preserve">ot out of hatred against the Holy Roman Empire </w:t>
      </w:r>
      <w:r w:rsidR="00C15AFE" w:rsidRPr="008032D8">
        <w:rPr>
          <w:rFonts w:ascii="Times New Roman" w:hAnsi="Times New Roman" w:cs="Times New Roman"/>
          <w:lang w:val="en-GB"/>
        </w:rPr>
        <w:t xml:space="preserve">but out of love for human progress, </w:t>
      </w:r>
      <w:r w:rsidR="00EA7AF6" w:rsidRPr="008032D8">
        <w:rPr>
          <w:rFonts w:ascii="Times New Roman" w:hAnsi="Times New Roman" w:cs="Times New Roman"/>
          <w:lang w:val="en-GB"/>
        </w:rPr>
        <w:t>reason</w:t>
      </w:r>
      <w:r w:rsidR="00C15AFE" w:rsidRPr="008032D8">
        <w:rPr>
          <w:rFonts w:ascii="Times New Roman" w:hAnsi="Times New Roman" w:cs="Times New Roman"/>
          <w:lang w:val="en-GB"/>
        </w:rPr>
        <w:t xml:space="preserve"> and moderation</w:t>
      </w:r>
      <w:r w:rsidR="00AC1A13" w:rsidRPr="008032D8">
        <w:rPr>
          <w:rFonts w:ascii="Times New Roman" w:hAnsi="Times New Roman" w:cs="Times New Roman"/>
          <w:lang w:val="en-GB"/>
        </w:rPr>
        <w:t xml:space="preserve">. </w:t>
      </w:r>
      <w:r w:rsidR="0077552B" w:rsidRPr="008032D8">
        <w:rPr>
          <w:rFonts w:ascii="Times New Roman" w:hAnsi="Times New Roman" w:cs="Times New Roman"/>
          <w:lang w:val="en-GB"/>
        </w:rPr>
        <w:t xml:space="preserve">However, </w:t>
      </w:r>
      <w:r w:rsidR="00B13966" w:rsidRPr="008032D8">
        <w:rPr>
          <w:rFonts w:ascii="Times New Roman" w:hAnsi="Times New Roman" w:cs="Times New Roman"/>
          <w:lang w:val="en-GB"/>
        </w:rPr>
        <w:t xml:space="preserve">benevolent support </w:t>
      </w:r>
      <w:r w:rsidR="00EA7AF6" w:rsidRPr="008032D8">
        <w:rPr>
          <w:rFonts w:ascii="Times New Roman" w:hAnsi="Times New Roman" w:cs="Times New Roman"/>
          <w:lang w:val="en-GB"/>
        </w:rPr>
        <w:t xml:space="preserve">among the larger public </w:t>
      </w:r>
      <w:r w:rsidR="00B13966" w:rsidRPr="008032D8">
        <w:rPr>
          <w:rFonts w:ascii="Times New Roman" w:hAnsi="Times New Roman" w:cs="Times New Roman"/>
          <w:lang w:val="en-GB"/>
        </w:rPr>
        <w:t>altered into disgust</w:t>
      </w:r>
      <w:r w:rsidR="004835A5" w:rsidRPr="008032D8">
        <w:rPr>
          <w:rFonts w:ascii="Times New Roman" w:hAnsi="Times New Roman" w:cs="Times New Roman"/>
          <w:lang w:val="en-GB"/>
        </w:rPr>
        <w:t xml:space="preserve"> and resistance</w:t>
      </w:r>
      <w:r w:rsidR="00B13966" w:rsidRPr="008032D8">
        <w:rPr>
          <w:rFonts w:ascii="Times New Roman" w:hAnsi="Times New Roman" w:cs="Times New Roman"/>
          <w:lang w:val="en-GB"/>
        </w:rPr>
        <w:t xml:space="preserve"> when </w:t>
      </w:r>
      <w:r w:rsidR="00690207" w:rsidRPr="008032D8">
        <w:rPr>
          <w:rFonts w:ascii="Times New Roman" w:hAnsi="Times New Roman" w:cs="Times New Roman"/>
          <w:lang w:val="en-GB"/>
        </w:rPr>
        <w:t xml:space="preserve">French </w:t>
      </w:r>
      <w:r w:rsidR="00B13966" w:rsidRPr="008032D8">
        <w:rPr>
          <w:rFonts w:ascii="Times New Roman" w:hAnsi="Times New Roman" w:cs="Times New Roman"/>
          <w:lang w:val="en-GB"/>
        </w:rPr>
        <w:t xml:space="preserve">revolutionary cosmopolitanism turned more and more nationalist, expansionist and </w:t>
      </w:r>
      <w:r w:rsidR="004835A5" w:rsidRPr="008032D8">
        <w:rPr>
          <w:rFonts w:ascii="Times New Roman" w:hAnsi="Times New Roman" w:cs="Times New Roman"/>
          <w:lang w:val="en-GB"/>
        </w:rPr>
        <w:t>hostile to the old regimes. With t</w:t>
      </w:r>
      <w:r w:rsidR="00AC1A13" w:rsidRPr="008032D8">
        <w:rPr>
          <w:rFonts w:ascii="Times New Roman" w:hAnsi="Times New Roman" w:cs="Times New Roman"/>
          <w:lang w:val="en-GB"/>
        </w:rPr>
        <w:t xml:space="preserve">he </w:t>
      </w:r>
      <w:r w:rsidR="00690207" w:rsidRPr="008032D8">
        <w:rPr>
          <w:rFonts w:ascii="Times New Roman" w:hAnsi="Times New Roman" w:cs="Times New Roman"/>
          <w:lang w:val="en-GB"/>
        </w:rPr>
        <w:t>French Revolutionary W</w:t>
      </w:r>
      <w:r w:rsidR="00AC1A13" w:rsidRPr="008032D8">
        <w:rPr>
          <w:rFonts w:ascii="Times New Roman" w:hAnsi="Times New Roman" w:cs="Times New Roman"/>
          <w:lang w:val="en-GB"/>
        </w:rPr>
        <w:t xml:space="preserve">ar </w:t>
      </w:r>
      <w:r w:rsidR="005D4A55" w:rsidRPr="008032D8">
        <w:rPr>
          <w:rFonts w:ascii="Times New Roman" w:hAnsi="Times New Roman" w:cs="Times New Roman"/>
          <w:lang w:val="en-GB"/>
        </w:rPr>
        <w:t>of</w:t>
      </w:r>
      <w:r w:rsidR="00AC1A13" w:rsidRPr="008032D8">
        <w:rPr>
          <w:rFonts w:ascii="Times New Roman" w:hAnsi="Times New Roman" w:cs="Times New Roman"/>
          <w:lang w:val="en-GB"/>
        </w:rPr>
        <w:t xml:space="preserve"> 1792 </w:t>
      </w:r>
      <w:r w:rsidR="004835A5" w:rsidRPr="008032D8">
        <w:rPr>
          <w:rFonts w:ascii="Times New Roman" w:hAnsi="Times New Roman" w:cs="Times New Roman"/>
          <w:lang w:val="en-GB"/>
        </w:rPr>
        <w:t xml:space="preserve">and the occupation </w:t>
      </w:r>
      <w:r w:rsidR="001B3F5B" w:rsidRPr="008032D8">
        <w:rPr>
          <w:rFonts w:ascii="Times New Roman" w:hAnsi="Times New Roman" w:cs="Times New Roman"/>
          <w:lang w:val="en-GB"/>
        </w:rPr>
        <w:t xml:space="preserve">and military exploitation </w:t>
      </w:r>
      <w:r w:rsidR="004835A5" w:rsidRPr="008032D8">
        <w:rPr>
          <w:rFonts w:ascii="Times New Roman" w:hAnsi="Times New Roman" w:cs="Times New Roman"/>
          <w:lang w:val="en-GB"/>
        </w:rPr>
        <w:t xml:space="preserve">of the </w:t>
      </w:r>
      <w:r w:rsidR="0077552B" w:rsidRPr="008032D8">
        <w:rPr>
          <w:rFonts w:ascii="Times New Roman" w:hAnsi="Times New Roman" w:cs="Times New Roman"/>
          <w:lang w:val="en-GB"/>
        </w:rPr>
        <w:lastRenderedPageBreak/>
        <w:t>left bank of the Rhine</w:t>
      </w:r>
      <w:r w:rsidR="004835A5" w:rsidRPr="008032D8">
        <w:rPr>
          <w:rFonts w:ascii="Times New Roman" w:hAnsi="Times New Roman" w:cs="Times New Roman"/>
          <w:lang w:val="en-GB"/>
        </w:rPr>
        <w:t xml:space="preserve"> two years later, </w:t>
      </w:r>
      <w:r w:rsidR="001B3F5B" w:rsidRPr="008032D8">
        <w:rPr>
          <w:rFonts w:ascii="Times New Roman" w:hAnsi="Times New Roman" w:cs="Times New Roman"/>
          <w:lang w:val="en-GB"/>
        </w:rPr>
        <w:t xml:space="preserve">the </w:t>
      </w:r>
      <w:r w:rsidR="00690207" w:rsidRPr="008032D8">
        <w:rPr>
          <w:rFonts w:ascii="Times New Roman" w:hAnsi="Times New Roman" w:cs="Times New Roman"/>
          <w:lang w:val="en-GB"/>
        </w:rPr>
        <w:t xml:space="preserve">German </w:t>
      </w:r>
      <w:r w:rsidR="001B3F5B" w:rsidRPr="008032D8">
        <w:rPr>
          <w:rFonts w:ascii="Times New Roman" w:hAnsi="Times New Roman" w:cs="Times New Roman"/>
          <w:lang w:val="en-GB"/>
        </w:rPr>
        <w:t xml:space="preserve">populations suffered </w:t>
      </w:r>
      <w:r w:rsidR="001F0F50" w:rsidRPr="008032D8">
        <w:rPr>
          <w:rFonts w:ascii="Times New Roman" w:hAnsi="Times New Roman" w:cs="Times New Roman"/>
          <w:lang w:val="en-GB"/>
        </w:rPr>
        <w:t xml:space="preserve">from </w:t>
      </w:r>
      <w:r w:rsidR="00117AA8" w:rsidRPr="008032D8">
        <w:rPr>
          <w:rFonts w:ascii="Times New Roman" w:hAnsi="Times New Roman" w:cs="Times New Roman"/>
          <w:lang w:val="en-GB"/>
        </w:rPr>
        <w:t>deprivation</w:t>
      </w:r>
      <w:r w:rsidR="0077552B" w:rsidRPr="008032D8">
        <w:rPr>
          <w:rFonts w:ascii="Times New Roman" w:hAnsi="Times New Roman" w:cs="Times New Roman"/>
          <w:lang w:val="en-GB"/>
        </w:rPr>
        <w:t xml:space="preserve">. </w:t>
      </w:r>
      <w:r w:rsidR="00B96931" w:rsidRPr="008032D8">
        <w:rPr>
          <w:rFonts w:ascii="Times New Roman" w:hAnsi="Times New Roman" w:cs="Times New Roman"/>
          <w:lang w:val="en-GB"/>
        </w:rPr>
        <w:t xml:space="preserve">Eichhoff </w:t>
      </w:r>
      <w:r w:rsidR="00413BED" w:rsidRPr="008032D8">
        <w:rPr>
          <w:rFonts w:ascii="Times New Roman" w:hAnsi="Times New Roman" w:cs="Times New Roman"/>
          <w:lang w:val="en-GB"/>
        </w:rPr>
        <w:t>entered the service of the occupying authorities</w:t>
      </w:r>
      <w:r w:rsidR="00690207" w:rsidRPr="008032D8">
        <w:rPr>
          <w:rFonts w:ascii="Times New Roman" w:hAnsi="Times New Roman" w:cs="Times New Roman"/>
          <w:lang w:val="en-GB"/>
        </w:rPr>
        <w:t xml:space="preserve"> a</w:t>
      </w:r>
      <w:r w:rsidR="00413BED" w:rsidRPr="008032D8">
        <w:rPr>
          <w:rFonts w:ascii="Times New Roman" w:hAnsi="Times New Roman" w:cs="Times New Roman"/>
          <w:lang w:val="en-GB"/>
        </w:rPr>
        <w:t xml:space="preserve">s a national agent, </w:t>
      </w:r>
      <w:r w:rsidR="00953AEB" w:rsidRPr="008032D8">
        <w:rPr>
          <w:rFonts w:ascii="Times New Roman" w:hAnsi="Times New Roman" w:cs="Times New Roman"/>
          <w:lang w:val="en-GB"/>
        </w:rPr>
        <w:t>overseeing</w:t>
      </w:r>
      <w:r w:rsidR="00413BED" w:rsidRPr="008032D8">
        <w:rPr>
          <w:rFonts w:ascii="Times New Roman" w:hAnsi="Times New Roman" w:cs="Times New Roman"/>
          <w:lang w:val="en-GB"/>
        </w:rPr>
        <w:t xml:space="preserve"> the implementation of French laws on the local level. </w:t>
      </w:r>
      <w:r w:rsidR="007A0CF4" w:rsidRPr="008032D8">
        <w:rPr>
          <w:rFonts w:ascii="Times New Roman" w:hAnsi="Times New Roman" w:cs="Times New Roman"/>
          <w:lang w:val="en-GB"/>
        </w:rPr>
        <w:t xml:space="preserve">In 1799 he became </w:t>
      </w:r>
      <w:r w:rsidR="00690207" w:rsidRPr="008032D8">
        <w:rPr>
          <w:rFonts w:ascii="Times New Roman" w:hAnsi="Times New Roman" w:cs="Times New Roman"/>
          <w:lang w:val="en-GB"/>
        </w:rPr>
        <w:t xml:space="preserve">a </w:t>
      </w:r>
      <w:r w:rsidR="007A0CF4" w:rsidRPr="008032D8">
        <w:rPr>
          <w:rFonts w:ascii="Times New Roman" w:hAnsi="Times New Roman" w:cs="Times New Roman"/>
          <w:lang w:val="en-GB"/>
        </w:rPr>
        <w:t xml:space="preserve">member of the municipality </w:t>
      </w:r>
      <w:r w:rsidR="005D4A55" w:rsidRPr="008032D8">
        <w:rPr>
          <w:rFonts w:ascii="Times New Roman" w:hAnsi="Times New Roman" w:cs="Times New Roman"/>
          <w:lang w:val="en-GB"/>
        </w:rPr>
        <w:t xml:space="preserve">of Bonn </w:t>
      </w:r>
      <w:r w:rsidR="007A0CF4" w:rsidRPr="008032D8">
        <w:rPr>
          <w:rFonts w:ascii="Times New Roman" w:hAnsi="Times New Roman" w:cs="Times New Roman"/>
          <w:lang w:val="en-GB"/>
        </w:rPr>
        <w:t xml:space="preserve">and two years later </w:t>
      </w:r>
      <w:r w:rsidR="005D4A55" w:rsidRPr="008032D8">
        <w:rPr>
          <w:rFonts w:ascii="Times New Roman" w:hAnsi="Times New Roman" w:cs="Times New Roman"/>
          <w:lang w:val="en-GB"/>
        </w:rPr>
        <w:t xml:space="preserve">its </w:t>
      </w:r>
      <w:r w:rsidR="007A0CF4" w:rsidRPr="008032D8">
        <w:rPr>
          <w:rFonts w:ascii="Times New Roman" w:hAnsi="Times New Roman" w:cs="Times New Roman"/>
          <w:lang w:val="en-GB"/>
        </w:rPr>
        <w:t xml:space="preserve">mayor. In 1802 Eichhoff was </w:t>
      </w:r>
      <w:r w:rsidR="00564187" w:rsidRPr="008032D8">
        <w:rPr>
          <w:rFonts w:ascii="Times New Roman" w:hAnsi="Times New Roman" w:cs="Times New Roman"/>
          <w:lang w:val="en-GB"/>
        </w:rPr>
        <w:t xml:space="preserve">promoted </w:t>
      </w:r>
      <w:r w:rsidR="00694438" w:rsidRPr="008032D8">
        <w:rPr>
          <w:rFonts w:ascii="Times New Roman" w:hAnsi="Times New Roman" w:cs="Times New Roman"/>
          <w:lang w:val="en-GB"/>
        </w:rPr>
        <w:t>to</w:t>
      </w:r>
      <w:r w:rsidR="007A0CF4" w:rsidRPr="008032D8">
        <w:rPr>
          <w:rFonts w:ascii="Times New Roman" w:hAnsi="Times New Roman" w:cs="Times New Roman"/>
          <w:lang w:val="en-GB"/>
        </w:rPr>
        <w:t xml:space="preserve"> </w:t>
      </w:r>
      <w:r w:rsidR="004E7899" w:rsidRPr="008032D8">
        <w:rPr>
          <w:rFonts w:ascii="Times New Roman" w:hAnsi="Times New Roman" w:cs="Times New Roman"/>
          <w:lang w:val="en-GB"/>
        </w:rPr>
        <w:t>S</w:t>
      </w:r>
      <w:r w:rsidR="007A0CF4" w:rsidRPr="008032D8">
        <w:rPr>
          <w:rFonts w:ascii="Times New Roman" w:hAnsi="Times New Roman" w:cs="Times New Roman"/>
          <w:lang w:val="en-GB"/>
        </w:rPr>
        <w:t>ub-</w:t>
      </w:r>
      <w:r w:rsidR="004E7899" w:rsidRPr="008032D8">
        <w:rPr>
          <w:rFonts w:ascii="Times New Roman" w:hAnsi="Times New Roman" w:cs="Times New Roman"/>
          <w:lang w:val="en-GB"/>
        </w:rPr>
        <w:t>P</w:t>
      </w:r>
      <w:r w:rsidR="007A0CF4" w:rsidRPr="008032D8">
        <w:rPr>
          <w:rFonts w:ascii="Times New Roman" w:hAnsi="Times New Roman" w:cs="Times New Roman"/>
          <w:lang w:val="en-GB"/>
        </w:rPr>
        <w:t xml:space="preserve">refect of the </w:t>
      </w:r>
      <w:r w:rsidR="005D4A55" w:rsidRPr="008032D8">
        <w:rPr>
          <w:rFonts w:ascii="Times New Roman" w:hAnsi="Times New Roman" w:cs="Times New Roman"/>
          <w:lang w:val="en-GB"/>
        </w:rPr>
        <w:t>A</w:t>
      </w:r>
      <w:r w:rsidR="007A0CF4" w:rsidRPr="008032D8">
        <w:rPr>
          <w:rFonts w:ascii="Times New Roman" w:hAnsi="Times New Roman" w:cs="Times New Roman"/>
          <w:lang w:val="en-GB"/>
        </w:rPr>
        <w:t xml:space="preserve">rrondissement Bonn, the second highest position in </w:t>
      </w:r>
      <w:r w:rsidR="00EA7AF6" w:rsidRPr="008032D8">
        <w:rPr>
          <w:rFonts w:ascii="Times New Roman" w:hAnsi="Times New Roman" w:cs="Times New Roman"/>
          <w:lang w:val="en-GB"/>
        </w:rPr>
        <w:t xml:space="preserve">the </w:t>
      </w:r>
      <w:r w:rsidR="00EA7AF6" w:rsidRPr="008032D8">
        <w:rPr>
          <w:rFonts w:ascii="Times New Roman" w:hAnsi="Times New Roman" w:cs="Times New Roman"/>
          <w:lang w:val="en-US"/>
        </w:rPr>
        <w:t xml:space="preserve">newly established French </w:t>
      </w:r>
      <w:r w:rsidR="005D4A55" w:rsidRPr="008032D8">
        <w:rPr>
          <w:rFonts w:ascii="Times New Roman" w:hAnsi="Times New Roman" w:cs="Times New Roman"/>
          <w:lang w:val="en-US"/>
        </w:rPr>
        <w:t>D</w:t>
      </w:r>
      <w:r w:rsidR="00EA7AF6" w:rsidRPr="008032D8">
        <w:rPr>
          <w:rFonts w:ascii="Times New Roman" w:hAnsi="Times New Roman" w:cs="Times New Roman"/>
          <w:lang w:val="en-US"/>
        </w:rPr>
        <w:t>epartment of the Rhine and Mosel.</w:t>
      </w:r>
      <w:r w:rsidR="00A03DB7" w:rsidRPr="008032D8">
        <w:rPr>
          <w:rFonts w:ascii="Times New Roman" w:hAnsi="Times New Roman" w:cs="Times New Roman"/>
          <w:lang w:val="en-GB"/>
        </w:rPr>
        <w:t xml:space="preserve"> Eichhoff was a practical ally</w:t>
      </w:r>
      <w:r w:rsidR="005D4A55" w:rsidRPr="008032D8">
        <w:rPr>
          <w:rFonts w:ascii="Times New Roman" w:hAnsi="Times New Roman" w:cs="Times New Roman"/>
          <w:lang w:val="en-GB"/>
        </w:rPr>
        <w:t xml:space="preserve"> for the French</w:t>
      </w:r>
      <w:r w:rsidR="00A03DB7" w:rsidRPr="008032D8">
        <w:rPr>
          <w:rFonts w:ascii="Times New Roman" w:hAnsi="Times New Roman" w:cs="Times New Roman"/>
          <w:lang w:val="en-GB"/>
        </w:rPr>
        <w:t xml:space="preserve">, as he spoke the language and supported the spirit of the </w:t>
      </w:r>
      <w:r w:rsidR="005D4A55" w:rsidRPr="008032D8">
        <w:rPr>
          <w:rFonts w:ascii="Times New Roman" w:hAnsi="Times New Roman" w:cs="Times New Roman"/>
          <w:lang w:val="en-GB"/>
        </w:rPr>
        <w:t>R</w:t>
      </w:r>
      <w:r w:rsidR="00A03DB7" w:rsidRPr="008032D8">
        <w:rPr>
          <w:rFonts w:ascii="Times New Roman" w:hAnsi="Times New Roman" w:cs="Times New Roman"/>
          <w:lang w:val="en-GB"/>
        </w:rPr>
        <w:t>evolution</w:t>
      </w:r>
      <w:r w:rsidR="004E7899" w:rsidRPr="008032D8">
        <w:rPr>
          <w:rFonts w:ascii="Times New Roman" w:hAnsi="Times New Roman" w:cs="Times New Roman"/>
          <w:lang w:val="en-GB"/>
        </w:rPr>
        <w:t>, but</w:t>
      </w:r>
      <w:r w:rsidR="00A03DB7" w:rsidRPr="008032D8">
        <w:rPr>
          <w:rFonts w:ascii="Times New Roman" w:hAnsi="Times New Roman" w:cs="Times New Roman"/>
          <w:lang w:val="en-GB"/>
        </w:rPr>
        <w:t xml:space="preserve"> </w:t>
      </w:r>
      <w:r w:rsidR="005D4A55" w:rsidRPr="008032D8">
        <w:rPr>
          <w:rFonts w:ascii="Times New Roman" w:hAnsi="Times New Roman" w:cs="Times New Roman"/>
          <w:lang w:val="en-GB"/>
        </w:rPr>
        <w:t>in turn</w:t>
      </w:r>
      <w:r w:rsidR="00A03DB7" w:rsidRPr="008032D8">
        <w:rPr>
          <w:rFonts w:ascii="Times New Roman" w:hAnsi="Times New Roman" w:cs="Times New Roman"/>
          <w:lang w:val="en-GB"/>
        </w:rPr>
        <w:t xml:space="preserve"> used his mediating position as leverage to promote local economic interests in the face of permanent impoverishment.</w:t>
      </w:r>
      <w:r w:rsidR="003A7196" w:rsidRPr="008032D8">
        <w:rPr>
          <w:rFonts w:ascii="Times New Roman" w:hAnsi="Times New Roman" w:cs="Times New Roman"/>
          <w:lang w:val="en-GB"/>
        </w:rPr>
        <w:t xml:space="preserve"> </w:t>
      </w:r>
    </w:p>
    <w:p w14:paraId="6D8FAFB7" w14:textId="61FCB9D6" w:rsidR="00D03B1F" w:rsidRPr="008032D8" w:rsidRDefault="00B14116" w:rsidP="008032D8">
      <w:pPr>
        <w:ind w:firstLine="720"/>
        <w:jc w:val="both"/>
        <w:rPr>
          <w:rFonts w:ascii="Times New Roman" w:hAnsi="Times New Roman" w:cs="Times New Roman"/>
          <w:lang w:val="en-GB"/>
        </w:rPr>
      </w:pPr>
      <w:r w:rsidRPr="008032D8">
        <w:rPr>
          <w:rFonts w:ascii="Times New Roman" w:hAnsi="Times New Roman" w:cs="Times New Roman"/>
          <w:lang w:val="en-GB"/>
        </w:rPr>
        <w:t>After</w:t>
      </w:r>
      <w:r w:rsidR="00EA7AF6" w:rsidRPr="008032D8">
        <w:rPr>
          <w:rFonts w:ascii="Times New Roman" w:hAnsi="Times New Roman" w:cs="Times New Roman"/>
          <w:lang w:val="en-US"/>
        </w:rPr>
        <w:t xml:space="preserve"> the signing of the </w:t>
      </w:r>
      <w:r w:rsidR="00C53AC0" w:rsidRPr="008032D8">
        <w:rPr>
          <w:rFonts w:ascii="Times New Roman" w:hAnsi="Times New Roman" w:cs="Times New Roman"/>
          <w:lang w:val="en-US"/>
        </w:rPr>
        <w:t xml:space="preserve">Lunéville Peace </w:t>
      </w:r>
      <w:r w:rsidR="00EA7AF6" w:rsidRPr="008032D8">
        <w:rPr>
          <w:rFonts w:ascii="Times New Roman" w:hAnsi="Times New Roman" w:cs="Times New Roman"/>
          <w:lang w:val="en-US"/>
        </w:rPr>
        <w:t>Treaty of 1801,</w:t>
      </w:r>
      <w:r w:rsidR="00EA7AF6" w:rsidRPr="008032D8">
        <w:rPr>
          <w:rFonts w:ascii="Times New Roman" w:hAnsi="Times New Roman" w:cs="Times New Roman"/>
          <w:lang w:val="en-GB"/>
        </w:rPr>
        <w:t xml:space="preserve"> </w:t>
      </w:r>
      <w:r w:rsidR="003A7196" w:rsidRPr="008032D8">
        <w:rPr>
          <w:rFonts w:ascii="Times New Roman" w:hAnsi="Times New Roman" w:cs="Times New Roman"/>
          <w:lang w:val="en-GB"/>
        </w:rPr>
        <w:t xml:space="preserve">which confirmed the cession of the Rhineland, </w:t>
      </w:r>
      <w:proofErr w:type="spellStart"/>
      <w:r w:rsidR="00B769AB" w:rsidRPr="008032D8">
        <w:rPr>
          <w:rFonts w:ascii="Times New Roman" w:hAnsi="Times New Roman" w:cs="Times New Roman"/>
          <w:lang w:val="en-GB"/>
        </w:rPr>
        <w:t>Eichhoff</w:t>
      </w:r>
      <w:proofErr w:type="spellEnd"/>
      <w:r w:rsidR="00EA7AF6" w:rsidRPr="008032D8">
        <w:rPr>
          <w:rFonts w:ascii="Times New Roman" w:hAnsi="Times New Roman" w:cs="Times New Roman"/>
          <w:lang w:val="en-GB"/>
        </w:rPr>
        <w:t xml:space="preserve"> published his first extensive </w:t>
      </w:r>
      <w:r w:rsidR="00C07442" w:rsidRPr="008032D8">
        <w:rPr>
          <w:rFonts w:ascii="Times New Roman" w:hAnsi="Times New Roman" w:cs="Times New Roman"/>
          <w:lang w:val="en-GB"/>
        </w:rPr>
        <w:t>memorandum</w:t>
      </w:r>
      <w:r w:rsidR="00EA7AF6" w:rsidRPr="008032D8">
        <w:rPr>
          <w:rFonts w:ascii="Times New Roman" w:hAnsi="Times New Roman" w:cs="Times New Roman"/>
          <w:lang w:val="en-GB"/>
        </w:rPr>
        <w:t xml:space="preserve"> on the Rhine</w:t>
      </w:r>
      <w:r w:rsidR="00B80236" w:rsidRPr="008032D8">
        <w:rPr>
          <w:rFonts w:ascii="Times New Roman" w:hAnsi="Times New Roman" w:cs="Times New Roman"/>
          <w:lang w:val="en-GB"/>
        </w:rPr>
        <w:t xml:space="preserve"> </w:t>
      </w:r>
      <w:r w:rsidR="009F2AC7" w:rsidRPr="008032D8">
        <w:rPr>
          <w:rFonts w:ascii="Times New Roman" w:hAnsi="Times New Roman" w:cs="Times New Roman"/>
          <w:lang w:val="en-GB"/>
        </w:rPr>
        <w:t xml:space="preserve">in </w:t>
      </w:r>
      <w:r w:rsidR="00B80236" w:rsidRPr="008032D8">
        <w:rPr>
          <w:rFonts w:ascii="Times New Roman" w:hAnsi="Times New Roman" w:cs="Times New Roman"/>
          <w:lang w:val="en-GB"/>
        </w:rPr>
        <w:t>1802</w:t>
      </w:r>
      <w:r w:rsidR="00252747" w:rsidRPr="008032D8">
        <w:rPr>
          <w:rFonts w:ascii="Times New Roman" w:hAnsi="Times New Roman" w:cs="Times New Roman"/>
          <w:lang w:val="en-GB"/>
        </w:rPr>
        <w:t>. H</w:t>
      </w:r>
      <w:r w:rsidR="00EA7AF6" w:rsidRPr="008032D8">
        <w:rPr>
          <w:rFonts w:ascii="Times New Roman" w:hAnsi="Times New Roman" w:cs="Times New Roman"/>
          <w:lang w:val="en-GB"/>
        </w:rPr>
        <w:t>e presented th</w:t>
      </w:r>
      <w:r w:rsidR="003A7196" w:rsidRPr="008032D8">
        <w:rPr>
          <w:rFonts w:ascii="Times New Roman" w:hAnsi="Times New Roman" w:cs="Times New Roman"/>
          <w:lang w:val="en-GB"/>
        </w:rPr>
        <w:t>e</w:t>
      </w:r>
      <w:r w:rsidR="00EA7AF6" w:rsidRPr="008032D8">
        <w:rPr>
          <w:rFonts w:ascii="Times New Roman" w:hAnsi="Times New Roman" w:cs="Times New Roman"/>
          <w:lang w:val="en-GB"/>
        </w:rPr>
        <w:t xml:space="preserve"> waterway as the symbolical key to happiness</w:t>
      </w:r>
      <w:r w:rsidR="00B769AB" w:rsidRPr="008032D8">
        <w:rPr>
          <w:rFonts w:ascii="Times New Roman" w:hAnsi="Times New Roman" w:cs="Times New Roman"/>
          <w:lang w:val="en-GB"/>
        </w:rPr>
        <w:t xml:space="preserve"> and</w:t>
      </w:r>
      <w:r w:rsidR="00EA7AF6" w:rsidRPr="008032D8">
        <w:rPr>
          <w:rFonts w:ascii="Times New Roman" w:hAnsi="Times New Roman" w:cs="Times New Roman"/>
          <w:lang w:val="en-GB"/>
        </w:rPr>
        <w:t xml:space="preserve"> prosperity</w:t>
      </w:r>
      <w:r w:rsidR="00252747" w:rsidRPr="008032D8">
        <w:rPr>
          <w:rFonts w:ascii="Times New Roman" w:hAnsi="Times New Roman" w:cs="Times New Roman"/>
          <w:lang w:val="en-GB"/>
        </w:rPr>
        <w:t xml:space="preserve"> and</w:t>
      </w:r>
      <w:r w:rsidR="00EA7AF6" w:rsidRPr="008032D8">
        <w:rPr>
          <w:rFonts w:ascii="Times New Roman" w:hAnsi="Times New Roman" w:cs="Times New Roman"/>
          <w:lang w:val="en-GB"/>
        </w:rPr>
        <w:t xml:space="preserve"> observed that in the past couple of years important industrious cities such as </w:t>
      </w:r>
      <w:r w:rsidR="004E7899" w:rsidRPr="008032D8">
        <w:rPr>
          <w:rFonts w:ascii="Times New Roman" w:hAnsi="Times New Roman" w:cs="Times New Roman"/>
          <w:lang w:val="en-GB"/>
        </w:rPr>
        <w:t xml:space="preserve">Bonn, </w:t>
      </w:r>
      <w:r w:rsidR="00EA7AF6" w:rsidRPr="008032D8">
        <w:rPr>
          <w:rFonts w:ascii="Times New Roman" w:hAnsi="Times New Roman" w:cs="Times New Roman"/>
          <w:lang w:val="en-GB"/>
        </w:rPr>
        <w:t xml:space="preserve">Cologne, </w:t>
      </w:r>
      <w:r w:rsidR="004E7899" w:rsidRPr="008032D8">
        <w:rPr>
          <w:rFonts w:ascii="Times New Roman" w:hAnsi="Times New Roman" w:cs="Times New Roman"/>
          <w:lang w:val="en-GB"/>
        </w:rPr>
        <w:t xml:space="preserve">Koblenz and </w:t>
      </w:r>
      <w:r w:rsidR="00EA7AF6" w:rsidRPr="008032D8">
        <w:rPr>
          <w:rFonts w:ascii="Times New Roman" w:hAnsi="Times New Roman" w:cs="Times New Roman"/>
          <w:lang w:val="en-GB"/>
        </w:rPr>
        <w:t xml:space="preserve">Mainz </w:t>
      </w:r>
      <w:r w:rsidR="003A7196" w:rsidRPr="008032D8">
        <w:rPr>
          <w:rFonts w:ascii="Times New Roman" w:hAnsi="Times New Roman" w:cs="Times New Roman"/>
          <w:lang w:val="en-GB"/>
        </w:rPr>
        <w:t xml:space="preserve">had </w:t>
      </w:r>
      <w:r w:rsidR="00EA7AF6" w:rsidRPr="008032D8">
        <w:rPr>
          <w:rFonts w:ascii="Times New Roman" w:hAnsi="Times New Roman" w:cs="Times New Roman"/>
          <w:lang w:val="en-GB"/>
        </w:rPr>
        <w:t>deteriorated, leaving the inhabitants of the left bank to despair. This collapse was not merely the result of war and occupation, but of the countless artificial hindrances to trade and navigation on the river, such as local privileges, uncontrolled toll</w:t>
      </w:r>
      <w:r w:rsidR="00B06FB5" w:rsidRPr="008032D8">
        <w:rPr>
          <w:rFonts w:ascii="Times New Roman" w:hAnsi="Times New Roman" w:cs="Times New Roman"/>
          <w:lang w:val="en-GB"/>
        </w:rPr>
        <w:t xml:space="preserve"> </w:t>
      </w:r>
      <w:r w:rsidR="00B769AB" w:rsidRPr="008032D8">
        <w:rPr>
          <w:rFonts w:ascii="Times New Roman" w:hAnsi="Times New Roman" w:cs="Times New Roman"/>
          <w:lang w:val="en-GB"/>
        </w:rPr>
        <w:t>lev</w:t>
      </w:r>
      <w:r w:rsidR="00B06FB5" w:rsidRPr="008032D8">
        <w:rPr>
          <w:rFonts w:ascii="Times New Roman" w:hAnsi="Times New Roman" w:cs="Times New Roman"/>
          <w:lang w:val="en-GB"/>
        </w:rPr>
        <w:t>y</w:t>
      </w:r>
      <w:r w:rsidR="00B769AB" w:rsidRPr="008032D8">
        <w:rPr>
          <w:rFonts w:ascii="Times New Roman" w:hAnsi="Times New Roman" w:cs="Times New Roman"/>
          <w:lang w:val="en-GB"/>
        </w:rPr>
        <w:t>ing</w:t>
      </w:r>
      <w:r w:rsidR="00EA7AF6" w:rsidRPr="008032D8">
        <w:rPr>
          <w:rFonts w:ascii="Times New Roman" w:hAnsi="Times New Roman" w:cs="Times New Roman"/>
          <w:lang w:val="en-GB"/>
        </w:rPr>
        <w:t xml:space="preserve"> </w:t>
      </w:r>
      <w:r w:rsidR="00B769AB" w:rsidRPr="008032D8">
        <w:rPr>
          <w:rFonts w:ascii="Times New Roman" w:hAnsi="Times New Roman" w:cs="Times New Roman"/>
          <w:lang w:val="en-GB"/>
        </w:rPr>
        <w:t>and</w:t>
      </w:r>
      <w:r w:rsidR="00B06FB5" w:rsidRPr="008032D8">
        <w:rPr>
          <w:rFonts w:ascii="Times New Roman" w:hAnsi="Times New Roman" w:cs="Times New Roman"/>
          <w:lang w:val="en-GB"/>
        </w:rPr>
        <w:t>,</w:t>
      </w:r>
      <w:r w:rsidR="00EA7AF6" w:rsidRPr="008032D8">
        <w:rPr>
          <w:rFonts w:ascii="Times New Roman" w:hAnsi="Times New Roman" w:cs="Times New Roman"/>
          <w:lang w:val="en-GB"/>
        </w:rPr>
        <w:t xml:space="preserve"> most of all</w:t>
      </w:r>
      <w:r w:rsidR="00B06FB5" w:rsidRPr="008032D8">
        <w:rPr>
          <w:rFonts w:ascii="Times New Roman" w:hAnsi="Times New Roman" w:cs="Times New Roman"/>
          <w:lang w:val="en-GB"/>
        </w:rPr>
        <w:t>,</w:t>
      </w:r>
      <w:r w:rsidR="00EA7AF6" w:rsidRPr="008032D8">
        <w:rPr>
          <w:rFonts w:ascii="Times New Roman" w:hAnsi="Times New Roman" w:cs="Times New Roman"/>
          <w:lang w:val="en-GB"/>
        </w:rPr>
        <w:t xml:space="preserve"> the relocation of the French customs border at the Rhine</w:t>
      </w:r>
      <w:r w:rsidR="00D14729" w:rsidRPr="008032D8">
        <w:rPr>
          <w:rFonts w:ascii="Times New Roman" w:hAnsi="Times New Roman" w:cs="Times New Roman"/>
          <w:lang w:val="en-GB"/>
        </w:rPr>
        <w:t>,</w:t>
      </w:r>
      <w:r w:rsidR="00EA7AF6" w:rsidRPr="008032D8">
        <w:rPr>
          <w:rFonts w:ascii="Times New Roman" w:hAnsi="Times New Roman" w:cs="Times New Roman"/>
          <w:lang w:val="en-GB"/>
        </w:rPr>
        <w:t xml:space="preserve"> making trade between the two banks </w:t>
      </w:r>
      <w:r w:rsidR="00953AEB" w:rsidRPr="008032D8">
        <w:rPr>
          <w:rFonts w:ascii="Times New Roman" w:hAnsi="Times New Roman" w:cs="Times New Roman"/>
          <w:lang w:val="en-GB"/>
        </w:rPr>
        <w:t>un</w:t>
      </w:r>
      <w:r w:rsidR="00EA7AF6" w:rsidRPr="008032D8">
        <w:rPr>
          <w:rFonts w:ascii="Times New Roman" w:hAnsi="Times New Roman" w:cs="Times New Roman"/>
          <w:lang w:val="en-GB"/>
        </w:rPr>
        <w:t xml:space="preserve">profitable. If the French Republic would not intervene, it would expose these communities ‘to doubt that the government has their happiness and prosperity at heart; it is to make them acquainted with the republic only through the multiplied burdens and duties which it demands of them’ </w:t>
      </w:r>
      <w:r w:rsidR="002512E4" w:rsidRPr="008032D8">
        <w:rPr>
          <w:rFonts w:ascii="Times New Roman" w:hAnsi="Times New Roman" w:cs="Times New Roman"/>
          <w:lang w:val="en-GB"/>
        </w:rPr>
        <w:t xml:space="preserve">(Eichhoff 1802: </w:t>
      </w:r>
      <w:r w:rsidR="007A0F19" w:rsidRPr="008032D8">
        <w:rPr>
          <w:rFonts w:ascii="Times New Roman" w:hAnsi="Times New Roman" w:cs="Times New Roman"/>
          <w:lang w:val="en-GB"/>
        </w:rPr>
        <w:t>2</w:t>
      </w:r>
      <w:r w:rsidR="002512E4" w:rsidRPr="008032D8">
        <w:rPr>
          <w:rFonts w:ascii="Times New Roman" w:hAnsi="Times New Roman" w:cs="Times New Roman"/>
          <w:lang w:val="en-GB"/>
        </w:rPr>
        <w:t>)</w:t>
      </w:r>
      <w:r w:rsidR="003A7196" w:rsidRPr="008032D8">
        <w:rPr>
          <w:rFonts w:ascii="Times New Roman" w:hAnsi="Times New Roman" w:cs="Times New Roman"/>
          <w:lang w:val="en-GB"/>
        </w:rPr>
        <w:t>.</w:t>
      </w:r>
      <w:r w:rsidR="002512E4" w:rsidRPr="008032D8">
        <w:rPr>
          <w:rFonts w:ascii="Times New Roman" w:hAnsi="Times New Roman" w:cs="Times New Roman"/>
          <w:lang w:val="en-GB"/>
        </w:rPr>
        <w:t xml:space="preserve"> </w:t>
      </w:r>
      <w:proofErr w:type="spellStart"/>
      <w:r w:rsidR="00EF5080" w:rsidRPr="008032D8">
        <w:rPr>
          <w:rFonts w:ascii="Times New Roman" w:hAnsi="Times New Roman" w:cs="Times New Roman"/>
          <w:lang w:val="en-GB"/>
        </w:rPr>
        <w:t>Eichhoff’s</w:t>
      </w:r>
      <w:proofErr w:type="spellEnd"/>
      <w:r w:rsidR="00EF5080" w:rsidRPr="008032D8">
        <w:rPr>
          <w:rFonts w:ascii="Times New Roman" w:hAnsi="Times New Roman" w:cs="Times New Roman"/>
          <w:lang w:val="en-GB"/>
        </w:rPr>
        <w:t xml:space="preserve"> suggestions nicely clung on the </w:t>
      </w:r>
      <w:r w:rsidR="0054101D" w:rsidRPr="008032D8">
        <w:rPr>
          <w:rFonts w:ascii="Times New Roman" w:hAnsi="Times New Roman" w:cs="Times New Roman"/>
          <w:lang w:val="en-GB"/>
        </w:rPr>
        <w:t xml:space="preserve">liberal </w:t>
      </w:r>
      <w:r w:rsidR="00EF5080" w:rsidRPr="008032D8">
        <w:rPr>
          <w:rFonts w:ascii="Times New Roman" w:hAnsi="Times New Roman" w:cs="Times New Roman"/>
          <w:lang w:val="en-GB"/>
        </w:rPr>
        <w:t xml:space="preserve">principle of freedom of navigation, that the revolutionary French </w:t>
      </w:r>
      <w:r w:rsidR="0054101D" w:rsidRPr="008032D8">
        <w:rPr>
          <w:rFonts w:ascii="Times New Roman" w:hAnsi="Times New Roman" w:cs="Times New Roman"/>
          <w:lang w:val="en-GB"/>
        </w:rPr>
        <w:t xml:space="preserve">themselves </w:t>
      </w:r>
      <w:r w:rsidR="00EF5080" w:rsidRPr="008032D8">
        <w:rPr>
          <w:rFonts w:ascii="Times New Roman" w:hAnsi="Times New Roman" w:cs="Times New Roman"/>
          <w:lang w:val="en-GB"/>
        </w:rPr>
        <w:t xml:space="preserve">had already materialised </w:t>
      </w:r>
      <w:r w:rsidR="0054101D" w:rsidRPr="008032D8">
        <w:rPr>
          <w:rFonts w:ascii="Times New Roman" w:hAnsi="Times New Roman" w:cs="Times New Roman"/>
          <w:lang w:val="en-GB"/>
        </w:rPr>
        <w:t>at</w:t>
      </w:r>
      <w:r w:rsidR="00EF5080" w:rsidRPr="008032D8">
        <w:rPr>
          <w:rFonts w:ascii="Times New Roman" w:hAnsi="Times New Roman" w:cs="Times New Roman"/>
          <w:lang w:val="en-GB"/>
        </w:rPr>
        <w:t xml:space="preserve"> </w:t>
      </w:r>
      <w:r w:rsidR="00EE798E" w:rsidRPr="008032D8">
        <w:rPr>
          <w:rFonts w:ascii="Times New Roman" w:hAnsi="Times New Roman" w:cs="Times New Roman"/>
          <w:lang w:val="en-GB"/>
        </w:rPr>
        <w:t xml:space="preserve">the </w:t>
      </w:r>
      <w:r w:rsidR="00EF5080" w:rsidRPr="008032D8">
        <w:rPr>
          <w:rFonts w:ascii="Times New Roman" w:hAnsi="Times New Roman" w:cs="Times New Roman"/>
          <w:lang w:val="en-GB"/>
        </w:rPr>
        <w:t>Scheldt in 1792 and had demanded for the Rhine</w:t>
      </w:r>
      <w:r w:rsidR="0054101D" w:rsidRPr="008032D8">
        <w:rPr>
          <w:rFonts w:ascii="Times New Roman" w:hAnsi="Times New Roman" w:cs="Times New Roman"/>
          <w:lang w:val="en-GB"/>
        </w:rPr>
        <w:t xml:space="preserve"> and other rivers</w:t>
      </w:r>
      <w:r w:rsidR="00EF5080" w:rsidRPr="008032D8">
        <w:rPr>
          <w:rFonts w:ascii="Times New Roman" w:hAnsi="Times New Roman" w:cs="Times New Roman"/>
          <w:lang w:val="en-GB"/>
        </w:rPr>
        <w:t xml:space="preserve"> at the Congress of Rastatt</w:t>
      </w:r>
      <w:r w:rsidR="0054101D" w:rsidRPr="008032D8">
        <w:rPr>
          <w:rFonts w:ascii="Times New Roman" w:hAnsi="Times New Roman" w:cs="Times New Roman"/>
          <w:lang w:val="en-GB"/>
        </w:rPr>
        <w:t xml:space="preserve"> in 1797. </w:t>
      </w:r>
      <w:r w:rsidR="00EA7AF6" w:rsidRPr="008032D8">
        <w:rPr>
          <w:rFonts w:ascii="Times New Roman" w:hAnsi="Times New Roman" w:cs="Times New Roman"/>
          <w:lang w:val="en-GB"/>
        </w:rPr>
        <w:t xml:space="preserve">Now </w:t>
      </w:r>
      <w:r w:rsidR="001A2D69" w:rsidRPr="008032D8">
        <w:rPr>
          <w:rFonts w:ascii="Times New Roman" w:hAnsi="Times New Roman" w:cs="Times New Roman"/>
          <w:lang w:val="en-GB"/>
        </w:rPr>
        <w:t xml:space="preserve">that </w:t>
      </w:r>
      <w:r w:rsidR="00EA7AF6" w:rsidRPr="008032D8">
        <w:rPr>
          <w:rFonts w:ascii="Times New Roman" w:hAnsi="Times New Roman" w:cs="Times New Roman"/>
          <w:lang w:val="en-GB"/>
        </w:rPr>
        <w:t>the peace was signed</w:t>
      </w:r>
      <w:r w:rsidR="0054101D" w:rsidRPr="008032D8">
        <w:rPr>
          <w:rFonts w:ascii="Times New Roman" w:hAnsi="Times New Roman" w:cs="Times New Roman"/>
          <w:lang w:val="en-GB"/>
        </w:rPr>
        <w:t xml:space="preserve"> in 1801</w:t>
      </w:r>
      <w:r w:rsidR="00EA7AF6" w:rsidRPr="008032D8">
        <w:rPr>
          <w:rFonts w:ascii="Times New Roman" w:hAnsi="Times New Roman" w:cs="Times New Roman"/>
          <w:lang w:val="en-GB"/>
        </w:rPr>
        <w:t xml:space="preserve">, </w:t>
      </w:r>
      <w:proofErr w:type="spellStart"/>
      <w:r w:rsidR="002677F1" w:rsidRPr="008032D8">
        <w:rPr>
          <w:rFonts w:ascii="Times New Roman" w:hAnsi="Times New Roman" w:cs="Times New Roman"/>
          <w:lang w:val="en-GB"/>
        </w:rPr>
        <w:t>Eichhoff</w:t>
      </w:r>
      <w:proofErr w:type="spellEnd"/>
      <w:r w:rsidR="002677F1" w:rsidRPr="008032D8">
        <w:rPr>
          <w:rFonts w:ascii="Times New Roman" w:hAnsi="Times New Roman" w:cs="Times New Roman"/>
          <w:lang w:val="en-GB"/>
        </w:rPr>
        <w:t xml:space="preserve"> argued that </w:t>
      </w:r>
      <w:r w:rsidR="00EA7AF6" w:rsidRPr="008032D8">
        <w:rPr>
          <w:rFonts w:ascii="Times New Roman" w:hAnsi="Times New Roman" w:cs="Times New Roman"/>
          <w:lang w:val="en-GB"/>
        </w:rPr>
        <w:t xml:space="preserve">the French authorities should practice what </w:t>
      </w:r>
      <w:r w:rsidR="00252747" w:rsidRPr="008032D8">
        <w:rPr>
          <w:rFonts w:ascii="Times New Roman" w:hAnsi="Times New Roman" w:cs="Times New Roman"/>
          <w:lang w:val="en-GB"/>
        </w:rPr>
        <w:t>they</w:t>
      </w:r>
      <w:r w:rsidR="00EA7AF6" w:rsidRPr="008032D8">
        <w:rPr>
          <w:rFonts w:ascii="Times New Roman" w:hAnsi="Times New Roman" w:cs="Times New Roman"/>
          <w:lang w:val="en-GB"/>
        </w:rPr>
        <w:t xml:space="preserve"> preached and install an enlightened government on the Rhine</w:t>
      </w:r>
      <w:r w:rsidR="00953AEB" w:rsidRPr="008032D8">
        <w:rPr>
          <w:rFonts w:ascii="Times New Roman" w:hAnsi="Times New Roman" w:cs="Times New Roman"/>
          <w:lang w:val="en-GB"/>
        </w:rPr>
        <w:t xml:space="preserve">, </w:t>
      </w:r>
      <w:r w:rsidR="00EA7AF6" w:rsidRPr="008032D8">
        <w:rPr>
          <w:rFonts w:ascii="Times New Roman" w:hAnsi="Times New Roman" w:cs="Times New Roman"/>
          <w:lang w:val="en-GB"/>
        </w:rPr>
        <w:t>allow</w:t>
      </w:r>
      <w:r w:rsidR="00953AEB" w:rsidRPr="008032D8">
        <w:rPr>
          <w:rFonts w:ascii="Times New Roman" w:hAnsi="Times New Roman" w:cs="Times New Roman"/>
          <w:lang w:val="en-GB"/>
        </w:rPr>
        <w:t>ing</w:t>
      </w:r>
      <w:r w:rsidR="001A2D69" w:rsidRPr="008032D8">
        <w:rPr>
          <w:rFonts w:ascii="Times New Roman" w:hAnsi="Times New Roman" w:cs="Times New Roman"/>
          <w:lang w:val="en-GB"/>
        </w:rPr>
        <w:t xml:space="preserve"> </w:t>
      </w:r>
      <w:r w:rsidR="00EA7AF6" w:rsidRPr="008032D8">
        <w:rPr>
          <w:rFonts w:ascii="Times New Roman" w:hAnsi="Times New Roman" w:cs="Times New Roman"/>
          <w:lang w:val="en-GB"/>
        </w:rPr>
        <w:t xml:space="preserve">stable and reciprocal transactions both within the Republic </w:t>
      </w:r>
      <w:r w:rsidR="00B06FB5" w:rsidRPr="008032D8">
        <w:rPr>
          <w:rFonts w:ascii="Times New Roman" w:hAnsi="Times New Roman" w:cs="Times New Roman"/>
          <w:lang w:val="en-GB"/>
        </w:rPr>
        <w:t>and</w:t>
      </w:r>
      <w:r w:rsidR="00EA7AF6" w:rsidRPr="008032D8">
        <w:rPr>
          <w:rFonts w:ascii="Times New Roman" w:hAnsi="Times New Roman" w:cs="Times New Roman"/>
          <w:lang w:val="en-GB"/>
        </w:rPr>
        <w:t xml:space="preserve"> between the French Republic on the left and the Holy Roman Empire on the right bank of the river. </w:t>
      </w:r>
      <w:proofErr w:type="spellStart"/>
      <w:r w:rsidR="00EE798E" w:rsidRPr="008032D8">
        <w:rPr>
          <w:rFonts w:ascii="Times New Roman" w:hAnsi="Times New Roman" w:cs="Times New Roman"/>
          <w:lang w:val="en-GB"/>
        </w:rPr>
        <w:t>Eichhoff’s</w:t>
      </w:r>
      <w:proofErr w:type="spellEnd"/>
      <w:r w:rsidR="00EE798E" w:rsidRPr="008032D8">
        <w:rPr>
          <w:rFonts w:ascii="Times New Roman" w:hAnsi="Times New Roman" w:cs="Times New Roman"/>
          <w:lang w:val="en-GB"/>
        </w:rPr>
        <w:t xml:space="preserve"> </w:t>
      </w:r>
      <w:r w:rsidR="00E41E4B" w:rsidRPr="008032D8">
        <w:rPr>
          <w:rFonts w:ascii="Times New Roman" w:hAnsi="Times New Roman" w:cs="Times New Roman"/>
          <w:lang w:val="en-GB"/>
        </w:rPr>
        <w:t>ideas</w:t>
      </w:r>
      <w:r w:rsidR="00EE798E" w:rsidRPr="008032D8">
        <w:rPr>
          <w:rFonts w:ascii="Times New Roman" w:hAnsi="Times New Roman" w:cs="Times New Roman"/>
          <w:lang w:val="en-GB"/>
        </w:rPr>
        <w:t xml:space="preserve"> were broadly supported. In 1803 the French diplomat Charles Etienne </w:t>
      </w:r>
      <w:proofErr w:type="spellStart"/>
      <w:r w:rsidR="00EE798E" w:rsidRPr="008032D8">
        <w:rPr>
          <w:rFonts w:ascii="Times New Roman" w:hAnsi="Times New Roman" w:cs="Times New Roman"/>
          <w:lang w:val="en-GB"/>
        </w:rPr>
        <w:t>Coquebert</w:t>
      </w:r>
      <w:proofErr w:type="spellEnd"/>
      <w:r w:rsidR="00EE798E" w:rsidRPr="008032D8">
        <w:rPr>
          <w:rFonts w:ascii="Times New Roman" w:hAnsi="Times New Roman" w:cs="Times New Roman"/>
          <w:lang w:val="en-GB"/>
        </w:rPr>
        <w:t xml:space="preserve"> de </w:t>
      </w:r>
      <w:proofErr w:type="spellStart"/>
      <w:r w:rsidR="00EE798E" w:rsidRPr="008032D8">
        <w:rPr>
          <w:rFonts w:ascii="Times New Roman" w:hAnsi="Times New Roman" w:cs="Times New Roman"/>
          <w:lang w:val="en-GB"/>
        </w:rPr>
        <w:t>Montbret</w:t>
      </w:r>
      <w:proofErr w:type="spellEnd"/>
      <w:r w:rsidR="00EE798E" w:rsidRPr="008032D8">
        <w:rPr>
          <w:rFonts w:ascii="Times New Roman" w:hAnsi="Times New Roman" w:cs="Times New Roman"/>
          <w:lang w:val="en-GB"/>
        </w:rPr>
        <w:t xml:space="preserve"> started negotiations with the German empire</w:t>
      </w:r>
      <w:r w:rsidR="00F46DCE" w:rsidRPr="008032D8">
        <w:rPr>
          <w:rFonts w:ascii="Times New Roman" w:hAnsi="Times New Roman" w:cs="Times New Roman"/>
          <w:lang w:val="en-GB"/>
        </w:rPr>
        <w:t xml:space="preserve"> and,</w:t>
      </w:r>
      <w:r w:rsidR="00EE798E" w:rsidRPr="008032D8">
        <w:rPr>
          <w:rFonts w:ascii="Times New Roman" w:hAnsi="Times New Roman" w:cs="Times New Roman"/>
          <w:lang w:val="en-GB"/>
        </w:rPr>
        <w:t xml:space="preserve"> in August</w:t>
      </w:r>
      <w:r w:rsidR="00D03B1F" w:rsidRPr="008032D8">
        <w:rPr>
          <w:rFonts w:ascii="Times New Roman" w:hAnsi="Times New Roman" w:cs="Times New Roman"/>
          <w:lang w:val="en-GB"/>
        </w:rPr>
        <w:t xml:space="preserve"> 1804, for the first time in modern history two sovereign entities agreed on establishing a shared organization for the management of a common river</w:t>
      </w:r>
      <w:r w:rsidR="00D03B1F" w:rsidRPr="008032D8">
        <w:rPr>
          <w:rFonts w:ascii="Times New Roman" w:hAnsi="Times New Roman" w:cs="Times New Roman"/>
          <w:color w:val="000000" w:themeColor="text1"/>
          <w:lang w:val="en-GB"/>
        </w:rPr>
        <w:t>.</w:t>
      </w:r>
      <w:r w:rsidR="00D03B1F" w:rsidRPr="008032D8">
        <w:rPr>
          <w:rFonts w:ascii="Times New Roman" w:hAnsi="Times New Roman" w:cs="Times New Roman"/>
          <w:lang w:val="en-GB"/>
        </w:rPr>
        <w:t xml:space="preserve">  </w:t>
      </w:r>
    </w:p>
    <w:p w14:paraId="0DFAEE5F" w14:textId="445BE634" w:rsidR="00EE798E" w:rsidRPr="008032D8" w:rsidRDefault="00D03B1F"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The </w:t>
      </w:r>
      <w:r w:rsidR="00DD1DD0" w:rsidRPr="008032D8">
        <w:rPr>
          <w:rFonts w:ascii="Times New Roman" w:hAnsi="Times New Roman" w:cs="Times New Roman"/>
          <w:lang w:val="en-GB"/>
        </w:rPr>
        <w:t xml:space="preserve">so-called </w:t>
      </w:r>
      <w:r w:rsidRPr="008032D8">
        <w:rPr>
          <w:rFonts w:ascii="Times New Roman" w:hAnsi="Times New Roman" w:cs="Times New Roman"/>
          <w:color w:val="000000" w:themeColor="text1"/>
          <w:lang w:val="en-GB"/>
        </w:rPr>
        <w:t xml:space="preserve">Octroi Convention </w:t>
      </w:r>
      <w:r w:rsidR="00DC3702" w:rsidRPr="008032D8">
        <w:rPr>
          <w:rFonts w:ascii="Times New Roman" w:hAnsi="Times New Roman" w:cs="Times New Roman"/>
          <w:color w:val="000000" w:themeColor="text1"/>
          <w:lang w:val="en-GB"/>
        </w:rPr>
        <w:t xml:space="preserve">on the navigation of the Rhine </w:t>
      </w:r>
      <w:r w:rsidRPr="008032D8">
        <w:rPr>
          <w:rFonts w:ascii="Times New Roman" w:hAnsi="Times New Roman" w:cs="Times New Roman"/>
          <w:color w:val="000000" w:themeColor="text1"/>
          <w:lang w:val="en-GB"/>
        </w:rPr>
        <w:t xml:space="preserve">between the </w:t>
      </w:r>
      <w:r w:rsidR="00B14116" w:rsidRPr="008032D8">
        <w:rPr>
          <w:rFonts w:ascii="Times New Roman" w:hAnsi="Times New Roman" w:cs="Times New Roman"/>
          <w:color w:val="000000" w:themeColor="text1"/>
          <w:lang w:val="en-GB"/>
        </w:rPr>
        <w:t>German</w:t>
      </w:r>
      <w:r w:rsidRPr="008032D8">
        <w:rPr>
          <w:rFonts w:ascii="Times New Roman" w:hAnsi="Times New Roman" w:cs="Times New Roman"/>
          <w:color w:val="000000" w:themeColor="text1"/>
          <w:lang w:val="en-GB"/>
        </w:rPr>
        <w:t xml:space="preserve"> Empire</w:t>
      </w:r>
      <w:r w:rsidR="00B14116" w:rsidRPr="008032D8">
        <w:rPr>
          <w:rFonts w:ascii="Times New Roman" w:hAnsi="Times New Roman" w:cs="Times New Roman"/>
          <w:color w:val="000000" w:themeColor="text1"/>
          <w:lang w:val="en-GB"/>
        </w:rPr>
        <w:t xml:space="preserve"> and France</w:t>
      </w:r>
      <w:r w:rsidRPr="008032D8">
        <w:rPr>
          <w:rFonts w:ascii="Times New Roman" w:hAnsi="Times New Roman" w:cs="Times New Roman"/>
          <w:color w:val="000000" w:themeColor="text1"/>
          <w:lang w:val="en-GB"/>
        </w:rPr>
        <w:t>,</w:t>
      </w:r>
      <w:r w:rsidRPr="008032D8">
        <w:rPr>
          <w:rFonts w:ascii="Times New Roman" w:hAnsi="Times New Roman" w:cs="Times New Roman"/>
          <w:color w:val="FF0000"/>
          <w:lang w:val="en-GB"/>
        </w:rPr>
        <w:t xml:space="preserve"> </w:t>
      </w:r>
      <w:r w:rsidRPr="008032D8">
        <w:rPr>
          <w:rFonts w:ascii="Times New Roman" w:hAnsi="Times New Roman" w:cs="Times New Roman"/>
          <w:lang w:val="en-GB"/>
        </w:rPr>
        <w:t xml:space="preserve">ratified in </w:t>
      </w:r>
      <w:r w:rsidR="00B14116" w:rsidRPr="008032D8">
        <w:rPr>
          <w:rFonts w:ascii="Times New Roman" w:hAnsi="Times New Roman" w:cs="Times New Roman"/>
          <w:lang w:val="en-GB"/>
        </w:rPr>
        <w:t xml:space="preserve">February and </w:t>
      </w:r>
      <w:r w:rsidRPr="008032D8">
        <w:rPr>
          <w:rFonts w:ascii="Times New Roman" w:hAnsi="Times New Roman" w:cs="Times New Roman"/>
          <w:lang w:val="en-GB"/>
        </w:rPr>
        <w:t xml:space="preserve">May 1805, aimed at rationalizing and harmonizing the fiscal and commercial regimes for the river between the Swiss and the Dutch borders. </w:t>
      </w:r>
      <w:r w:rsidR="001A79F4" w:rsidRPr="008032D8">
        <w:rPr>
          <w:rFonts w:ascii="Times New Roman" w:hAnsi="Times New Roman" w:cs="Times New Roman"/>
          <w:lang w:val="en-GB"/>
        </w:rPr>
        <w:t xml:space="preserve">Appointed by both governments, </w:t>
      </w:r>
      <w:proofErr w:type="spellStart"/>
      <w:r w:rsidRPr="008032D8">
        <w:rPr>
          <w:rFonts w:ascii="Times New Roman" w:hAnsi="Times New Roman" w:cs="Times New Roman"/>
          <w:lang w:val="en-GB"/>
        </w:rPr>
        <w:t>Coquebert</w:t>
      </w:r>
      <w:proofErr w:type="spellEnd"/>
      <w:r w:rsidRPr="008032D8">
        <w:rPr>
          <w:rFonts w:ascii="Times New Roman" w:hAnsi="Times New Roman" w:cs="Times New Roman"/>
          <w:lang w:val="en-GB"/>
        </w:rPr>
        <w:t xml:space="preserve"> de </w:t>
      </w:r>
      <w:proofErr w:type="spellStart"/>
      <w:r w:rsidRPr="008032D8">
        <w:rPr>
          <w:rFonts w:ascii="Times New Roman" w:hAnsi="Times New Roman" w:cs="Times New Roman"/>
          <w:lang w:val="en-GB"/>
        </w:rPr>
        <w:t>Montbret</w:t>
      </w:r>
      <w:proofErr w:type="spellEnd"/>
      <w:r w:rsidRPr="008032D8">
        <w:rPr>
          <w:rFonts w:ascii="Times New Roman" w:hAnsi="Times New Roman" w:cs="Times New Roman"/>
          <w:lang w:val="en-GB"/>
        </w:rPr>
        <w:t xml:space="preserve"> worked vigorously </w:t>
      </w:r>
      <w:r w:rsidR="00A750CE" w:rsidRPr="008032D8">
        <w:rPr>
          <w:rFonts w:ascii="Times New Roman" w:hAnsi="Times New Roman" w:cs="Times New Roman"/>
          <w:lang w:val="en-GB"/>
        </w:rPr>
        <w:t xml:space="preserve">as Commissioner-General </w:t>
      </w:r>
      <w:r w:rsidRPr="008032D8">
        <w:rPr>
          <w:rFonts w:ascii="Times New Roman" w:hAnsi="Times New Roman" w:cs="Times New Roman"/>
          <w:lang w:val="en-GB"/>
        </w:rPr>
        <w:t>to put in place the necessary procedures and administrative organization</w:t>
      </w:r>
      <w:r w:rsidR="004F4F3C" w:rsidRPr="008032D8">
        <w:rPr>
          <w:rFonts w:ascii="Times New Roman" w:hAnsi="Times New Roman" w:cs="Times New Roman"/>
          <w:lang w:val="en-GB"/>
        </w:rPr>
        <w:t xml:space="preserve">. </w:t>
      </w:r>
      <w:r w:rsidRPr="008032D8">
        <w:rPr>
          <w:rFonts w:ascii="Times New Roman" w:hAnsi="Times New Roman" w:cs="Times New Roman"/>
          <w:lang w:val="en-GB"/>
        </w:rPr>
        <w:t xml:space="preserve">Measures such as the reduction of tolling stations (from 32 to 12), the publication of toll schedules and the abolishment of staple rights in Cologne and Mainz saved merchants considerable time, risk and money. The authorities’ commitment to utilize the toll incomes to improve navigability by means of policing </w:t>
      </w:r>
      <w:r w:rsidR="005D708C" w:rsidRPr="008032D8">
        <w:rPr>
          <w:rFonts w:ascii="Times New Roman" w:hAnsi="Times New Roman" w:cs="Times New Roman"/>
          <w:lang w:val="en-GB"/>
        </w:rPr>
        <w:t xml:space="preserve">along with </w:t>
      </w:r>
      <w:r w:rsidRPr="008032D8">
        <w:rPr>
          <w:rFonts w:ascii="Times New Roman" w:hAnsi="Times New Roman" w:cs="Times New Roman"/>
          <w:lang w:val="en-GB"/>
        </w:rPr>
        <w:t xml:space="preserve">channel and towpath maintenance increased trade security for merchants and skippers </w:t>
      </w:r>
      <w:r w:rsidR="005D477C" w:rsidRPr="008032D8">
        <w:rPr>
          <w:rFonts w:ascii="Times New Roman" w:hAnsi="Times New Roman" w:cs="Times New Roman"/>
          <w:lang w:val="en-GB"/>
        </w:rPr>
        <w:t>i</w:t>
      </w:r>
      <w:r w:rsidRPr="008032D8">
        <w:rPr>
          <w:rFonts w:ascii="Times New Roman" w:hAnsi="Times New Roman" w:cs="Times New Roman"/>
          <w:lang w:val="en-GB"/>
        </w:rPr>
        <w:t xml:space="preserve">n the longer term. The French and German authorities appointed a small international </w:t>
      </w:r>
      <w:r w:rsidR="00F534D1" w:rsidRPr="008032D8">
        <w:rPr>
          <w:rFonts w:ascii="Times New Roman" w:hAnsi="Times New Roman" w:cs="Times New Roman"/>
          <w:lang w:val="en-GB"/>
        </w:rPr>
        <w:t>s</w:t>
      </w:r>
      <w:r w:rsidRPr="008032D8">
        <w:rPr>
          <w:rFonts w:ascii="Times New Roman" w:hAnsi="Times New Roman" w:cs="Times New Roman"/>
          <w:lang w:val="en-GB"/>
        </w:rPr>
        <w:t xml:space="preserve">ecretariat that would superintend the full enactment of the Octroi Convention. The </w:t>
      </w:r>
      <w:r w:rsidR="00EA4F64" w:rsidRPr="008032D8">
        <w:rPr>
          <w:rFonts w:ascii="Times New Roman" w:hAnsi="Times New Roman" w:cs="Times New Roman"/>
          <w:lang w:val="en-GB"/>
        </w:rPr>
        <w:t>Director-</w:t>
      </w:r>
      <w:r w:rsidRPr="008032D8">
        <w:rPr>
          <w:rFonts w:ascii="Times New Roman" w:hAnsi="Times New Roman" w:cs="Times New Roman"/>
          <w:lang w:val="en-GB"/>
        </w:rPr>
        <w:t xml:space="preserve">General, appointed by both authorities, was responsible for toll collection and general management. Four Inspectors, two appointed by each government, were accountable for inspecting the conditions of the riverbed and the towpaths and for securing a proper course of action at the tolling stations. This five-headed Secretariat, each of whom took an oath of allegiance to both the French and the German authorities, also constituted a Court of Appeal for skippers to object to penalties or presumed wrongdoings committed by Octroi agents. The Octroi administration was unique, not because it fully employed enlightened and </w:t>
      </w:r>
      <w:r w:rsidRPr="008032D8">
        <w:rPr>
          <w:rFonts w:ascii="Times New Roman" w:hAnsi="Times New Roman" w:cs="Times New Roman"/>
          <w:lang w:val="en-GB"/>
        </w:rPr>
        <w:lastRenderedPageBreak/>
        <w:t>revolutionary principles, but because of its supranational legal and institutional organization that governed the Rhine as a unitary whole, as Eichhoff had advocated since 1801.</w:t>
      </w:r>
    </w:p>
    <w:p w14:paraId="7CCBF658" w14:textId="348ABCA1" w:rsidR="00EA7AF6" w:rsidRPr="008032D8" w:rsidRDefault="00EA7AF6"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Even though </w:t>
      </w:r>
      <w:r w:rsidR="00E948ED" w:rsidRPr="008032D8">
        <w:rPr>
          <w:rFonts w:ascii="Times New Roman" w:hAnsi="Times New Roman" w:cs="Times New Roman"/>
          <w:lang w:val="en-GB"/>
        </w:rPr>
        <w:t xml:space="preserve">contemporaries called into question </w:t>
      </w:r>
      <w:proofErr w:type="spellStart"/>
      <w:r w:rsidR="00EE798E" w:rsidRPr="008032D8">
        <w:rPr>
          <w:rFonts w:ascii="Times New Roman" w:hAnsi="Times New Roman" w:cs="Times New Roman"/>
          <w:lang w:val="en-GB"/>
        </w:rPr>
        <w:t>Eichhoff’s</w:t>
      </w:r>
      <w:proofErr w:type="spellEnd"/>
      <w:r w:rsidRPr="008032D8">
        <w:rPr>
          <w:rFonts w:ascii="Times New Roman" w:hAnsi="Times New Roman" w:cs="Times New Roman"/>
          <w:lang w:val="en-GB"/>
        </w:rPr>
        <w:t xml:space="preserve"> authorship of </w:t>
      </w:r>
      <w:r w:rsidR="00A52F12" w:rsidRPr="008032D8">
        <w:rPr>
          <w:rFonts w:ascii="Times New Roman" w:hAnsi="Times New Roman" w:cs="Times New Roman"/>
          <w:lang w:val="en-GB"/>
        </w:rPr>
        <w:t>the</w:t>
      </w:r>
      <w:r w:rsidRPr="008032D8">
        <w:rPr>
          <w:rFonts w:ascii="Times New Roman" w:hAnsi="Times New Roman" w:cs="Times New Roman"/>
          <w:lang w:val="en-GB"/>
        </w:rPr>
        <w:t xml:space="preserve"> </w:t>
      </w:r>
      <w:r w:rsidR="009F2AC7" w:rsidRPr="008032D8">
        <w:rPr>
          <w:rFonts w:ascii="Times New Roman" w:hAnsi="Times New Roman" w:cs="Times New Roman"/>
          <w:lang w:val="en-GB"/>
        </w:rPr>
        <w:t xml:space="preserve">1802 </w:t>
      </w:r>
      <w:r w:rsidR="00252747" w:rsidRPr="008032D8">
        <w:rPr>
          <w:rFonts w:ascii="Times New Roman" w:hAnsi="Times New Roman" w:cs="Times New Roman"/>
          <w:lang w:val="en-GB"/>
        </w:rPr>
        <w:t>memorandum</w:t>
      </w:r>
      <w:r w:rsidRPr="008032D8">
        <w:rPr>
          <w:rFonts w:ascii="Times New Roman" w:hAnsi="Times New Roman" w:cs="Times New Roman"/>
          <w:lang w:val="en-GB"/>
        </w:rPr>
        <w:t xml:space="preserve">, there was no doubt that with this publication </w:t>
      </w:r>
      <w:r w:rsidR="00EE798E" w:rsidRPr="008032D8">
        <w:rPr>
          <w:rFonts w:ascii="Times New Roman" w:hAnsi="Times New Roman" w:cs="Times New Roman"/>
          <w:lang w:val="en-GB"/>
        </w:rPr>
        <w:t>he</w:t>
      </w:r>
      <w:r w:rsidR="00441D39" w:rsidRPr="008032D8">
        <w:rPr>
          <w:rFonts w:ascii="Times New Roman" w:hAnsi="Times New Roman" w:cs="Times New Roman"/>
          <w:lang w:val="en-GB"/>
        </w:rPr>
        <w:t xml:space="preserve"> </w:t>
      </w:r>
      <w:r w:rsidR="00D03B1F" w:rsidRPr="008032D8">
        <w:rPr>
          <w:rFonts w:ascii="Times New Roman" w:hAnsi="Times New Roman" w:cs="Times New Roman"/>
          <w:lang w:val="en-GB"/>
        </w:rPr>
        <w:t xml:space="preserve">had </w:t>
      </w:r>
      <w:r w:rsidRPr="008032D8">
        <w:rPr>
          <w:rFonts w:ascii="Times New Roman" w:hAnsi="Times New Roman" w:cs="Times New Roman"/>
          <w:lang w:val="en-GB"/>
        </w:rPr>
        <w:t>manifest</w:t>
      </w:r>
      <w:r w:rsidR="00E948ED" w:rsidRPr="008032D8">
        <w:rPr>
          <w:rFonts w:ascii="Times New Roman" w:hAnsi="Times New Roman" w:cs="Times New Roman"/>
          <w:lang w:val="en-GB"/>
        </w:rPr>
        <w:t>ed</w:t>
      </w:r>
      <w:r w:rsidRPr="008032D8">
        <w:rPr>
          <w:rFonts w:ascii="Times New Roman" w:hAnsi="Times New Roman" w:cs="Times New Roman"/>
          <w:lang w:val="en-GB"/>
        </w:rPr>
        <w:t xml:space="preserve"> himself in the French political arena</w:t>
      </w:r>
      <w:r w:rsidR="00B769AB" w:rsidRPr="008032D8">
        <w:rPr>
          <w:rFonts w:ascii="Times New Roman" w:hAnsi="Times New Roman" w:cs="Times New Roman"/>
          <w:lang w:val="en-GB"/>
        </w:rPr>
        <w:t>. From now on he was</w:t>
      </w:r>
      <w:r w:rsidRPr="008032D8">
        <w:rPr>
          <w:rFonts w:ascii="Times New Roman" w:hAnsi="Times New Roman" w:cs="Times New Roman"/>
          <w:lang w:val="en-GB"/>
        </w:rPr>
        <w:t xml:space="preserve"> not only </w:t>
      </w:r>
      <w:r w:rsidRPr="008032D8">
        <w:rPr>
          <w:rFonts w:ascii="Times New Roman" w:hAnsi="Times New Roman" w:cs="Times New Roman"/>
          <w:i/>
          <w:iCs/>
          <w:lang w:val="en-GB"/>
        </w:rPr>
        <w:t>the</w:t>
      </w:r>
      <w:r w:rsidRPr="008032D8">
        <w:rPr>
          <w:rFonts w:ascii="Times New Roman" w:hAnsi="Times New Roman" w:cs="Times New Roman"/>
          <w:lang w:val="en-GB"/>
        </w:rPr>
        <w:t xml:space="preserve"> statistical expert on commerce and navigation along the Rhine, but also a figure above the parties, calling for the establishment of a commission of wise merchants</w:t>
      </w:r>
      <w:r w:rsidR="003F02BD" w:rsidRPr="008032D8">
        <w:rPr>
          <w:rFonts w:ascii="Times New Roman" w:hAnsi="Times New Roman" w:cs="Times New Roman"/>
          <w:lang w:val="en-GB"/>
        </w:rPr>
        <w:t>,</w:t>
      </w:r>
      <w:r w:rsidRPr="008032D8">
        <w:rPr>
          <w:rFonts w:ascii="Times New Roman" w:hAnsi="Times New Roman" w:cs="Times New Roman"/>
          <w:lang w:val="en-GB"/>
        </w:rPr>
        <w:t xml:space="preserve"> rather than diplomats</w:t>
      </w:r>
      <w:r w:rsidR="000B11F2" w:rsidRPr="008032D8">
        <w:rPr>
          <w:rFonts w:ascii="Times New Roman" w:hAnsi="Times New Roman" w:cs="Times New Roman"/>
          <w:lang w:val="en-GB"/>
        </w:rPr>
        <w:t>,</w:t>
      </w:r>
      <w:r w:rsidR="00DD1DD0" w:rsidRPr="008032D8">
        <w:rPr>
          <w:rFonts w:ascii="Times New Roman" w:hAnsi="Times New Roman" w:cs="Times New Roman"/>
          <w:lang w:val="en-GB"/>
        </w:rPr>
        <w:t xml:space="preserve"> to</w:t>
      </w:r>
      <w:r w:rsidRPr="008032D8">
        <w:rPr>
          <w:rFonts w:ascii="Times New Roman" w:hAnsi="Times New Roman" w:cs="Times New Roman"/>
          <w:lang w:val="en-GB"/>
        </w:rPr>
        <w:t xml:space="preserve"> prepare the stipulations for a future harmonized Rhine regime.</w:t>
      </w:r>
      <w:r w:rsidR="00A52F12" w:rsidRPr="008032D8">
        <w:rPr>
          <w:rFonts w:ascii="Times New Roman" w:hAnsi="Times New Roman" w:cs="Times New Roman"/>
          <w:lang w:val="en-GB"/>
        </w:rPr>
        <w:t xml:space="preserve"> </w:t>
      </w:r>
      <w:r w:rsidR="00A038B9" w:rsidRPr="008032D8">
        <w:rPr>
          <w:rFonts w:ascii="Times New Roman" w:hAnsi="Times New Roman" w:cs="Times New Roman"/>
          <w:lang w:val="en-GB"/>
        </w:rPr>
        <w:t>T</w:t>
      </w:r>
      <w:r w:rsidR="00D03B1F" w:rsidRPr="008032D8">
        <w:rPr>
          <w:rFonts w:ascii="Times New Roman" w:hAnsi="Times New Roman" w:cs="Times New Roman"/>
          <w:lang w:val="en-GB"/>
        </w:rPr>
        <w:t xml:space="preserve">herefore, </w:t>
      </w:r>
      <w:r w:rsidR="00B46A56" w:rsidRPr="008032D8">
        <w:rPr>
          <w:rFonts w:ascii="Times New Roman" w:hAnsi="Times New Roman" w:cs="Times New Roman"/>
          <w:lang w:val="en-GB"/>
        </w:rPr>
        <w:t xml:space="preserve">after the conclusion of the </w:t>
      </w:r>
      <w:r w:rsidR="004E35E5" w:rsidRPr="008032D8">
        <w:rPr>
          <w:rFonts w:ascii="Times New Roman" w:hAnsi="Times New Roman" w:cs="Times New Roman"/>
          <w:lang w:val="en-GB"/>
        </w:rPr>
        <w:t>Convention</w:t>
      </w:r>
      <w:r w:rsidR="00A038B9" w:rsidRPr="008032D8">
        <w:rPr>
          <w:rFonts w:ascii="Times New Roman" w:hAnsi="Times New Roman" w:cs="Times New Roman"/>
          <w:lang w:val="en-GB"/>
        </w:rPr>
        <w:t xml:space="preserve"> it was no surprise that</w:t>
      </w:r>
      <w:r w:rsidR="00B46A56" w:rsidRPr="008032D8">
        <w:rPr>
          <w:rFonts w:ascii="Times New Roman" w:hAnsi="Times New Roman" w:cs="Times New Roman"/>
          <w:lang w:val="en-GB"/>
        </w:rPr>
        <w:t xml:space="preserve"> </w:t>
      </w:r>
      <w:proofErr w:type="spellStart"/>
      <w:r w:rsidR="00B769AB" w:rsidRPr="008032D8">
        <w:rPr>
          <w:rFonts w:ascii="Times New Roman" w:hAnsi="Times New Roman" w:cs="Times New Roman"/>
          <w:lang w:val="en-GB"/>
        </w:rPr>
        <w:t>Eichhoff</w:t>
      </w:r>
      <w:proofErr w:type="spellEnd"/>
      <w:r w:rsidR="00B769AB" w:rsidRPr="008032D8">
        <w:rPr>
          <w:rFonts w:ascii="Times New Roman" w:hAnsi="Times New Roman" w:cs="Times New Roman"/>
          <w:lang w:val="en-GB"/>
        </w:rPr>
        <w:t xml:space="preserve"> was recruited</w:t>
      </w:r>
      <w:r w:rsidR="00AF77BE" w:rsidRPr="008032D8">
        <w:rPr>
          <w:rFonts w:ascii="Times New Roman" w:hAnsi="Times New Roman" w:cs="Times New Roman"/>
          <w:lang w:val="en-GB"/>
        </w:rPr>
        <w:t>, f</w:t>
      </w:r>
      <w:r w:rsidR="00B769AB" w:rsidRPr="008032D8">
        <w:rPr>
          <w:rFonts w:ascii="Times New Roman" w:hAnsi="Times New Roman" w:cs="Times New Roman"/>
          <w:lang w:val="en-GB"/>
        </w:rPr>
        <w:t xml:space="preserve">irst as an </w:t>
      </w:r>
      <w:r w:rsidR="004E35E5" w:rsidRPr="008032D8">
        <w:rPr>
          <w:rFonts w:ascii="Times New Roman" w:hAnsi="Times New Roman" w:cs="Times New Roman"/>
          <w:lang w:val="en-GB"/>
        </w:rPr>
        <w:t>I</w:t>
      </w:r>
      <w:r w:rsidR="00B769AB" w:rsidRPr="008032D8">
        <w:rPr>
          <w:rFonts w:ascii="Times New Roman" w:hAnsi="Times New Roman" w:cs="Times New Roman"/>
          <w:lang w:val="en-GB"/>
        </w:rPr>
        <w:t>nspector</w:t>
      </w:r>
      <w:r w:rsidR="006F3E32" w:rsidRPr="008032D8">
        <w:rPr>
          <w:rFonts w:ascii="Times New Roman" w:hAnsi="Times New Roman" w:cs="Times New Roman"/>
          <w:lang w:val="en-GB"/>
        </w:rPr>
        <w:t>. I</w:t>
      </w:r>
      <w:r w:rsidR="00B769AB" w:rsidRPr="008032D8">
        <w:rPr>
          <w:rFonts w:ascii="Times New Roman" w:hAnsi="Times New Roman" w:cs="Times New Roman"/>
          <w:lang w:val="en-GB"/>
        </w:rPr>
        <w:t>n 1806</w:t>
      </w:r>
      <w:r w:rsidR="00D03B1F" w:rsidRPr="008032D8">
        <w:rPr>
          <w:rFonts w:ascii="Times New Roman" w:hAnsi="Times New Roman" w:cs="Times New Roman"/>
          <w:lang w:val="en-GB"/>
        </w:rPr>
        <w:t xml:space="preserve">, when </w:t>
      </w:r>
      <w:proofErr w:type="spellStart"/>
      <w:r w:rsidR="00D03B1F" w:rsidRPr="008032D8">
        <w:rPr>
          <w:rFonts w:ascii="Times New Roman" w:hAnsi="Times New Roman" w:cs="Times New Roman"/>
          <w:lang w:val="en-GB"/>
        </w:rPr>
        <w:t>Coquebert</w:t>
      </w:r>
      <w:proofErr w:type="spellEnd"/>
      <w:r w:rsidR="00D03B1F" w:rsidRPr="008032D8">
        <w:rPr>
          <w:rFonts w:ascii="Times New Roman" w:hAnsi="Times New Roman" w:cs="Times New Roman"/>
          <w:lang w:val="en-GB"/>
        </w:rPr>
        <w:t xml:space="preserve"> de </w:t>
      </w:r>
      <w:proofErr w:type="spellStart"/>
      <w:r w:rsidR="00D03B1F" w:rsidRPr="008032D8">
        <w:rPr>
          <w:rFonts w:ascii="Times New Roman" w:hAnsi="Times New Roman" w:cs="Times New Roman"/>
          <w:lang w:val="en-GB"/>
        </w:rPr>
        <w:t>Montbret</w:t>
      </w:r>
      <w:proofErr w:type="spellEnd"/>
      <w:r w:rsidR="00D03B1F" w:rsidRPr="008032D8">
        <w:rPr>
          <w:rFonts w:ascii="Times New Roman" w:hAnsi="Times New Roman" w:cs="Times New Roman"/>
          <w:lang w:val="en-GB"/>
        </w:rPr>
        <w:t xml:space="preserve"> </w:t>
      </w:r>
      <w:r w:rsidR="006F3E32" w:rsidRPr="008032D8">
        <w:rPr>
          <w:rFonts w:ascii="Times New Roman" w:hAnsi="Times New Roman" w:cs="Times New Roman"/>
          <w:lang w:val="en-GB"/>
        </w:rPr>
        <w:t xml:space="preserve">became Director of </w:t>
      </w:r>
      <w:r w:rsidR="005D477C" w:rsidRPr="008032D8">
        <w:rPr>
          <w:rFonts w:ascii="Times New Roman" w:hAnsi="Times New Roman" w:cs="Times New Roman"/>
          <w:lang w:val="en-GB"/>
        </w:rPr>
        <w:t>S</w:t>
      </w:r>
      <w:r w:rsidR="006F3E32" w:rsidRPr="008032D8">
        <w:rPr>
          <w:rFonts w:ascii="Times New Roman" w:hAnsi="Times New Roman" w:cs="Times New Roman"/>
          <w:lang w:val="en-GB"/>
        </w:rPr>
        <w:t xml:space="preserve">tatistics at the French Ministry of the Interior, he </w:t>
      </w:r>
      <w:r w:rsidR="00D03B1F" w:rsidRPr="008032D8">
        <w:rPr>
          <w:rFonts w:ascii="Times New Roman" w:hAnsi="Times New Roman" w:cs="Times New Roman"/>
          <w:lang w:val="en-GB"/>
        </w:rPr>
        <w:t xml:space="preserve">was discharged as </w:t>
      </w:r>
      <w:r w:rsidR="006F3E32" w:rsidRPr="008032D8">
        <w:rPr>
          <w:rFonts w:ascii="Times New Roman" w:hAnsi="Times New Roman" w:cs="Times New Roman"/>
          <w:lang w:val="en-GB"/>
        </w:rPr>
        <w:t>C</w:t>
      </w:r>
      <w:r w:rsidR="004F4F3C" w:rsidRPr="008032D8">
        <w:rPr>
          <w:rFonts w:ascii="Times New Roman" w:hAnsi="Times New Roman" w:cs="Times New Roman"/>
          <w:lang w:val="en-GB"/>
        </w:rPr>
        <w:t>ommissioner</w:t>
      </w:r>
      <w:r w:rsidR="00A750CE" w:rsidRPr="008032D8">
        <w:rPr>
          <w:rFonts w:ascii="Times New Roman" w:hAnsi="Times New Roman" w:cs="Times New Roman"/>
          <w:lang w:val="en-GB"/>
        </w:rPr>
        <w:t>-General</w:t>
      </w:r>
      <w:r w:rsidR="005767E3" w:rsidRPr="008032D8">
        <w:rPr>
          <w:rFonts w:ascii="Times New Roman" w:hAnsi="Times New Roman" w:cs="Times New Roman"/>
          <w:lang w:val="en-GB"/>
        </w:rPr>
        <w:t xml:space="preserve"> </w:t>
      </w:r>
      <w:r w:rsidR="00A750CE" w:rsidRPr="008032D8">
        <w:rPr>
          <w:rFonts w:ascii="Times New Roman" w:hAnsi="Times New Roman" w:cs="Times New Roman"/>
          <w:lang w:val="en-GB"/>
        </w:rPr>
        <w:t>responsible for</w:t>
      </w:r>
      <w:r w:rsidR="005767E3" w:rsidRPr="008032D8">
        <w:rPr>
          <w:rFonts w:ascii="Times New Roman" w:hAnsi="Times New Roman" w:cs="Times New Roman"/>
          <w:lang w:val="en-GB"/>
        </w:rPr>
        <w:t xml:space="preserve"> setting up </w:t>
      </w:r>
      <w:r w:rsidR="006F3E32" w:rsidRPr="008032D8">
        <w:rPr>
          <w:rFonts w:ascii="Times New Roman" w:hAnsi="Times New Roman" w:cs="Times New Roman"/>
          <w:lang w:val="en-GB"/>
        </w:rPr>
        <w:t>the Oct</w:t>
      </w:r>
      <w:r w:rsidR="00A750CE" w:rsidRPr="008032D8">
        <w:rPr>
          <w:rFonts w:ascii="Times New Roman" w:hAnsi="Times New Roman" w:cs="Times New Roman"/>
          <w:lang w:val="en-GB"/>
        </w:rPr>
        <w:t>r</w:t>
      </w:r>
      <w:r w:rsidR="006F3E32" w:rsidRPr="008032D8">
        <w:rPr>
          <w:rFonts w:ascii="Times New Roman" w:hAnsi="Times New Roman" w:cs="Times New Roman"/>
          <w:lang w:val="en-GB"/>
        </w:rPr>
        <w:t>oi administration.</w:t>
      </w:r>
      <w:r w:rsidR="00D03B1F" w:rsidRPr="008032D8">
        <w:rPr>
          <w:rFonts w:ascii="Times New Roman" w:hAnsi="Times New Roman" w:cs="Times New Roman"/>
          <w:lang w:val="en-GB"/>
        </w:rPr>
        <w:t xml:space="preserve"> </w:t>
      </w:r>
      <w:proofErr w:type="spellStart"/>
      <w:r w:rsidR="00EA4F64" w:rsidRPr="008032D8">
        <w:rPr>
          <w:rFonts w:ascii="Times New Roman" w:hAnsi="Times New Roman" w:cs="Times New Roman"/>
          <w:lang w:val="en-GB"/>
        </w:rPr>
        <w:t>Eichhoff</w:t>
      </w:r>
      <w:proofErr w:type="spellEnd"/>
      <w:r w:rsidR="004F4F3C" w:rsidRPr="008032D8">
        <w:rPr>
          <w:rFonts w:ascii="Times New Roman" w:hAnsi="Times New Roman" w:cs="Times New Roman"/>
          <w:lang w:val="en-GB"/>
        </w:rPr>
        <w:t xml:space="preserve"> was </w:t>
      </w:r>
      <w:r w:rsidR="00ED7EB4" w:rsidRPr="008032D8">
        <w:rPr>
          <w:rFonts w:ascii="Times New Roman" w:hAnsi="Times New Roman" w:cs="Times New Roman"/>
          <w:lang w:val="en-GB"/>
        </w:rPr>
        <w:t xml:space="preserve">first </w:t>
      </w:r>
      <w:r w:rsidR="004F4F3C" w:rsidRPr="008032D8">
        <w:rPr>
          <w:rFonts w:ascii="Times New Roman" w:hAnsi="Times New Roman" w:cs="Times New Roman"/>
          <w:lang w:val="en-GB"/>
        </w:rPr>
        <w:t>appointed</w:t>
      </w:r>
      <w:r w:rsidR="00B769AB" w:rsidRPr="008032D8">
        <w:rPr>
          <w:rFonts w:ascii="Times New Roman" w:hAnsi="Times New Roman" w:cs="Times New Roman"/>
          <w:lang w:val="en-GB"/>
        </w:rPr>
        <w:t xml:space="preserve"> </w:t>
      </w:r>
      <w:r w:rsidR="004E35E5" w:rsidRPr="008032D8">
        <w:rPr>
          <w:rFonts w:ascii="Times New Roman" w:hAnsi="Times New Roman" w:cs="Times New Roman"/>
          <w:lang w:val="en-GB"/>
        </w:rPr>
        <w:t>t</w:t>
      </w:r>
      <w:r w:rsidR="00B769AB" w:rsidRPr="008032D8">
        <w:rPr>
          <w:rFonts w:ascii="Times New Roman" w:hAnsi="Times New Roman" w:cs="Times New Roman"/>
          <w:lang w:val="en-GB"/>
        </w:rPr>
        <w:t xml:space="preserve">emporary </w:t>
      </w:r>
      <w:r w:rsidR="00AF77BE" w:rsidRPr="008032D8">
        <w:rPr>
          <w:rFonts w:ascii="Times New Roman" w:hAnsi="Times New Roman" w:cs="Times New Roman"/>
          <w:lang w:val="en-GB"/>
        </w:rPr>
        <w:t>D</w:t>
      </w:r>
      <w:r w:rsidR="00B46A56" w:rsidRPr="008032D8">
        <w:rPr>
          <w:rFonts w:ascii="Times New Roman" w:hAnsi="Times New Roman" w:cs="Times New Roman"/>
          <w:lang w:val="en-GB"/>
        </w:rPr>
        <w:t>irector</w:t>
      </w:r>
      <w:r w:rsidR="00ED7EB4" w:rsidRPr="008032D8">
        <w:rPr>
          <w:rFonts w:ascii="Times New Roman" w:hAnsi="Times New Roman" w:cs="Times New Roman"/>
          <w:lang w:val="en-GB"/>
        </w:rPr>
        <w:t xml:space="preserve"> of the Octroi administration</w:t>
      </w:r>
      <w:r w:rsidR="004E35E5" w:rsidRPr="008032D8">
        <w:rPr>
          <w:rFonts w:ascii="Times New Roman" w:hAnsi="Times New Roman" w:cs="Times New Roman"/>
          <w:lang w:val="en-GB"/>
        </w:rPr>
        <w:t>,</w:t>
      </w:r>
      <w:r w:rsidR="00B769AB" w:rsidRPr="008032D8">
        <w:rPr>
          <w:rFonts w:ascii="Times New Roman" w:hAnsi="Times New Roman" w:cs="Times New Roman"/>
          <w:lang w:val="en-GB"/>
        </w:rPr>
        <w:t xml:space="preserve"> </w:t>
      </w:r>
      <w:r w:rsidR="00D03B1F" w:rsidRPr="008032D8">
        <w:rPr>
          <w:rFonts w:ascii="Times New Roman" w:hAnsi="Times New Roman" w:cs="Times New Roman"/>
          <w:lang w:val="en-GB"/>
        </w:rPr>
        <w:t xml:space="preserve">and </w:t>
      </w:r>
      <w:r w:rsidR="00B769AB" w:rsidRPr="008032D8">
        <w:rPr>
          <w:rFonts w:ascii="Times New Roman" w:hAnsi="Times New Roman" w:cs="Times New Roman"/>
          <w:lang w:val="en-GB"/>
        </w:rPr>
        <w:t xml:space="preserve">soon </w:t>
      </w:r>
      <w:r w:rsidR="00D03B1F" w:rsidRPr="008032D8">
        <w:rPr>
          <w:rFonts w:ascii="Times New Roman" w:hAnsi="Times New Roman" w:cs="Times New Roman"/>
          <w:lang w:val="en-GB"/>
        </w:rPr>
        <w:t xml:space="preserve">thereafter </w:t>
      </w:r>
      <w:r w:rsidR="00EA4F64" w:rsidRPr="008032D8">
        <w:rPr>
          <w:rFonts w:ascii="Times New Roman" w:hAnsi="Times New Roman" w:cs="Times New Roman"/>
          <w:lang w:val="en-GB"/>
        </w:rPr>
        <w:t>Director-</w:t>
      </w:r>
      <w:r w:rsidR="00F01442" w:rsidRPr="008032D8">
        <w:rPr>
          <w:rFonts w:ascii="Times New Roman" w:hAnsi="Times New Roman" w:cs="Times New Roman"/>
          <w:lang w:val="en-GB"/>
        </w:rPr>
        <w:t>General</w:t>
      </w:r>
      <w:r w:rsidR="00B769AB" w:rsidRPr="008032D8">
        <w:rPr>
          <w:rFonts w:ascii="Times New Roman" w:hAnsi="Times New Roman" w:cs="Times New Roman"/>
          <w:lang w:val="en-GB"/>
        </w:rPr>
        <w:t>.</w:t>
      </w:r>
    </w:p>
    <w:p w14:paraId="27995B16" w14:textId="40867F87" w:rsidR="00FF04DA" w:rsidRPr="008032D8" w:rsidRDefault="00B46A56" w:rsidP="008032D8">
      <w:pPr>
        <w:ind w:firstLine="720"/>
        <w:jc w:val="both"/>
        <w:rPr>
          <w:rFonts w:ascii="Times New Roman" w:hAnsi="Times New Roman" w:cs="Times New Roman"/>
          <w:lang w:val="en-GB"/>
        </w:rPr>
      </w:pPr>
      <w:r w:rsidRPr="008032D8">
        <w:rPr>
          <w:rFonts w:ascii="Times New Roman" w:hAnsi="Times New Roman" w:cs="Times New Roman"/>
          <w:lang w:val="en-GB"/>
        </w:rPr>
        <w:t>Officially</w:t>
      </w:r>
      <w:r w:rsidR="00F01442" w:rsidRPr="008032D8">
        <w:rPr>
          <w:rFonts w:ascii="Times New Roman" w:hAnsi="Times New Roman" w:cs="Times New Roman"/>
          <w:lang w:val="en-GB"/>
        </w:rPr>
        <w:t>,</w:t>
      </w:r>
      <w:r w:rsidRPr="008032D8">
        <w:rPr>
          <w:rFonts w:ascii="Times New Roman" w:hAnsi="Times New Roman" w:cs="Times New Roman"/>
          <w:lang w:val="en-GB"/>
        </w:rPr>
        <w:t xml:space="preserve"> the </w:t>
      </w:r>
      <w:r w:rsidR="004E35E5" w:rsidRPr="008032D8">
        <w:rPr>
          <w:rFonts w:ascii="Times New Roman" w:hAnsi="Times New Roman" w:cs="Times New Roman"/>
          <w:lang w:val="en-GB"/>
        </w:rPr>
        <w:t>administration</w:t>
      </w:r>
      <w:r w:rsidRPr="008032D8">
        <w:rPr>
          <w:rFonts w:ascii="Times New Roman" w:hAnsi="Times New Roman" w:cs="Times New Roman"/>
          <w:lang w:val="en-GB"/>
        </w:rPr>
        <w:t xml:space="preserve"> had its seat in the city of Mainz, but Eichhoff ran his office permanently from Cologne</w:t>
      </w:r>
      <w:r w:rsidR="00E948ED" w:rsidRPr="008032D8">
        <w:rPr>
          <w:rFonts w:ascii="Times New Roman" w:hAnsi="Times New Roman" w:cs="Times New Roman"/>
          <w:lang w:val="en-GB"/>
        </w:rPr>
        <w:t>.</w:t>
      </w:r>
      <w:r w:rsidRPr="008032D8">
        <w:rPr>
          <w:rFonts w:ascii="Times New Roman" w:hAnsi="Times New Roman" w:cs="Times New Roman"/>
          <w:lang w:val="en-GB"/>
        </w:rPr>
        <w:t xml:space="preserve"> </w:t>
      </w:r>
      <w:r w:rsidR="00E948ED" w:rsidRPr="008032D8">
        <w:rPr>
          <w:rFonts w:ascii="Times New Roman" w:hAnsi="Times New Roman" w:cs="Times New Roman"/>
          <w:lang w:val="en-GB"/>
        </w:rPr>
        <w:t>I</w:t>
      </w:r>
      <w:r w:rsidRPr="008032D8">
        <w:rPr>
          <w:rFonts w:ascii="Times New Roman" w:hAnsi="Times New Roman" w:cs="Times New Roman"/>
          <w:lang w:val="en-GB"/>
        </w:rPr>
        <w:t xml:space="preserve">n 1808 his residence became official because of the importance of this city to Rhine commerce and navigation. Eichhoff worked tirelessly to </w:t>
      </w:r>
      <w:r w:rsidR="00FF04DA" w:rsidRPr="008032D8">
        <w:rPr>
          <w:rFonts w:ascii="Times New Roman" w:hAnsi="Times New Roman" w:cs="Times New Roman"/>
          <w:lang w:val="en-GB"/>
        </w:rPr>
        <w:t>centralize</w:t>
      </w:r>
      <w:r w:rsidRPr="008032D8">
        <w:rPr>
          <w:rFonts w:ascii="Times New Roman" w:hAnsi="Times New Roman" w:cs="Times New Roman"/>
          <w:lang w:val="en-GB"/>
        </w:rPr>
        <w:t xml:space="preserve"> the Rhine regime</w:t>
      </w:r>
      <w:r w:rsidR="00FF04DA" w:rsidRPr="008032D8">
        <w:rPr>
          <w:rFonts w:ascii="Times New Roman" w:hAnsi="Times New Roman" w:cs="Times New Roman"/>
          <w:lang w:val="en-GB"/>
        </w:rPr>
        <w:t xml:space="preserve"> under his command</w:t>
      </w:r>
      <w:r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He strictly disciplined his </w:t>
      </w:r>
      <w:r w:rsidR="00E41E4B" w:rsidRPr="008032D8">
        <w:rPr>
          <w:rFonts w:ascii="Times New Roman" w:hAnsi="Times New Roman" w:cs="Times New Roman"/>
          <w:lang w:val="en-GB"/>
        </w:rPr>
        <w:t>O</w:t>
      </w:r>
      <w:r w:rsidR="00FF04DA" w:rsidRPr="008032D8">
        <w:rPr>
          <w:rFonts w:ascii="Times New Roman" w:hAnsi="Times New Roman" w:cs="Times New Roman"/>
          <w:lang w:val="en-GB"/>
        </w:rPr>
        <w:t>ctroi agents and listened carefully to</w:t>
      </w:r>
      <w:r w:rsidRPr="008032D8">
        <w:rPr>
          <w:rFonts w:ascii="Times New Roman" w:hAnsi="Times New Roman" w:cs="Times New Roman"/>
          <w:lang w:val="en-GB"/>
        </w:rPr>
        <w:t xml:space="preserve"> the wishes of the local merchants</w:t>
      </w:r>
      <w:r w:rsidR="00FF04DA" w:rsidRPr="008032D8">
        <w:rPr>
          <w:rFonts w:ascii="Times New Roman" w:hAnsi="Times New Roman" w:cs="Times New Roman"/>
          <w:lang w:val="en-GB"/>
        </w:rPr>
        <w:t>, but also sought</w:t>
      </w:r>
      <w:r w:rsidR="00AF77BE" w:rsidRPr="008032D8">
        <w:rPr>
          <w:rFonts w:ascii="Times New Roman" w:hAnsi="Times New Roman" w:cs="Times New Roman"/>
          <w:lang w:val="en-GB"/>
        </w:rPr>
        <w:t>,</w:t>
      </w:r>
      <w:r w:rsidR="00DB263A" w:rsidRPr="008032D8">
        <w:rPr>
          <w:rFonts w:ascii="Times New Roman" w:hAnsi="Times New Roman" w:cs="Times New Roman"/>
          <w:lang w:val="en-GB"/>
        </w:rPr>
        <w:t xml:space="preserve"> so he </w:t>
      </w:r>
      <w:r w:rsidR="00E948ED" w:rsidRPr="008032D8">
        <w:rPr>
          <w:rFonts w:ascii="Times New Roman" w:hAnsi="Times New Roman" w:cs="Times New Roman"/>
          <w:lang w:val="en-GB"/>
        </w:rPr>
        <w:t>claimed</w:t>
      </w:r>
      <w:r w:rsidR="00AF77BE" w:rsidRPr="008032D8">
        <w:rPr>
          <w:rFonts w:ascii="Times New Roman" w:hAnsi="Times New Roman" w:cs="Times New Roman"/>
          <w:lang w:val="en-GB"/>
        </w:rPr>
        <w:t>,</w:t>
      </w:r>
      <w:r w:rsidR="00DB263A"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to take the various interests equally into account. An important </w:t>
      </w:r>
      <w:r w:rsidR="00F01442" w:rsidRPr="008032D8">
        <w:rPr>
          <w:rFonts w:ascii="Times New Roman" w:hAnsi="Times New Roman" w:cs="Times New Roman"/>
          <w:lang w:val="en-GB"/>
        </w:rPr>
        <w:t>achievement</w:t>
      </w:r>
      <w:r w:rsidR="00FF04DA" w:rsidRPr="008032D8">
        <w:rPr>
          <w:rFonts w:ascii="Times New Roman" w:hAnsi="Times New Roman" w:cs="Times New Roman"/>
          <w:lang w:val="en-GB"/>
        </w:rPr>
        <w:t xml:space="preserve"> </w:t>
      </w:r>
      <w:r w:rsidR="00AF77BE" w:rsidRPr="008032D8">
        <w:rPr>
          <w:rFonts w:ascii="Times New Roman" w:hAnsi="Times New Roman" w:cs="Times New Roman"/>
          <w:lang w:val="en-GB"/>
        </w:rPr>
        <w:t>was</w:t>
      </w:r>
      <w:r w:rsidR="00FF04DA" w:rsidRPr="008032D8">
        <w:rPr>
          <w:rFonts w:ascii="Times New Roman" w:hAnsi="Times New Roman" w:cs="Times New Roman"/>
          <w:lang w:val="en-GB"/>
        </w:rPr>
        <w:t xml:space="preserve"> the reorganization of the </w:t>
      </w:r>
      <w:r w:rsidRPr="008032D8">
        <w:rPr>
          <w:rFonts w:ascii="Times New Roman" w:hAnsi="Times New Roman" w:cs="Times New Roman"/>
          <w:lang w:val="en-GB"/>
        </w:rPr>
        <w:t>Cologne</w:t>
      </w:r>
      <w:r w:rsidR="00FF04DA" w:rsidRPr="008032D8">
        <w:rPr>
          <w:rFonts w:ascii="Times New Roman" w:hAnsi="Times New Roman" w:cs="Times New Roman"/>
          <w:lang w:val="en-GB"/>
        </w:rPr>
        <w:t xml:space="preserve"> and Mainz</w:t>
      </w:r>
      <w:r w:rsidRPr="008032D8">
        <w:rPr>
          <w:rFonts w:ascii="Times New Roman" w:hAnsi="Times New Roman" w:cs="Times New Roman"/>
          <w:lang w:val="en-GB"/>
        </w:rPr>
        <w:t xml:space="preserve"> boatmen’s </w:t>
      </w:r>
      <w:r w:rsidR="00E948ED" w:rsidRPr="008032D8">
        <w:rPr>
          <w:rFonts w:ascii="Times New Roman" w:hAnsi="Times New Roman" w:cs="Times New Roman"/>
          <w:lang w:val="en-GB"/>
        </w:rPr>
        <w:t>associations</w:t>
      </w:r>
      <w:r w:rsidRPr="008032D8">
        <w:rPr>
          <w:rFonts w:ascii="Times New Roman" w:hAnsi="Times New Roman" w:cs="Times New Roman"/>
          <w:lang w:val="en-GB"/>
        </w:rPr>
        <w:t xml:space="preserve"> in 1807</w:t>
      </w:r>
      <w:r w:rsidR="00FF04DA" w:rsidRPr="008032D8">
        <w:rPr>
          <w:rFonts w:ascii="Times New Roman" w:hAnsi="Times New Roman" w:cs="Times New Roman"/>
          <w:lang w:val="en-GB"/>
        </w:rPr>
        <w:t xml:space="preserve">, </w:t>
      </w:r>
      <w:r w:rsidR="00E948ED" w:rsidRPr="008032D8">
        <w:rPr>
          <w:rFonts w:ascii="Times New Roman" w:hAnsi="Times New Roman" w:cs="Times New Roman"/>
          <w:lang w:val="en-GB"/>
        </w:rPr>
        <w:t>when</w:t>
      </w:r>
      <w:r w:rsidR="00FF04DA" w:rsidRPr="008032D8">
        <w:rPr>
          <w:rFonts w:ascii="Times New Roman" w:hAnsi="Times New Roman" w:cs="Times New Roman"/>
          <w:lang w:val="en-GB"/>
        </w:rPr>
        <w:t xml:space="preserve"> he subordinated the guilds to his and not the city’s authority. Eichhoff reckoned that some relics </w:t>
      </w:r>
      <w:r w:rsidR="004A4FB8" w:rsidRPr="008032D8">
        <w:rPr>
          <w:rFonts w:ascii="Times New Roman" w:hAnsi="Times New Roman" w:cs="Times New Roman"/>
          <w:lang w:val="en-GB"/>
        </w:rPr>
        <w:t>from</w:t>
      </w:r>
      <w:r w:rsidR="00FF04DA" w:rsidRPr="008032D8">
        <w:rPr>
          <w:rFonts w:ascii="Times New Roman" w:hAnsi="Times New Roman" w:cs="Times New Roman"/>
          <w:lang w:val="en-GB"/>
        </w:rPr>
        <w:t xml:space="preserve"> the feudal past could be </w:t>
      </w:r>
      <w:r w:rsidR="00F01442" w:rsidRPr="008032D8">
        <w:rPr>
          <w:rFonts w:ascii="Times New Roman" w:hAnsi="Times New Roman" w:cs="Times New Roman"/>
          <w:lang w:val="en-GB"/>
        </w:rPr>
        <w:t>useful if</w:t>
      </w:r>
      <w:r w:rsidR="00FF04DA" w:rsidRPr="008032D8">
        <w:rPr>
          <w:rFonts w:ascii="Times New Roman" w:hAnsi="Times New Roman" w:cs="Times New Roman"/>
          <w:lang w:val="en-GB"/>
        </w:rPr>
        <w:t xml:space="preserve"> </w:t>
      </w:r>
      <w:r w:rsidR="004A4FB8" w:rsidRPr="008032D8">
        <w:rPr>
          <w:rFonts w:ascii="Times New Roman" w:hAnsi="Times New Roman" w:cs="Times New Roman"/>
          <w:lang w:val="en-GB"/>
        </w:rPr>
        <w:t>they</w:t>
      </w:r>
      <w:r w:rsidR="00F01442"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improved the central authority of the </w:t>
      </w:r>
      <w:r w:rsidR="00EA4F64" w:rsidRPr="008032D8">
        <w:rPr>
          <w:rFonts w:ascii="Times New Roman" w:hAnsi="Times New Roman" w:cs="Times New Roman"/>
          <w:lang w:val="en-GB"/>
        </w:rPr>
        <w:t>Director-</w:t>
      </w:r>
      <w:r w:rsidR="00F01442" w:rsidRPr="008032D8">
        <w:rPr>
          <w:rFonts w:ascii="Times New Roman" w:hAnsi="Times New Roman" w:cs="Times New Roman"/>
          <w:lang w:val="en-GB"/>
        </w:rPr>
        <w:t>General</w:t>
      </w:r>
      <w:r w:rsidR="00FF04DA" w:rsidRPr="008032D8">
        <w:rPr>
          <w:rFonts w:ascii="Times New Roman" w:hAnsi="Times New Roman" w:cs="Times New Roman"/>
          <w:lang w:val="en-GB"/>
        </w:rPr>
        <w:t xml:space="preserve">. </w:t>
      </w:r>
      <w:r w:rsidR="00146C6F" w:rsidRPr="008032D8">
        <w:rPr>
          <w:rFonts w:ascii="Times New Roman" w:hAnsi="Times New Roman" w:cs="Times New Roman"/>
          <w:lang w:val="en-GB"/>
        </w:rPr>
        <w:t xml:space="preserve">Besides large-scale shipping united in the guilds, </w:t>
      </w:r>
      <w:r w:rsidR="004A4FB8" w:rsidRPr="008032D8">
        <w:rPr>
          <w:rFonts w:ascii="Times New Roman" w:hAnsi="Times New Roman" w:cs="Times New Roman"/>
          <w:lang w:val="en-GB"/>
        </w:rPr>
        <w:t>he</w:t>
      </w:r>
      <w:r w:rsidR="00146C6F" w:rsidRPr="008032D8">
        <w:rPr>
          <w:rFonts w:ascii="Times New Roman" w:hAnsi="Times New Roman" w:cs="Times New Roman"/>
          <w:lang w:val="en-GB"/>
        </w:rPr>
        <w:t xml:space="preserve"> </w:t>
      </w:r>
      <w:r w:rsidR="000262D0" w:rsidRPr="008032D8">
        <w:rPr>
          <w:rFonts w:ascii="Times New Roman" w:hAnsi="Times New Roman" w:cs="Times New Roman"/>
          <w:lang w:val="en-GB"/>
        </w:rPr>
        <w:t xml:space="preserve">also </w:t>
      </w:r>
      <w:r w:rsidR="00146C6F" w:rsidRPr="008032D8">
        <w:rPr>
          <w:rFonts w:ascii="Times New Roman" w:hAnsi="Times New Roman" w:cs="Times New Roman"/>
          <w:lang w:val="en-GB"/>
        </w:rPr>
        <w:t>tried to control small-scale shipping</w:t>
      </w:r>
      <w:r w:rsidR="004A4FB8" w:rsidRPr="008032D8">
        <w:rPr>
          <w:rFonts w:ascii="Times New Roman" w:hAnsi="Times New Roman" w:cs="Times New Roman"/>
          <w:lang w:val="en-GB"/>
        </w:rPr>
        <w:t>,</w:t>
      </w:r>
      <w:r w:rsidR="00146C6F" w:rsidRPr="008032D8">
        <w:rPr>
          <w:rFonts w:ascii="Times New Roman" w:hAnsi="Times New Roman" w:cs="Times New Roman"/>
          <w:lang w:val="en-GB"/>
        </w:rPr>
        <w:t xml:space="preserve"> </w:t>
      </w:r>
      <w:r w:rsidR="004A4FB8" w:rsidRPr="008032D8">
        <w:rPr>
          <w:rFonts w:ascii="Times New Roman" w:hAnsi="Times New Roman" w:cs="Times New Roman"/>
          <w:lang w:val="en-GB"/>
        </w:rPr>
        <w:t>f</w:t>
      </w:r>
      <w:r w:rsidR="00146C6F" w:rsidRPr="008032D8">
        <w:rPr>
          <w:rFonts w:ascii="Times New Roman" w:hAnsi="Times New Roman" w:cs="Times New Roman"/>
          <w:lang w:val="en-GB"/>
        </w:rPr>
        <w:t xml:space="preserve">or example, by </w:t>
      </w:r>
      <w:r w:rsidR="00F01442" w:rsidRPr="008032D8">
        <w:rPr>
          <w:rFonts w:ascii="Times New Roman" w:hAnsi="Times New Roman" w:cs="Times New Roman"/>
          <w:lang w:val="en-GB"/>
        </w:rPr>
        <w:t xml:space="preserve">categorically </w:t>
      </w:r>
      <w:r w:rsidR="00146C6F" w:rsidRPr="008032D8">
        <w:rPr>
          <w:rFonts w:ascii="Times New Roman" w:hAnsi="Times New Roman" w:cs="Times New Roman"/>
          <w:lang w:val="en-GB"/>
        </w:rPr>
        <w:t>banning</w:t>
      </w:r>
      <w:r w:rsidR="00FF04DA" w:rsidRPr="008032D8">
        <w:rPr>
          <w:rFonts w:ascii="Times New Roman" w:hAnsi="Times New Roman" w:cs="Times New Roman"/>
          <w:lang w:val="en-GB"/>
        </w:rPr>
        <w:t xml:space="preserve"> the </w:t>
      </w:r>
      <w:r w:rsidR="00F01442" w:rsidRPr="008032D8">
        <w:rPr>
          <w:rFonts w:ascii="Times New Roman" w:hAnsi="Times New Roman" w:cs="Times New Roman"/>
          <w:lang w:val="en-GB"/>
        </w:rPr>
        <w:t xml:space="preserve">Mosel </w:t>
      </w:r>
      <w:r w:rsidR="00FF04DA" w:rsidRPr="008032D8">
        <w:rPr>
          <w:rFonts w:ascii="Times New Roman" w:hAnsi="Times New Roman" w:cs="Times New Roman"/>
          <w:lang w:val="en-GB"/>
        </w:rPr>
        <w:t>skippers from the river</w:t>
      </w:r>
      <w:r w:rsidR="00E948ED" w:rsidRPr="008032D8">
        <w:rPr>
          <w:rFonts w:ascii="Times New Roman" w:hAnsi="Times New Roman" w:cs="Times New Roman"/>
          <w:lang w:val="en-GB"/>
        </w:rPr>
        <w:t>.</w:t>
      </w:r>
      <w:r w:rsidR="00FF04DA" w:rsidRPr="008032D8">
        <w:rPr>
          <w:rFonts w:ascii="Times New Roman" w:hAnsi="Times New Roman" w:cs="Times New Roman"/>
          <w:lang w:val="en-GB"/>
        </w:rPr>
        <w:t xml:space="preserve"> </w:t>
      </w:r>
      <w:r w:rsidR="00E948ED" w:rsidRPr="008032D8">
        <w:rPr>
          <w:rFonts w:ascii="Times New Roman" w:hAnsi="Times New Roman" w:cs="Times New Roman"/>
          <w:lang w:val="en-GB"/>
        </w:rPr>
        <w:t>After all,</w:t>
      </w:r>
      <w:r w:rsidR="00FF04DA" w:rsidRPr="008032D8">
        <w:rPr>
          <w:rFonts w:ascii="Times New Roman" w:hAnsi="Times New Roman" w:cs="Times New Roman"/>
          <w:lang w:val="en-GB"/>
        </w:rPr>
        <w:t xml:space="preserve"> the Octroi </w:t>
      </w:r>
      <w:r w:rsidR="004E35E5" w:rsidRPr="008032D8">
        <w:rPr>
          <w:rFonts w:ascii="Times New Roman" w:hAnsi="Times New Roman" w:cs="Times New Roman"/>
          <w:lang w:val="en-GB"/>
        </w:rPr>
        <w:t>Convention</w:t>
      </w:r>
      <w:r w:rsidR="00FF04DA" w:rsidRPr="008032D8">
        <w:rPr>
          <w:rFonts w:ascii="Times New Roman" w:hAnsi="Times New Roman" w:cs="Times New Roman"/>
          <w:lang w:val="en-GB"/>
        </w:rPr>
        <w:t xml:space="preserve"> agreed on the freedom of navigation for the skippers of the Rhine banks only</w:t>
      </w:r>
      <w:r w:rsidR="00F01442" w:rsidRPr="008032D8">
        <w:rPr>
          <w:rFonts w:ascii="Times New Roman" w:hAnsi="Times New Roman" w:cs="Times New Roman"/>
          <w:lang w:val="en-GB"/>
        </w:rPr>
        <w:t>, not its tributaries</w:t>
      </w:r>
      <w:r w:rsidR="00FF04DA" w:rsidRPr="008032D8">
        <w:rPr>
          <w:rFonts w:ascii="Times New Roman" w:hAnsi="Times New Roman" w:cs="Times New Roman"/>
          <w:lang w:val="en-GB"/>
        </w:rPr>
        <w:t xml:space="preserve">. But his </w:t>
      </w:r>
      <w:r w:rsidR="00E948ED" w:rsidRPr="008032D8">
        <w:rPr>
          <w:rFonts w:ascii="Times New Roman" w:hAnsi="Times New Roman" w:cs="Times New Roman"/>
          <w:lang w:val="en-GB"/>
        </w:rPr>
        <w:t xml:space="preserve">far-reaching </w:t>
      </w:r>
      <w:r w:rsidR="00FF04DA" w:rsidRPr="008032D8">
        <w:rPr>
          <w:rFonts w:ascii="Times New Roman" w:hAnsi="Times New Roman" w:cs="Times New Roman"/>
          <w:lang w:val="en-GB"/>
        </w:rPr>
        <w:t xml:space="preserve">reorganization attempts did not result in the desired </w:t>
      </w:r>
      <w:r w:rsidR="00E948ED" w:rsidRPr="008032D8">
        <w:rPr>
          <w:rFonts w:ascii="Times New Roman" w:hAnsi="Times New Roman" w:cs="Times New Roman"/>
          <w:lang w:val="en-GB"/>
        </w:rPr>
        <w:t>limitation</w:t>
      </w:r>
      <w:r w:rsidR="00FF04DA" w:rsidRPr="008032D8">
        <w:rPr>
          <w:rFonts w:ascii="Times New Roman" w:hAnsi="Times New Roman" w:cs="Times New Roman"/>
          <w:lang w:val="en-GB"/>
        </w:rPr>
        <w:t xml:space="preserve"> of competition. </w:t>
      </w:r>
      <w:r w:rsidR="00E948ED" w:rsidRPr="008032D8">
        <w:rPr>
          <w:rFonts w:ascii="Times New Roman" w:hAnsi="Times New Roman" w:cs="Times New Roman"/>
          <w:lang w:val="en-GB"/>
        </w:rPr>
        <w:t>Increasingly, t</w:t>
      </w:r>
      <w:r w:rsidR="00FF04DA" w:rsidRPr="008032D8">
        <w:rPr>
          <w:rFonts w:ascii="Times New Roman" w:hAnsi="Times New Roman" w:cs="Times New Roman"/>
          <w:lang w:val="en-GB"/>
        </w:rPr>
        <w:t xml:space="preserve">he chambers of commerce in </w:t>
      </w:r>
      <w:r w:rsidR="004A4FB8" w:rsidRPr="008032D8">
        <w:rPr>
          <w:rFonts w:ascii="Times New Roman" w:hAnsi="Times New Roman" w:cs="Times New Roman"/>
          <w:lang w:val="en-GB"/>
        </w:rPr>
        <w:t xml:space="preserve">Cologne </w:t>
      </w:r>
      <w:r w:rsidR="00FF04DA" w:rsidRPr="008032D8">
        <w:rPr>
          <w:rFonts w:ascii="Times New Roman" w:hAnsi="Times New Roman" w:cs="Times New Roman"/>
          <w:lang w:val="en-GB"/>
        </w:rPr>
        <w:t xml:space="preserve">and </w:t>
      </w:r>
      <w:r w:rsidR="004A4FB8" w:rsidRPr="008032D8">
        <w:rPr>
          <w:rFonts w:ascii="Times New Roman" w:hAnsi="Times New Roman" w:cs="Times New Roman"/>
          <w:lang w:val="en-GB"/>
        </w:rPr>
        <w:t xml:space="preserve">Mainz </w:t>
      </w:r>
      <w:r w:rsidR="004528C1" w:rsidRPr="008032D8">
        <w:rPr>
          <w:rFonts w:ascii="Times New Roman" w:hAnsi="Times New Roman" w:cs="Times New Roman"/>
          <w:lang w:val="en-GB"/>
        </w:rPr>
        <w:t xml:space="preserve">advocated for a limited scope of the tasks of the </w:t>
      </w:r>
      <w:r w:rsidR="00EA4F64" w:rsidRPr="008032D8">
        <w:rPr>
          <w:rFonts w:ascii="Times New Roman" w:hAnsi="Times New Roman" w:cs="Times New Roman"/>
          <w:lang w:val="en-GB"/>
        </w:rPr>
        <w:t>Director-</w:t>
      </w:r>
      <w:r w:rsidR="004528C1" w:rsidRPr="008032D8">
        <w:rPr>
          <w:rFonts w:ascii="Times New Roman" w:hAnsi="Times New Roman" w:cs="Times New Roman"/>
          <w:lang w:val="en-GB"/>
        </w:rPr>
        <w:t>General</w:t>
      </w:r>
      <w:r w:rsidR="00FF04DA" w:rsidRPr="008032D8">
        <w:rPr>
          <w:rFonts w:ascii="Times New Roman" w:hAnsi="Times New Roman" w:cs="Times New Roman"/>
          <w:lang w:val="en-GB"/>
        </w:rPr>
        <w:t xml:space="preserve">, leaving Rhine policies and the enforcement of police regulations </w:t>
      </w:r>
      <w:r w:rsidR="004528C1" w:rsidRPr="008032D8">
        <w:rPr>
          <w:rFonts w:ascii="Times New Roman" w:hAnsi="Times New Roman" w:cs="Times New Roman"/>
          <w:lang w:val="en-GB"/>
        </w:rPr>
        <w:t xml:space="preserve">much more </w:t>
      </w:r>
      <w:r w:rsidR="00FF04DA" w:rsidRPr="008032D8">
        <w:rPr>
          <w:rFonts w:ascii="Times New Roman" w:hAnsi="Times New Roman" w:cs="Times New Roman"/>
          <w:lang w:val="en-GB"/>
        </w:rPr>
        <w:t xml:space="preserve">to the local authorities. </w:t>
      </w:r>
      <w:proofErr w:type="spellStart"/>
      <w:r w:rsidR="00FF04DA" w:rsidRPr="008032D8">
        <w:rPr>
          <w:rFonts w:ascii="Times New Roman" w:hAnsi="Times New Roman" w:cs="Times New Roman"/>
          <w:lang w:val="en-GB"/>
        </w:rPr>
        <w:t>Eichhoff’s</w:t>
      </w:r>
      <w:proofErr w:type="spellEnd"/>
      <w:r w:rsidR="00FF04DA" w:rsidRPr="008032D8">
        <w:rPr>
          <w:rFonts w:ascii="Times New Roman" w:hAnsi="Times New Roman" w:cs="Times New Roman"/>
          <w:lang w:val="en-GB"/>
        </w:rPr>
        <w:t xml:space="preserve"> technocratic, but rather authoritarian</w:t>
      </w:r>
      <w:r w:rsidR="00316098" w:rsidRPr="008032D8">
        <w:rPr>
          <w:rFonts w:ascii="Times New Roman" w:hAnsi="Times New Roman" w:cs="Times New Roman"/>
          <w:lang w:val="en-GB"/>
        </w:rPr>
        <w:t>,</w:t>
      </w:r>
      <w:r w:rsidR="00FF04DA" w:rsidRPr="008032D8">
        <w:rPr>
          <w:rFonts w:ascii="Times New Roman" w:hAnsi="Times New Roman" w:cs="Times New Roman"/>
          <w:lang w:val="en-GB"/>
        </w:rPr>
        <w:t xml:space="preserve"> rule led to strong animosity </w:t>
      </w:r>
      <w:r w:rsidR="00D14729" w:rsidRPr="008032D8">
        <w:rPr>
          <w:rFonts w:ascii="Times New Roman" w:hAnsi="Times New Roman" w:cs="Times New Roman"/>
          <w:lang w:val="en-GB"/>
        </w:rPr>
        <w:t>between</w:t>
      </w:r>
      <w:r w:rsidR="00FF04DA" w:rsidRPr="008032D8">
        <w:rPr>
          <w:rFonts w:ascii="Times New Roman" w:hAnsi="Times New Roman" w:cs="Times New Roman"/>
          <w:lang w:val="en-GB"/>
        </w:rPr>
        <w:t xml:space="preserve"> the Rhine stakeholders.</w:t>
      </w:r>
      <w:r w:rsidR="00DB263A" w:rsidRPr="008032D8">
        <w:rPr>
          <w:rFonts w:ascii="Times New Roman" w:hAnsi="Times New Roman" w:cs="Times New Roman"/>
          <w:lang w:val="en-GB"/>
        </w:rPr>
        <w:t xml:space="preserve"> Even </w:t>
      </w:r>
      <w:r w:rsidR="00ED7EB4" w:rsidRPr="008032D8">
        <w:rPr>
          <w:rFonts w:ascii="Times New Roman" w:hAnsi="Times New Roman" w:cs="Times New Roman"/>
          <w:lang w:val="en-GB"/>
        </w:rPr>
        <w:t>French authorities</w:t>
      </w:r>
      <w:r w:rsidR="00DB263A" w:rsidRPr="008032D8">
        <w:rPr>
          <w:rFonts w:ascii="Times New Roman" w:hAnsi="Times New Roman" w:cs="Times New Roman"/>
          <w:lang w:val="en-GB"/>
        </w:rPr>
        <w:t xml:space="preserve"> </w:t>
      </w:r>
      <w:r w:rsidR="00ED7EB4" w:rsidRPr="008032D8">
        <w:rPr>
          <w:rFonts w:ascii="Times New Roman" w:hAnsi="Times New Roman" w:cs="Times New Roman"/>
          <w:lang w:val="en-GB"/>
        </w:rPr>
        <w:t xml:space="preserve">in Paris </w:t>
      </w:r>
      <w:r w:rsidR="00DB263A" w:rsidRPr="008032D8">
        <w:rPr>
          <w:rFonts w:ascii="Times New Roman" w:hAnsi="Times New Roman" w:cs="Times New Roman"/>
          <w:lang w:val="en-GB"/>
        </w:rPr>
        <w:t xml:space="preserve">started to </w:t>
      </w:r>
      <w:r w:rsidR="002A074F" w:rsidRPr="008032D8">
        <w:rPr>
          <w:rFonts w:ascii="Times New Roman" w:hAnsi="Times New Roman" w:cs="Times New Roman"/>
          <w:lang w:val="en-GB"/>
        </w:rPr>
        <w:t xml:space="preserve">think that </w:t>
      </w:r>
      <w:proofErr w:type="spellStart"/>
      <w:r w:rsidR="002A074F" w:rsidRPr="008032D8">
        <w:rPr>
          <w:rFonts w:ascii="Times New Roman" w:hAnsi="Times New Roman" w:cs="Times New Roman"/>
          <w:lang w:val="en-GB"/>
        </w:rPr>
        <w:t>Eichhoff</w:t>
      </w:r>
      <w:proofErr w:type="spellEnd"/>
      <w:r w:rsidR="002A074F" w:rsidRPr="008032D8">
        <w:rPr>
          <w:rFonts w:ascii="Times New Roman" w:hAnsi="Times New Roman" w:cs="Times New Roman"/>
          <w:lang w:val="en-GB"/>
        </w:rPr>
        <w:t xml:space="preserve"> got </w:t>
      </w:r>
      <w:r w:rsidR="00AB40AE" w:rsidRPr="008032D8">
        <w:rPr>
          <w:rFonts w:ascii="Times New Roman" w:hAnsi="Times New Roman" w:cs="Times New Roman"/>
          <w:lang w:val="en-GB"/>
        </w:rPr>
        <w:t xml:space="preserve">too </w:t>
      </w:r>
      <w:r w:rsidR="002A074F" w:rsidRPr="008032D8">
        <w:rPr>
          <w:rFonts w:ascii="Times New Roman" w:hAnsi="Times New Roman" w:cs="Times New Roman"/>
          <w:lang w:val="en-GB"/>
        </w:rPr>
        <w:t>carried away.</w:t>
      </w:r>
      <w:r w:rsidR="004A4FB8" w:rsidRPr="008032D8">
        <w:rPr>
          <w:rFonts w:ascii="Times New Roman" w:hAnsi="Times New Roman" w:cs="Times New Roman"/>
          <w:lang w:val="en-GB"/>
        </w:rPr>
        <w:t xml:space="preserve"> </w:t>
      </w:r>
    </w:p>
    <w:p w14:paraId="0B1A1174" w14:textId="01E11657" w:rsidR="002A074F" w:rsidRPr="008032D8" w:rsidRDefault="00FF04DA" w:rsidP="008032D8">
      <w:pPr>
        <w:ind w:firstLine="720"/>
        <w:jc w:val="both"/>
        <w:rPr>
          <w:rFonts w:ascii="Times New Roman" w:hAnsi="Times New Roman" w:cs="Times New Roman"/>
          <w:lang w:val="en-GB"/>
        </w:rPr>
      </w:pPr>
      <w:r w:rsidRPr="008032D8">
        <w:rPr>
          <w:rFonts w:ascii="Times New Roman" w:hAnsi="Times New Roman" w:cs="Times New Roman"/>
          <w:lang w:val="en-GB"/>
        </w:rPr>
        <w:t>After the dissolution of the Holy Roman Empire</w:t>
      </w:r>
      <w:r w:rsidR="004A4FB8" w:rsidRPr="008032D8">
        <w:rPr>
          <w:rFonts w:ascii="Times New Roman" w:hAnsi="Times New Roman" w:cs="Times New Roman"/>
          <w:lang w:val="en-GB"/>
        </w:rPr>
        <w:t xml:space="preserve"> </w:t>
      </w:r>
      <w:r w:rsidR="00AB48C7" w:rsidRPr="008032D8">
        <w:rPr>
          <w:rFonts w:ascii="Times New Roman" w:hAnsi="Times New Roman" w:cs="Times New Roman"/>
          <w:lang w:val="en-GB"/>
        </w:rPr>
        <w:t>(</w:t>
      </w:r>
      <w:r w:rsidR="004A4FB8" w:rsidRPr="008032D8">
        <w:rPr>
          <w:rFonts w:ascii="Times New Roman" w:hAnsi="Times New Roman" w:cs="Times New Roman"/>
          <w:lang w:val="en-GB"/>
        </w:rPr>
        <w:t>1806</w:t>
      </w:r>
      <w:r w:rsidR="00AB48C7" w:rsidRPr="008032D8">
        <w:rPr>
          <w:rFonts w:ascii="Times New Roman" w:hAnsi="Times New Roman" w:cs="Times New Roman"/>
          <w:lang w:val="en-GB"/>
        </w:rPr>
        <w:t>)</w:t>
      </w:r>
      <w:r w:rsidRPr="008032D8">
        <w:rPr>
          <w:rFonts w:ascii="Times New Roman" w:hAnsi="Times New Roman" w:cs="Times New Roman"/>
          <w:lang w:val="en-GB"/>
        </w:rPr>
        <w:t xml:space="preserve">, the transfer of the German-led part of the Octroi to the French emperor, and the incorporation of </w:t>
      </w:r>
      <w:r w:rsidR="00AB48C7" w:rsidRPr="008032D8">
        <w:rPr>
          <w:rFonts w:ascii="Times New Roman" w:hAnsi="Times New Roman" w:cs="Times New Roman"/>
          <w:lang w:val="en-GB"/>
        </w:rPr>
        <w:t>T</w:t>
      </w:r>
      <w:r w:rsidRPr="008032D8">
        <w:rPr>
          <w:rFonts w:ascii="Times New Roman" w:hAnsi="Times New Roman" w:cs="Times New Roman"/>
          <w:lang w:val="en-GB"/>
        </w:rPr>
        <w:t xml:space="preserve">he Netherlands into the empire, </w:t>
      </w:r>
      <w:r w:rsidR="00AB48C7" w:rsidRPr="008032D8">
        <w:rPr>
          <w:rFonts w:ascii="Times New Roman" w:hAnsi="Times New Roman" w:cs="Times New Roman"/>
          <w:lang w:val="en-GB"/>
        </w:rPr>
        <w:t xml:space="preserve">Emperor </w:t>
      </w:r>
      <w:r w:rsidRPr="008032D8">
        <w:rPr>
          <w:rFonts w:ascii="Times New Roman" w:hAnsi="Times New Roman" w:cs="Times New Roman"/>
          <w:lang w:val="en-GB"/>
        </w:rPr>
        <w:t xml:space="preserve">Napoleon </w:t>
      </w:r>
      <w:r w:rsidR="00AB48C7" w:rsidRPr="008032D8">
        <w:rPr>
          <w:rFonts w:ascii="Times New Roman" w:hAnsi="Times New Roman" w:cs="Times New Roman"/>
          <w:lang w:val="en-GB"/>
        </w:rPr>
        <w:t xml:space="preserve">Bonaparte </w:t>
      </w:r>
      <w:r w:rsidRPr="008032D8">
        <w:rPr>
          <w:rFonts w:ascii="Times New Roman" w:hAnsi="Times New Roman" w:cs="Times New Roman"/>
          <w:lang w:val="en-GB"/>
        </w:rPr>
        <w:t xml:space="preserve">subjected the Rhine to the French customs authority in 1810. Without formally dissolving the Octroi </w:t>
      </w:r>
      <w:r w:rsidR="00AB48C7" w:rsidRPr="008032D8">
        <w:rPr>
          <w:rFonts w:ascii="Times New Roman" w:hAnsi="Times New Roman" w:cs="Times New Roman"/>
          <w:lang w:val="en-GB"/>
        </w:rPr>
        <w:t>a</w:t>
      </w:r>
      <w:r w:rsidRPr="008032D8">
        <w:rPr>
          <w:rFonts w:ascii="Times New Roman" w:hAnsi="Times New Roman" w:cs="Times New Roman"/>
          <w:lang w:val="en-GB"/>
        </w:rPr>
        <w:t xml:space="preserve">dministration, Eichhoff </w:t>
      </w:r>
      <w:r w:rsidR="00AB48C7" w:rsidRPr="008032D8">
        <w:rPr>
          <w:rFonts w:ascii="Times New Roman" w:hAnsi="Times New Roman" w:cs="Times New Roman"/>
          <w:lang w:val="en-GB"/>
        </w:rPr>
        <w:t>saw</w:t>
      </w:r>
      <w:r w:rsidRPr="008032D8">
        <w:rPr>
          <w:rFonts w:ascii="Times New Roman" w:hAnsi="Times New Roman" w:cs="Times New Roman"/>
          <w:lang w:val="en-GB"/>
        </w:rPr>
        <w:t xml:space="preserve"> his plans </w:t>
      </w:r>
      <w:r w:rsidR="00AB48C7" w:rsidRPr="008032D8">
        <w:rPr>
          <w:rFonts w:ascii="Times New Roman" w:hAnsi="Times New Roman" w:cs="Times New Roman"/>
          <w:lang w:val="en-GB"/>
        </w:rPr>
        <w:t>fail</w:t>
      </w:r>
      <w:r w:rsidRPr="008032D8">
        <w:rPr>
          <w:rFonts w:ascii="Times New Roman" w:hAnsi="Times New Roman" w:cs="Times New Roman"/>
          <w:lang w:val="en-GB"/>
        </w:rPr>
        <w:t>. The Rhine had become an exclusively French asset</w:t>
      </w:r>
      <w:r w:rsidR="00EC09AD" w:rsidRPr="008032D8">
        <w:rPr>
          <w:rFonts w:ascii="Times New Roman" w:hAnsi="Times New Roman" w:cs="Times New Roman"/>
          <w:lang w:val="en-GB"/>
        </w:rPr>
        <w:t>, with</w:t>
      </w:r>
      <w:r w:rsidRPr="008032D8">
        <w:rPr>
          <w:rFonts w:ascii="Times New Roman" w:hAnsi="Times New Roman" w:cs="Times New Roman"/>
          <w:lang w:val="en-GB"/>
        </w:rPr>
        <w:t xml:space="preserve"> </w:t>
      </w:r>
      <w:r w:rsidR="00EC09AD" w:rsidRPr="008032D8">
        <w:rPr>
          <w:rFonts w:ascii="Times New Roman" w:hAnsi="Times New Roman" w:cs="Times New Roman"/>
          <w:lang w:val="en-GB"/>
        </w:rPr>
        <w:t>t</w:t>
      </w:r>
      <w:r w:rsidRPr="008032D8">
        <w:rPr>
          <w:rFonts w:ascii="Times New Roman" w:hAnsi="Times New Roman" w:cs="Times New Roman"/>
          <w:lang w:val="en-GB"/>
        </w:rPr>
        <w:t xml:space="preserve">he Octroi revenues </w:t>
      </w:r>
      <w:r w:rsidR="00EC09AD" w:rsidRPr="008032D8">
        <w:rPr>
          <w:rFonts w:ascii="Times New Roman" w:hAnsi="Times New Roman" w:cs="Times New Roman"/>
          <w:lang w:val="en-GB"/>
        </w:rPr>
        <w:t>going</w:t>
      </w:r>
      <w:r w:rsidRPr="008032D8">
        <w:rPr>
          <w:rFonts w:ascii="Times New Roman" w:hAnsi="Times New Roman" w:cs="Times New Roman"/>
          <w:lang w:val="en-GB"/>
        </w:rPr>
        <w:t xml:space="preserve"> straight to the </w:t>
      </w:r>
      <w:r w:rsidR="004A4FB8" w:rsidRPr="008032D8">
        <w:rPr>
          <w:rFonts w:ascii="Times New Roman" w:hAnsi="Times New Roman" w:cs="Times New Roman"/>
          <w:lang w:val="en-GB"/>
        </w:rPr>
        <w:t>T</w:t>
      </w:r>
      <w:r w:rsidRPr="008032D8">
        <w:rPr>
          <w:rFonts w:ascii="Times New Roman" w:hAnsi="Times New Roman" w:cs="Times New Roman"/>
          <w:lang w:val="en-GB"/>
        </w:rPr>
        <w:t>reasury</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w:t>
      </w:r>
      <w:r w:rsidR="00EC09AD" w:rsidRPr="008032D8">
        <w:rPr>
          <w:rFonts w:ascii="Times New Roman" w:hAnsi="Times New Roman" w:cs="Times New Roman"/>
          <w:lang w:val="en-GB"/>
        </w:rPr>
        <w:t>T</w:t>
      </w:r>
      <w:r w:rsidRPr="008032D8">
        <w:rPr>
          <w:rFonts w:ascii="Times New Roman" w:hAnsi="Times New Roman" w:cs="Times New Roman"/>
          <w:lang w:val="en-GB"/>
        </w:rPr>
        <w:t>here were no significant investments in the maintenance of the towpaths and</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with the Continental System in place</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the Rhine had become a political tool to exclude rather than </w:t>
      </w:r>
      <w:r w:rsidR="00146C6F" w:rsidRPr="008032D8">
        <w:rPr>
          <w:rFonts w:ascii="Times New Roman" w:hAnsi="Times New Roman" w:cs="Times New Roman"/>
          <w:lang w:val="en-GB"/>
        </w:rPr>
        <w:t xml:space="preserve">an instrument </w:t>
      </w:r>
      <w:r w:rsidRPr="008032D8">
        <w:rPr>
          <w:rFonts w:ascii="Times New Roman" w:hAnsi="Times New Roman" w:cs="Times New Roman"/>
          <w:lang w:val="en-GB"/>
        </w:rPr>
        <w:t xml:space="preserve">to increase trade and traffic. Eichhoff was sent to Paris, </w:t>
      </w:r>
      <w:r w:rsidR="00773108" w:rsidRPr="008032D8">
        <w:rPr>
          <w:rFonts w:ascii="Times New Roman" w:hAnsi="Times New Roman" w:cs="Times New Roman"/>
          <w:lang w:val="en-GB"/>
        </w:rPr>
        <w:t>exercising</w:t>
      </w:r>
      <w:r w:rsidRPr="008032D8">
        <w:rPr>
          <w:rFonts w:ascii="Times New Roman" w:hAnsi="Times New Roman" w:cs="Times New Roman"/>
          <w:lang w:val="en-GB"/>
        </w:rPr>
        <w:t xml:space="preserve"> his office there in name only</w:t>
      </w:r>
      <w:r w:rsidR="00EC09AD" w:rsidRPr="008032D8">
        <w:rPr>
          <w:rFonts w:ascii="Times New Roman" w:hAnsi="Times New Roman" w:cs="Times New Roman"/>
          <w:lang w:val="en-GB"/>
        </w:rPr>
        <w:t>,</w:t>
      </w:r>
      <w:r w:rsidR="00146C6F" w:rsidRPr="008032D8">
        <w:rPr>
          <w:rFonts w:ascii="Times New Roman" w:hAnsi="Times New Roman" w:cs="Times New Roman"/>
          <w:lang w:val="en-GB"/>
        </w:rPr>
        <w:t xml:space="preserve"> until </w:t>
      </w:r>
      <w:r w:rsidRPr="008032D8">
        <w:rPr>
          <w:rFonts w:ascii="Times New Roman" w:hAnsi="Times New Roman" w:cs="Times New Roman"/>
          <w:lang w:val="en-GB"/>
        </w:rPr>
        <w:t>allied troops under Prussian leadership managed to cross the Rhine</w:t>
      </w:r>
      <w:r w:rsidR="00146C6F" w:rsidRPr="008032D8">
        <w:rPr>
          <w:rFonts w:ascii="Times New Roman" w:hAnsi="Times New Roman" w:cs="Times New Roman"/>
          <w:lang w:val="en-GB"/>
        </w:rPr>
        <w:t xml:space="preserve"> in January 1814</w:t>
      </w:r>
      <w:r w:rsidRPr="008032D8">
        <w:rPr>
          <w:rFonts w:ascii="Times New Roman" w:hAnsi="Times New Roman" w:cs="Times New Roman"/>
          <w:lang w:val="en-GB"/>
        </w:rPr>
        <w:t>.</w:t>
      </w:r>
      <w:r w:rsidR="00A03DB7" w:rsidRPr="008032D8">
        <w:rPr>
          <w:rFonts w:ascii="Times New Roman" w:hAnsi="Times New Roman" w:cs="Times New Roman"/>
          <w:lang w:val="en-GB"/>
        </w:rPr>
        <w:t xml:space="preserve"> </w:t>
      </w:r>
      <w:r w:rsidRPr="008032D8">
        <w:rPr>
          <w:rFonts w:ascii="Times New Roman" w:hAnsi="Times New Roman" w:cs="Times New Roman"/>
          <w:lang w:val="en-GB"/>
        </w:rPr>
        <w:t xml:space="preserve">Eichhoff did not hesitate to immediately have his son in Cologne contact the new rulers to offer his service </w:t>
      </w:r>
      <w:r w:rsidR="00EC09AD" w:rsidRPr="008032D8">
        <w:rPr>
          <w:rFonts w:ascii="Times New Roman" w:hAnsi="Times New Roman" w:cs="Times New Roman"/>
          <w:lang w:val="en-GB"/>
        </w:rPr>
        <w:t>a</w:t>
      </w:r>
      <w:r w:rsidRPr="008032D8">
        <w:rPr>
          <w:rFonts w:ascii="Times New Roman" w:hAnsi="Times New Roman" w:cs="Times New Roman"/>
          <w:lang w:val="en-GB"/>
        </w:rPr>
        <w:t>nd</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some months later, just days after the fall of Paris, he reached out again with extensive letters to the head of the temporary allied administration of the liberated areas</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Baron </w:t>
      </w:r>
      <w:r w:rsidR="00C33392" w:rsidRPr="008032D8">
        <w:rPr>
          <w:rFonts w:ascii="Times New Roman" w:hAnsi="Times New Roman" w:cs="Times New Roman"/>
          <w:lang w:val="en-GB"/>
        </w:rPr>
        <w:t xml:space="preserve">Heinrich </w:t>
      </w:r>
      <w:proofErr w:type="spellStart"/>
      <w:r w:rsidR="00C33392" w:rsidRPr="008032D8">
        <w:rPr>
          <w:rFonts w:ascii="Times New Roman" w:hAnsi="Times New Roman" w:cs="Times New Roman"/>
          <w:lang w:val="en-GB"/>
        </w:rPr>
        <w:t>v</w:t>
      </w:r>
      <w:r w:rsidRPr="008032D8">
        <w:rPr>
          <w:rFonts w:ascii="Times New Roman" w:hAnsi="Times New Roman" w:cs="Times New Roman"/>
          <w:lang w:val="en-GB"/>
        </w:rPr>
        <w:t>om</w:t>
      </w:r>
      <w:proofErr w:type="spellEnd"/>
      <w:r w:rsidRPr="008032D8">
        <w:rPr>
          <w:rFonts w:ascii="Times New Roman" w:hAnsi="Times New Roman" w:cs="Times New Roman"/>
          <w:lang w:val="en-GB"/>
        </w:rPr>
        <w:t xml:space="preserve"> </w:t>
      </w:r>
      <w:r w:rsidR="007000C7" w:rsidRPr="008032D8">
        <w:rPr>
          <w:rFonts w:ascii="Times New Roman" w:hAnsi="Times New Roman" w:cs="Times New Roman"/>
          <w:lang w:val="en-GB"/>
        </w:rPr>
        <w:t>u</w:t>
      </w:r>
      <w:r w:rsidR="00C33392" w:rsidRPr="008032D8">
        <w:rPr>
          <w:rFonts w:ascii="Times New Roman" w:hAnsi="Times New Roman" w:cs="Times New Roman"/>
          <w:lang w:val="en-GB"/>
        </w:rPr>
        <w:t xml:space="preserve">nd </w:t>
      </w:r>
      <w:proofErr w:type="spellStart"/>
      <w:r w:rsidR="00C33392" w:rsidRPr="008032D8">
        <w:rPr>
          <w:rFonts w:ascii="Times New Roman" w:hAnsi="Times New Roman" w:cs="Times New Roman"/>
          <w:lang w:val="en-GB"/>
        </w:rPr>
        <w:t>zum</w:t>
      </w:r>
      <w:proofErr w:type="spellEnd"/>
      <w:r w:rsidR="00C33392" w:rsidRPr="008032D8">
        <w:rPr>
          <w:rFonts w:ascii="Times New Roman" w:hAnsi="Times New Roman" w:cs="Times New Roman"/>
          <w:lang w:val="en-GB"/>
        </w:rPr>
        <w:t xml:space="preserve"> </w:t>
      </w:r>
      <w:r w:rsidRPr="008032D8">
        <w:rPr>
          <w:rFonts w:ascii="Times New Roman" w:hAnsi="Times New Roman" w:cs="Times New Roman"/>
          <w:lang w:val="en-GB"/>
        </w:rPr>
        <w:t>Stein, and the Prussian Chancellor</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Karl August Hardenberg. As a true advocate </w:t>
      </w:r>
      <w:r w:rsidR="00C81612" w:rsidRPr="008032D8">
        <w:rPr>
          <w:rFonts w:ascii="Times New Roman" w:hAnsi="Times New Roman" w:cs="Times New Roman"/>
          <w:lang w:val="en-GB"/>
        </w:rPr>
        <w:t xml:space="preserve">for </w:t>
      </w:r>
      <w:r w:rsidRPr="008032D8">
        <w:rPr>
          <w:rFonts w:ascii="Times New Roman" w:hAnsi="Times New Roman" w:cs="Times New Roman"/>
          <w:lang w:val="en-GB"/>
        </w:rPr>
        <w:t xml:space="preserve">a liberal Rhine regime, </w:t>
      </w:r>
      <w:r w:rsidR="00EC09AD" w:rsidRPr="008032D8">
        <w:rPr>
          <w:rFonts w:ascii="Times New Roman" w:hAnsi="Times New Roman" w:cs="Times New Roman"/>
          <w:lang w:val="en-GB"/>
        </w:rPr>
        <w:t xml:space="preserve">Eichhoff </w:t>
      </w:r>
      <w:r w:rsidRPr="008032D8">
        <w:rPr>
          <w:rFonts w:ascii="Times New Roman" w:hAnsi="Times New Roman" w:cs="Times New Roman"/>
          <w:lang w:val="en-GB"/>
        </w:rPr>
        <w:t xml:space="preserve">warned that without the Central Octroi </w:t>
      </w:r>
      <w:r w:rsidR="00EC09AD" w:rsidRPr="008032D8">
        <w:rPr>
          <w:rFonts w:ascii="Times New Roman" w:hAnsi="Times New Roman" w:cs="Times New Roman"/>
          <w:lang w:val="en-GB"/>
        </w:rPr>
        <w:t>a</w:t>
      </w:r>
      <w:r w:rsidRPr="008032D8">
        <w:rPr>
          <w:rFonts w:ascii="Times New Roman" w:hAnsi="Times New Roman" w:cs="Times New Roman"/>
          <w:lang w:val="en-GB"/>
        </w:rPr>
        <w:t xml:space="preserve">dministration local authorities would take Rhine matters into their own hands. In fact, some had already re-installed local regulations, privileges and toll collection systems, threatening Rhine commerce and thus the treasuries of the future ‘princes who own the Rhine’ </w:t>
      </w:r>
      <w:r w:rsidR="00D54F3A" w:rsidRPr="008032D8">
        <w:rPr>
          <w:rFonts w:ascii="Times New Roman" w:hAnsi="Times New Roman" w:cs="Times New Roman"/>
          <w:lang w:val="en-GB"/>
        </w:rPr>
        <w:t>(Schenk 2021: 37)</w:t>
      </w:r>
      <w:r w:rsidR="00C33392" w:rsidRPr="008032D8">
        <w:rPr>
          <w:rFonts w:ascii="Times New Roman" w:hAnsi="Times New Roman" w:cs="Times New Roman"/>
          <w:lang w:val="en-GB"/>
        </w:rPr>
        <w:t>.</w:t>
      </w:r>
      <w:r w:rsidR="00D54F3A" w:rsidRPr="008032D8">
        <w:rPr>
          <w:rFonts w:ascii="Times New Roman" w:hAnsi="Times New Roman" w:cs="Times New Roman"/>
          <w:lang w:val="en-GB"/>
        </w:rPr>
        <w:t xml:space="preserve"> </w:t>
      </w:r>
      <w:r w:rsidRPr="008032D8">
        <w:rPr>
          <w:rFonts w:ascii="Times New Roman" w:hAnsi="Times New Roman" w:cs="Times New Roman"/>
          <w:lang w:val="en-GB"/>
        </w:rPr>
        <w:t xml:space="preserve">Eichhoff demanded the establishment of a riparian commission </w:t>
      </w:r>
      <w:r w:rsidR="00EC09AD" w:rsidRPr="008032D8">
        <w:rPr>
          <w:rFonts w:ascii="Times New Roman" w:hAnsi="Times New Roman" w:cs="Times New Roman"/>
          <w:lang w:val="en-GB"/>
        </w:rPr>
        <w:t>to</w:t>
      </w:r>
      <w:r w:rsidRPr="008032D8">
        <w:rPr>
          <w:rFonts w:ascii="Times New Roman" w:hAnsi="Times New Roman" w:cs="Times New Roman"/>
          <w:lang w:val="en-GB"/>
        </w:rPr>
        <w:t xml:space="preserve"> draft a new regime based on the existing Octroi and sealed with the approval of the high contracting parties. Hardenberg did not </w:t>
      </w:r>
      <w:r w:rsidR="00EC09AD" w:rsidRPr="008032D8">
        <w:rPr>
          <w:rFonts w:ascii="Times New Roman" w:hAnsi="Times New Roman" w:cs="Times New Roman"/>
          <w:lang w:val="en-GB"/>
        </w:rPr>
        <w:t>respond,</w:t>
      </w:r>
      <w:r w:rsidR="00C33392" w:rsidRPr="008032D8">
        <w:rPr>
          <w:rFonts w:ascii="Times New Roman" w:hAnsi="Times New Roman" w:cs="Times New Roman"/>
          <w:lang w:val="en-GB"/>
        </w:rPr>
        <w:t xml:space="preserve"> and</w:t>
      </w:r>
      <w:r w:rsidRPr="008032D8">
        <w:rPr>
          <w:rFonts w:ascii="Times New Roman" w:hAnsi="Times New Roman" w:cs="Times New Roman"/>
          <w:lang w:val="en-GB"/>
        </w:rPr>
        <w:t xml:space="preserve"> Stein was concise and resolute. The Rhine was placed </w:t>
      </w:r>
      <w:r w:rsidRPr="008032D8">
        <w:rPr>
          <w:rFonts w:ascii="Times New Roman" w:hAnsi="Times New Roman" w:cs="Times New Roman"/>
          <w:lang w:val="en-GB"/>
        </w:rPr>
        <w:lastRenderedPageBreak/>
        <w:t xml:space="preserve">under the authority of Count Friedrich </w:t>
      </w:r>
      <w:proofErr w:type="spellStart"/>
      <w:r w:rsidR="00BC0BC6" w:rsidRPr="008032D8">
        <w:rPr>
          <w:rFonts w:ascii="Times New Roman" w:hAnsi="Times New Roman" w:cs="Times New Roman"/>
          <w:lang w:val="en-GB"/>
        </w:rPr>
        <w:t>zu</w:t>
      </w:r>
      <w:proofErr w:type="spellEnd"/>
      <w:r w:rsidR="00BC0BC6" w:rsidRPr="008032D8">
        <w:rPr>
          <w:rFonts w:ascii="Times New Roman" w:hAnsi="Times New Roman" w:cs="Times New Roman"/>
          <w:lang w:val="en-GB"/>
        </w:rPr>
        <w:t xml:space="preserve"> </w:t>
      </w:r>
      <w:proofErr w:type="spellStart"/>
      <w:r w:rsidRPr="008032D8">
        <w:rPr>
          <w:rFonts w:ascii="Times New Roman" w:hAnsi="Times New Roman" w:cs="Times New Roman"/>
          <w:lang w:val="en-GB"/>
        </w:rPr>
        <w:t>Solms</w:t>
      </w:r>
      <w:proofErr w:type="spellEnd"/>
      <w:r w:rsidRPr="008032D8">
        <w:rPr>
          <w:rFonts w:ascii="Times New Roman" w:hAnsi="Times New Roman" w:cs="Times New Roman"/>
          <w:lang w:val="en-GB"/>
        </w:rPr>
        <w:t>-Laubach, the unity of the Octroi administration was preserved</w:t>
      </w:r>
      <w:r w:rsidR="00C33392" w:rsidRPr="008032D8">
        <w:rPr>
          <w:rFonts w:ascii="Times New Roman" w:hAnsi="Times New Roman" w:cs="Times New Roman"/>
          <w:lang w:val="en-GB"/>
        </w:rPr>
        <w:t xml:space="preserve"> and</w:t>
      </w:r>
      <w:r w:rsidRPr="008032D8">
        <w:rPr>
          <w:rFonts w:ascii="Times New Roman" w:hAnsi="Times New Roman" w:cs="Times New Roman"/>
          <w:lang w:val="en-GB"/>
        </w:rPr>
        <w:t xml:space="preserve"> </w:t>
      </w:r>
      <w:proofErr w:type="spellStart"/>
      <w:r w:rsidRPr="008032D8">
        <w:rPr>
          <w:rFonts w:ascii="Times New Roman" w:hAnsi="Times New Roman" w:cs="Times New Roman"/>
          <w:lang w:val="en-GB"/>
        </w:rPr>
        <w:t>Eichhoff’s</w:t>
      </w:r>
      <w:proofErr w:type="spellEnd"/>
      <w:r w:rsidRPr="008032D8">
        <w:rPr>
          <w:rFonts w:ascii="Times New Roman" w:hAnsi="Times New Roman" w:cs="Times New Roman"/>
          <w:lang w:val="en-GB"/>
        </w:rPr>
        <w:t xml:space="preserve"> services were not required. </w:t>
      </w:r>
      <w:r w:rsidR="002A074F" w:rsidRPr="008032D8">
        <w:rPr>
          <w:rFonts w:ascii="Times New Roman" w:hAnsi="Times New Roman" w:cs="Times New Roman"/>
          <w:lang w:val="en-GB"/>
        </w:rPr>
        <w:t>Yet, Eichhoff got what he wanted, at least to some extent.</w:t>
      </w:r>
    </w:p>
    <w:p w14:paraId="6ACEBC83" w14:textId="6FFB0CF4" w:rsidR="002A074F" w:rsidRPr="008032D8" w:rsidRDefault="00EC09AD" w:rsidP="008032D8">
      <w:pPr>
        <w:ind w:firstLine="720"/>
        <w:jc w:val="both"/>
        <w:rPr>
          <w:rFonts w:ascii="Times New Roman" w:hAnsi="Times New Roman" w:cs="Times New Roman"/>
          <w:lang w:val="en-GB"/>
        </w:rPr>
      </w:pPr>
      <w:r w:rsidRPr="008032D8">
        <w:rPr>
          <w:rFonts w:ascii="Times New Roman" w:hAnsi="Times New Roman" w:cs="Times New Roman"/>
          <w:lang w:val="en-GB"/>
        </w:rPr>
        <w:t>T</w:t>
      </w:r>
      <w:r w:rsidR="00FF04DA" w:rsidRPr="008032D8">
        <w:rPr>
          <w:rFonts w:ascii="Times New Roman" w:hAnsi="Times New Roman" w:cs="Times New Roman"/>
          <w:lang w:val="en-GB"/>
        </w:rPr>
        <w:t xml:space="preserve">en days later, on 30 May 1814, the Peace of Paris was signed, and </w:t>
      </w:r>
      <w:r w:rsidR="00E41E4B" w:rsidRPr="008032D8">
        <w:rPr>
          <w:rFonts w:ascii="Times New Roman" w:hAnsi="Times New Roman" w:cs="Times New Roman"/>
          <w:lang w:val="en-GB"/>
        </w:rPr>
        <w:t>A</w:t>
      </w:r>
      <w:r w:rsidR="00FF04DA" w:rsidRPr="008032D8">
        <w:rPr>
          <w:rFonts w:ascii="Times New Roman" w:hAnsi="Times New Roman" w:cs="Times New Roman"/>
          <w:lang w:val="en-GB"/>
        </w:rPr>
        <w:t xml:space="preserve">rticle V postulated that ‘The navigation of the Rhine, from the point where it becomes navigable unto the sea, and vice versa, shall be free, so that it can be interdicted to no one’ </w:t>
      </w:r>
      <w:r w:rsidR="00D54F3A" w:rsidRPr="008032D8">
        <w:rPr>
          <w:rFonts w:ascii="Times New Roman" w:hAnsi="Times New Roman" w:cs="Times New Roman"/>
          <w:lang w:val="en-GB"/>
        </w:rPr>
        <w:t>(</w:t>
      </w:r>
      <w:r w:rsidR="00E55E8B" w:rsidRPr="008032D8">
        <w:rPr>
          <w:rFonts w:ascii="Times New Roman" w:hAnsi="Times New Roman" w:cs="Times New Roman"/>
          <w:lang w:val="en-GB"/>
        </w:rPr>
        <w:t xml:space="preserve">see </w:t>
      </w:r>
      <w:r w:rsidR="00D54F3A" w:rsidRPr="008032D8">
        <w:rPr>
          <w:rFonts w:ascii="Times New Roman" w:hAnsi="Times New Roman" w:cs="Times New Roman"/>
          <w:lang w:val="en-GB"/>
        </w:rPr>
        <w:t>Schenk 2021: 37)</w:t>
      </w:r>
      <w:r w:rsidR="00C33392" w:rsidRPr="008032D8">
        <w:rPr>
          <w:rFonts w:ascii="Times New Roman" w:hAnsi="Times New Roman" w:cs="Times New Roman"/>
          <w:lang w:val="en-GB"/>
        </w:rPr>
        <w:t>.</w:t>
      </w:r>
      <w:r w:rsidR="00D54F3A"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Moreover, it stipulated that at the Congress </w:t>
      </w:r>
      <w:r w:rsidR="00C33392" w:rsidRPr="008032D8">
        <w:rPr>
          <w:rFonts w:ascii="Times New Roman" w:hAnsi="Times New Roman" w:cs="Times New Roman"/>
          <w:lang w:val="en-GB"/>
        </w:rPr>
        <w:t>of</w:t>
      </w:r>
      <w:r w:rsidR="00FF04DA" w:rsidRPr="008032D8">
        <w:rPr>
          <w:rFonts w:ascii="Times New Roman" w:hAnsi="Times New Roman" w:cs="Times New Roman"/>
          <w:lang w:val="en-GB"/>
        </w:rPr>
        <w:t xml:space="preserve"> Vienna, the high contracting parties would decide on the new Rhine regime and would ideally introduce the principle of freedom of navigation to all European rivers that crossed borders. With a certain optimism Eichhoff turned to writing a new memorandum, his </w:t>
      </w:r>
      <w:proofErr w:type="spellStart"/>
      <w:r w:rsidR="00FF04DA" w:rsidRPr="008032D8">
        <w:rPr>
          <w:rFonts w:ascii="Times New Roman" w:hAnsi="Times New Roman" w:cs="Times New Roman"/>
          <w:i/>
          <w:iCs/>
          <w:lang w:val="en-GB"/>
        </w:rPr>
        <w:t>Topografisch-statistische</w:t>
      </w:r>
      <w:proofErr w:type="spellEnd"/>
      <w:r w:rsidR="00FF04DA" w:rsidRPr="008032D8">
        <w:rPr>
          <w:rFonts w:ascii="Times New Roman" w:hAnsi="Times New Roman" w:cs="Times New Roman"/>
          <w:i/>
          <w:iCs/>
          <w:lang w:val="en-GB"/>
        </w:rPr>
        <w:t xml:space="preserve"> </w:t>
      </w:r>
      <w:proofErr w:type="spellStart"/>
      <w:r w:rsidR="00FF04DA" w:rsidRPr="008032D8">
        <w:rPr>
          <w:rFonts w:ascii="Times New Roman" w:hAnsi="Times New Roman" w:cs="Times New Roman"/>
          <w:i/>
          <w:iCs/>
          <w:lang w:val="en-GB"/>
        </w:rPr>
        <w:t>Darstellung</w:t>
      </w:r>
      <w:proofErr w:type="spellEnd"/>
      <w:r w:rsidR="00FF04DA" w:rsidRPr="008032D8">
        <w:rPr>
          <w:rFonts w:ascii="Times New Roman" w:hAnsi="Times New Roman" w:cs="Times New Roman"/>
          <w:i/>
          <w:iCs/>
          <w:lang w:val="en-GB"/>
        </w:rPr>
        <w:t xml:space="preserve"> des </w:t>
      </w:r>
      <w:proofErr w:type="spellStart"/>
      <w:r w:rsidR="00FF04DA" w:rsidRPr="008032D8">
        <w:rPr>
          <w:rFonts w:ascii="Times New Roman" w:hAnsi="Times New Roman" w:cs="Times New Roman"/>
          <w:i/>
          <w:iCs/>
          <w:lang w:val="en-GB"/>
        </w:rPr>
        <w:t>Rheines</w:t>
      </w:r>
      <w:proofErr w:type="spellEnd"/>
      <w:r w:rsidR="00E55E8B" w:rsidRPr="008032D8">
        <w:rPr>
          <w:rFonts w:ascii="Times New Roman" w:hAnsi="Times New Roman" w:cs="Times New Roman"/>
          <w:lang w:val="en-GB"/>
        </w:rPr>
        <w:t xml:space="preserve"> (1814)</w:t>
      </w:r>
      <w:r w:rsidR="00FF04DA" w:rsidRPr="008032D8">
        <w:rPr>
          <w:rFonts w:ascii="Times New Roman" w:hAnsi="Times New Roman" w:cs="Times New Roman"/>
          <w:i/>
          <w:iCs/>
          <w:lang w:val="en-GB"/>
        </w:rPr>
        <w:t xml:space="preserve">, </w:t>
      </w:r>
      <w:r w:rsidR="00FF04DA" w:rsidRPr="008032D8">
        <w:rPr>
          <w:rFonts w:ascii="Times New Roman" w:hAnsi="Times New Roman" w:cs="Times New Roman"/>
          <w:lang w:val="en-GB"/>
        </w:rPr>
        <w:t xml:space="preserve">a work that would determine the spectrum of the negotiations in the special River Committee </w:t>
      </w:r>
      <w:r w:rsidR="00AF3CAC" w:rsidRPr="008032D8">
        <w:rPr>
          <w:rFonts w:ascii="Times New Roman" w:hAnsi="Times New Roman" w:cs="Times New Roman"/>
          <w:lang w:val="en-GB"/>
        </w:rPr>
        <w:t>at the Congress of</w:t>
      </w:r>
      <w:r w:rsidR="00FF04DA" w:rsidRPr="008032D8">
        <w:rPr>
          <w:rFonts w:ascii="Times New Roman" w:hAnsi="Times New Roman" w:cs="Times New Roman"/>
          <w:lang w:val="en-GB"/>
        </w:rPr>
        <w:t xml:space="preserve"> Vienna in 1815.</w:t>
      </w:r>
      <w:r w:rsidR="00BC0BC6" w:rsidRPr="008032D8">
        <w:rPr>
          <w:rFonts w:ascii="Times New Roman" w:hAnsi="Times New Roman" w:cs="Times New Roman"/>
          <w:lang w:val="en-GB"/>
        </w:rPr>
        <w:t xml:space="preserve"> </w:t>
      </w:r>
      <w:r w:rsidR="00C438E5" w:rsidRPr="008032D8">
        <w:rPr>
          <w:rFonts w:ascii="Times New Roman" w:hAnsi="Times New Roman" w:cs="Times New Roman"/>
          <w:lang w:val="en-GB"/>
        </w:rPr>
        <w:t xml:space="preserve">This </w:t>
      </w:r>
      <w:r w:rsidR="00FF04DA" w:rsidRPr="008032D8">
        <w:rPr>
          <w:rFonts w:ascii="Times New Roman" w:hAnsi="Times New Roman" w:cs="Times New Roman"/>
          <w:lang w:val="en-GB"/>
        </w:rPr>
        <w:t xml:space="preserve">can be read as an anthology of the Octroi, and </w:t>
      </w:r>
      <w:r w:rsidR="00C07442" w:rsidRPr="008032D8">
        <w:rPr>
          <w:rFonts w:ascii="Times New Roman" w:hAnsi="Times New Roman" w:cs="Times New Roman"/>
          <w:lang w:val="en-GB"/>
        </w:rPr>
        <w:t>even</w:t>
      </w:r>
      <w:r w:rsidR="00FF04DA" w:rsidRPr="008032D8">
        <w:rPr>
          <w:rFonts w:ascii="Times New Roman" w:hAnsi="Times New Roman" w:cs="Times New Roman"/>
          <w:lang w:val="en-GB"/>
        </w:rPr>
        <w:t xml:space="preserve"> an extensive application letter. Once again Eichhoff demonstrated how the Rhine could and should be regarded </w:t>
      </w:r>
      <w:proofErr w:type="gramStart"/>
      <w:r w:rsidR="00FF04DA" w:rsidRPr="008032D8">
        <w:rPr>
          <w:rFonts w:ascii="Times New Roman" w:hAnsi="Times New Roman" w:cs="Times New Roman"/>
          <w:lang w:val="en-GB"/>
        </w:rPr>
        <w:t>as a whole that</w:t>
      </w:r>
      <w:proofErr w:type="gramEnd"/>
      <w:r w:rsidR="00FF04DA" w:rsidRPr="008032D8">
        <w:rPr>
          <w:rFonts w:ascii="Times New Roman" w:hAnsi="Times New Roman" w:cs="Times New Roman"/>
          <w:lang w:val="en-GB"/>
        </w:rPr>
        <w:t xml:space="preserve"> needed to be managed as such. He took the liberty to show off how well the Octroi </w:t>
      </w:r>
      <w:r w:rsidR="00AF3CAC" w:rsidRPr="008032D8">
        <w:rPr>
          <w:rFonts w:ascii="Times New Roman" w:hAnsi="Times New Roman" w:cs="Times New Roman"/>
          <w:lang w:val="en-GB"/>
        </w:rPr>
        <w:t>a</w:t>
      </w:r>
      <w:r w:rsidR="00FF04DA" w:rsidRPr="008032D8">
        <w:rPr>
          <w:rFonts w:ascii="Times New Roman" w:hAnsi="Times New Roman" w:cs="Times New Roman"/>
          <w:lang w:val="en-GB"/>
        </w:rPr>
        <w:t>dministration had functioned</w:t>
      </w:r>
      <w:r w:rsidR="00C07442" w:rsidRPr="008032D8">
        <w:rPr>
          <w:rFonts w:ascii="Times New Roman" w:hAnsi="Times New Roman" w:cs="Times New Roman"/>
          <w:lang w:val="en-GB"/>
        </w:rPr>
        <w:t xml:space="preserve"> and</w:t>
      </w:r>
      <w:r w:rsidR="00FF04DA" w:rsidRPr="008032D8">
        <w:rPr>
          <w:rFonts w:ascii="Times New Roman" w:hAnsi="Times New Roman" w:cs="Times New Roman"/>
          <w:lang w:val="en-GB"/>
        </w:rPr>
        <w:t xml:space="preserve"> now envisioned a higher central authority for all rivers that would act as a spider in a web, not as an unlimited authority but bringing coherence to the whole, enabling lower river authorities </w:t>
      </w:r>
      <w:r w:rsidR="00334BCD" w:rsidRPr="008032D8">
        <w:rPr>
          <w:rFonts w:ascii="Times New Roman" w:hAnsi="Times New Roman" w:cs="Times New Roman"/>
          <w:lang w:val="en-GB"/>
        </w:rPr>
        <w:t>to</w:t>
      </w:r>
      <w:r w:rsidR="00FF04DA" w:rsidRPr="008032D8">
        <w:rPr>
          <w:rFonts w:ascii="Times New Roman" w:hAnsi="Times New Roman" w:cs="Times New Roman"/>
          <w:lang w:val="en-GB"/>
        </w:rPr>
        <w:t xml:space="preserve"> share ‘their views on the perfection of the great European river system and the most diverse connections of peoples to be brought about thereby, and jointly found and carried out the means of removing all obstacles still standing in the way of this cosmopolitical purpose’ </w:t>
      </w:r>
      <w:r w:rsidR="00D54F3A" w:rsidRPr="008032D8">
        <w:rPr>
          <w:rFonts w:ascii="Times New Roman" w:hAnsi="Times New Roman" w:cs="Times New Roman"/>
          <w:lang w:val="en-GB"/>
        </w:rPr>
        <w:t xml:space="preserve">(Eichhoff 1814: </w:t>
      </w:r>
      <w:r w:rsidR="00A03DB7" w:rsidRPr="008032D8">
        <w:rPr>
          <w:rFonts w:ascii="Times New Roman" w:hAnsi="Times New Roman" w:cs="Times New Roman"/>
          <w:lang w:val="en-GB"/>
        </w:rPr>
        <w:t>181)</w:t>
      </w:r>
      <w:r w:rsidR="00C07442" w:rsidRPr="008032D8">
        <w:rPr>
          <w:rFonts w:ascii="Times New Roman" w:hAnsi="Times New Roman" w:cs="Times New Roman"/>
          <w:lang w:val="en-GB"/>
        </w:rPr>
        <w:t>.</w:t>
      </w:r>
      <w:r w:rsidR="00A03DB7" w:rsidRPr="008032D8">
        <w:rPr>
          <w:rFonts w:ascii="Times New Roman" w:hAnsi="Times New Roman" w:cs="Times New Roman"/>
          <w:lang w:val="en-GB"/>
        </w:rPr>
        <w:t xml:space="preserve"> </w:t>
      </w:r>
      <w:r w:rsidR="00FF04DA" w:rsidRPr="008032D8">
        <w:rPr>
          <w:rFonts w:ascii="Times New Roman" w:hAnsi="Times New Roman" w:cs="Times New Roman"/>
          <w:lang w:val="en-GB"/>
        </w:rPr>
        <w:t>European peace and prosperity equalled the idea of a general union of peoples and states. Well-managed European rivers were key</w:t>
      </w:r>
      <w:r w:rsidR="002A074F" w:rsidRPr="008032D8">
        <w:rPr>
          <w:rFonts w:ascii="Times New Roman" w:hAnsi="Times New Roman" w:cs="Times New Roman"/>
          <w:lang w:val="en-GB"/>
        </w:rPr>
        <w:t xml:space="preserve"> in bringing this ideal about</w:t>
      </w:r>
      <w:r w:rsidR="00FF04DA" w:rsidRPr="008032D8">
        <w:rPr>
          <w:rFonts w:ascii="Times New Roman" w:hAnsi="Times New Roman" w:cs="Times New Roman"/>
          <w:lang w:val="en-GB"/>
        </w:rPr>
        <w:t>.</w:t>
      </w:r>
    </w:p>
    <w:p w14:paraId="580200E6" w14:textId="655B97F1" w:rsidR="00FF04DA" w:rsidRPr="008032D8" w:rsidRDefault="002A074F"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In the River </w:t>
      </w:r>
      <w:r w:rsidR="00BC0BC6" w:rsidRPr="008032D8">
        <w:rPr>
          <w:rFonts w:ascii="Times New Roman" w:hAnsi="Times New Roman" w:cs="Times New Roman"/>
          <w:lang w:val="en-GB"/>
        </w:rPr>
        <w:t>Committee</w:t>
      </w:r>
      <w:r w:rsidR="00AF3CAC" w:rsidRPr="008032D8">
        <w:rPr>
          <w:rFonts w:ascii="Times New Roman" w:hAnsi="Times New Roman" w:cs="Times New Roman"/>
          <w:lang w:val="en-GB"/>
        </w:rPr>
        <w:t xml:space="preserve"> of the Congress of Vienna</w:t>
      </w:r>
      <w:r w:rsidRPr="008032D8">
        <w:rPr>
          <w:rFonts w:ascii="Times New Roman" w:hAnsi="Times New Roman" w:cs="Times New Roman"/>
          <w:lang w:val="en-GB"/>
        </w:rPr>
        <w:t xml:space="preserve"> t</w:t>
      </w:r>
      <w:r w:rsidR="00FF04DA" w:rsidRPr="008032D8">
        <w:rPr>
          <w:rFonts w:ascii="Times New Roman" w:hAnsi="Times New Roman" w:cs="Times New Roman"/>
          <w:lang w:val="en-GB"/>
        </w:rPr>
        <w:t xml:space="preserve">he main proposals as presented by Wilhelm von Humbold and the Duke of Dalberg </w:t>
      </w:r>
      <w:r w:rsidR="004528C1" w:rsidRPr="008032D8">
        <w:rPr>
          <w:rFonts w:ascii="Times New Roman" w:hAnsi="Times New Roman" w:cs="Times New Roman"/>
          <w:lang w:val="en-GB"/>
        </w:rPr>
        <w:t>largely reflected</w:t>
      </w:r>
      <w:r w:rsidR="00FF04DA" w:rsidRPr="008032D8">
        <w:rPr>
          <w:rFonts w:ascii="Times New Roman" w:hAnsi="Times New Roman" w:cs="Times New Roman"/>
          <w:lang w:val="en-GB"/>
        </w:rPr>
        <w:t xml:space="preserve"> </w:t>
      </w:r>
      <w:proofErr w:type="spellStart"/>
      <w:r w:rsidR="00FF04DA" w:rsidRPr="008032D8">
        <w:rPr>
          <w:rFonts w:ascii="Times New Roman" w:hAnsi="Times New Roman" w:cs="Times New Roman"/>
          <w:lang w:val="en-GB"/>
        </w:rPr>
        <w:t>Eichhoff’s</w:t>
      </w:r>
      <w:proofErr w:type="spellEnd"/>
      <w:r w:rsidR="00FF04DA" w:rsidRPr="008032D8">
        <w:rPr>
          <w:rFonts w:ascii="Times New Roman" w:hAnsi="Times New Roman" w:cs="Times New Roman"/>
          <w:lang w:val="en-GB"/>
        </w:rPr>
        <w:t xml:space="preserve"> proposal. During the sessions, Eichhoff was the only external expert who actively appeared multiple times. </w:t>
      </w:r>
      <w:r w:rsidR="00C07442" w:rsidRPr="008032D8">
        <w:rPr>
          <w:rFonts w:ascii="Times New Roman" w:hAnsi="Times New Roman" w:cs="Times New Roman"/>
          <w:lang w:val="en-GB"/>
        </w:rPr>
        <w:t>B</w:t>
      </w:r>
      <w:r w:rsidR="00FF04DA" w:rsidRPr="008032D8">
        <w:rPr>
          <w:rFonts w:ascii="Times New Roman" w:hAnsi="Times New Roman" w:cs="Times New Roman"/>
          <w:lang w:val="en-GB"/>
        </w:rPr>
        <w:t xml:space="preserve">ehind the scenes he continued lobbying among the representatives. </w:t>
      </w:r>
      <w:r w:rsidRPr="008032D8">
        <w:rPr>
          <w:rFonts w:ascii="Times New Roman" w:hAnsi="Times New Roman" w:cs="Times New Roman"/>
          <w:lang w:val="en-GB"/>
        </w:rPr>
        <w:t>From</w:t>
      </w:r>
      <w:r w:rsidR="00FF04DA" w:rsidRPr="008032D8">
        <w:rPr>
          <w:rFonts w:ascii="Times New Roman" w:hAnsi="Times New Roman" w:cs="Times New Roman"/>
          <w:lang w:val="en-GB"/>
        </w:rPr>
        <w:t xml:space="preserve"> the Dutch </w:t>
      </w:r>
      <w:r w:rsidR="00FF04DA" w:rsidRPr="008032D8">
        <w:rPr>
          <w:rFonts w:ascii="Times New Roman" w:hAnsi="Times New Roman" w:cs="Times New Roman"/>
          <w:color w:val="000000" w:themeColor="text1"/>
          <w:lang w:val="en-GB"/>
        </w:rPr>
        <w:t>representative</w:t>
      </w:r>
      <w:r w:rsidR="00AF3CAC" w:rsidRPr="008032D8">
        <w:rPr>
          <w:rFonts w:ascii="Times New Roman" w:hAnsi="Times New Roman" w:cs="Times New Roman"/>
          <w:color w:val="000000" w:themeColor="text1"/>
          <w:lang w:val="en-GB"/>
        </w:rPr>
        <w:t xml:space="preserve"> </w:t>
      </w:r>
      <w:r w:rsidR="00B14116" w:rsidRPr="008032D8">
        <w:rPr>
          <w:rFonts w:ascii="Times New Roman" w:hAnsi="Times New Roman" w:cs="Times New Roman"/>
          <w:color w:val="000000" w:themeColor="text1"/>
          <w:lang w:val="en-GB"/>
        </w:rPr>
        <w:t xml:space="preserve">Gerrit Karel van </w:t>
      </w:r>
      <w:proofErr w:type="spellStart"/>
      <w:r w:rsidR="00B14116" w:rsidRPr="008032D8">
        <w:rPr>
          <w:rFonts w:ascii="Times New Roman" w:hAnsi="Times New Roman" w:cs="Times New Roman"/>
          <w:color w:val="000000" w:themeColor="text1"/>
          <w:lang w:val="en-GB"/>
        </w:rPr>
        <w:t>Spaen</w:t>
      </w:r>
      <w:proofErr w:type="spellEnd"/>
      <w:r w:rsidR="00B14116" w:rsidRPr="008032D8">
        <w:rPr>
          <w:rFonts w:ascii="Times New Roman" w:hAnsi="Times New Roman" w:cs="Times New Roman"/>
          <w:color w:val="000000" w:themeColor="text1"/>
          <w:lang w:val="en-GB"/>
        </w:rPr>
        <w:t xml:space="preserve"> de </w:t>
      </w:r>
      <w:proofErr w:type="spellStart"/>
      <w:r w:rsidR="00B14116" w:rsidRPr="008032D8">
        <w:rPr>
          <w:rFonts w:ascii="Times New Roman" w:hAnsi="Times New Roman" w:cs="Times New Roman"/>
          <w:color w:val="000000" w:themeColor="text1"/>
          <w:lang w:val="en-GB"/>
        </w:rPr>
        <w:t>Voorstonden</w:t>
      </w:r>
      <w:proofErr w:type="spellEnd"/>
      <w:r w:rsidR="00FF04DA" w:rsidRPr="008032D8">
        <w:rPr>
          <w:rFonts w:ascii="Times New Roman" w:hAnsi="Times New Roman" w:cs="Times New Roman"/>
          <w:color w:val="000000" w:themeColor="text1"/>
          <w:lang w:val="en-GB"/>
        </w:rPr>
        <w:t xml:space="preserve"> </w:t>
      </w:r>
      <w:r w:rsidR="00FF04DA" w:rsidRPr="008032D8">
        <w:rPr>
          <w:rFonts w:ascii="Times New Roman" w:hAnsi="Times New Roman" w:cs="Times New Roman"/>
          <w:lang w:val="en-GB"/>
        </w:rPr>
        <w:t xml:space="preserve">he gained personal confidence, mostly because of his liberal mindset and his non-partisan reputation as a technical expert. </w:t>
      </w:r>
      <w:r w:rsidR="00BC0BC6" w:rsidRPr="008032D8">
        <w:rPr>
          <w:rFonts w:ascii="Times New Roman" w:hAnsi="Times New Roman" w:cs="Times New Roman"/>
          <w:lang w:val="en-GB"/>
        </w:rPr>
        <w:t>T</w:t>
      </w:r>
      <w:r w:rsidR="00FF04DA" w:rsidRPr="008032D8">
        <w:rPr>
          <w:rFonts w:ascii="Times New Roman" w:hAnsi="Times New Roman" w:cs="Times New Roman"/>
          <w:lang w:val="en-GB"/>
        </w:rPr>
        <w:t>h</w:t>
      </w:r>
      <w:r w:rsidR="00AF3CAC" w:rsidRPr="008032D8">
        <w:rPr>
          <w:rFonts w:ascii="Times New Roman" w:hAnsi="Times New Roman" w:cs="Times New Roman"/>
          <w:lang w:val="en-GB"/>
        </w:rPr>
        <w:t>e</w:t>
      </w:r>
      <w:r w:rsidR="00FF04DA" w:rsidRPr="008032D8">
        <w:rPr>
          <w:rFonts w:ascii="Times New Roman" w:hAnsi="Times New Roman" w:cs="Times New Roman"/>
          <w:lang w:val="en-GB"/>
        </w:rPr>
        <w:t xml:space="preserve"> Committee</w:t>
      </w:r>
      <w:r w:rsidR="00AF3CAC" w:rsidRPr="008032D8">
        <w:rPr>
          <w:rFonts w:ascii="Times New Roman" w:hAnsi="Times New Roman" w:cs="Times New Roman"/>
          <w:lang w:val="en-GB"/>
        </w:rPr>
        <w:t>, however, did not</w:t>
      </w:r>
      <w:r w:rsidR="00FF04DA" w:rsidRPr="008032D8">
        <w:rPr>
          <w:rFonts w:ascii="Times New Roman" w:hAnsi="Times New Roman" w:cs="Times New Roman"/>
          <w:lang w:val="en-GB"/>
        </w:rPr>
        <w:t xml:space="preserve"> adopt all his viewpoints. Yet, by sharing his expertise on the matter he contributed to the establishment of common ground between the representatives of </w:t>
      </w:r>
      <w:r w:rsidR="00721FAB" w:rsidRPr="008032D8">
        <w:rPr>
          <w:rFonts w:ascii="Times New Roman" w:hAnsi="Times New Roman" w:cs="Times New Roman"/>
          <w:lang w:val="en-GB"/>
        </w:rPr>
        <w:t xml:space="preserve">Austria, </w:t>
      </w:r>
      <w:r w:rsidR="00AF3CAC" w:rsidRPr="008032D8">
        <w:rPr>
          <w:rFonts w:ascii="Times New Roman" w:hAnsi="Times New Roman" w:cs="Times New Roman"/>
          <w:lang w:val="en-GB"/>
        </w:rPr>
        <w:t xml:space="preserve">Baden, Bavaria, France, </w:t>
      </w:r>
      <w:r w:rsidR="00FF04DA" w:rsidRPr="008032D8">
        <w:rPr>
          <w:rFonts w:ascii="Times New Roman" w:hAnsi="Times New Roman" w:cs="Times New Roman"/>
          <w:lang w:val="en-GB"/>
        </w:rPr>
        <w:t>Great</w:t>
      </w:r>
      <w:r w:rsidR="00E7260D"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Britain, </w:t>
      </w:r>
      <w:r w:rsidR="00721FAB" w:rsidRPr="008032D8">
        <w:rPr>
          <w:rFonts w:ascii="Times New Roman" w:hAnsi="Times New Roman" w:cs="Times New Roman"/>
          <w:lang w:val="en-GB"/>
        </w:rPr>
        <w:t xml:space="preserve">Hesse, </w:t>
      </w:r>
      <w:r w:rsidR="00AF3CAC" w:rsidRPr="008032D8">
        <w:rPr>
          <w:rFonts w:ascii="Times New Roman" w:hAnsi="Times New Roman" w:cs="Times New Roman"/>
          <w:lang w:val="en-GB"/>
        </w:rPr>
        <w:t xml:space="preserve">Nassau, </w:t>
      </w:r>
      <w:r w:rsidR="00FF04DA" w:rsidRPr="008032D8">
        <w:rPr>
          <w:rFonts w:ascii="Times New Roman" w:hAnsi="Times New Roman" w:cs="Times New Roman"/>
          <w:lang w:val="en-GB"/>
        </w:rPr>
        <w:t xml:space="preserve">Prussia and </w:t>
      </w:r>
      <w:r w:rsidR="00AF3CAC" w:rsidRPr="008032D8">
        <w:rPr>
          <w:rFonts w:ascii="Times New Roman" w:hAnsi="Times New Roman" w:cs="Times New Roman"/>
          <w:lang w:val="en-GB"/>
        </w:rPr>
        <w:t>T</w:t>
      </w:r>
      <w:r w:rsidR="00FF04DA" w:rsidRPr="008032D8">
        <w:rPr>
          <w:rFonts w:ascii="Times New Roman" w:hAnsi="Times New Roman" w:cs="Times New Roman"/>
          <w:lang w:val="en-GB"/>
        </w:rPr>
        <w:t>he Netherlands</w:t>
      </w:r>
      <w:r w:rsidR="00AF3CAC" w:rsidRPr="008032D8">
        <w:rPr>
          <w:rFonts w:ascii="Times New Roman" w:hAnsi="Times New Roman" w:cs="Times New Roman"/>
          <w:lang w:val="en-GB"/>
        </w:rPr>
        <w:t>, a</w:t>
      </w:r>
      <w:r w:rsidR="00FF04DA" w:rsidRPr="008032D8">
        <w:rPr>
          <w:rFonts w:ascii="Times New Roman" w:hAnsi="Times New Roman" w:cs="Times New Roman"/>
          <w:lang w:val="en-GB"/>
        </w:rPr>
        <w:t xml:space="preserve">llowing them to systematically formulate the river stipulations that </w:t>
      </w:r>
      <w:r w:rsidR="00AF3CAC" w:rsidRPr="008032D8">
        <w:rPr>
          <w:rFonts w:ascii="Times New Roman" w:hAnsi="Times New Roman" w:cs="Times New Roman"/>
          <w:lang w:val="en-GB"/>
        </w:rPr>
        <w:t>wer</w:t>
      </w:r>
      <w:r w:rsidR="00FF04DA" w:rsidRPr="008032D8">
        <w:rPr>
          <w:rFonts w:ascii="Times New Roman" w:hAnsi="Times New Roman" w:cs="Times New Roman"/>
          <w:lang w:val="en-GB"/>
        </w:rPr>
        <w:t>e incorporated in the Final Act on 9 June 1815</w:t>
      </w:r>
      <w:r w:rsidR="00AF3CAC" w:rsidRPr="008032D8">
        <w:rPr>
          <w:rFonts w:ascii="Times New Roman" w:hAnsi="Times New Roman" w:cs="Times New Roman"/>
          <w:lang w:val="en-GB"/>
        </w:rPr>
        <w:t>.</w:t>
      </w:r>
      <w:r w:rsidR="001D12AC" w:rsidRPr="008032D8">
        <w:rPr>
          <w:rFonts w:ascii="Times New Roman" w:hAnsi="Times New Roman" w:cs="Times New Roman"/>
          <w:lang w:val="en-GB"/>
        </w:rPr>
        <w:t xml:space="preserve"> </w:t>
      </w:r>
      <w:r w:rsidR="00AF3CAC" w:rsidRPr="008032D8">
        <w:rPr>
          <w:rFonts w:ascii="Times New Roman" w:hAnsi="Times New Roman" w:cs="Times New Roman"/>
          <w:lang w:val="en-GB"/>
        </w:rPr>
        <w:t>T</w:t>
      </w:r>
      <w:r w:rsidR="00FF04DA" w:rsidRPr="008032D8">
        <w:rPr>
          <w:rFonts w:ascii="Times New Roman" w:hAnsi="Times New Roman" w:cs="Times New Roman"/>
          <w:lang w:val="en-GB"/>
        </w:rPr>
        <w:t xml:space="preserve">he Rhine states agreed that they would henceforth regulate all matters on navigation jointly. The principle of freedom of navigation for each other’s citizens was adopted, meaning that all skippers were exempted from duties besides a uniform and limited toll. The rights of staples remained abolished, but </w:t>
      </w:r>
      <w:r w:rsidR="00BC0BC6" w:rsidRPr="008032D8">
        <w:rPr>
          <w:rFonts w:ascii="Times New Roman" w:hAnsi="Times New Roman" w:cs="Times New Roman"/>
          <w:lang w:val="en-GB"/>
        </w:rPr>
        <w:t xml:space="preserve">now </w:t>
      </w:r>
      <w:r w:rsidR="00FF04DA" w:rsidRPr="008032D8">
        <w:rPr>
          <w:rFonts w:ascii="Times New Roman" w:hAnsi="Times New Roman" w:cs="Times New Roman"/>
          <w:lang w:val="en-GB"/>
        </w:rPr>
        <w:t xml:space="preserve">also the rights of transfer </w:t>
      </w:r>
      <w:r w:rsidR="00BC0BC6" w:rsidRPr="008032D8">
        <w:rPr>
          <w:rFonts w:ascii="Times New Roman" w:hAnsi="Times New Roman" w:cs="Times New Roman"/>
          <w:lang w:val="en-GB"/>
        </w:rPr>
        <w:t xml:space="preserve">in </w:t>
      </w:r>
      <w:r w:rsidR="001D12AC" w:rsidRPr="008032D8">
        <w:rPr>
          <w:rFonts w:ascii="Times New Roman" w:hAnsi="Times New Roman" w:cs="Times New Roman"/>
          <w:lang w:val="en-GB"/>
        </w:rPr>
        <w:t xml:space="preserve">Cologne </w:t>
      </w:r>
      <w:r w:rsidR="00BC0BC6" w:rsidRPr="008032D8">
        <w:rPr>
          <w:rFonts w:ascii="Times New Roman" w:hAnsi="Times New Roman" w:cs="Times New Roman"/>
          <w:lang w:val="en-GB"/>
        </w:rPr>
        <w:t xml:space="preserve">and </w:t>
      </w:r>
      <w:r w:rsidR="001D12AC" w:rsidRPr="008032D8">
        <w:rPr>
          <w:rFonts w:ascii="Times New Roman" w:hAnsi="Times New Roman" w:cs="Times New Roman"/>
          <w:lang w:val="en-GB"/>
        </w:rPr>
        <w:t xml:space="preserve">Mainz </w:t>
      </w:r>
      <w:r w:rsidR="00FF04DA" w:rsidRPr="008032D8">
        <w:rPr>
          <w:rFonts w:ascii="Times New Roman" w:hAnsi="Times New Roman" w:cs="Times New Roman"/>
          <w:lang w:val="en-GB"/>
        </w:rPr>
        <w:t xml:space="preserve">were eliminated. </w:t>
      </w:r>
      <w:r w:rsidR="00355A7A" w:rsidRPr="008032D8">
        <w:rPr>
          <w:rFonts w:ascii="Times New Roman" w:hAnsi="Times New Roman" w:cs="Times New Roman"/>
          <w:lang w:val="en-GB"/>
        </w:rPr>
        <w:t>T</w:t>
      </w:r>
      <w:r w:rsidR="00FF04DA" w:rsidRPr="008032D8">
        <w:rPr>
          <w:rFonts w:ascii="Times New Roman" w:hAnsi="Times New Roman" w:cs="Times New Roman"/>
          <w:lang w:val="en-GB"/>
        </w:rPr>
        <w:t xml:space="preserve">he Central Commission for the </w:t>
      </w:r>
      <w:r w:rsidR="004E2F32" w:rsidRPr="008032D8">
        <w:rPr>
          <w:rFonts w:ascii="Times New Roman" w:hAnsi="Times New Roman" w:cs="Times New Roman"/>
          <w:lang w:val="en-GB"/>
        </w:rPr>
        <w:t>N</w:t>
      </w:r>
      <w:r w:rsidR="00FF04DA" w:rsidRPr="008032D8">
        <w:rPr>
          <w:rFonts w:ascii="Times New Roman" w:hAnsi="Times New Roman" w:cs="Times New Roman"/>
          <w:lang w:val="en-GB"/>
        </w:rPr>
        <w:t>avigation of the Rhine</w:t>
      </w:r>
      <w:r w:rsidR="00355A7A" w:rsidRPr="008032D8">
        <w:rPr>
          <w:rFonts w:ascii="Times New Roman" w:hAnsi="Times New Roman" w:cs="Times New Roman"/>
          <w:lang w:val="en-GB"/>
        </w:rPr>
        <w:t>, which</w:t>
      </w:r>
      <w:r w:rsidR="00FF04DA" w:rsidRPr="008032D8">
        <w:rPr>
          <w:rFonts w:ascii="Times New Roman" w:hAnsi="Times New Roman" w:cs="Times New Roman"/>
          <w:lang w:val="en-GB"/>
        </w:rPr>
        <w:t xml:space="preserve"> was to be established</w:t>
      </w:r>
      <w:r w:rsidR="00355A7A" w:rsidRPr="008032D8">
        <w:rPr>
          <w:rFonts w:ascii="Times New Roman" w:hAnsi="Times New Roman" w:cs="Times New Roman"/>
          <w:lang w:val="en-GB"/>
        </w:rPr>
        <w:t>,</w:t>
      </w:r>
      <w:r w:rsidR="00FF04DA" w:rsidRPr="008032D8">
        <w:rPr>
          <w:rFonts w:ascii="Times New Roman" w:hAnsi="Times New Roman" w:cs="Times New Roman"/>
          <w:lang w:val="en-GB"/>
        </w:rPr>
        <w:t xml:space="preserve"> would be the only platform of communication between the riparian states on matters of Rhine navigation</w:t>
      </w:r>
      <w:r w:rsidR="00881D98" w:rsidRPr="008032D8">
        <w:rPr>
          <w:rFonts w:ascii="Times New Roman" w:hAnsi="Times New Roman" w:cs="Times New Roman"/>
          <w:lang w:val="en-GB"/>
        </w:rPr>
        <w:t xml:space="preserve"> and</w:t>
      </w:r>
      <w:r w:rsidR="00E41E4B" w:rsidRPr="008032D8">
        <w:rPr>
          <w:rFonts w:ascii="Times New Roman" w:hAnsi="Times New Roman" w:cs="Times New Roman"/>
          <w:lang w:val="en-GB"/>
        </w:rPr>
        <w:t xml:space="preserve"> </w:t>
      </w:r>
      <w:r w:rsidRPr="008032D8">
        <w:rPr>
          <w:rFonts w:ascii="Times New Roman" w:hAnsi="Times New Roman" w:cs="Times New Roman"/>
          <w:lang w:val="en-GB"/>
        </w:rPr>
        <w:t>would be</w:t>
      </w:r>
      <w:r w:rsidR="00FF04DA" w:rsidRPr="008032D8">
        <w:rPr>
          <w:rFonts w:ascii="Times New Roman" w:hAnsi="Times New Roman" w:cs="Times New Roman"/>
          <w:lang w:val="en-GB"/>
        </w:rPr>
        <w:t xml:space="preserve"> responsible for formulating and enforcing common regulations</w:t>
      </w:r>
      <w:r w:rsidR="00355A7A" w:rsidRPr="008032D8">
        <w:rPr>
          <w:rFonts w:ascii="Times New Roman" w:hAnsi="Times New Roman" w:cs="Times New Roman"/>
          <w:lang w:val="en-GB"/>
        </w:rPr>
        <w:t xml:space="preserve"> </w:t>
      </w:r>
      <w:r w:rsidR="00881D98" w:rsidRPr="008032D8">
        <w:rPr>
          <w:rFonts w:ascii="Times New Roman" w:hAnsi="Times New Roman" w:cs="Times New Roman"/>
          <w:lang w:val="en-GB"/>
        </w:rPr>
        <w:t>as well as</w:t>
      </w:r>
      <w:r w:rsidR="00FF04DA" w:rsidRPr="008032D8">
        <w:rPr>
          <w:rFonts w:ascii="Times New Roman" w:hAnsi="Times New Roman" w:cs="Times New Roman"/>
          <w:lang w:val="en-GB"/>
        </w:rPr>
        <w:t xml:space="preserve"> function</w:t>
      </w:r>
      <w:r w:rsidR="00881D98" w:rsidRPr="008032D8">
        <w:rPr>
          <w:rFonts w:ascii="Times New Roman" w:hAnsi="Times New Roman" w:cs="Times New Roman"/>
          <w:lang w:val="en-GB"/>
        </w:rPr>
        <w:t>ing</w:t>
      </w:r>
      <w:r w:rsidR="00FF04DA" w:rsidRPr="008032D8">
        <w:rPr>
          <w:rFonts w:ascii="Times New Roman" w:hAnsi="Times New Roman" w:cs="Times New Roman"/>
          <w:lang w:val="en-GB"/>
        </w:rPr>
        <w:t xml:space="preserve"> as a </w:t>
      </w:r>
      <w:r w:rsidR="001D12AC" w:rsidRPr="008032D8">
        <w:rPr>
          <w:rFonts w:ascii="Times New Roman" w:hAnsi="Times New Roman" w:cs="Times New Roman"/>
          <w:lang w:val="en-GB"/>
        </w:rPr>
        <w:t>C</w:t>
      </w:r>
      <w:r w:rsidR="00FF04DA" w:rsidRPr="008032D8">
        <w:rPr>
          <w:rFonts w:ascii="Times New Roman" w:hAnsi="Times New Roman" w:cs="Times New Roman"/>
          <w:lang w:val="en-GB"/>
        </w:rPr>
        <w:t xml:space="preserve">ourt of </w:t>
      </w:r>
      <w:r w:rsidR="001D12AC" w:rsidRPr="008032D8">
        <w:rPr>
          <w:rFonts w:ascii="Times New Roman" w:hAnsi="Times New Roman" w:cs="Times New Roman"/>
          <w:lang w:val="en-GB"/>
        </w:rPr>
        <w:t>A</w:t>
      </w:r>
      <w:r w:rsidR="00FF04DA" w:rsidRPr="008032D8">
        <w:rPr>
          <w:rFonts w:ascii="Times New Roman" w:hAnsi="Times New Roman" w:cs="Times New Roman"/>
          <w:lang w:val="en-GB"/>
        </w:rPr>
        <w:t xml:space="preserve">ppeal. The </w:t>
      </w:r>
      <w:r w:rsidR="001D12AC" w:rsidRPr="008032D8">
        <w:rPr>
          <w:rFonts w:ascii="Times New Roman" w:hAnsi="Times New Roman" w:cs="Times New Roman"/>
          <w:lang w:val="en-GB"/>
        </w:rPr>
        <w:t>C</w:t>
      </w:r>
      <w:r w:rsidR="00FF04DA" w:rsidRPr="008032D8">
        <w:rPr>
          <w:rFonts w:ascii="Times New Roman" w:hAnsi="Times New Roman" w:cs="Times New Roman"/>
          <w:lang w:val="en-GB"/>
        </w:rPr>
        <w:t xml:space="preserve">ommissioners would elect a </w:t>
      </w:r>
      <w:r w:rsidR="001D12AC" w:rsidRPr="008032D8">
        <w:rPr>
          <w:rFonts w:ascii="Times New Roman" w:hAnsi="Times New Roman" w:cs="Times New Roman"/>
          <w:lang w:val="en-GB"/>
        </w:rPr>
        <w:t>C</w:t>
      </w:r>
      <w:r w:rsidR="00FF04DA" w:rsidRPr="008032D8">
        <w:rPr>
          <w:rFonts w:ascii="Times New Roman" w:hAnsi="Times New Roman" w:cs="Times New Roman"/>
          <w:lang w:val="en-GB"/>
        </w:rPr>
        <w:t xml:space="preserve">hief </w:t>
      </w:r>
      <w:r w:rsidR="001D12AC" w:rsidRPr="008032D8">
        <w:rPr>
          <w:rFonts w:ascii="Times New Roman" w:hAnsi="Times New Roman" w:cs="Times New Roman"/>
          <w:lang w:val="en-GB"/>
        </w:rPr>
        <w:t>I</w:t>
      </w:r>
      <w:r w:rsidR="00FF04DA" w:rsidRPr="008032D8">
        <w:rPr>
          <w:rFonts w:ascii="Times New Roman" w:hAnsi="Times New Roman" w:cs="Times New Roman"/>
          <w:lang w:val="en-GB"/>
        </w:rPr>
        <w:t xml:space="preserve">nspector and three </w:t>
      </w:r>
      <w:r w:rsidR="00355A7A" w:rsidRPr="008032D8">
        <w:rPr>
          <w:rFonts w:ascii="Times New Roman" w:hAnsi="Times New Roman" w:cs="Times New Roman"/>
          <w:lang w:val="en-GB"/>
        </w:rPr>
        <w:t>S</w:t>
      </w:r>
      <w:r w:rsidR="00FF04DA" w:rsidRPr="008032D8">
        <w:rPr>
          <w:rFonts w:ascii="Times New Roman" w:hAnsi="Times New Roman" w:cs="Times New Roman"/>
          <w:lang w:val="en-GB"/>
        </w:rPr>
        <w:t>ub-</w:t>
      </w:r>
      <w:r w:rsidR="00355A7A" w:rsidRPr="008032D8">
        <w:rPr>
          <w:rFonts w:ascii="Times New Roman" w:hAnsi="Times New Roman" w:cs="Times New Roman"/>
          <w:lang w:val="en-GB"/>
        </w:rPr>
        <w:t>I</w:t>
      </w:r>
      <w:r w:rsidR="00FF04DA" w:rsidRPr="008032D8">
        <w:rPr>
          <w:rFonts w:ascii="Times New Roman" w:hAnsi="Times New Roman" w:cs="Times New Roman"/>
          <w:lang w:val="en-GB"/>
        </w:rPr>
        <w:t xml:space="preserve">nspectors, </w:t>
      </w:r>
      <w:r w:rsidR="00355A7A" w:rsidRPr="008032D8">
        <w:rPr>
          <w:rFonts w:ascii="Times New Roman" w:hAnsi="Times New Roman" w:cs="Times New Roman"/>
          <w:lang w:val="en-GB"/>
        </w:rPr>
        <w:t xml:space="preserve">who would </w:t>
      </w:r>
      <w:r w:rsidR="00FF04DA" w:rsidRPr="008032D8">
        <w:rPr>
          <w:rFonts w:ascii="Times New Roman" w:hAnsi="Times New Roman" w:cs="Times New Roman"/>
          <w:lang w:val="en-GB"/>
        </w:rPr>
        <w:t>constitut</w:t>
      </w:r>
      <w:r w:rsidR="00355A7A" w:rsidRPr="008032D8">
        <w:rPr>
          <w:rFonts w:ascii="Times New Roman" w:hAnsi="Times New Roman" w:cs="Times New Roman"/>
          <w:lang w:val="en-GB"/>
        </w:rPr>
        <w:t>e</w:t>
      </w:r>
      <w:r w:rsidR="00FF04DA" w:rsidRPr="008032D8">
        <w:rPr>
          <w:rFonts w:ascii="Times New Roman" w:hAnsi="Times New Roman" w:cs="Times New Roman"/>
          <w:lang w:val="en-GB"/>
        </w:rPr>
        <w:t xml:space="preserve"> the executive administration. Both the </w:t>
      </w:r>
      <w:r w:rsidR="00355A7A" w:rsidRPr="008032D8">
        <w:rPr>
          <w:rFonts w:ascii="Times New Roman" w:hAnsi="Times New Roman" w:cs="Times New Roman"/>
          <w:lang w:val="en-GB"/>
        </w:rPr>
        <w:t xml:space="preserve">Central </w:t>
      </w:r>
      <w:r w:rsidR="004E2F32" w:rsidRPr="008032D8">
        <w:rPr>
          <w:rFonts w:ascii="Times New Roman" w:hAnsi="Times New Roman" w:cs="Times New Roman"/>
          <w:lang w:val="en-GB"/>
        </w:rPr>
        <w:t>C</w:t>
      </w:r>
      <w:r w:rsidR="00FF04DA" w:rsidRPr="008032D8">
        <w:rPr>
          <w:rFonts w:ascii="Times New Roman" w:hAnsi="Times New Roman" w:cs="Times New Roman"/>
          <w:lang w:val="en-GB"/>
        </w:rPr>
        <w:t xml:space="preserve">ommission and the Chief Inspector </w:t>
      </w:r>
      <w:r w:rsidR="00355A7A" w:rsidRPr="008032D8">
        <w:rPr>
          <w:rFonts w:ascii="Times New Roman" w:hAnsi="Times New Roman" w:cs="Times New Roman"/>
          <w:lang w:val="en-GB"/>
        </w:rPr>
        <w:t xml:space="preserve">were </w:t>
      </w:r>
      <w:r w:rsidR="00FF04DA" w:rsidRPr="008032D8">
        <w:rPr>
          <w:rFonts w:ascii="Times New Roman" w:hAnsi="Times New Roman" w:cs="Times New Roman"/>
          <w:lang w:val="en-GB"/>
        </w:rPr>
        <w:t xml:space="preserve">seated in Mainz. In May 1815 Humboldt recognized </w:t>
      </w:r>
      <w:proofErr w:type="spellStart"/>
      <w:r w:rsidR="00FF04DA" w:rsidRPr="008032D8">
        <w:rPr>
          <w:rFonts w:ascii="Times New Roman" w:hAnsi="Times New Roman" w:cs="Times New Roman"/>
          <w:lang w:val="en-GB"/>
        </w:rPr>
        <w:t>Eichhoff’s</w:t>
      </w:r>
      <w:proofErr w:type="spellEnd"/>
      <w:r w:rsidR="00FF04DA" w:rsidRPr="008032D8">
        <w:rPr>
          <w:rFonts w:ascii="Times New Roman" w:hAnsi="Times New Roman" w:cs="Times New Roman"/>
          <w:lang w:val="en-GB"/>
        </w:rPr>
        <w:t xml:space="preserve"> services and charged him with the preparation of </w:t>
      </w:r>
      <w:r w:rsidR="000A5DFB" w:rsidRPr="008032D8">
        <w:rPr>
          <w:rFonts w:ascii="Times New Roman" w:hAnsi="Times New Roman" w:cs="Times New Roman"/>
          <w:lang w:val="en-GB"/>
        </w:rPr>
        <w:t xml:space="preserve">the new administration </w:t>
      </w:r>
      <w:r w:rsidR="00FF04DA" w:rsidRPr="008032D8">
        <w:rPr>
          <w:rFonts w:ascii="Times New Roman" w:hAnsi="Times New Roman" w:cs="Times New Roman"/>
          <w:lang w:val="en-GB"/>
        </w:rPr>
        <w:t xml:space="preserve">for the </w:t>
      </w:r>
      <w:r w:rsidR="00355A7A" w:rsidRPr="008032D8">
        <w:rPr>
          <w:rFonts w:ascii="Times New Roman" w:hAnsi="Times New Roman" w:cs="Times New Roman"/>
          <w:lang w:val="en-GB"/>
        </w:rPr>
        <w:t>Central Commission</w:t>
      </w:r>
      <w:r w:rsidR="00FF04DA" w:rsidRPr="008032D8">
        <w:rPr>
          <w:rFonts w:ascii="Times New Roman" w:hAnsi="Times New Roman" w:cs="Times New Roman"/>
          <w:lang w:val="en-GB"/>
        </w:rPr>
        <w:t>, based on the Octroi regulations but impregnated with the spirit of Vienna.</w:t>
      </w:r>
    </w:p>
    <w:p w14:paraId="5553C889" w14:textId="4C6C2212" w:rsidR="00721FAB" w:rsidRPr="008032D8" w:rsidRDefault="009560FD" w:rsidP="008032D8">
      <w:pPr>
        <w:ind w:firstLine="720"/>
        <w:jc w:val="both"/>
        <w:rPr>
          <w:rFonts w:ascii="Times New Roman" w:hAnsi="Times New Roman" w:cs="Times New Roman"/>
          <w:lang w:val="en-GB"/>
        </w:rPr>
      </w:pPr>
      <w:r w:rsidRPr="008032D8">
        <w:rPr>
          <w:rFonts w:ascii="Times New Roman" w:hAnsi="Times New Roman" w:cs="Times New Roman"/>
          <w:lang w:val="en-GB"/>
        </w:rPr>
        <w:t>Between 1815 and 18</w:t>
      </w:r>
      <w:r w:rsidR="00F154DC" w:rsidRPr="008032D8">
        <w:rPr>
          <w:rFonts w:ascii="Times New Roman" w:hAnsi="Times New Roman" w:cs="Times New Roman"/>
          <w:lang w:val="en-GB"/>
        </w:rPr>
        <w:t xml:space="preserve">19 Eichhoff played an important role in the </w:t>
      </w:r>
      <w:r w:rsidR="00355A7A" w:rsidRPr="008032D8">
        <w:rPr>
          <w:rFonts w:ascii="Times New Roman" w:hAnsi="Times New Roman" w:cs="Times New Roman"/>
          <w:lang w:val="en-GB"/>
        </w:rPr>
        <w:t>Central Commission</w:t>
      </w:r>
      <w:r w:rsidR="000A5DFB" w:rsidRPr="008032D8">
        <w:rPr>
          <w:rFonts w:ascii="Times New Roman" w:hAnsi="Times New Roman" w:cs="Times New Roman"/>
          <w:lang w:val="en-GB"/>
        </w:rPr>
        <w:t xml:space="preserve">, first </w:t>
      </w:r>
      <w:r w:rsidR="0043446C" w:rsidRPr="008032D8">
        <w:rPr>
          <w:rFonts w:ascii="Times New Roman" w:hAnsi="Times New Roman" w:cs="Times New Roman"/>
          <w:lang w:val="en-GB"/>
        </w:rPr>
        <w:t>in</w:t>
      </w:r>
      <w:r w:rsidR="000A5DFB" w:rsidRPr="008032D8">
        <w:rPr>
          <w:rFonts w:ascii="Times New Roman" w:hAnsi="Times New Roman" w:cs="Times New Roman"/>
          <w:lang w:val="en-GB"/>
        </w:rPr>
        <w:t xml:space="preserve"> the </w:t>
      </w:r>
      <w:r w:rsidR="00C07DA9" w:rsidRPr="008032D8">
        <w:rPr>
          <w:rFonts w:ascii="Times New Roman" w:hAnsi="Times New Roman" w:cs="Times New Roman"/>
          <w:lang w:val="en-GB"/>
        </w:rPr>
        <w:t xml:space="preserve">Special Commission for preparatory works, but when the two other members </w:t>
      </w:r>
      <w:r w:rsidR="0043446C" w:rsidRPr="008032D8">
        <w:rPr>
          <w:rFonts w:ascii="Times New Roman" w:hAnsi="Times New Roman" w:cs="Times New Roman"/>
          <w:lang w:val="en-GB"/>
        </w:rPr>
        <w:t>of this Commission</w:t>
      </w:r>
      <w:r w:rsidR="005B1949" w:rsidRPr="008032D8">
        <w:rPr>
          <w:rFonts w:ascii="Times New Roman" w:hAnsi="Times New Roman" w:cs="Times New Roman"/>
          <w:lang w:val="en-GB"/>
        </w:rPr>
        <w:t xml:space="preserve">, </w:t>
      </w:r>
      <w:r w:rsidR="00C07DA9" w:rsidRPr="008032D8">
        <w:rPr>
          <w:rFonts w:ascii="Times New Roman" w:hAnsi="Times New Roman" w:cs="Times New Roman"/>
          <w:lang w:val="en-GB"/>
        </w:rPr>
        <w:t xml:space="preserve">Peter </w:t>
      </w:r>
      <w:r w:rsidR="0043446C" w:rsidRPr="008032D8">
        <w:rPr>
          <w:rFonts w:ascii="Times New Roman" w:hAnsi="Times New Roman" w:cs="Times New Roman"/>
          <w:lang w:val="en-GB"/>
        </w:rPr>
        <w:t xml:space="preserve">Jacob </w:t>
      </w:r>
      <w:proofErr w:type="spellStart"/>
      <w:r w:rsidR="00C07DA9" w:rsidRPr="008032D8">
        <w:rPr>
          <w:rFonts w:ascii="Times New Roman" w:hAnsi="Times New Roman" w:cs="Times New Roman"/>
          <w:lang w:val="en-GB"/>
        </w:rPr>
        <w:t>Gergens</w:t>
      </w:r>
      <w:proofErr w:type="spellEnd"/>
      <w:r w:rsidR="00C07DA9" w:rsidRPr="008032D8">
        <w:rPr>
          <w:rFonts w:ascii="Times New Roman" w:hAnsi="Times New Roman" w:cs="Times New Roman"/>
          <w:lang w:val="en-GB"/>
        </w:rPr>
        <w:t xml:space="preserve"> and Carl </w:t>
      </w:r>
      <w:r w:rsidR="0043446C" w:rsidRPr="008032D8">
        <w:rPr>
          <w:rFonts w:ascii="Times New Roman" w:hAnsi="Times New Roman" w:cs="Times New Roman"/>
          <w:lang w:val="en-GB"/>
        </w:rPr>
        <w:t xml:space="preserve">Albrecht </w:t>
      </w:r>
      <w:r w:rsidR="00C07DA9" w:rsidRPr="008032D8">
        <w:rPr>
          <w:rFonts w:ascii="Times New Roman" w:hAnsi="Times New Roman" w:cs="Times New Roman"/>
          <w:lang w:val="en-GB"/>
        </w:rPr>
        <w:t>von Auer</w:t>
      </w:r>
      <w:r w:rsidR="005B1949" w:rsidRPr="008032D8">
        <w:rPr>
          <w:rFonts w:ascii="Times New Roman" w:hAnsi="Times New Roman" w:cs="Times New Roman"/>
          <w:lang w:val="en-GB"/>
        </w:rPr>
        <w:t>,</w:t>
      </w:r>
      <w:r w:rsidR="00C07DA9" w:rsidRPr="008032D8">
        <w:rPr>
          <w:rFonts w:ascii="Times New Roman" w:hAnsi="Times New Roman" w:cs="Times New Roman"/>
          <w:lang w:val="en-GB"/>
        </w:rPr>
        <w:t xml:space="preserve"> dropped out in 1816 </w:t>
      </w:r>
      <w:proofErr w:type="spellStart"/>
      <w:r w:rsidR="00C07DA9" w:rsidRPr="008032D8">
        <w:rPr>
          <w:rFonts w:ascii="Times New Roman" w:hAnsi="Times New Roman" w:cs="Times New Roman"/>
          <w:lang w:val="en-GB"/>
        </w:rPr>
        <w:t>Eichhoff</w:t>
      </w:r>
      <w:proofErr w:type="spellEnd"/>
      <w:r w:rsidR="00C07DA9" w:rsidRPr="008032D8">
        <w:rPr>
          <w:rFonts w:ascii="Times New Roman" w:hAnsi="Times New Roman" w:cs="Times New Roman"/>
          <w:lang w:val="en-GB"/>
        </w:rPr>
        <w:t xml:space="preserve"> continued alone.</w:t>
      </w:r>
      <w:r w:rsidR="000A5DFB" w:rsidRPr="008032D8">
        <w:rPr>
          <w:rFonts w:ascii="Times New Roman" w:hAnsi="Times New Roman" w:cs="Times New Roman"/>
          <w:lang w:val="en-GB"/>
        </w:rPr>
        <w:t xml:space="preserve"> </w:t>
      </w:r>
      <w:r w:rsidR="00BC0BC6" w:rsidRPr="008032D8">
        <w:rPr>
          <w:rFonts w:ascii="Times New Roman" w:hAnsi="Times New Roman" w:cs="Times New Roman"/>
          <w:lang w:val="en-GB"/>
        </w:rPr>
        <w:t>He did so</w:t>
      </w:r>
      <w:r w:rsidR="00F154DC" w:rsidRPr="008032D8">
        <w:rPr>
          <w:rFonts w:ascii="Times New Roman" w:hAnsi="Times New Roman" w:cs="Times New Roman"/>
          <w:lang w:val="en-GB"/>
        </w:rPr>
        <w:t xml:space="preserve"> by </w:t>
      </w:r>
      <w:r w:rsidR="00E556F2" w:rsidRPr="008032D8">
        <w:rPr>
          <w:rFonts w:ascii="Times New Roman" w:hAnsi="Times New Roman" w:cs="Times New Roman"/>
          <w:lang w:val="en-GB"/>
        </w:rPr>
        <w:t>drafting</w:t>
      </w:r>
      <w:r w:rsidR="00F154DC" w:rsidRPr="008032D8">
        <w:rPr>
          <w:rFonts w:ascii="Times New Roman" w:hAnsi="Times New Roman" w:cs="Times New Roman"/>
          <w:lang w:val="en-GB"/>
        </w:rPr>
        <w:t xml:space="preserve"> well-informed versions of an interim</w:t>
      </w:r>
      <w:r w:rsidR="00355A7A" w:rsidRPr="008032D8">
        <w:rPr>
          <w:rFonts w:ascii="Times New Roman" w:hAnsi="Times New Roman" w:cs="Times New Roman"/>
          <w:lang w:val="en-GB"/>
        </w:rPr>
        <w:t xml:space="preserve"> </w:t>
      </w:r>
      <w:r w:rsidR="00F154DC" w:rsidRPr="008032D8">
        <w:rPr>
          <w:rFonts w:ascii="Times New Roman" w:hAnsi="Times New Roman" w:cs="Times New Roman"/>
          <w:lang w:val="en-GB"/>
        </w:rPr>
        <w:t xml:space="preserve">plan and </w:t>
      </w:r>
      <w:r w:rsidR="00BC0BC6" w:rsidRPr="008032D8">
        <w:rPr>
          <w:rFonts w:ascii="Times New Roman" w:hAnsi="Times New Roman" w:cs="Times New Roman"/>
          <w:lang w:val="en-GB"/>
        </w:rPr>
        <w:t xml:space="preserve">by </w:t>
      </w:r>
      <w:r w:rsidR="00F154DC" w:rsidRPr="008032D8">
        <w:rPr>
          <w:rFonts w:ascii="Times New Roman" w:hAnsi="Times New Roman" w:cs="Times New Roman"/>
          <w:lang w:val="en-GB"/>
        </w:rPr>
        <w:t xml:space="preserve">seeking to unite the conflicting interests among the representatives. But his mission to implement an </w:t>
      </w:r>
      <w:r w:rsidR="00F154DC" w:rsidRPr="008032D8">
        <w:rPr>
          <w:rFonts w:ascii="Times New Roman" w:hAnsi="Times New Roman" w:cs="Times New Roman"/>
          <w:lang w:val="en-GB"/>
        </w:rPr>
        <w:lastRenderedPageBreak/>
        <w:t xml:space="preserve">Octroi-like regime failed miserably, and tragically, </w:t>
      </w:r>
      <w:r w:rsidR="00355A7A" w:rsidRPr="008032D8">
        <w:rPr>
          <w:rFonts w:ascii="Times New Roman" w:hAnsi="Times New Roman" w:cs="Times New Roman"/>
          <w:lang w:val="en-GB"/>
        </w:rPr>
        <w:t xml:space="preserve">as </w:t>
      </w:r>
      <w:r w:rsidR="00F154DC" w:rsidRPr="008032D8">
        <w:rPr>
          <w:rFonts w:ascii="Times New Roman" w:hAnsi="Times New Roman" w:cs="Times New Roman"/>
          <w:lang w:val="en-GB"/>
        </w:rPr>
        <w:t xml:space="preserve">he himself became </w:t>
      </w:r>
      <w:r w:rsidR="008D7AA3" w:rsidRPr="008032D8">
        <w:rPr>
          <w:rFonts w:ascii="Times New Roman" w:hAnsi="Times New Roman" w:cs="Times New Roman"/>
          <w:lang w:val="en-GB"/>
        </w:rPr>
        <w:t>sacrificed</w:t>
      </w:r>
      <w:r w:rsidR="00F154DC" w:rsidRPr="008032D8">
        <w:rPr>
          <w:rFonts w:ascii="Times New Roman" w:hAnsi="Times New Roman" w:cs="Times New Roman"/>
          <w:lang w:val="en-GB"/>
        </w:rPr>
        <w:t xml:space="preserve">, ground in the mill of public diplomacy. The main bone </w:t>
      </w:r>
      <w:r w:rsidR="00BC0BC6" w:rsidRPr="008032D8">
        <w:rPr>
          <w:rFonts w:ascii="Times New Roman" w:hAnsi="Times New Roman" w:cs="Times New Roman"/>
          <w:lang w:val="en-GB"/>
        </w:rPr>
        <w:t>of</w:t>
      </w:r>
      <w:r w:rsidR="00F154DC" w:rsidRPr="008032D8">
        <w:rPr>
          <w:rFonts w:ascii="Times New Roman" w:hAnsi="Times New Roman" w:cs="Times New Roman"/>
          <w:lang w:val="en-GB"/>
        </w:rPr>
        <w:t xml:space="preserve"> contention </w:t>
      </w:r>
      <w:r w:rsidR="008D7AA3" w:rsidRPr="008032D8">
        <w:rPr>
          <w:rFonts w:ascii="Times New Roman" w:hAnsi="Times New Roman" w:cs="Times New Roman"/>
          <w:lang w:val="en-GB"/>
        </w:rPr>
        <w:t xml:space="preserve">in the </w:t>
      </w:r>
      <w:r w:rsidR="00355A7A" w:rsidRPr="008032D8">
        <w:rPr>
          <w:rFonts w:ascii="Times New Roman" w:hAnsi="Times New Roman" w:cs="Times New Roman"/>
          <w:lang w:val="en-GB"/>
        </w:rPr>
        <w:t>Central Commission</w:t>
      </w:r>
      <w:r w:rsidR="008D7AA3" w:rsidRPr="008032D8">
        <w:rPr>
          <w:rFonts w:ascii="Times New Roman" w:hAnsi="Times New Roman" w:cs="Times New Roman"/>
          <w:lang w:val="en-GB"/>
        </w:rPr>
        <w:t xml:space="preserve"> negotiations </w:t>
      </w:r>
      <w:r w:rsidR="00F154DC" w:rsidRPr="008032D8">
        <w:rPr>
          <w:rFonts w:ascii="Times New Roman" w:hAnsi="Times New Roman" w:cs="Times New Roman"/>
          <w:lang w:val="en-GB"/>
        </w:rPr>
        <w:t xml:space="preserve">was how to insert </w:t>
      </w:r>
      <w:r w:rsidR="00BD2653" w:rsidRPr="008032D8">
        <w:rPr>
          <w:rFonts w:ascii="Times New Roman" w:hAnsi="Times New Roman" w:cs="Times New Roman"/>
          <w:lang w:val="en-GB"/>
        </w:rPr>
        <w:t xml:space="preserve">an </w:t>
      </w:r>
      <w:r w:rsidR="00E556F2" w:rsidRPr="008032D8">
        <w:rPr>
          <w:rFonts w:ascii="Times New Roman" w:hAnsi="Times New Roman" w:cs="Times New Roman"/>
          <w:lang w:val="en-GB"/>
        </w:rPr>
        <w:t xml:space="preserve">interim </w:t>
      </w:r>
      <w:r w:rsidR="00BD2653" w:rsidRPr="008032D8">
        <w:rPr>
          <w:rFonts w:ascii="Times New Roman" w:hAnsi="Times New Roman" w:cs="Times New Roman"/>
          <w:lang w:val="en-GB"/>
        </w:rPr>
        <w:t>Octroi-like regime on the Fr</w:t>
      </w:r>
      <w:r w:rsidR="007000C7" w:rsidRPr="008032D8">
        <w:rPr>
          <w:rFonts w:ascii="Times New Roman" w:hAnsi="Times New Roman" w:cs="Times New Roman"/>
          <w:lang w:val="en-GB"/>
        </w:rPr>
        <w:t>anco</w:t>
      </w:r>
      <w:r w:rsidR="00BD2653" w:rsidRPr="008032D8">
        <w:rPr>
          <w:rFonts w:ascii="Times New Roman" w:hAnsi="Times New Roman" w:cs="Times New Roman"/>
          <w:lang w:val="en-GB"/>
        </w:rPr>
        <w:t xml:space="preserve">-German Rhine, while maintaining reciprocity among the riparian states, including </w:t>
      </w:r>
      <w:r w:rsidR="00355A7A" w:rsidRPr="008032D8">
        <w:rPr>
          <w:rFonts w:ascii="Times New Roman" w:hAnsi="Times New Roman" w:cs="Times New Roman"/>
          <w:lang w:val="en-GB"/>
        </w:rPr>
        <w:t>T</w:t>
      </w:r>
      <w:r w:rsidR="00BD2653" w:rsidRPr="008032D8">
        <w:rPr>
          <w:rFonts w:ascii="Times New Roman" w:hAnsi="Times New Roman" w:cs="Times New Roman"/>
          <w:lang w:val="en-GB"/>
        </w:rPr>
        <w:t xml:space="preserve">he Netherlands. Boldly, the Prussian </w:t>
      </w:r>
      <w:r w:rsidR="001D12AC" w:rsidRPr="008032D8">
        <w:rPr>
          <w:rFonts w:ascii="Times New Roman" w:hAnsi="Times New Roman" w:cs="Times New Roman"/>
          <w:lang w:val="en-GB"/>
        </w:rPr>
        <w:t>C</w:t>
      </w:r>
      <w:r w:rsidR="00BD2653" w:rsidRPr="008032D8">
        <w:rPr>
          <w:rFonts w:ascii="Times New Roman" w:hAnsi="Times New Roman" w:cs="Times New Roman"/>
          <w:lang w:val="en-GB"/>
        </w:rPr>
        <w:t xml:space="preserve">ommissioner </w:t>
      </w:r>
      <w:r w:rsidR="001F1334" w:rsidRPr="008032D8">
        <w:rPr>
          <w:rFonts w:ascii="Times New Roman" w:hAnsi="Times New Roman" w:cs="Times New Roman"/>
          <w:lang w:val="en-GB"/>
        </w:rPr>
        <w:t>Johann Friedrich Jacobi</w:t>
      </w:r>
      <w:r w:rsidR="00355A7A" w:rsidRPr="008032D8">
        <w:rPr>
          <w:rFonts w:ascii="Times New Roman" w:hAnsi="Times New Roman" w:cs="Times New Roman"/>
          <w:lang w:val="en-GB"/>
        </w:rPr>
        <w:t xml:space="preserve"> </w:t>
      </w:r>
      <w:r w:rsidR="00BC0BC6" w:rsidRPr="008032D8">
        <w:rPr>
          <w:rFonts w:ascii="Times New Roman" w:hAnsi="Times New Roman" w:cs="Times New Roman"/>
          <w:lang w:val="en-GB"/>
        </w:rPr>
        <w:t xml:space="preserve">stretched the concept of reciprocity by </w:t>
      </w:r>
      <w:r w:rsidR="00BD2653" w:rsidRPr="008032D8">
        <w:rPr>
          <w:rFonts w:ascii="Times New Roman" w:hAnsi="Times New Roman" w:cs="Times New Roman"/>
          <w:lang w:val="en-GB"/>
        </w:rPr>
        <w:t>stat</w:t>
      </w:r>
      <w:r w:rsidR="00BC0BC6" w:rsidRPr="008032D8">
        <w:rPr>
          <w:rFonts w:ascii="Times New Roman" w:hAnsi="Times New Roman" w:cs="Times New Roman"/>
          <w:lang w:val="en-GB"/>
        </w:rPr>
        <w:t>ing</w:t>
      </w:r>
      <w:r w:rsidR="00BD2653" w:rsidRPr="008032D8">
        <w:rPr>
          <w:rFonts w:ascii="Times New Roman" w:hAnsi="Times New Roman" w:cs="Times New Roman"/>
          <w:lang w:val="en-GB"/>
        </w:rPr>
        <w:t xml:space="preserve"> that </w:t>
      </w:r>
      <w:r w:rsidR="004528C1" w:rsidRPr="008032D8">
        <w:rPr>
          <w:rFonts w:ascii="Times New Roman" w:hAnsi="Times New Roman" w:cs="Times New Roman"/>
          <w:lang w:val="en-GB"/>
        </w:rPr>
        <w:t>Prussia</w:t>
      </w:r>
      <w:r w:rsidR="00BD2653" w:rsidRPr="008032D8">
        <w:rPr>
          <w:rFonts w:ascii="Times New Roman" w:hAnsi="Times New Roman" w:cs="Times New Roman"/>
          <w:lang w:val="en-GB"/>
        </w:rPr>
        <w:t xml:space="preserve"> would </w:t>
      </w:r>
      <w:r w:rsidR="00A4573C" w:rsidRPr="008032D8">
        <w:rPr>
          <w:rFonts w:ascii="Times New Roman" w:hAnsi="Times New Roman" w:cs="Times New Roman"/>
          <w:lang w:val="en-GB"/>
        </w:rPr>
        <w:t>only</w:t>
      </w:r>
      <w:r w:rsidR="00BD2653" w:rsidRPr="008032D8">
        <w:rPr>
          <w:rFonts w:ascii="Times New Roman" w:hAnsi="Times New Roman" w:cs="Times New Roman"/>
          <w:lang w:val="en-GB"/>
        </w:rPr>
        <w:t xml:space="preserve"> remove the forced transhipment rights</w:t>
      </w:r>
      <w:r w:rsidR="00BC0BC6" w:rsidRPr="008032D8">
        <w:rPr>
          <w:rFonts w:ascii="Times New Roman" w:hAnsi="Times New Roman" w:cs="Times New Roman"/>
          <w:lang w:val="en-GB"/>
        </w:rPr>
        <w:t xml:space="preserve"> in </w:t>
      </w:r>
      <w:r w:rsidR="001D12AC" w:rsidRPr="008032D8">
        <w:rPr>
          <w:rFonts w:ascii="Times New Roman" w:hAnsi="Times New Roman" w:cs="Times New Roman"/>
          <w:lang w:val="en-GB"/>
        </w:rPr>
        <w:t xml:space="preserve">Cologne </w:t>
      </w:r>
      <w:r w:rsidR="00BC0BC6" w:rsidRPr="008032D8">
        <w:rPr>
          <w:rFonts w:ascii="Times New Roman" w:hAnsi="Times New Roman" w:cs="Times New Roman"/>
          <w:lang w:val="en-GB"/>
        </w:rPr>
        <w:t>and</w:t>
      </w:r>
      <w:r w:rsidR="001D12AC" w:rsidRPr="008032D8">
        <w:rPr>
          <w:rFonts w:ascii="Times New Roman" w:hAnsi="Times New Roman" w:cs="Times New Roman"/>
          <w:lang w:val="en-GB"/>
        </w:rPr>
        <w:t xml:space="preserve"> Mainz</w:t>
      </w:r>
      <w:r w:rsidR="00BD2653" w:rsidRPr="008032D8">
        <w:rPr>
          <w:rFonts w:ascii="Times New Roman" w:hAnsi="Times New Roman" w:cs="Times New Roman"/>
          <w:lang w:val="en-GB"/>
        </w:rPr>
        <w:t xml:space="preserve"> if </w:t>
      </w:r>
      <w:r w:rsidR="00355A7A" w:rsidRPr="008032D8">
        <w:rPr>
          <w:rFonts w:ascii="Times New Roman" w:hAnsi="Times New Roman" w:cs="Times New Roman"/>
          <w:lang w:val="en-GB"/>
        </w:rPr>
        <w:t>T</w:t>
      </w:r>
      <w:r w:rsidR="00BD2653" w:rsidRPr="008032D8">
        <w:rPr>
          <w:rFonts w:ascii="Times New Roman" w:hAnsi="Times New Roman" w:cs="Times New Roman"/>
          <w:lang w:val="en-GB"/>
        </w:rPr>
        <w:t xml:space="preserve">he Netherlands would </w:t>
      </w:r>
      <w:r w:rsidR="00BC0BC6" w:rsidRPr="008032D8">
        <w:rPr>
          <w:rFonts w:ascii="Times New Roman" w:hAnsi="Times New Roman" w:cs="Times New Roman"/>
          <w:lang w:val="en-GB"/>
        </w:rPr>
        <w:t xml:space="preserve">eliminate the so-called sea rights in its ports and </w:t>
      </w:r>
      <w:r w:rsidR="00BD2653" w:rsidRPr="008032D8">
        <w:rPr>
          <w:rFonts w:ascii="Times New Roman" w:hAnsi="Times New Roman" w:cs="Times New Roman"/>
          <w:lang w:val="en-GB"/>
        </w:rPr>
        <w:t>allow free navigability into the sea.</w:t>
      </w:r>
      <w:r w:rsidR="00A4573C" w:rsidRPr="008032D8">
        <w:rPr>
          <w:rFonts w:ascii="Times New Roman" w:hAnsi="Times New Roman" w:cs="Times New Roman"/>
          <w:lang w:val="en-GB"/>
        </w:rPr>
        <w:t xml:space="preserve"> </w:t>
      </w:r>
      <w:r w:rsidR="00355A7A" w:rsidRPr="008032D8">
        <w:rPr>
          <w:rFonts w:ascii="Times New Roman" w:hAnsi="Times New Roman" w:cs="Times New Roman"/>
          <w:lang w:val="en-GB"/>
        </w:rPr>
        <w:t>T</w:t>
      </w:r>
      <w:r w:rsidR="00A4573C" w:rsidRPr="008032D8">
        <w:rPr>
          <w:rFonts w:ascii="Times New Roman" w:hAnsi="Times New Roman" w:cs="Times New Roman"/>
          <w:lang w:val="en-GB"/>
        </w:rPr>
        <w:t xml:space="preserve">his was </w:t>
      </w:r>
      <w:r w:rsidR="001A79F4" w:rsidRPr="008032D8">
        <w:rPr>
          <w:rFonts w:ascii="Times New Roman" w:hAnsi="Times New Roman" w:cs="Times New Roman"/>
          <w:lang w:val="en-GB"/>
        </w:rPr>
        <w:t>unacceptable</w:t>
      </w:r>
      <w:r w:rsidR="00355A7A" w:rsidRPr="008032D8">
        <w:rPr>
          <w:rFonts w:ascii="Times New Roman" w:hAnsi="Times New Roman" w:cs="Times New Roman"/>
          <w:lang w:val="en-GB"/>
        </w:rPr>
        <w:t xml:space="preserve"> for The Netherlands</w:t>
      </w:r>
      <w:r w:rsidR="00A4573C" w:rsidRPr="008032D8">
        <w:rPr>
          <w:rFonts w:ascii="Times New Roman" w:hAnsi="Times New Roman" w:cs="Times New Roman"/>
          <w:lang w:val="en-GB"/>
        </w:rPr>
        <w:t xml:space="preserve">, as it would never allow a foreign power to interfere with its sovereign rights, while </w:t>
      </w:r>
      <w:r w:rsidR="00355A7A" w:rsidRPr="008032D8">
        <w:rPr>
          <w:rFonts w:ascii="Times New Roman" w:hAnsi="Times New Roman" w:cs="Times New Roman"/>
          <w:lang w:val="en-GB"/>
        </w:rPr>
        <w:t xml:space="preserve">the Congress of </w:t>
      </w:r>
      <w:r w:rsidR="00A4573C" w:rsidRPr="008032D8">
        <w:rPr>
          <w:rFonts w:ascii="Times New Roman" w:hAnsi="Times New Roman" w:cs="Times New Roman"/>
          <w:lang w:val="en-GB"/>
        </w:rPr>
        <w:t>Vienna had clearly established that the transhipment right</w:t>
      </w:r>
      <w:r w:rsidR="00BC0BC6" w:rsidRPr="008032D8">
        <w:rPr>
          <w:rFonts w:ascii="Times New Roman" w:hAnsi="Times New Roman" w:cs="Times New Roman"/>
          <w:lang w:val="en-GB"/>
        </w:rPr>
        <w:t>s</w:t>
      </w:r>
      <w:r w:rsidR="00A4573C" w:rsidRPr="008032D8">
        <w:rPr>
          <w:rFonts w:ascii="Times New Roman" w:hAnsi="Times New Roman" w:cs="Times New Roman"/>
          <w:lang w:val="en-GB"/>
        </w:rPr>
        <w:t xml:space="preserve"> were to be eliminated. Eichhoff </w:t>
      </w:r>
      <w:r w:rsidR="00355A7A" w:rsidRPr="008032D8">
        <w:rPr>
          <w:rFonts w:ascii="Times New Roman" w:hAnsi="Times New Roman" w:cs="Times New Roman"/>
          <w:lang w:val="en-GB"/>
        </w:rPr>
        <w:t xml:space="preserve">had </w:t>
      </w:r>
      <w:r w:rsidR="00A4573C" w:rsidRPr="008032D8">
        <w:rPr>
          <w:rFonts w:ascii="Times New Roman" w:hAnsi="Times New Roman" w:cs="Times New Roman"/>
          <w:lang w:val="en-GB"/>
        </w:rPr>
        <w:t xml:space="preserve">demonstrated some ambiguity towards these transhipment rights, but </w:t>
      </w:r>
      <w:r w:rsidR="00E556F2" w:rsidRPr="008032D8">
        <w:rPr>
          <w:rFonts w:ascii="Times New Roman" w:hAnsi="Times New Roman" w:cs="Times New Roman"/>
          <w:lang w:val="en-GB"/>
        </w:rPr>
        <w:t xml:space="preserve">now </w:t>
      </w:r>
      <w:r w:rsidR="00A4573C" w:rsidRPr="008032D8">
        <w:rPr>
          <w:rFonts w:ascii="Times New Roman" w:hAnsi="Times New Roman" w:cs="Times New Roman"/>
          <w:lang w:val="en-GB"/>
        </w:rPr>
        <w:t>fully support</w:t>
      </w:r>
      <w:r w:rsidR="00E556F2" w:rsidRPr="008032D8">
        <w:rPr>
          <w:rFonts w:ascii="Times New Roman" w:hAnsi="Times New Roman" w:cs="Times New Roman"/>
          <w:lang w:val="en-GB"/>
        </w:rPr>
        <w:t>ed</w:t>
      </w:r>
      <w:r w:rsidR="00A4573C" w:rsidRPr="008032D8">
        <w:rPr>
          <w:rFonts w:ascii="Times New Roman" w:hAnsi="Times New Roman" w:cs="Times New Roman"/>
          <w:lang w:val="en-GB"/>
        </w:rPr>
        <w:t xml:space="preserve"> </w:t>
      </w:r>
      <w:r w:rsidR="00355A7A" w:rsidRPr="008032D8">
        <w:rPr>
          <w:rFonts w:ascii="Times New Roman" w:hAnsi="Times New Roman" w:cs="Times New Roman"/>
          <w:lang w:val="en-GB"/>
        </w:rPr>
        <w:t>T</w:t>
      </w:r>
      <w:r w:rsidR="00A4573C" w:rsidRPr="008032D8">
        <w:rPr>
          <w:rFonts w:ascii="Times New Roman" w:hAnsi="Times New Roman" w:cs="Times New Roman"/>
          <w:lang w:val="en-GB"/>
        </w:rPr>
        <w:t>he Netherlands</w:t>
      </w:r>
      <w:r w:rsidR="00E556F2" w:rsidRPr="008032D8">
        <w:rPr>
          <w:rFonts w:ascii="Times New Roman" w:hAnsi="Times New Roman" w:cs="Times New Roman"/>
          <w:lang w:val="en-GB"/>
        </w:rPr>
        <w:t xml:space="preserve">. Years of negotiation </w:t>
      </w:r>
      <w:r w:rsidR="00A734AE" w:rsidRPr="008032D8">
        <w:rPr>
          <w:rFonts w:ascii="Times New Roman" w:hAnsi="Times New Roman" w:cs="Times New Roman"/>
          <w:lang w:val="en-GB"/>
        </w:rPr>
        <w:t xml:space="preserve">on this matter </w:t>
      </w:r>
      <w:r w:rsidR="00E556F2" w:rsidRPr="008032D8">
        <w:rPr>
          <w:rFonts w:ascii="Times New Roman" w:hAnsi="Times New Roman" w:cs="Times New Roman"/>
          <w:lang w:val="en-GB"/>
        </w:rPr>
        <w:t xml:space="preserve">and multiple interim drafts passed by, </w:t>
      </w:r>
      <w:r w:rsidR="00387B01" w:rsidRPr="008032D8">
        <w:rPr>
          <w:rFonts w:ascii="Times New Roman" w:hAnsi="Times New Roman" w:cs="Times New Roman"/>
          <w:lang w:val="en-GB"/>
        </w:rPr>
        <w:t>until</w:t>
      </w:r>
      <w:r w:rsidR="00E556F2" w:rsidRPr="008032D8">
        <w:rPr>
          <w:rFonts w:ascii="Times New Roman" w:hAnsi="Times New Roman" w:cs="Times New Roman"/>
          <w:lang w:val="en-GB"/>
        </w:rPr>
        <w:t xml:space="preserve"> the majority of the </w:t>
      </w:r>
      <w:r w:rsidR="00B313E2" w:rsidRPr="008032D8">
        <w:rPr>
          <w:rFonts w:ascii="Times New Roman" w:hAnsi="Times New Roman" w:cs="Times New Roman"/>
          <w:lang w:val="en-GB"/>
        </w:rPr>
        <w:t>Central Commission</w:t>
      </w:r>
      <w:r w:rsidR="00721FAB" w:rsidRPr="008032D8">
        <w:rPr>
          <w:rFonts w:ascii="Times New Roman" w:hAnsi="Times New Roman" w:cs="Times New Roman"/>
          <w:lang w:val="en-GB"/>
        </w:rPr>
        <w:t xml:space="preserve"> felt</w:t>
      </w:r>
      <w:r w:rsidR="00EF59B5" w:rsidRPr="008032D8">
        <w:rPr>
          <w:rFonts w:ascii="Times New Roman" w:hAnsi="Times New Roman" w:cs="Times New Roman"/>
          <w:lang w:val="en-GB"/>
        </w:rPr>
        <w:t xml:space="preserve"> that</w:t>
      </w:r>
      <w:r w:rsidR="00721FAB" w:rsidRPr="008032D8">
        <w:rPr>
          <w:rFonts w:ascii="Times New Roman" w:hAnsi="Times New Roman" w:cs="Times New Roman"/>
          <w:lang w:val="en-GB"/>
        </w:rPr>
        <w:t xml:space="preserve"> the international organization </w:t>
      </w:r>
      <w:r w:rsidR="00EF59B5" w:rsidRPr="008032D8">
        <w:rPr>
          <w:rFonts w:ascii="Times New Roman" w:hAnsi="Times New Roman" w:cs="Times New Roman"/>
          <w:lang w:val="en-GB"/>
        </w:rPr>
        <w:t xml:space="preserve">that </w:t>
      </w:r>
      <w:r w:rsidR="00B13056" w:rsidRPr="008032D8">
        <w:rPr>
          <w:rFonts w:ascii="Times New Roman" w:hAnsi="Times New Roman" w:cs="Times New Roman"/>
          <w:lang w:val="en-GB"/>
        </w:rPr>
        <w:t xml:space="preserve">attempted to </w:t>
      </w:r>
      <w:r w:rsidR="00721FAB" w:rsidRPr="008032D8">
        <w:rPr>
          <w:rFonts w:ascii="Times New Roman" w:hAnsi="Times New Roman" w:cs="Times New Roman"/>
          <w:lang w:val="en-GB"/>
        </w:rPr>
        <w:t>secur</w:t>
      </w:r>
      <w:r w:rsidR="00EF59B5" w:rsidRPr="008032D8">
        <w:rPr>
          <w:rFonts w:ascii="Times New Roman" w:hAnsi="Times New Roman" w:cs="Times New Roman"/>
          <w:lang w:val="en-GB"/>
        </w:rPr>
        <w:t>e</w:t>
      </w:r>
      <w:r w:rsidR="00721FAB" w:rsidRPr="008032D8">
        <w:rPr>
          <w:rFonts w:ascii="Times New Roman" w:hAnsi="Times New Roman" w:cs="Times New Roman"/>
          <w:lang w:val="en-GB"/>
        </w:rPr>
        <w:t xml:space="preserve"> the legal outcomes of the Congress of Vienna was risking its legitimacy. </w:t>
      </w:r>
      <w:r w:rsidR="00B13056" w:rsidRPr="008032D8">
        <w:rPr>
          <w:rFonts w:ascii="Times New Roman" w:hAnsi="Times New Roman" w:cs="Times New Roman"/>
          <w:lang w:val="en-GB"/>
        </w:rPr>
        <w:t>As it sympathized</w:t>
      </w:r>
      <w:r w:rsidR="00721FAB" w:rsidRPr="008032D8">
        <w:rPr>
          <w:rFonts w:ascii="Times New Roman" w:hAnsi="Times New Roman" w:cs="Times New Roman"/>
          <w:lang w:val="en-GB"/>
        </w:rPr>
        <w:t xml:space="preserve"> with The Netherlands, it demanded that Prussia give up its resistance against the removal of the forced transhipment</w:t>
      </w:r>
      <w:r w:rsidR="00387B01" w:rsidRPr="008032D8">
        <w:rPr>
          <w:rFonts w:ascii="Times New Roman" w:hAnsi="Times New Roman" w:cs="Times New Roman"/>
          <w:lang w:val="en-GB"/>
        </w:rPr>
        <w:t xml:space="preserve"> rights</w:t>
      </w:r>
      <w:r w:rsidR="00721FAB" w:rsidRPr="008032D8">
        <w:rPr>
          <w:rFonts w:ascii="Times New Roman" w:hAnsi="Times New Roman" w:cs="Times New Roman"/>
          <w:lang w:val="en-GB"/>
        </w:rPr>
        <w:t>, but to no avail.</w:t>
      </w:r>
    </w:p>
    <w:p w14:paraId="65E9919D" w14:textId="29321A84" w:rsidR="001A1D0B" w:rsidRPr="008032D8" w:rsidRDefault="00B313E2" w:rsidP="008032D8">
      <w:pPr>
        <w:ind w:firstLine="720"/>
        <w:jc w:val="both"/>
        <w:rPr>
          <w:rFonts w:ascii="Times New Roman" w:hAnsi="Times New Roman" w:cs="Times New Roman"/>
          <w:color w:val="000000" w:themeColor="text1"/>
          <w:lang w:val="en-GB"/>
        </w:rPr>
      </w:pPr>
      <w:r w:rsidRPr="008032D8">
        <w:rPr>
          <w:rFonts w:ascii="Times New Roman" w:hAnsi="Times New Roman" w:cs="Times New Roman"/>
          <w:lang w:val="en-GB"/>
        </w:rPr>
        <w:t>I</w:t>
      </w:r>
      <w:r w:rsidR="007A0C34" w:rsidRPr="008032D8">
        <w:rPr>
          <w:rFonts w:ascii="Times New Roman" w:hAnsi="Times New Roman" w:cs="Times New Roman"/>
          <w:lang w:val="en-GB"/>
        </w:rPr>
        <w:t xml:space="preserve">n 1819 </w:t>
      </w:r>
      <w:proofErr w:type="spellStart"/>
      <w:r w:rsidR="007A0C34" w:rsidRPr="008032D8">
        <w:rPr>
          <w:rFonts w:ascii="Times New Roman" w:hAnsi="Times New Roman" w:cs="Times New Roman"/>
          <w:lang w:val="en-GB"/>
        </w:rPr>
        <w:t>Eichhoff</w:t>
      </w:r>
      <w:proofErr w:type="spellEnd"/>
      <w:r w:rsidR="007A0C34" w:rsidRPr="008032D8">
        <w:rPr>
          <w:rFonts w:ascii="Times New Roman" w:hAnsi="Times New Roman" w:cs="Times New Roman"/>
          <w:lang w:val="en-GB"/>
        </w:rPr>
        <w:t xml:space="preserve"> surprised </w:t>
      </w:r>
      <w:r w:rsidR="004E2F32" w:rsidRPr="008032D8">
        <w:rPr>
          <w:rFonts w:ascii="Times New Roman" w:hAnsi="Times New Roman" w:cs="Times New Roman"/>
          <w:lang w:val="en-GB"/>
        </w:rPr>
        <w:t>interested parties</w:t>
      </w:r>
      <w:r w:rsidR="007A0C34" w:rsidRPr="008032D8">
        <w:rPr>
          <w:rFonts w:ascii="Times New Roman" w:hAnsi="Times New Roman" w:cs="Times New Roman"/>
          <w:lang w:val="en-GB"/>
        </w:rPr>
        <w:t xml:space="preserve"> and the</w:t>
      </w:r>
      <w:r w:rsidRPr="008032D8">
        <w:rPr>
          <w:rFonts w:ascii="Times New Roman" w:hAnsi="Times New Roman" w:cs="Times New Roman"/>
          <w:lang w:val="en-GB"/>
        </w:rPr>
        <w:t xml:space="preserve"> Central</w:t>
      </w:r>
      <w:r w:rsidR="007A0C34" w:rsidRPr="008032D8">
        <w:rPr>
          <w:rFonts w:ascii="Times New Roman" w:hAnsi="Times New Roman" w:cs="Times New Roman"/>
          <w:lang w:val="en-GB"/>
        </w:rPr>
        <w:t xml:space="preserve"> Commission with the publication of an extensive book on the current deadlock of the negotiations. He presented </w:t>
      </w:r>
      <w:r w:rsidRPr="008032D8">
        <w:rPr>
          <w:rFonts w:ascii="Times New Roman" w:hAnsi="Times New Roman" w:cs="Times New Roman"/>
          <w:lang w:val="en-GB"/>
        </w:rPr>
        <w:t>it</w:t>
      </w:r>
      <w:r w:rsidR="007A0C34" w:rsidRPr="008032D8">
        <w:rPr>
          <w:rFonts w:ascii="Times New Roman" w:hAnsi="Times New Roman" w:cs="Times New Roman"/>
          <w:lang w:val="en-GB"/>
        </w:rPr>
        <w:t xml:space="preserve"> as an official report to the governments of the riparian states</w:t>
      </w:r>
      <w:r w:rsidRPr="008032D8">
        <w:rPr>
          <w:rFonts w:ascii="Times New Roman" w:hAnsi="Times New Roman" w:cs="Times New Roman"/>
          <w:lang w:val="en-GB"/>
        </w:rPr>
        <w:t xml:space="preserve"> </w:t>
      </w:r>
      <w:r w:rsidR="007A0C34" w:rsidRPr="008032D8">
        <w:rPr>
          <w:rFonts w:ascii="Times New Roman" w:hAnsi="Times New Roman" w:cs="Times New Roman"/>
          <w:lang w:val="en-GB"/>
        </w:rPr>
        <w:t xml:space="preserve">and advocated for their, or even the </w:t>
      </w:r>
      <w:r w:rsidR="004528C1" w:rsidRPr="008032D8">
        <w:rPr>
          <w:rFonts w:ascii="Times New Roman" w:hAnsi="Times New Roman" w:cs="Times New Roman"/>
          <w:lang w:val="en-GB"/>
        </w:rPr>
        <w:t xml:space="preserve">Viennese </w:t>
      </w:r>
      <w:r w:rsidR="007A0C34" w:rsidRPr="008032D8">
        <w:rPr>
          <w:rFonts w:ascii="Times New Roman" w:hAnsi="Times New Roman" w:cs="Times New Roman"/>
          <w:lang w:val="en-GB"/>
        </w:rPr>
        <w:t>guarantor Powers’</w:t>
      </w:r>
      <w:r w:rsidRPr="008032D8">
        <w:rPr>
          <w:rFonts w:ascii="Times New Roman" w:hAnsi="Times New Roman" w:cs="Times New Roman"/>
          <w:lang w:val="en-GB"/>
        </w:rPr>
        <w:t>,</w:t>
      </w:r>
      <w:r w:rsidR="007A0C34" w:rsidRPr="008032D8">
        <w:rPr>
          <w:rFonts w:ascii="Times New Roman" w:hAnsi="Times New Roman" w:cs="Times New Roman"/>
          <w:lang w:val="en-GB"/>
        </w:rPr>
        <w:t xml:space="preserve"> intervention to finally realise a system of free navigation on</w:t>
      </w:r>
      <w:r w:rsidR="004528C1" w:rsidRPr="008032D8">
        <w:rPr>
          <w:rFonts w:ascii="Times New Roman" w:hAnsi="Times New Roman" w:cs="Times New Roman"/>
          <w:lang w:val="en-GB"/>
        </w:rPr>
        <w:t>,</w:t>
      </w:r>
      <w:r w:rsidR="007A0C34" w:rsidRPr="008032D8">
        <w:rPr>
          <w:rFonts w:ascii="Times New Roman" w:hAnsi="Times New Roman" w:cs="Times New Roman"/>
          <w:lang w:val="en-GB"/>
        </w:rPr>
        <w:t xml:space="preserve"> </w:t>
      </w:r>
      <w:r w:rsidR="00A734AE" w:rsidRPr="008032D8">
        <w:rPr>
          <w:rFonts w:ascii="Times New Roman" w:hAnsi="Times New Roman" w:cs="Times New Roman"/>
          <w:lang w:val="en-GB"/>
        </w:rPr>
        <w:t>in his words</w:t>
      </w:r>
      <w:r w:rsidR="004528C1" w:rsidRPr="008032D8">
        <w:rPr>
          <w:rFonts w:ascii="Times New Roman" w:hAnsi="Times New Roman" w:cs="Times New Roman"/>
          <w:lang w:val="en-GB"/>
        </w:rPr>
        <w:t>,</w:t>
      </w:r>
      <w:r w:rsidR="00A734AE" w:rsidRPr="008032D8">
        <w:rPr>
          <w:rFonts w:ascii="Times New Roman" w:hAnsi="Times New Roman" w:cs="Times New Roman"/>
          <w:lang w:val="en-GB"/>
        </w:rPr>
        <w:t xml:space="preserve"> </w:t>
      </w:r>
      <w:r w:rsidR="007A0C34" w:rsidRPr="008032D8">
        <w:rPr>
          <w:rFonts w:ascii="Times New Roman" w:hAnsi="Times New Roman" w:cs="Times New Roman"/>
          <w:lang w:val="en-GB"/>
        </w:rPr>
        <w:t>the most important river in Europe.</w:t>
      </w:r>
      <w:r w:rsidR="00A03DB7" w:rsidRPr="008032D8">
        <w:rPr>
          <w:rFonts w:ascii="Times New Roman" w:hAnsi="Times New Roman" w:cs="Times New Roman"/>
          <w:lang w:val="en-GB"/>
        </w:rPr>
        <w:t xml:space="preserve"> </w:t>
      </w:r>
      <w:r w:rsidR="00703B69" w:rsidRPr="008032D8">
        <w:rPr>
          <w:rFonts w:ascii="Times New Roman" w:hAnsi="Times New Roman" w:cs="Times New Roman"/>
          <w:lang w:val="en-GB"/>
        </w:rPr>
        <w:t xml:space="preserve">Whereas </w:t>
      </w:r>
      <w:r w:rsidRPr="008032D8">
        <w:rPr>
          <w:rFonts w:ascii="Times New Roman" w:hAnsi="Times New Roman" w:cs="Times New Roman"/>
          <w:lang w:val="en-GB"/>
        </w:rPr>
        <w:t>T</w:t>
      </w:r>
      <w:r w:rsidR="00703B69" w:rsidRPr="008032D8">
        <w:rPr>
          <w:rFonts w:ascii="Times New Roman" w:hAnsi="Times New Roman" w:cs="Times New Roman"/>
          <w:lang w:val="en-GB"/>
        </w:rPr>
        <w:t xml:space="preserve">he Netherlands had </w:t>
      </w:r>
      <w:r w:rsidR="004B2ED5" w:rsidRPr="008032D8">
        <w:rPr>
          <w:rFonts w:ascii="Times New Roman" w:hAnsi="Times New Roman" w:cs="Times New Roman"/>
          <w:lang w:val="en-GB"/>
        </w:rPr>
        <w:t>cherished</w:t>
      </w:r>
      <w:r w:rsidR="00703B69" w:rsidRPr="008032D8">
        <w:rPr>
          <w:rFonts w:ascii="Times New Roman" w:hAnsi="Times New Roman" w:cs="Times New Roman"/>
          <w:lang w:val="en-GB"/>
        </w:rPr>
        <w:t xml:space="preserve"> high hopes that </w:t>
      </w:r>
      <w:proofErr w:type="spellStart"/>
      <w:r w:rsidR="00703B69" w:rsidRPr="008032D8">
        <w:rPr>
          <w:rFonts w:ascii="Times New Roman" w:hAnsi="Times New Roman" w:cs="Times New Roman"/>
          <w:lang w:val="en-GB"/>
        </w:rPr>
        <w:t>Eichhoff</w:t>
      </w:r>
      <w:proofErr w:type="spellEnd"/>
      <w:r w:rsidR="00703B69" w:rsidRPr="008032D8">
        <w:rPr>
          <w:rFonts w:ascii="Times New Roman" w:hAnsi="Times New Roman" w:cs="Times New Roman"/>
          <w:lang w:val="en-GB"/>
        </w:rPr>
        <w:t xml:space="preserve"> might become </w:t>
      </w:r>
      <w:r w:rsidR="002B25E0" w:rsidRPr="008032D8">
        <w:rPr>
          <w:rFonts w:ascii="Times New Roman" w:hAnsi="Times New Roman" w:cs="Times New Roman"/>
          <w:lang w:val="en-GB"/>
        </w:rPr>
        <w:t>C</w:t>
      </w:r>
      <w:r w:rsidR="00A734AE" w:rsidRPr="008032D8">
        <w:rPr>
          <w:rFonts w:ascii="Times New Roman" w:hAnsi="Times New Roman" w:cs="Times New Roman"/>
          <w:lang w:val="en-GB"/>
        </w:rPr>
        <w:t xml:space="preserve">hief </w:t>
      </w:r>
      <w:r w:rsidR="002B25E0" w:rsidRPr="008032D8">
        <w:rPr>
          <w:rFonts w:ascii="Times New Roman" w:hAnsi="Times New Roman" w:cs="Times New Roman"/>
          <w:lang w:val="en-GB"/>
        </w:rPr>
        <w:t>I</w:t>
      </w:r>
      <w:r w:rsidR="00A734AE" w:rsidRPr="008032D8">
        <w:rPr>
          <w:rFonts w:ascii="Times New Roman" w:hAnsi="Times New Roman" w:cs="Times New Roman"/>
          <w:lang w:val="en-GB"/>
        </w:rPr>
        <w:t>nspector</w:t>
      </w:r>
      <w:r w:rsidR="004B2ED5" w:rsidRPr="008032D8">
        <w:rPr>
          <w:rFonts w:ascii="Times New Roman" w:hAnsi="Times New Roman" w:cs="Times New Roman"/>
          <w:lang w:val="en-GB"/>
        </w:rPr>
        <w:t xml:space="preserve"> </w:t>
      </w:r>
      <w:r w:rsidR="00703B69" w:rsidRPr="008032D8">
        <w:rPr>
          <w:rFonts w:ascii="Times New Roman" w:hAnsi="Times New Roman" w:cs="Times New Roman"/>
          <w:lang w:val="en-GB"/>
        </w:rPr>
        <w:t xml:space="preserve">of the new Rhine </w:t>
      </w:r>
      <w:r w:rsidRPr="008032D8">
        <w:rPr>
          <w:rFonts w:ascii="Times New Roman" w:hAnsi="Times New Roman" w:cs="Times New Roman"/>
          <w:lang w:val="en-GB"/>
        </w:rPr>
        <w:t>r</w:t>
      </w:r>
      <w:r w:rsidR="00703B69" w:rsidRPr="008032D8">
        <w:rPr>
          <w:rFonts w:ascii="Times New Roman" w:hAnsi="Times New Roman" w:cs="Times New Roman"/>
          <w:lang w:val="en-GB"/>
        </w:rPr>
        <w:t>egime, t</w:t>
      </w:r>
      <w:r w:rsidR="00282C76" w:rsidRPr="008032D8">
        <w:rPr>
          <w:rFonts w:ascii="Times New Roman" w:hAnsi="Times New Roman" w:cs="Times New Roman"/>
          <w:lang w:val="en-GB"/>
        </w:rPr>
        <w:t>h</w:t>
      </w:r>
      <w:r w:rsidR="002B25E0" w:rsidRPr="008032D8">
        <w:rPr>
          <w:rFonts w:ascii="Times New Roman" w:hAnsi="Times New Roman" w:cs="Times New Roman"/>
          <w:lang w:val="en-GB"/>
        </w:rPr>
        <w:t>e</w:t>
      </w:r>
      <w:r w:rsidR="00282C76" w:rsidRPr="008032D8">
        <w:rPr>
          <w:rFonts w:ascii="Times New Roman" w:hAnsi="Times New Roman" w:cs="Times New Roman"/>
          <w:lang w:val="en-GB"/>
        </w:rPr>
        <w:t xml:space="preserve"> publication constituted </w:t>
      </w:r>
      <w:r w:rsidR="00703B69" w:rsidRPr="008032D8">
        <w:rPr>
          <w:rFonts w:ascii="Times New Roman" w:hAnsi="Times New Roman" w:cs="Times New Roman"/>
          <w:lang w:val="en-GB"/>
        </w:rPr>
        <w:t>his definitive</w:t>
      </w:r>
      <w:r w:rsidR="00282C76" w:rsidRPr="008032D8">
        <w:rPr>
          <w:rFonts w:ascii="Times New Roman" w:hAnsi="Times New Roman" w:cs="Times New Roman"/>
          <w:lang w:val="en-GB"/>
        </w:rPr>
        <w:t xml:space="preserve"> downfall. The </w:t>
      </w:r>
      <w:r w:rsidRPr="008032D8">
        <w:rPr>
          <w:rFonts w:ascii="Times New Roman" w:hAnsi="Times New Roman" w:cs="Times New Roman"/>
          <w:lang w:val="en-GB"/>
        </w:rPr>
        <w:t>Central Commission</w:t>
      </w:r>
      <w:r w:rsidR="00282C76" w:rsidRPr="008032D8">
        <w:rPr>
          <w:rFonts w:ascii="Times New Roman" w:hAnsi="Times New Roman" w:cs="Times New Roman"/>
          <w:lang w:val="en-GB"/>
        </w:rPr>
        <w:t xml:space="preserve"> understood the book as a public affront and bitterly recorded that ‘the author was not competent to assess the Commission’s negotiations’ </w:t>
      </w:r>
      <w:r w:rsidR="00A03DB7" w:rsidRPr="008032D8">
        <w:rPr>
          <w:rFonts w:ascii="Times New Roman" w:hAnsi="Times New Roman" w:cs="Times New Roman"/>
          <w:lang w:val="en-GB"/>
        </w:rPr>
        <w:t>(Schenk 2021: 72)</w:t>
      </w:r>
      <w:r w:rsidR="002B25E0" w:rsidRPr="008032D8">
        <w:rPr>
          <w:rFonts w:ascii="Times New Roman" w:hAnsi="Times New Roman" w:cs="Times New Roman"/>
          <w:lang w:val="en-GB"/>
        </w:rPr>
        <w:t>.</w:t>
      </w:r>
      <w:r w:rsidR="00A03DB7" w:rsidRPr="008032D8">
        <w:rPr>
          <w:rFonts w:ascii="Times New Roman" w:hAnsi="Times New Roman" w:cs="Times New Roman"/>
          <w:lang w:val="en-GB"/>
        </w:rPr>
        <w:t xml:space="preserve"> </w:t>
      </w:r>
      <w:r w:rsidR="00703B69" w:rsidRPr="008032D8">
        <w:rPr>
          <w:rFonts w:ascii="Times New Roman" w:hAnsi="Times New Roman" w:cs="Times New Roman"/>
          <w:lang w:val="en-GB"/>
        </w:rPr>
        <w:t>Quite boldly,</w:t>
      </w:r>
      <w:r w:rsidR="003412D3" w:rsidRPr="008032D8">
        <w:rPr>
          <w:rFonts w:ascii="Times New Roman" w:hAnsi="Times New Roman" w:cs="Times New Roman"/>
          <w:lang w:val="en-GB"/>
        </w:rPr>
        <w:t xml:space="preserve"> the </w:t>
      </w:r>
      <w:r w:rsidRPr="008032D8">
        <w:rPr>
          <w:rFonts w:ascii="Times New Roman" w:hAnsi="Times New Roman" w:cs="Times New Roman"/>
          <w:lang w:val="en-GB"/>
        </w:rPr>
        <w:t>Central Commission</w:t>
      </w:r>
      <w:r w:rsidR="00703B69" w:rsidRPr="008032D8">
        <w:rPr>
          <w:rFonts w:ascii="Times New Roman" w:hAnsi="Times New Roman" w:cs="Times New Roman"/>
          <w:lang w:val="en-GB"/>
        </w:rPr>
        <w:t xml:space="preserve"> </w:t>
      </w:r>
      <w:r w:rsidR="003412D3" w:rsidRPr="008032D8">
        <w:rPr>
          <w:rFonts w:ascii="Times New Roman" w:hAnsi="Times New Roman" w:cs="Times New Roman"/>
          <w:lang w:val="en-GB"/>
        </w:rPr>
        <w:t xml:space="preserve">tried </w:t>
      </w:r>
      <w:r w:rsidR="00703B69" w:rsidRPr="008032D8">
        <w:rPr>
          <w:rFonts w:ascii="Times New Roman" w:hAnsi="Times New Roman" w:cs="Times New Roman"/>
          <w:lang w:val="en-GB"/>
        </w:rPr>
        <w:t xml:space="preserve">publicly </w:t>
      </w:r>
      <w:r w:rsidR="003412D3" w:rsidRPr="008032D8">
        <w:rPr>
          <w:rFonts w:ascii="Times New Roman" w:hAnsi="Times New Roman" w:cs="Times New Roman"/>
          <w:lang w:val="en-GB"/>
        </w:rPr>
        <w:t xml:space="preserve">to </w:t>
      </w:r>
      <w:r w:rsidR="00DE41DB" w:rsidRPr="008032D8">
        <w:rPr>
          <w:rFonts w:ascii="Times New Roman" w:hAnsi="Times New Roman" w:cs="Times New Roman"/>
          <w:lang w:val="en-GB"/>
        </w:rPr>
        <w:t>blame its malfunctioning on Eichhoff</w:t>
      </w:r>
      <w:r w:rsidR="00703B69" w:rsidRPr="008032D8">
        <w:rPr>
          <w:rFonts w:ascii="Times New Roman" w:hAnsi="Times New Roman" w:cs="Times New Roman"/>
          <w:lang w:val="en-GB"/>
        </w:rPr>
        <w:t xml:space="preserve"> alone</w:t>
      </w:r>
      <w:r w:rsidR="004E2F32" w:rsidRPr="008032D8">
        <w:rPr>
          <w:rFonts w:ascii="Times New Roman" w:hAnsi="Times New Roman" w:cs="Times New Roman"/>
          <w:lang w:val="en-GB"/>
        </w:rPr>
        <w:t>,</w:t>
      </w:r>
      <w:r w:rsidR="00DE41DB" w:rsidRPr="008032D8">
        <w:rPr>
          <w:rFonts w:ascii="Times New Roman" w:hAnsi="Times New Roman" w:cs="Times New Roman"/>
          <w:lang w:val="en-GB"/>
        </w:rPr>
        <w:t xml:space="preserve"> claim</w:t>
      </w:r>
      <w:r w:rsidRPr="008032D8">
        <w:rPr>
          <w:rFonts w:ascii="Times New Roman" w:hAnsi="Times New Roman" w:cs="Times New Roman"/>
          <w:lang w:val="en-GB"/>
        </w:rPr>
        <w:t>ing</w:t>
      </w:r>
      <w:r w:rsidR="00DE41DB" w:rsidRPr="008032D8">
        <w:rPr>
          <w:rFonts w:ascii="Times New Roman" w:hAnsi="Times New Roman" w:cs="Times New Roman"/>
          <w:lang w:val="en-GB"/>
        </w:rPr>
        <w:t xml:space="preserve"> that it had been his self-righteous yet ambivalent understanding of the status of the forced transhipments that had created discord among the representatives in the first place. In other words, </w:t>
      </w:r>
      <w:r w:rsidR="00703B69" w:rsidRPr="008032D8">
        <w:rPr>
          <w:rFonts w:ascii="Times New Roman" w:hAnsi="Times New Roman" w:cs="Times New Roman"/>
          <w:lang w:val="en-GB"/>
        </w:rPr>
        <w:t xml:space="preserve">they had listened too much to an outsider, leaving their own inexperience and incompatible interests out of the equation. </w:t>
      </w:r>
      <w:r w:rsidR="001A1D0B" w:rsidRPr="008032D8">
        <w:rPr>
          <w:rFonts w:ascii="Times New Roman" w:hAnsi="Times New Roman" w:cs="Times New Roman"/>
          <w:lang w:val="en-US"/>
        </w:rPr>
        <w:t xml:space="preserve">After his excommunication from the </w:t>
      </w:r>
      <w:r w:rsidRPr="008032D8">
        <w:rPr>
          <w:rFonts w:ascii="Times New Roman" w:hAnsi="Times New Roman" w:cs="Times New Roman"/>
          <w:lang w:val="en-US"/>
        </w:rPr>
        <w:t>Central Commission</w:t>
      </w:r>
      <w:r w:rsidR="001A1D0B" w:rsidRPr="008032D8">
        <w:rPr>
          <w:rFonts w:ascii="Times New Roman" w:hAnsi="Times New Roman" w:cs="Times New Roman"/>
          <w:lang w:val="en-US"/>
        </w:rPr>
        <w:t xml:space="preserve">, </w:t>
      </w:r>
      <w:proofErr w:type="spellStart"/>
      <w:r w:rsidR="001A1D0B" w:rsidRPr="008032D8">
        <w:rPr>
          <w:rFonts w:ascii="Times New Roman" w:hAnsi="Times New Roman" w:cs="Times New Roman"/>
          <w:lang w:val="en-US"/>
        </w:rPr>
        <w:t>Eichhoff</w:t>
      </w:r>
      <w:proofErr w:type="spellEnd"/>
      <w:r w:rsidR="001A1D0B" w:rsidRPr="008032D8">
        <w:rPr>
          <w:rFonts w:ascii="Times New Roman" w:hAnsi="Times New Roman" w:cs="Times New Roman"/>
          <w:lang w:val="en-US"/>
        </w:rPr>
        <w:t xml:space="preserve"> </w:t>
      </w:r>
      <w:r w:rsidR="00035528" w:rsidRPr="008032D8">
        <w:rPr>
          <w:rFonts w:ascii="Times New Roman" w:hAnsi="Times New Roman" w:cs="Times New Roman"/>
          <w:lang w:val="en-US"/>
        </w:rPr>
        <w:t>retained his title</w:t>
      </w:r>
      <w:r w:rsidR="00B13056" w:rsidRPr="008032D8">
        <w:rPr>
          <w:rFonts w:ascii="Times New Roman" w:hAnsi="Times New Roman" w:cs="Times New Roman"/>
          <w:lang w:val="en-US"/>
        </w:rPr>
        <w:t xml:space="preserve"> (</w:t>
      </w:r>
      <w:r w:rsidR="00F14E43" w:rsidRPr="008032D8">
        <w:rPr>
          <w:rFonts w:ascii="Times New Roman" w:hAnsi="Times New Roman" w:cs="Times New Roman"/>
          <w:lang w:val="en-GB"/>
        </w:rPr>
        <w:t>Former Director-General of the Rhine Shipping Administration)</w:t>
      </w:r>
      <w:r w:rsidR="00035528" w:rsidRPr="008032D8">
        <w:rPr>
          <w:rFonts w:ascii="Times New Roman" w:hAnsi="Times New Roman" w:cs="Times New Roman"/>
          <w:lang w:val="en-GB"/>
        </w:rPr>
        <w:t>, rank and pension</w:t>
      </w:r>
      <w:r w:rsidR="002B25E0" w:rsidRPr="008032D8">
        <w:rPr>
          <w:rFonts w:ascii="Times New Roman" w:hAnsi="Times New Roman" w:cs="Times New Roman"/>
          <w:lang w:val="en-GB"/>
        </w:rPr>
        <w:t xml:space="preserve"> </w:t>
      </w:r>
      <w:r w:rsidR="00035528" w:rsidRPr="008032D8">
        <w:rPr>
          <w:rFonts w:ascii="Times New Roman" w:hAnsi="Times New Roman" w:cs="Times New Roman"/>
          <w:lang w:val="en-GB"/>
        </w:rPr>
        <w:t xml:space="preserve">and briefly </w:t>
      </w:r>
      <w:r w:rsidR="001F69D7" w:rsidRPr="008032D8">
        <w:rPr>
          <w:rFonts w:ascii="Times New Roman" w:hAnsi="Times New Roman" w:cs="Times New Roman"/>
          <w:lang w:val="en-GB"/>
        </w:rPr>
        <w:t>continued advocat</w:t>
      </w:r>
      <w:r w:rsidR="00606F83" w:rsidRPr="008032D8">
        <w:rPr>
          <w:rFonts w:ascii="Times New Roman" w:hAnsi="Times New Roman" w:cs="Times New Roman"/>
          <w:lang w:val="en-GB"/>
        </w:rPr>
        <w:t>ing</w:t>
      </w:r>
      <w:r w:rsidR="001F69D7" w:rsidRPr="008032D8">
        <w:rPr>
          <w:rFonts w:ascii="Times New Roman" w:hAnsi="Times New Roman" w:cs="Times New Roman"/>
          <w:lang w:val="en-GB"/>
        </w:rPr>
        <w:t xml:space="preserve"> for </w:t>
      </w:r>
      <w:r w:rsidR="00606F83" w:rsidRPr="008032D8">
        <w:rPr>
          <w:rFonts w:ascii="Times New Roman" w:hAnsi="Times New Roman" w:cs="Times New Roman"/>
          <w:lang w:val="en-GB"/>
        </w:rPr>
        <w:t>a liberal commercial regime in Germany</w:t>
      </w:r>
      <w:r w:rsidR="00035528" w:rsidRPr="008032D8">
        <w:rPr>
          <w:rFonts w:ascii="Times New Roman" w:hAnsi="Times New Roman" w:cs="Times New Roman"/>
          <w:lang w:val="en-GB"/>
        </w:rPr>
        <w:t>.</w:t>
      </w:r>
      <w:r w:rsidR="00606F83" w:rsidRPr="008032D8">
        <w:rPr>
          <w:rFonts w:ascii="Times New Roman" w:hAnsi="Times New Roman" w:cs="Times New Roman"/>
          <w:lang w:val="en-GB"/>
        </w:rPr>
        <w:t xml:space="preserve"> </w:t>
      </w:r>
      <w:r w:rsidR="00035528" w:rsidRPr="008032D8">
        <w:rPr>
          <w:rFonts w:ascii="Times New Roman" w:hAnsi="Times New Roman" w:cs="Times New Roman"/>
          <w:lang w:val="en-GB"/>
        </w:rPr>
        <w:t>However,</w:t>
      </w:r>
      <w:r w:rsidR="00606F83" w:rsidRPr="008032D8">
        <w:rPr>
          <w:rFonts w:ascii="Times New Roman" w:hAnsi="Times New Roman" w:cs="Times New Roman"/>
          <w:lang w:val="en-GB"/>
        </w:rPr>
        <w:t xml:space="preserve"> after the death of his wife in 1822, he </w:t>
      </w:r>
      <w:r w:rsidR="001A1D0B" w:rsidRPr="008032D8">
        <w:rPr>
          <w:rFonts w:ascii="Times New Roman" w:hAnsi="Times New Roman" w:cs="Times New Roman"/>
          <w:lang w:val="en-GB"/>
        </w:rPr>
        <w:t xml:space="preserve">withdrew to his estate in Kessenich, where he died </w:t>
      </w:r>
      <w:r w:rsidR="00606F83" w:rsidRPr="008032D8">
        <w:rPr>
          <w:rFonts w:ascii="Times New Roman" w:hAnsi="Times New Roman" w:cs="Times New Roman"/>
          <w:lang w:val="en-GB"/>
        </w:rPr>
        <w:t>five</w:t>
      </w:r>
      <w:r w:rsidR="001A1D0B" w:rsidRPr="008032D8">
        <w:rPr>
          <w:rFonts w:ascii="Times New Roman" w:hAnsi="Times New Roman" w:cs="Times New Roman"/>
          <w:lang w:val="en-GB"/>
        </w:rPr>
        <w:t xml:space="preserve"> years later</w:t>
      </w:r>
      <w:r w:rsidR="001A1D0B" w:rsidRPr="008032D8">
        <w:rPr>
          <w:rFonts w:ascii="Times New Roman" w:hAnsi="Times New Roman" w:cs="Times New Roman"/>
          <w:color w:val="000000" w:themeColor="text1"/>
          <w:lang w:val="en-GB"/>
        </w:rPr>
        <w:t>.</w:t>
      </w:r>
      <w:r w:rsidR="00F14E43" w:rsidRPr="008032D8">
        <w:rPr>
          <w:rFonts w:ascii="Times New Roman" w:hAnsi="Times New Roman" w:cs="Times New Roman"/>
          <w:color w:val="000000" w:themeColor="text1"/>
          <w:lang w:val="en-GB"/>
        </w:rPr>
        <w:t xml:space="preserve"> He therefore did not witness how the Dutch-Prussian deadlock was finally settled in 1831. With the new Mainz Convention, Prussia agreed to remove the forced transhipment </w:t>
      </w:r>
      <w:proofErr w:type="gramStart"/>
      <w:r w:rsidR="00F14E43" w:rsidRPr="008032D8">
        <w:rPr>
          <w:rFonts w:ascii="Times New Roman" w:hAnsi="Times New Roman" w:cs="Times New Roman"/>
          <w:color w:val="000000" w:themeColor="text1"/>
          <w:lang w:val="en-GB"/>
        </w:rPr>
        <w:t>rights</w:t>
      </w:r>
      <w:proofErr w:type="gramEnd"/>
      <w:r w:rsidR="00F14E43" w:rsidRPr="008032D8">
        <w:rPr>
          <w:rFonts w:ascii="Times New Roman" w:hAnsi="Times New Roman" w:cs="Times New Roman"/>
          <w:color w:val="000000" w:themeColor="text1"/>
          <w:lang w:val="en-GB"/>
        </w:rPr>
        <w:t xml:space="preserve"> and The Netherlands conceded to make the </w:t>
      </w:r>
      <w:r w:rsidR="00D3543E" w:rsidRPr="008032D8">
        <w:rPr>
          <w:rFonts w:ascii="Times New Roman" w:hAnsi="Times New Roman" w:cs="Times New Roman"/>
          <w:color w:val="000000" w:themeColor="text1"/>
          <w:lang w:val="en-GB"/>
        </w:rPr>
        <w:t xml:space="preserve">river </w:t>
      </w:r>
      <w:r w:rsidR="00F14E43" w:rsidRPr="008032D8">
        <w:rPr>
          <w:rFonts w:ascii="Times New Roman" w:hAnsi="Times New Roman" w:cs="Times New Roman"/>
          <w:color w:val="000000" w:themeColor="text1"/>
          <w:lang w:val="en-GB"/>
        </w:rPr>
        <w:t>Waal subject to the Rhine regime, while retaining its sea rights. At the intercession of Prussia, Von Auer’s son, the Prussian official Ferdinand Wilhelm August</w:t>
      </w:r>
      <w:r w:rsidR="00387B01" w:rsidRPr="008032D8">
        <w:rPr>
          <w:rFonts w:ascii="Times New Roman" w:hAnsi="Times New Roman" w:cs="Times New Roman"/>
          <w:color w:val="000000" w:themeColor="text1"/>
          <w:lang w:val="en-GB"/>
        </w:rPr>
        <w:t xml:space="preserve"> von Auer</w:t>
      </w:r>
      <w:r w:rsidR="00F14E43" w:rsidRPr="008032D8">
        <w:rPr>
          <w:rFonts w:ascii="Times New Roman" w:hAnsi="Times New Roman" w:cs="Times New Roman"/>
          <w:color w:val="000000" w:themeColor="text1"/>
          <w:lang w:val="en-GB"/>
        </w:rPr>
        <w:t>, was appointed Chief Inspector for life.</w:t>
      </w:r>
    </w:p>
    <w:p w14:paraId="405729B6" w14:textId="11C01EB6" w:rsidR="00FF04DA" w:rsidRPr="008032D8" w:rsidRDefault="00606F83" w:rsidP="008032D8">
      <w:pPr>
        <w:ind w:firstLine="720"/>
        <w:jc w:val="both"/>
        <w:rPr>
          <w:rFonts w:ascii="Times New Roman" w:hAnsi="Times New Roman" w:cs="Times New Roman"/>
          <w:lang w:val="en-GB"/>
        </w:rPr>
      </w:pPr>
      <w:proofErr w:type="spellStart"/>
      <w:r w:rsidRPr="008032D8">
        <w:rPr>
          <w:rFonts w:ascii="Times New Roman" w:hAnsi="Times New Roman" w:cs="Times New Roman"/>
          <w:lang w:val="en-GB"/>
        </w:rPr>
        <w:t>Eichhoff’s</w:t>
      </w:r>
      <w:proofErr w:type="spellEnd"/>
      <w:r w:rsidRPr="008032D8">
        <w:rPr>
          <w:rFonts w:ascii="Times New Roman" w:hAnsi="Times New Roman" w:cs="Times New Roman"/>
          <w:lang w:val="en-GB"/>
        </w:rPr>
        <w:t xml:space="preserve"> work has not been forgotten. A</w:t>
      </w:r>
      <w:r w:rsidR="00723B9A" w:rsidRPr="008032D8">
        <w:rPr>
          <w:rFonts w:ascii="Times New Roman" w:hAnsi="Times New Roman" w:cs="Times New Roman"/>
          <w:lang w:val="en-GB"/>
        </w:rPr>
        <w:t>lmost a</w:t>
      </w:r>
      <w:r w:rsidRPr="008032D8">
        <w:rPr>
          <w:rFonts w:ascii="Times New Roman" w:hAnsi="Times New Roman" w:cs="Times New Roman"/>
          <w:lang w:val="en-GB"/>
        </w:rPr>
        <w:t xml:space="preserve">ll major authors on the history of international river regimes mention him, refer to his publications and his </w:t>
      </w:r>
      <w:r w:rsidR="00A734AE" w:rsidRPr="008032D8">
        <w:rPr>
          <w:rFonts w:ascii="Times New Roman" w:hAnsi="Times New Roman" w:cs="Times New Roman"/>
          <w:lang w:val="en-GB"/>
        </w:rPr>
        <w:t>achievements</w:t>
      </w:r>
      <w:r w:rsidRPr="008032D8">
        <w:rPr>
          <w:rFonts w:ascii="Times New Roman" w:hAnsi="Times New Roman" w:cs="Times New Roman"/>
          <w:lang w:val="en-GB"/>
        </w:rPr>
        <w:t xml:space="preserve"> as </w:t>
      </w:r>
      <w:r w:rsidR="00163920" w:rsidRPr="008032D8">
        <w:rPr>
          <w:rFonts w:ascii="Times New Roman" w:hAnsi="Times New Roman" w:cs="Times New Roman"/>
          <w:lang w:val="en-GB"/>
        </w:rPr>
        <w:t xml:space="preserve">a gifted expert and </w:t>
      </w:r>
      <w:r w:rsidR="00EA4F64" w:rsidRPr="008032D8">
        <w:rPr>
          <w:rFonts w:ascii="Times New Roman" w:hAnsi="Times New Roman" w:cs="Times New Roman"/>
          <w:lang w:val="en-GB"/>
        </w:rPr>
        <w:t>Director-</w:t>
      </w:r>
      <w:r w:rsidR="00A734AE" w:rsidRPr="008032D8">
        <w:rPr>
          <w:rFonts w:ascii="Times New Roman" w:hAnsi="Times New Roman" w:cs="Times New Roman"/>
          <w:lang w:val="en-GB"/>
        </w:rPr>
        <w:t xml:space="preserve">General </w:t>
      </w:r>
      <w:r w:rsidR="00163920" w:rsidRPr="008032D8">
        <w:rPr>
          <w:rFonts w:ascii="Times New Roman" w:hAnsi="Times New Roman" w:cs="Times New Roman"/>
          <w:lang w:val="en-GB"/>
        </w:rPr>
        <w:t xml:space="preserve">of the </w:t>
      </w:r>
      <w:r w:rsidR="00653374" w:rsidRPr="008032D8">
        <w:rPr>
          <w:rFonts w:ascii="Times New Roman" w:hAnsi="Times New Roman" w:cs="Times New Roman"/>
          <w:lang w:val="en-GB"/>
        </w:rPr>
        <w:t xml:space="preserve">Rhine Shipping </w:t>
      </w:r>
      <w:r w:rsidR="00163920" w:rsidRPr="008032D8">
        <w:rPr>
          <w:rFonts w:ascii="Times New Roman" w:hAnsi="Times New Roman" w:cs="Times New Roman"/>
          <w:lang w:val="en-GB"/>
        </w:rPr>
        <w:t>Octroi, even if he effectively held th</w:t>
      </w:r>
      <w:r w:rsidR="00723B9A" w:rsidRPr="008032D8">
        <w:rPr>
          <w:rFonts w:ascii="Times New Roman" w:hAnsi="Times New Roman" w:cs="Times New Roman"/>
          <w:lang w:val="en-GB"/>
        </w:rPr>
        <w:t>e</w:t>
      </w:r>
      <w:r w:rsidR="00163920" w:rsidRPr="008032D8">
        <w:rPr>
          <w:rFonts w:ascii="Times New Roman" w:hAnsi="Times New Roman" w:cs="Times New Roman"/>
          <w:lang w:val="en-GB"/>
        </w:rPr>
        <w:t xml:space="preserve"> latter office for only </w:t>
      </w:r>
      <w:r w:rsidR="00A734AE" w:rsidRPr="008032D8">
        <w:rPr>
          <w:rFonts w:ascii="Times New Roman" w:hAnsi="Times New Roman" w:cs="Times New Roman"/>
          <w:lang w:val="en-GB"/>
        </w:rPr>
        <w:t>four</w:t>
      </w:r>
      <w:r w:rsidR="00163920" w:rsidRPr="008032D8">
        <w:rPr>
          <w:rFonts w:ascii="Times New Roman" w:hAnsi="Times New Roman" w:cs="Times New Roman"/>
          <w:lang w:val="en-GB"/>
        </w:rPr>
        <w:t xml:space="preserve"> years. Most of them also mention his authoritarian and perhaps arrogant appearance, often under the guise of being the patron of the common good. </w:t>
      </w:r>
      <w:r w:rsidR="00570D08" w:rsidRPr="008032D8">
        <w:rPr>
          <w:rFonts w:ascii="Times New Roman" w:hAnsi="Times New Roman" w:cs="Times New Roman"/>
          <w:lang w:val="en-GB"/>
        </w:rPr>
        <w:t xml:space="preserve">It may very well be that </w:t>
      </w:r>
      <w:proofErr w:type="spellStart"/>
      <w:r w:rsidR="00570D08" w:rsidRPr="008032D8">
        <w:rPr>
          <w:rFonts w:ascii="Times New Roman" w:hAnsi="Times New Roman" w:cs="Times New Roman"/>
          <w:lang w:val="en-GB"/>
        </w:rPr>
        <w:t>Eichhoff</w:t>
      </w:r>
      <w:proofErr w:type="spellEnd"/>
      <w:r w:rsidR="00570D08" w:rsidRPr="008032D8">
        <w:rPr>
          <w:rFonts w:ascii="Times New Roman" w:hAnsi="Times New Roman" w:cs="Times New Roman"/>
          <w:lang w:val="en-GB"/>
        </w:rPr>
        <w:t xml:space="preserve"> was in love with holding and exercising power, claiming authority based on his exclusive policy-relevant knowledge. </w:t>
      </w:r>
      <w:r w:rsidR="00EF6D03" w:rsidRPr="008032D8">
        <w:rPr>
          <w:rFonts w:ascii="Times New Roman" w:hAnsi="Times New Roman" w:cs="Times New Roman"/>
          <w:lang w:val="en-GB"/>
        </w:rPr>
        <w:t>Contemporary d</w:t>
      </w:r>
      <w:r w:rsidR="002512E4" w:rsidRPr="008032D8">
        <w:rPr>
          <w:rFonts w:ascii="Times New Roman" w:hAnsi="Times New Roman" w:cs="Times New Roman"/>
          <w:lang w:val="en-GB"/>
        </w:rPr>
        <w:t xml:space="preserve">iplomats </w:t>
      </w:r>
      <w:r w:rsidR="00570D08" w:rsidRPr="008032D8">
        <w:rPr>
          <w:rFonts w:ascii="Times New Roman" w:hAnsi="Times New Roman" w:cs="Times New Roman"/>
          <w:lang w:val="en-GB"/>
        </w:rPr>
        <w:t xml:space="preserve">do </w:t>
      </w:r>
      <w:r w:rsidR="002512E4" w:rsidRPr="008032D8">
        <w:rPr>
          <w:rFonts w:ascii="Times New Roman" w:hAnsi="Times New Roman" w:cs="Times New Roman"/>
          <w:lang w:val="en-GB"/>
        </w:rPr>
        <w:t xml:space="preserve">regard him </w:t>
      </w:r>
      <w:r w:rsidR="007000C7" w:rsidRPr="008032D8">
        <w:rPr>
          <w:rFonts w:ascii="Times New Roman" w:hAnsi="Times New Roman" w:cs="Times New Roman"/>
          <w:lang w:val="en-GB"/>
        </w:rPr>
        <w:t xml:space="preserve">as </w:t>
      </w:r>
      <w:r w:rsidR="002512E4" w:rsidRPr="008032D8">
        <w:rPr>
          <w:rFonts w:ascii="Times New Roman" w:hAnsi="Times New Roman" w:cs="Times New Roman"/>
          <w:lang w:val="en-GB"/>
        </w:rPr>
        <w:t xml:space="preserve">non-partisan, </w:t>
      </w:r>
      <w:r w:rsidR="0069629C" w:rsidRPr="008032D8">
        <w:rPr>
          <w:rFonts w:ascii="Times New Roman" w:hAnsi="Times New Roman" w:cs="Times New Roman"/>
          <w:lang w:val="en-GB"/>
        </w:rPr>
        <w:t>as he</w:t>
      </w:r>
      <w:r w:rsidR="002512E4" w:rsidRPr="008032D8">
        <w:rPr>
          <w:rFonts w:ascii="Times New Roman" w:hAnsi="Times New Roman" w:cs="Times New Roman"/>
          <w:lang w:val="en-GB"/>
        </w:rPr>
        <w:t xml:space="preserve"> turn</w:t>
      </w:r>
      <w:r w:rsidR="0069629C" w:rsidRPr="008032D8">
        <w:rPr>
          <w:rFonts w:ascii="Times New Roman" w:hAnsi="Times New Roman" w:cs="Times New Roman"/>
          <w:lang w:val="en-GB"/>
        </w:rPr>
        <w:t>ed</w:t>
      </w:r>
      <w:r w:rsidR="002512E4" w:rsidRPr="008032D8">
        <w:rPr>
          <w:rFonts w:ascii="Times New Roman" w:hAnsi="Times New Roman" w:cs="Times New Roman"/>
          <w:lang w:val="en-GB"/>
        </w:rPr>
        <w:t xml:space="preserve"> against former allies</w:t>
      </w:r>
      <w:r w:rsidR="0069629C" w:rsidRPr="008032D8">
        <w:rPr>
          <w:rFonts w:ascii="Times New Roman" w:hAnsi="Times New Roman" w:cs="Times New Roman"/>
          <w:lang w:val="en-GB"/>
        </w:rPr>
        <w:t xml:space="preserve"> if</w:t>
      </w:r>
      <w:r w:rsidR="002512E4" w:rsidRPr="008032D8">
        <w:rPr>
          <w:rFonts w:ascii="Times New Roman" w:hAnsi="Times New Roman" w:cs="Times New Roman"/>
          <w:lang w:val="en-GB"/>
        </w:rPr>
        <w:t xml:space="preserve"> he thought </w:t>
      </w:r>
      <w:r w:rsidR="0069629C" w:rsidRPr="008032D8">
        <w:rPr>
          <w:rFonts w:ascii="Times New Roman" w:hAnsi="Times New Roman" w:cs="Times New Roman"/>
          <w:lang w:val="en-GB"/>
        </w:rPr>
        <w:t xml:space="preserve">that </w:t>
      </w:r>
      <w:r w:rsidR="002512E4" w:rsidRPr="008032D8">
        <w:rPr>
          <w:rFonts w:ascii="Times New Roman" w:hAnsi="Times New Roman" w:cs="Times New Roman"/>
          <w:lang w:val="en-GB"/>
        </w:rPr>
        <w:t>the stability of the freedom of navigation on the Rhine was at risk</w:t>
      </w:r>
      <w:r w:rsidR="00E45F7E" w:rsidRPr="008032D8">
        <w:rPr>
          <w:rFonts w:ascii="Times New Roman" w:hAnsi="Times New Roman" w:cs="Times New Roman"/>
          <w:lang w:val="en-GB"/>
        </w:rPr>
        <w:t>.</w:t>
      </w:r>
    </w:p>
    <w:p w14:paraId="1172BE34" w14:textId="77777777" w:rsidR="002512E4" w:rsidRPr="008032D8" w:rsidRDefault="002512E4" w:rsidP="008032D8">
      <w:pPr>
        <w:jc w:val="both"/>
        <w:rPr>
          <w:rFonts w:ascii="Times New Roman" w:hAnsi="Times New Roman" w:cs="Times New Roman"/>
          <w:lang w:val="en-GB"/>
        </w:rPr>
      </w:pPr>
    </w:p>
    <w:p w14:paraId="4DBA6C6E" w14:textId="0EA3113E" w:rsidR="00567A1D" w:rsidRPr="008032D8" w:rsidRDefault="00567A1D" w:rsidP="008032D8">
      <w:pPr>
        <w:tabs>
          <w:tab w:val="left" w:pos="2238"/>
        </w:tabs>
        <w:jc w:val="both"/>
        <w:rPr>
          <w:rFonts w:ascii="Times New Roman" w:hAnsi="Times New Roman" w:cs="Times New Roman"/>
          <w:color w:val="212121"/>
          <w:lang w:val="en-GB"/>
        </w:rPr>
      </w:pPr>
      <w:r w:rsidRPr="008032D8">
        <w:rPr>
          <w:rFonts w:ascii="Times New Roman" w:hAnsi="Times New Roman" w:cs="Times New Roman"/>
          <w:b/>
          <w:bCs/>
          <w:color w:val="212121"/>
          <w:lang w:val="en-GB"/>
        </w:rPr>
        <w:t>ARCHIVE</w:t>
      </w:r>
      <w:r w:rsidR="00A27138" w:rsidRPr="008032D8">
        <w:rPr>
          <w:rFonts w:ascii="Times New Roman" w:hAnsi="Times New Roman" w:cs="Times New Roman"/>
          <w:b/>
          <w:bCs/>
          <w:color w:val="212121"/>
          <w:lang w:val="en-GB"/>
        </w:rPr>
        <w:t>S</w:t>
      </w:r>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Eichhoff</w:t>
      </w:r>
      <w:r w:rsidR="00D64920" w:rsidRPr="008032D8">
        <w:rPr>
          <w:rFonts w:ascii="Times New Roman" w:hAnsi="Times New Roman" w:cs="Times New Roman"/>
          <w:color w:val="212121"/>
          <w:lang w:val="en-GB"/>
        </w:rPr>
        <w:t>’</w:t>
      </w:r>
      <w:r w:rsidR="00A9662E" w:rsidRPr="008032D8">
        <w:rPr>
          <w:rFonts w:ascii="Times New Roman" w:hAnsi="Times New Roman" w:cs="Times New Roman"/>
          <w:color w:val="212121"/>
          <w:lang w:val="en-GB"/>
        </w:rPr>
        <w:t>s</w:t>
      </w:r>
      <w:proofErr w:type="spellEnd"/>
      <w:r w:rsidR="00A27138" w:rsidRPr="008032D8">
        <w:rPr>
          <w:rFonts w:ascii="Times New Roman" w:hAnsi="Times New Roman" w:cs="Times New Roman"/>
          <w:color w:val="212121"/>
          <w:lang w:val="en-GB"/>
        </w:rPr>
        <w:t xml:space="preserve"> correspondence </w:t>
      </w:r>
      <w:r w:rsidR="00A9662E" w:rsidRPr="008032D8">
        <w:rPr>
          <w:rFonts w:ascii="Times New Roman" w:hAnsi="Times New Roman" w:cs="Times New Roman"/>
          <w:color w:val="212121"/>
          <w:lang w:val="en-GB"/>
        </w:rPr>
        <w:t>is available</w:t>
      </w:r>
      <w:r w:rsidR="00A27138" w:rsidRPr="008032D8">
        <w:rPr>
          <w:rFonts w:ascii="Times New Roman" w:hAnsi="Times New Roman" w:cs="Times New Roman"/>
          <w:color w:val="212121"/>
          <w:lang w:val="en-GB"/>
        </w:rPr>
        <w:t xml:space="preserve"> </w:t>
      </w:r>
      <w:r w:rsidR="00A9662E" w:rsidRPr="008032D8">
        <w:rPr>
          <w:rFonts w:ascii="Times New Roman" w:hAnsi="Times New Roman" w:cs="Times New Roman"/>
          <w:color w:val="212121"/>
          <w:lang w:val="en-GB"/>
        </w:rPr>
        <w:t>in the</w:t>
      </w:r>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Hessisches</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Staatsarchiv</w:t>
      </w:r>
      <w:proofErr w:type="spellEnd"/>
      <w:r w:rsidR="00A9662E"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Darmstadt (</w:t>
      </w:r>
      <w:proofErr w:type="spellStart"/>
      <w:r w:rsidR="00A27138" w:rsidRPr="008032D8">
        <w:rPr>
          <w:rFonts w:ascii="Times New Roman" w:hAnsi="Times New Roman" w:cs="Times New Roman"/>
          <w:color w:val="212121"/>
          <w:lang w:val="en-GB"/>
        </w:rPr>
        <w:t>HStAd</w:t>
      </w:r>
      <w:proofErr w:type="spellEnd"/>
      <w:r w:rsidR="00A27138" w:rsidRPr="008032D8">
        <w:rPr>
          <w:rFonts w:ascii="Times New Roman" w:hAnsi="Times New Roman" w:cs="Times New Roman"/>
          <w:color w:val="212121"/>
          <w:lang w:val="en-GB"/>
        </w:rPr>
        <w:t>, E1J10)</w:t>
      </w:r>
      <w:r w:rsidR="00A9662E"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Geheimes</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Staatsarchiv</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Preußischer</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Kulturbesitz</w:t>
      </w:r>
      <w:proofErr w:type="spellEnd"/>
      <w:r w:rsidR="00A9662E"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Berlin (</w:t>
      </w:r>
      <w:proofErr w:type="spellStart"/>
      <w:r w:rsidR="00A27138" w:rsidRPr="008032D8">
        <w:rPr>
          <w:rFonts w:ascii="Times New Roman" w:hAnsi="Times New Roman" w:cs="Times New Roman"/>
          <w:color w:val="212121"/>
          <w:lang w:val="en-GB"/>
        </w:rPr>
        <w:t>GStA</w:t>
      </w:r>
      <w:proofErr w:type="spellEnd"/>
      <w:r w:rsidR="00A27138" w:rsidRPr="008032D8">
        <w:rPr>
          <w:rFonts w:ascii="Times New Roman" w:hAnsi="Times New Roman" w:cs="Times New Roman"/>
          <w:color w:val="212121"/>
          <w:lang w:val="en-GB"/>
        </w:rPr>
        <w:t xml:space="preserve">, III HA </w:t>
      </w:r>
      <w:proofErr w:type="spellStart"/>
      <w:r w:rsidR="00A27138" w:rsidRPr="008032D8">
        <w:rPr>
          <w:rFonts w:ascii="Times New Roman" w:hAnsi="Times New Roman" w:cs="Times New Roman"/>
          <w:color w:val="212121"/>
          <w:lang w:val="en-GB"/>
        </w:rPr>
        <w:t>MdA</w:t>
      </w:r>
      <w:proofErr w:type="spellEnd"/>
      <w:r w:rsidR="00A27138" w:rsidRPr="008032D8">
        <w:rPr>
          <w:rFonts w:ascii="Times New Roman" w:hAnsi="Times New Roman" w:cs="Times New Roman"/>
          <w:color w:val="212121"/>
          <w:lang w:val="en-GB"/>
        </w:rPr>
        <w:t xml:space="preserve">, </w:t>
      </w:r>
      <w:r w:rsidR="00A27138" w:rsidRPr="008032D8">
        <w:rPr>
          <w:rFonts w:ascii="Times New Roman" w:hAnsi="Times New Roman" w:cs="Times New Roman"/>
          <w:color w:val="212121"/>
          <w:lang w:val="en-GB"/>
        </w:rPr>
        <w:lastRenderedPageBreak/>
        <w:t>1367 and 1372)</w:t>
      </w:r>
      <w:r w:rsidR="00A9662E" w:rsidRPr="008032D8">
        <w:rPr>
          <w:rFonts w:ascii="Times New Roman" w:hAnsi="Times New Roman" w:cs="Times New Roman"/>
          <w:color w:val="212121"/>
          <w:lang w:val="en-GB"/>
        </w:rPr>
        <w:t>,</w:t>
      </w:r>
      <w:r w:rsidR="00057D7F"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Nationaal</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Archief</w:t>
      </w:r>
      <w:proofErr w:type="spellEnd"/>
      <w:r w:rsidR="00A9662E" w:rsidRPr="008032D8">
        <w:rPr>
          <w:rFonts w:ascii="Times New Roman" w:hAnsi="Times New Roman" w:cs="Times New Roman"/>
          <w:color w:val="212121"/>
          <w:lang w:val="en-GB"/>
        </w:rPr>
        <w:t>, The</w:t>
      </w:r>
      <w:r w:rsidR="00A27138" w:rsidRPr="008032D8">
        <w:rPr>
          <w:rFonts w:ascii="Times New Roman" w:hAnsi="Times New Roman" w:cs="Times New Roman"/>
          <w:color w:val="212121"/>
          <w:lang w:val="en-GB"/>
        </w:rPr>
        <w:t xml:space="preserve"> </w:t>
      </w:r>
      <w:r w:rsidR="00A9662E" w:rsidRPr="008032D8">
        <w:rPr>
          <w:rFonts w:ascii="Times New Roman" w:hAnsi="Times New Roman" w:cs="Times New Roman"/>
          <w:color w:val="212121"/>
          <w:lang w:val="en-GB"/>
        </w:rPr>
        <w:t>Hague</w:t>
      </w:r>
      <w:r w:rsidR="00A27138" w:rsidRPr="008032D8">
        <w:rPr>
          <w:rFonts w:ascii="Times New Roman" w:hAnsi="Times New Roman" w:cs="Times New Roman"/>
          <w:color w:val="212121"/>
          <w:lang w:val="en-GB"/>
        </w:rPr>
        <w:t xml:space="preserve"> (NL-</w:t>
      </w:r>
      <w:proofErr w:type="spellStart"/>
      <w:r w:rsidR="00A27138" w:rsidRPr="008032D8">
        <w:rPr>
          <w:rFonts w:ascii="Times New Roman" w:hAnsi="Times New Roman" w:cs="Times New Roman"/>
          <w:color w:val="212121"/>
          <w:lang w:val="en-GB"/>
        </w:rPr>
        <w:t>HaNA</w:t>
      </w:r>
      <w:proofErr w:type="spellEnd"/>
      <w:r w:rsidR="00A27138" w:rsidRPr="008032D8">
        <w:rPr>
          <w:rFonts w:ascii="Times New Roman" w:hAnsi="Times New Roman" w:cs="Times New Roman"/>
          <w:color w:val="212121"/>
          <w:lang w:val="en-GB"/>
        </w:rPr>
        <w:t>, 2.05.01, 113</w:t>
      </w:r>
      <w:r w:rsidR="00267436" w:rsidRPr="008032D8">
        <w:rPr>
          <w:rFonts w:ascii="Times New Roman" w:hAnsi="Times New Roman" w:cs="Times New Roman"/>
          <w:color w:val="212121"/>
          <w:lang w:val="en-GB"/>
        </w:rPr>
        <w:t xml:space="preserve"> and 2.21.006.51, 135) </w:t>
      </w:r>
      <w:r w:rsidR="00A27138" w:rsidRPr="008032D8">
        <w:rPr>
          <w:rFonts w:ascii="Times New Roman" w:hAnsi="Times New Roman" w:cs="Times New Roman"/>
          <w:color w:val="212121"/>
          <w:lang w:val="en-GB"/>
        </w:rPr>
        <w:t xml:space="preserve">and the Archive </w:t>
      </w:r>
      <w:proofErr w:type="spellStart"/>
      <w:r w:rsidR="00A27138" w:rsidRPr="008032D8">
        <w:rPr>
          <w:rFonts w:ascii="Times New Roman" w:hAnsi="Times New Roman" w:cs="Times New Roman"/>
          <w:color w:val="212121"/>
          <w:lang w:val="en-GB"/>
        </w:rPr>
        <w:t>Départemental</w:t>
      </w:r>
      <w:proofErr w:type="spellEnd"/>
      <w:r w:rsidR="00A27138" w:rsidRPr="008032D8">
        <w:rPr>
          <w:rFonts w:ascii="Times New Roman" w:hAnsi="Times New Roman" w:cs="Times New Roman"/>
          <w:color w:val="212121"/>
          <w:lang w:val="en-GB"/>
        </w:rPr>
        <w:t xml:space="preserve"> du Bas-Rhin</w:t>
      </w:r>
      <w:r w:rsidR="00D64920"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Strasbourg (ADBR</w:t>
      </w:r>
      <w:r w:rsidR="003F3FED"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86J and 212J</w:t>
      </w:r>
      <w:r w:rsidR="00267436" w:rsidRPr="008032D8">
        <w:rPr>
          <w:rFonts w:ascii="Times New Roman" w:hAnsi="Times New Roman" w:cs="Times New Roman"/>
          <w:color w:val="212121"/>
          <w:lang w:val="en-GB"/>
        </w:rPr>
        <w:t>).</w:t>
      </w:r>
    </w:p>
    <w:p w14:paraId="0802B980" w14:textId="765A4DCC" w:rsidR="00267436" w:rsidRPr="008032D8" w:rsidRDefault="00A27138" w:rsidP="008032D8">
      <w:pPr>
        <w:jc w:val="both"/>
        <w:rPr>
          <w:rFonts w:ascii="Times New Roman" w:hAnsi="Times New Roman" w:cs="Times New Roman"/>
          <w:color w:val="212121"/>
        </w:rPr>
      </w:pPr>
      <w:r w:rsidRPr="008032D8">
        <w:rPr>
          <w:rFonts w:ascii="Times New Roman" w:hAnsi="Times New Roman" w:cs="Times New Roman"/>
          <w:b/>
          <w:bCs/>
          <w:color w:val="212121"/>
          <w:lang w:val="en-GB"/>
        </w:rPr>
        <w:t>PUBLICATIONS</w:t>
      </w:r>
      <w:r w:rsidRPr="008032D8">
        <w:rPr>
          <w:rFonts w:ascii="Times New Roman" w:hAnsi="Times New Roman" w:cs="Times New Roman"/>
          <w:color w:val="212121"/>
          <w:lang w:val="en-GB"/>
        </w:rPr>
        <w:t>:</w:t>
      </w:r>
      <w:r w:rsidR="00267436" w:rsidRPr="008032D8">
        <w:rPr>
          <w:rFonts w:ascii="Times New Roman" w:hAnsi="Times New Roman" w:cs="Times New Roman"/>
          <w:b/>
          <w:bCs/>
          <w:color w:val="212121"/>
          <w:lang w:val="en-GB"/>
        </w:rPr>
        <w:t xml:space="preserve"> </w:t>
      </w:r>
      <w:proofErr w:type="spellStart"/>
      <w:r w:rsidR="00267436" w:rsidRPr="008032D8">
        <w:rPr>
          <w:rFonts w:ascii="Times New Roman" w:hAnsi="Times New Roman" w:cs="Times New Roman"/>
          <w:i/>
          <w:iCs/>
          <w:color w:val="212121"/>
          <w:lang w:val="en-GB"/>
        </w:rPr>
        <w:t>Mémoire</w:t>
      </w:r>
      <w:proofErr w:type="spellEnd"/>
      <w:r w:rsidR="00267436" w:rsidRPr="008032D8">
        <w:rPr>
          <w:rFonts w:ascii="Times New Roman" w:hAnsi="Times New Roman" w:cs="Times New Roman"/>
          <w:i/>
          <w:iCs/>
          <w:color w:val="212121"/>
          <w:lang w:val="en-GB"/>
        </w:rPr>
        <w:t xml:space="preserve"> sur les quatre départements </w:t>
      </w:r>
      <w:proofErr w:type="spellStart"/>
      <w:r w:rsidR="00267436" w:rsidRPr="008032D8">
        <w:rPr>
          <w:rFonts w:ascii="Times New Roman" w:hAnsi="Times New Roman" w:cs="Times New Roman"/>
          <w:i/>
          <w:iCs/>
          <w:color w:val="212121"/>
          <w:lang w:val="en-GB"/>
        </w:rPr>
        <w:t>réunis</w:t>
      </w:r>
      <w:proofErr w:type="spellEnd"/>
      <w:r w:rsidR="00267436" w:rsidRPr="008032D8">
        <w:rPr>
          <w:rFonts w:ascii="Times New Roman" w:hAnsi="Times New Roman" w:cs="Times New Roman"/>
          <w:i/>
          <w:iCs/>
          <w:color w:val="212121"/>
          <w:lang w:val="en-GB"/>
        </w:rPr>
        <w:t xml:space="preserve"> de la rive gauche du Rhin, sur le commerce et les douanes de </w:t>
      </w:r>
      <w:proofErr w:type="spellStart"/>
      <w:r w:rsidR="00267436" w:rsidRPr="008032D8">
        <w:rPr>
          <w:rFonts w:ascii="Times New Roman" w:hAnsi="Times New Roman" w:cs="Times New Roman"/>
          <w:i/>
          <w:iCs/>
          <w:color w:val="212121"/>
          <w:lang w:val="en-GB"/>
        </w:rPr>
        <w:t>ce</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fleuve</w:t>
      </w:r>
      <w:proofErr w:type="spellEnd"/>
      <w:r w:rsidR="00267436" w:rsidRPr="008032D8">
        <w:rPr>
          <w:rFonts w:ascii="Times New Roman" w:hAnsi="Times New Roman" w:cs="Times New Roman"/>
          <w:color w:val="212121"/>
          <w:lang w:val="en-GB"/>
        </w:rPr>
        <w:t>, Paris 1802;</w:t>
      </w:r>
      <w:r w:rsidR="00057D7F" w:rsidRPr="008032D8">
        <w:rPr>
          <w:rFonts w:ascii="Times New Roman" w:hAnsi="Times New Roman" w:cs="Times New Roman"/>
          <w:color w:val="212121"/>
          <w:lang w:val="en-GB"/>
        </w:rPr>
        <w:t xml:space="preserve"> </w:t>
      </w:r>
      <w:proofErr w:type="spellStart"/>
      <w:r w:rsidR="00267436" w:rsidRPr="008032D8">
        <w:rPr>
          <w:rFonts w:ascii="Times New Roman" w:hAnsi="Times New Roman" w:cs="Times New Roman"/>
          <w:i/>
          <w:iCs/>
          <w:color w:val="212121"/>
          <w:lang w:val="en-GB"/>
        </w:rPr>
        <w:t>Topographisch-statistische</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Darstellung</w:t>
      </w:r>
      <w:proofErr w:type="spellEnd"/>
      <w:r w:rsidR="00267436" w:rsidRPr="008032D8">
        <w:rPr>
          <w:rFonts w:ascii="Times New Roman" w:hAnsi="Times New Roman" w:cs="Times New Roman"/>
          <w:i/>
          <w:iCs/>
          <w:color w:val="212121"/>
          <w:lang w:val="en-GB"/>
        </w:rPr>
        <w:t xml:space="preserve"> des </w:t>
      </w:r>
      <w:proofErr w:type="spellStart"/>
      <w:r w:rsidR="00267436" w:rsidRPr="008032D8">
        <w:rPr>
          <w:rFonts w:ascii="Times New Roman" w:hAnsi="Times New Roman" w:cs="Times New Roman"/>
          <w:i/>
          <w:iCs/>
          <w:color w:val="212121"/>
          <w:lang w:val="en-GB"/>
        </w:rPr>
        <w:t>Rheines</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mit</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vorzüglicher</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Rücksicht</w:t>
      </w:r>
      <w:proofErr w:type="spellEnd"/>
      <w:r w:rsidR="00267436" w:rsidRPr="008032D8">
        <w:rPr>
          <w:rFonts w:ascii="Times New Roman" w:hAnsi="Times New Roman" w:cs="Times New Roman"/>
          <w:i/>
          <w:iCs/>
          <w:color w:val="212121"/>
          <w:lang w:val="en-GB"/>
        </w:rPr>
        <w:t xml:space="preserve"> auf </w:t>
      </w:r>
      <w:proofErr w:type="spellStart"/>
      <w:r w:rsidR="00267436" w:rsidRPr="008032D8">
        <w:rPr>
          <w:rFonts w:ascii="Times New Roman" w:hAnsi="Times New Roman" w:cs="Times New Roman"/>
          <w:i/>
          <w:iCs/>
          <w:color w:val="212121"/>
          <w:lang w:val="en-GB"/>
        </w:rPr>
        <w:t>dessen</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Schiffahrt</w:t>
      </w:r>
      <w:proofErr w:type="spellEnd"/>
      <w:r w:rsidR="00267436" w:rsidRPr="008032D8">
        <w:rPr>
          <w:rFonts w:ascii="Times New Roman" w:hAnsi="Times New Roman" w:cs="Times New Roman"/>
          <w:i/>
          <w:iCs/>
          <w:color w:val="212121"/>
          <w:lang w:val="en-GB"/>
        </w:rPr>
        <w:t xml:space="preserve"> und </w:t>
      </w:r>
      <w:proofErr w:type="spellStart"/>
      <w:r w:rsidR="00267436" w:rsidRPr="008032D8">
        <w:rPr>
          <w:rFonts w:ascii="Times New Roman" w:hAnsi="Times New Roman" w:cs="Times New Roman"/>
          <w:i/>
          <w:iCs/>
          <w:color w:val="212121"/>
          <w:lang w:val="en-GB"/>
        </w:rPr>
        <w:t>Handlung</w:t>
      </w:r>
      <w:proofErr w:type="spellEnd"/>
      <w:r w:rsidR="00267436"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bisherigen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Zustand</w:t>
      </w:r>
      <w:proofErr w:type="spellEnd"/>
      <w:r w:rsidR="00035528" w:rsidRPr="008032D8">
        <w:rPr>
          <w:rFonts w:ascii="Times New Roman" w:hAnsi="Times New Roman" w:cs="Times New Roman"/>
          <w:i/>
          <w:iCs/>
          <w:color w:val="212121"/>
          <w:lang w:val="en-GB"/>
        </w:rPr>
        <w:t xml:space="preserve"> seiner </w:t>
      </w:r>
      <w:proofErr w:type="spellStart"/>
      <w:r w:rsidR="00035528" w:rsidRPr="008032D8">
        <w:rPr>
          <w:rFonts w:ascii="Times New Roman" w:hAnsi="Times New Roman" w:cs="Times New Roman"/>
          <w:i/>
          <w:iCs/>
          <w:color w:val="212121"/>
          <w:lang w:val="en-GB"/>
        </w:rPr>
        <w:t>polizeilichen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Verfassung</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deren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mögliche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V</w:t>
      </w:r>
      <w:r w:rsidR="00A9662E" w:rsidRPr="008032D8">
        <w:rPr>
          <w:rFonts w:ascii="Times New Roman" w:hAnsi="Times New Roman" w:cs="Times New Roman"/>
          <w:i/>
          <w:iCs/>
          <w:color w:val="212121"/>
          <w:lang w:val="en-GB"/>
        </w:rPr>
        <w:t>e</w:t>
      </w:r>
      <w:r w:rsidR="00035528" w:rsidRPr="008032D8">
        <w:rPr>
          <w:rFonts w:ascii="Times New Roman" w:hAnsi="Times New Roman" w:cs="Times New Roman"/>
          <w:i/>
          <w:iCs/>
          <w:color w:val="212121"/>
          <w:lang w:val="en-GB"/>
        </w:rPr>
        <w:t>rbesserung</w:t>
      </w:r>
      <w:proofErr w:type="spellEnd"/>
      <w:r w:rsidR="00035528" w:rsidRPr="008032D8">
        <w:rPr>
          <w:rFonts w:ascii="Times New Roman" w:hAnsi="Times New Roman" w:cs="Times New Roman"/>
          <w:i/>
          <w:iCs/>
          <w:color w:val="212121"/>
          <w:lang w:val="en-GB"/>
        </w:rPr>
        <w:t xml:space="preserve"> und </w:t>
      </w:r>
      <w:proofErr w:type="spellStart"/>
      <w:r w:rsidR="00035528" w:rsidRPr="008032D8">
        <w:rPr>
          <w:rFonts w:ascii="Times New Roman" w:hAnsi="Times New Roman" w:cs="Times New Roman"/>
          <w:i/>
          <w:iCs/>
          <w:color w:val="212121"/>
          <w:lang w:val="en-GB"/>
        </w:rPr>
        <w:t>Ausdehnung</w:t>
      </w:r>
      <w:proofErr w:type="spellEnd"/>
      <w:r w:rsidR="00035528" w:rsidRPr="008032D8">
        <w:rPr>
          <w:rFonts w:ascii="Times New Roman" w:hAnsi="Times New Roman" w:cs="Times New Roman"/>
          <w:i/>
          <w:iCs/>
          <w:color w:val="212121"/>
          <w:lang w:val="en-GB"/>
        </w:rPr>
        <w:t xml:space="preserve"> auf die </w:t>
      </w:r>
      <w:proofErr w:type="spellStart"/>
      <w:r w:rsidR="00035528" w:rsidRPr="008032D8">
        <w:rPr>
          <w:rFonts w:ascii="Times New Roman" w:hAnsi="Times New Roman" w:cs="Times New Roman"/>
          <w:i/>
          <w:iCs/>
          <w:color w:val="212121"/>
          <w:lang w:val="en-GB"/>
        </w:rPr>
        <w:t>übrigen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großen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Ströme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womit</w:t>
      </w:r>
      <w:proofErr w:type="spellEnd"/>
      <w:r w:rsidR="00035528" w:rsidRPr="008032D8">
        <w:rPr>
          <w:rFonts w:ascii="Times New Roman" w:hAnsi="Times New Roman" w:cs="Times New Roman"/>
          <w:i/>
          <w:iCs/>
          <w:color w:val="212121"/>
          <w:lang w:val="en-GB"/>
        </w:rPr>
        <w:t xml:space="preserve"> er </w:t>
      </w:r>
      <w:proofErr w:type="spellStart"/>
      <w:r w:rsidR="00035528" w:rsidRPr="008032D8">
        <w:rPr>
          <w:rFonts w:ascii="Times New Roman" w:hAnsi="Times New Roman" w:cs="Times New Roman"/>
          <w:i/>
          <w:iCs/>
          <w:color w:val="212121"/>
          <w:lang w:val="en-GB"/>
        </w:rPr>
        <w:t>theils</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schon</w:t>
      </w:r>
      <w:proofErr w:type="spellEnd"/>
      <w:r w:rsidR="00035528" w:rsidRPr="008032D8">
        <w:rPr>
          <w:rFonts w:ascii="Times New Roman" w:hAnsi="Times New Roman" w:cs="Times New Roman"/>
          <w:i/>
          <w:iCs/>
          <w:color w:val="212121"/>
          <w:lang w:val="en-GB"/>
        </w:rPr>
        <w:t xml:space="preserve"> in </w:t>
      </w:r>
      <w:proofErr w:type="spellStart"/>
      <w:r w:rsidR="00035528" w:rsidRPr="008032D8">
        <w:rPr>
          <w:rFonts w:ascii="Times New Roman" w:hAnsi="Times New Roman" w:cs="Times New Roman"/>
          <w:i/>
          <w:iCs/>
          <w:color w:val="212121"/>
          <w:lang w:val="en-GB"/>
        </w:rPr>
        <w:t>Verbindung</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steht</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theils</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noch</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gebracht</w:t>
      </w:r>
      <w:proofErr w:type="spellEnd"/>
      <w:r w:rsidR="00035528" w:rsidRPr="008032D8">
        <w:rPr>
          <w:rFonts w:ascii="Times New Roman" w:hAnsi="Times New Roman" w:cs="Times New Roman"/>
          <w:i/>
          <w:iCs/>
          <w:color w:val="212121"/>
          <w:lang w:val="en-GB"/>
        </w:rPr>
        <w:t xml:space="preserve"> warden </w:t>
      </w:r>
      <w:proofErr w:type="spellStart"/>
      <w:r w:rsidR="00035528" w:rsidRPr="008032D8">
        <w:rPr>
          <w:rFonts w:ascii="Times New Roman" w:hAnsi="Times New Roman" w:cs="Times New Roman"/>
          <w:i/>
          <w:iCs/>
          <w:color w:val="212121"/>
          <w:lang w:val="en-GB"/>
        </w:rPr>
        <w:t>könnte</w:t>
      </w:r>
      <w:proofErr w:type="spellEnd"/>
      <w:r w:rsidR="00035528" w:rsidRPr="008032D8">
        <w:rPr>
          <w:rFonts w:ascii="Times New Roman" w:hAnsi="Times New Roman" w:cs="Times New Roman"/>
          <w:color w:val="212121"/>
          <w:lang w:val="en-GB"/>
        </w:rPr>
        <w:t xml:space="preserve">, </w:t>
      </w:r>
      <w:r w:rsidR="00A9662E" w:rsidRPr="008032D8">
        <w:rPr>
          <w:rFonts w:ascii="Times New Roman" w:hAnsi="Times New Roman" w:cs="Times New Roman"/>
          <w:color w:val="212121"/>
          <w:lang w:val="en-GB"/>
        </w:rPr>
        <w:t>Cologne</w:t>
      </w:r>
      <w:r w:rsidR="00267436" w:rsidRPr="008032D8">
        <w:rPr>
          <w:rFonts w:ascii="Times New Roman" w:hAnsi="Times New Roman" w:cs="Times New Roman"/>
          <w:color w:val="212121"/>
          <w:lang w:val="en-GB"/>
        </w:rPr>
        <w:t xml:space="preserve"> 1814;</w:t>
      </w:r>
      <w:r w:rsidR="00057D7F" w:rsidRPr="008032D8">
        <w:rPr>
          <w:rFonts w:ascii="Times New Roman" w:hAnsi="Times New Roman" w:cs="Times New Roman"/>
          <w:color w:val="212121"/>
          <w:lang w:val="en-GB"/>
        </w:rPr>
        <w:t xml:space="preserve"> </w:t>
      </w:r>
      <w:proofErr w:type="spellStart"/>
      <w:r w:rsidR="00267436" w:rsidRPr="008032D8">
        <w:rPr>
          <w:rFonts w:ascii="Times New Roman" w:hAnsi="Times New Roman" w:cs="Times New Roman"/>
          <w:i/>
          <w:iCs/>
          <w:color w:val="212121"/>
          <w:lang w:val="en-GB"/>
        </w:rPr>
        <w:t>Projet</w:t>
      </w:r>
      <w:proofErr w:type="spellEnd"/>
      <w:r w:rsidR="00267436" w:rsidRPr="008032D8">
        <w:rPr>
          <w:rFonts w:ascii="Times New Roman" w:hAnsi="Times New Roman" w:cs="Times New Roman"/>
          <w:i/>
          <w:iCs/>
          <w:color w:val="212121"/>
          <w:lang w:val="en-GB"/>
        </w:rPr>
        <w:t xml:space="preserve"> du </w:t>
      </w:r>
      <w:proofErr w:type="spellStart"/>
      <w:r w:rsidR="00267436" w:rsidRPr="008032D8">
        <w:rPr>
          <w:rFonts w:ascii="Times New Roman" w:hAnsi="Times New Roman" w:cs="Times New Roman"/>
          <w:i/>
          <w:iCs/>
          <w:color w:val="212121"/>
          <w:lang w:val="en-GB"/>
        </w:rPr>
        <w:t>réglement</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définitif</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concernant</w:t>
      </w:r>
      <w:proofErr w:type="spellEnd"/>
      <w:r w:rsidR="00267436" w:rsidRPr="008032D8">
        <w:rPr>
          <w:rFonts w:ascii="Times New Roman" w:hAnsi="Times New Roman" w:cs="Times New Roman"/>
          <w:i/>
          <w:iCs/>
          <w:color w:val="212121"/>
          <w:lang w:val="en-GB"/>
        </w:rPr>
        <w:t xml:space="preserve"> la navigation du Rhin, son administration, </w:t>
      </w:r>
      <w:proofErr w:type="spellStart"/>
      <w:r w:rsidR="00267436" w:rsidRPr="008032D8">
        <w:rPr>
          <w:rFonts w:ascii="Times New Roman" w:hAnsi="Times New Roman" w:cs="Times New Roman"/>
          <w:i/>
          <w:iCs/>
          <w:color w:val="212121"/>
          <w:lang w:val="en-GB"/>
        </w:rPr>
        <w:t>sa</w:t>
      </w:r>
      <w:proofErr w:type="spellEnd"/>
      <w:r w:rsidR="00267436" w:rsidRPr="008032D8">
        <w:rPr>
          <w:rFonts w:ascii="Times New Roman" w:hAnsi="Times New Roman" w:cs="Times New Roman"/>
          <w:i/>
          <w:iCs/>
          <w:color w:val="212121"/>
          <w:lang w:val="en-GB"/>
        </w:rPr>
        <w:t xml:space="preserve"> police, et les droits à y </w:t>
      </w:r>
      <w:proofErr w:type="spellStart"/>
      <w:r w:rsidR="00267436" w:rsidRPr="008032D8">
        <w:rPr>
          <w:rFonts w:ascii="Times New Roman" w:hAnsi="Times New Roman" w:cs="Times New Roman"/>
          <w:i/>
          <w:iCs/>
          <w:color w:val="212121"/>
          <w:lang w:val="en-GB"/>
        </w:rPr>
        <w:t>percevoir</w:t>
      </w:r>
      <w:proofErr w:type="spellEnd"/>
      <w:r w:rsidR="00267436" w:rsidRPr="008032D8">
        <w:rPr>
          <w:rFonts w:ascii="Times New Roman" w:hAnsi="Times New Roman" w:cs="Times New Roman"/>
          <w:color w:val="212121"/>
          <w:lang w:val="en-GB"/>
        </w:rPr>
        <w:t xml:space="preserve">, </w:t>
      </w:r>
      <w:r w:rsidR="0046458C" w:rsidRPr="008032D8">
        <w:rPr>
          <w:rFonts w:ascii="Times New Roman" w:hAnsi="Times New Roman" w:cs="Times New Roman"/>
          <w:color w:val="212121"/>
          <w:lang w:val="en-GB"/>
        </w:rPr>
        <w:t>Ma</w:t>
      </w:r>
      <w:r w:rsidR="00A9662E" w:rsidRPr="008032D8">
        <w:rPr>
          <w:rFonts w:ascii="Times New Roman" w:hAnsi="Times New Roman" w:cs="Times New Roman"/>
          <w:color w:val="212121"/>
          <w:lang w:val="en-GB"/>
        </w:rPr>
        <w:t>inz</w:t>
      </w:r>
      <w:r w:rsidR="0046458C" w:rsidRPr="008032D8">
        <w:rPr>
          <w:rFonts w:ascii="Times New Roman" w:hAnsi="Times New Roman" w:cs="Times New Roman"/>
          <w:color w:val="212121"/>
          <w:lang w:val="en-GB"/>
        </w:rPr>
        <w:t xml:space="preserve"> </w:t>
      </w:r>
      <w:r w:rsidR="00267436" w:rsidRPr="008032D8">
        <w:rPr>
          <w:rFonts w:ascii="Times New Roman" w:hAnsi="Times New Roman" w:cs="Times New Roman"/>
          <w:color w:val="212121"/>
          <w:lang w:val="en-GB"/>
        </w:rPr>
        <w:t>1817;</w:t>
      </w:r>
      <w:r w:rsidR="000F00C6" w:rsidRPr="008032D8">
        <w:rPr>
          <w:rFonts w:ascii="Times New Roman" w:hAnsi="Times New Roman" w:cs="Times New Roman"/>
          <w:color w:val="212121"/>
          <w:lang w:val="en-GB"/>
        </w:rPr>
        <w:t xml:space="preserve"> </w:t>
      </w:r>
      <w:proofErr w:type="spellStart"/>
      <w:r w:rsidR="00267436" w:rsidRPr="008032D8">
        <w:rPr>
          <w:rFonts w:ascii="Times New Roman" w:hAnsi="Times New Roman" w:cs="Times New Roman"/>
          <w:i/>
          <w:iCs/>
          <w:color w:val="212121"/>
          <w:lang w:val="en-GB"/>
        </w:rPr>
        <w:t>Pragmatisch-geschichtl</w:t>
      </w:r>
      <w:r w:rsidR="0046458C" w:rsidRPr="008032D8">
        <w:rPr>
          <w:rFonts w:ascii="Times New Roman" w:hAnsi="Times New Roman" w:cs="Times New Roman"/>
          <w:i/>
          <w:iCs/>
          <w:color w:val="212121"/>
          <w:lang w:val="en-GB"/>
        </w:rPr>
        <w:t>iche</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Darst</w:t>
      </w:r>
      <w:r w:rsidR="0046458C" w:rsidRPr="008032D8">
        <w:rPr>
          <w:rFonts w:ascii="Times New Roman" w:hAnsi="Times New Roman" w:cs="Times New Roman"/>
          <w:i/>
          <w:iCs/>
          <w:color w:val="212121"/>
          <w:lang w:val="en-GB"/>
        </w:rPr>
        <w:t>ellung</w:t>
      </w:r>
      <w:proofErr w:type="spellEnd"/>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er</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Verh</w:t>
      </w:r>
      <w:r w:rsidR="0046458C" w:rsidRPr="008032D8">
        <w:rPr>
          <w:rFonts w:ascii="Times New Roman" w:hAnsi="Times New Roman" w:cs="Times New Roman"/>
          <w:i/>
          <w:iCs/>
          <w:color w:val="212121"/>
          <w:lang w:val="en-GB"/>
        </w:rPr>
        <w:t>andlungen</w:t>
      </w:r>
      <w:proofErr w:type="spellEnd"/>
      <w:r w:rsidR="00267436" w:rsidRPr="008032D8">
        <w:rPr>
          <w:rFonts w:ascii="Times New Roman" w:hAnsi="Times New Roman" w:cs="Times New Roman"/>
          <w:i/>
          <w:iCs/>
          <w:color w:val="212121"/>
          <w:lang w:val="en-GB"/>
        </w:rPr>
        <w:t xml:space="preserve"> u</w:t>
      </w:r>
      <w:r w:rsidR="0046458C" w:rsidRPr="008032D8">
        <w:rPr>
          <w:rFonts w:ascii="Times New Roman" w:hAnsi="Times New Roman" w:cs="Times New Roman"/>
          <w:i/>
          <w:iCs/>
          <w:color w:val="212121"/>
          <w:lang w:val="en-GB"/>
        </w:rPr>
        <w:t>nd</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Beschlüsse</w:t>
      </w:r>
      <w:proofErr w:type="spellEnd"/>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es</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Congreß-Comité</w:t>
      </w:r>
      <w:proofErr w:type="spellEnd"/>
      <w:r w:rsidR="00267436" w:rsidRPr="008032D8">
        <w:rPr>
          <w:rFonts w:ascii="Times New Roman" w:hAnsi="Times New Roman" w:cs="Times New Roman"/>
          <w:i/>
          <w:iCs/>
          <w:color w:val="212121"/>
          <w:lang w:val="en-GB"/>
        </w:rPr>
        <w:t xml:space="preserve"> f</w:t>
      </w:r>
      <w:r w:rsidR="0046458C" w:rsidRPr="008032D8">
        <w:rPr>
          <w:rFonts w:ascii="Times New Roman" w:hAnsi="Times New Roman" w:cs="Times New Roman"/>
          <w:i/>
          <w:iCs/>
          <w:color w:val="212121"/>
          <w:lang w:val="en-GB"/>
        </w:rPr>
        <w:t>ür</w:t>
      </w:r>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ie</w:t>
      </w:r>
      <w:r w:rsidR="00267436" w:rsidRPr="008032D8">
        <w:rPr>
          <w:rFonts w:ascii="Times New Roman" w:hAnsi="Times New Roman" w:cs="Times New Roman"/>
          <w:i/>
          <w:iCs/>
          <w:color w:val="212121"/>
          <w:lang w:val="en-GB"/>
        </w:rPr>
        <w:t xml:space="preserve"> Freiheit d</w:t>
      </w:r>
      <w:r w:rsidR="0046458C" w:rsidRPr="008032D8">
        <w:rPr>
          <w:rFonts w:ascii="Times New Roman" w:hAnsi="Times New Roman" w:cs="Times New Roman"/>
          <w:i/>
          <w:iCs/>
          <w:color w:val="212121"/>
          <w:lang w:val="en-GB"/>
        </w:rPr>
        <w:t>er</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Flüsse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sowie</w:t>
      </w:r>
      <w:proofErr w:type="spellEnd"/>
      <w:r w:rsidR="00035528" w:rsidRPr="008032D8">
        <w:rPr>
          <w:rFonts w:ascii="Times New Roman" w:hAnsi="Times New Roman" w:cs="Times New Roman"/>
          <w:i/>
          <w:iCs/>
          <w:color w:val="212121"/>
          <w:lang w:val="en-GB"/>
        </w:rPr>
        <w:t xml:space="preserve"> der </w:t>
      </w:r>
      <w:proofErr w:type="spellStart"/>
      <w:r w:rsidR="00035528" w:rsidRPr="008032D8">
        <w:rPr>
          <w:rFonts w:ascii="Times New Roman" w:hAnsi="Times New Roman" w:cs="Times New Roman"/>
          <w:i/>
          <w:iCs/>
          <w:color w:val="212121"/>
          <w:lang w:val="en-GB"/>
        </w:rPr>
        <w:t>Berathungen</w:t>
      </w:r>
      <w:proofErr w:type="spellEnd"/>
      <w:r w:rsidR="00035528" w:rsidRPr="008032D8">
        <w:rPr>
          <w:rFonts w:ascii="Times New Roman" w:hAnsi="Times New Roman" w:cs="Times New Roman"/>
          <w:i/>
          <w:iCs/>
          <w:color w:val="212121"/>
          <w:lang w:val="en-GB"/>
        </w:rPr>
        <w:t xml:space="preserve"> der in </w:t>
      </w:r>
      <w:proofErr w:type="spellStart"/>
      <w:r w:rsidR="00035528" w:rsidRPr="008032D8">
        <w:rPr>
          <w:rFonts w:ascii="Times New Roman" w:hAnsi="Times New Roman" w:cs="Times New Roman"/>
          <w:i/>
          <w:iCs/>
          <w:color w:val="212121"/>
          <w:lang w:val="en-GB"/>
        </w:rPr>
        <w:t>Gefolge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jener</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Beschlüsse</w:t>
      </w:r>
      <w:proofErr w:type="spellEnd"/>
      <w:r w:rsidR="00035528" w:rsidRPr="008032D8">
        <w:rPr>
          <w:rFonts w:ascii="Times New Roman" w:hAnsi="Times New Roman" w:cs="Times New Roman"/>
          <w:i/>
          <w:iCs/>
          <w:color w:val="212121"/>
          <w:lang w:val="en-GB"/>
        </w:rPr>
        <w:t xml:space="preserve"> in Mainz </w:t>
      </w:r>
      <w:proofErr w:type="spellStart"/>
      <w:r w:rsidR="00035528" w:rsidRPr="008032D8">
        <w:rPr>
          <w:rFonts w:ascii="Times New Roman" w:hAnsi="Times New Roman" w:cs="Times New Roman"/>
          <w:i/>
          <w:iCs/>
          <w:color w:val="212121"/>
          <w:lang w:val="en-GB"/>
        </w:rPr>
        <w:t>niedergesetzten</w:t>
      </w:r>
      <w:proofErr w:type="spellEnd"/>
      <w:r w:rsidR="00035528" w:rsidRPr="008032D8">
        <w:rPr>
          <w:rFonts w:ascii="Times New Roman" w:hAnsi="Times New Roman" w:cs="Times New Roman"/>
          <w:i/>
          <w:iCs/>
          <w:color w:val="212121"/>
          <w:lang w:val="en-GB"/>
        </w:rPr>
        <w:t xml:space="preserve"> Central-</w:t>
      </w:r>
      <w:proofErr w:type="spellStart"/>
      <w:r w:rsidR="00035528" w:rsidRPr="008032D8">
        <w:rPr>
          <w:rFonts w:ascii="Times New Roman" w:hAnsi="Times New Roman" w:cs="Times New Roman"/>
          <w:i/>
          <w:iCs/>
          <w:color w:val="212121"/>
          <w:lang w:val="en-GB"/>
        </w:rPr>
        <w:t>Kommission</w:t>
      </w:r>
      <w:proofErr w:type="spellEnd"/>
      <w:r w:rsidR="00267436" w:rsidRPr="008032D8">
        <w:rPr>
          <w:rFonts w:ascii="Times New Roman" w:hAnsi="Times New Roman" w:cs="Times New Roman"/>
          <w:color w:val="212121"/>
          <w:lang w:val="en-GB"/>
        </w:rPr>
        <w:t xml:space="preserve">, </w:t>
      </w:r>
      <w:r w:rsidR="0046458C" w:rsidRPr="008032D8">
        <w:rPr>
          <w:rFonts w:ascii="Times New Roman" w:hAnsi="Times New Roman" w:cs="Times New Roman"/>
          <w:color w:val="212121"/>
          <w:lang w:val="en-GB"/>
        </w:rPr>
        <w:t xml:space="preserve">Mainz </w:t>
      </w:r>
      <w:r w:rsidR="00267436" w:rsidRPr="008032D8">
        <w:rPr>
          <w:rFonts w:ascii="Times New Roman" w:hAnsi="Times New Roman" w:cs="Times New Roman"/>
          <w:color w:val="212121"/>
          <w:lang w:val="en-GB"/>
        </w:rPr>
        <w:t xml:space="preserve">1819; </w:t>
      </w:r>
      <w:proofErr w:type="spellStart"/>
      <w:r w:rsidR="00267436" w:rsidRPr="008032D8">
        <w:rPr>
          <w:rFonts w:ascii="Times New Roman" w:hAnsi="Times New Roman" w:cs="Times New Roman"/>
          <w:i/>
          <w:iCs/>
          <w:color w:val="212121"/>
          <w:lang w:val="en-GB"/>
        </w:rPr>
        <w:t>Betrachtungen</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üb</w:t>
      </w:r>
      <w:r w:rsidR="0046458C" w:rsidRPr="008032D8">
        <w:rPr>
          <w:rFonts w:ascii="Times New Roman" w:hAnsi="Times New Roman" w:cs="Times New Roman"/>
          <w:i/>
          <w:iCs/>
          <w:color w:val="212121"/>
          <w:lang w:val="en-GB"/>
        </w:rPr>
        <w:t>er</w:t>
      </w:r>
      <w:proofErr w:type="spellEnd"/>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en</w:t>
      </w:r>
      <w:r w:rsidR="00267436" w:rsidRPr="008032D8">
        <w:rPr>
          <w:rFonts w:ascii="Times New Roman" w:hAnsi="Times New Roman" w:cs="Times New Roman"/>
          <w:i/>
          <w:iCs/>
          <w:color w:val="212121"/>
          <w:lang w:val="en-GB"/>
        </w:rPr>
        <w:t xml:space="preserve"> </w:t>
      </w:r>
      <w:r w:rsidR="00387B01" w:rsidRPr="008032D8">
        <w:rPr>
          <w:rFonts w:ascii="Times New Roman" w:hAnsi="Times New Roman" w:cs="Times New Roman"/>
          <w:i/>
          <w:iCs/>
          <w:color w:val="212121"/>
          <w:lang w:val="en-GB"/>
        </w:rPr>
        <w:t>19</w:t>
      </w:r>
      <w:r w:rsidR="00267436" w:rsidRPr="008032D8">
        <w:rPr>
          <w:rFonts w:ascii="Times New Roman" w:hAnsi="Times New Roman" w:cs="Times New Roman"/>
          <w:i/>
          <w:iCs/>
          <w:color w:val="212121"/>
          <w:lang w:val="en-GB"/>
        </w:rPr>
        <w:t xml:space="preserve">. </w:t>
      </w:r>
      <w:r w:rsidR="00267436" w:rsidRPr="008032D8">
        <w:rPr>
          <w:rFonts w:ascii="Times New Roman" w:hAnsi="Times New Roman" w:cs="Times New Roman"/>
          <w:i/>
          <w:iCs/>
          <w:color w:val="212121"/>
        </w:rPr>
        <w:t>Artikel d</w:t>
      </w:r>
      <w:r w:rsidR="0046458C" w:rsidRPr="008032D8">
        <w:rPr>
          <w:rFonts w:ascii="Times New Roman" w:hAnsi="Times New Roman" w:cs="Times New Roman"/>
          <w:i/>
          <w:iCs/>
          <w:color w:val="212121"/>
        </w:rPr>
        <w:t>er</w:t>
      </w:r>
      <w:r w:rsidR="00267436" w:rsidRPr="008032D8">
        <w:rPr>
          <w:rFonts w:ascii="Times New Roman" w:hAnsi="Times New Roman" w:cs="Times New Roman"/>
          <w:i/>
          <w:iCs/>
          <w:color w:val="212121"/>
        </w:rPr>
        <w:t xml:space="preserve"> </w:t>
      </w:r>
      <w:proofErr w:type="spellStart"/>
      <w:r w:rsidR="0046458C" w:rsidRPr="008032D8">
        <w:rPr>
          <w:rFonts w:ascii="Times New Roman" w:hAnsi="Times New Roman" w:cs="Times New Roman"/>
          <w:i/>
          <w:iCs/>
          <w:color w:val="212121"/>
        </w:rPr>
        <w:t>deutschen</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Bundesakte</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nebst</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Andeutungen</w:t>
      </w:r>
      <w:proofErr w:type="spellEnd"/>
      <w:r w:rsidR="00267436" w:rsidRPr="008032D8">
        <w:rPr>
          <w:rFonts w:ascii="Times New Roman" w:hAnsi="Times New Roman" w:cs="Times New Roman"/>
          <w:i/>
          <w:iCs/>
          <w:color w:val="212121"/>
        </w:rPr>
        <w:t>, wie in Gefolge desselben d</w:t>
      </w:r>
      <w:r w:rsidR="0046458C" w:rsidRPr="008032D8">
        <w:rPr>
          <w:rFonts w:ascii="Times New Roman" w:hAnsi="Times New Roman" w:cs="Times New Roman"/>
          <w:i/>
          <w:iCs/>
          <w:color w:val="212121"/>
        </w:rPr>
        <w:t>em</w:t>
      </w:r>
      <w:r w:rsidR="00267436" w:rsidRPr="008032D8">
        <w:rPr>
          <w:rFonts w:ascii="Times New Roman" w:hAnsi="Times New Roman" w:cs="Times New Roman"/>
          <w:i/>
          <w:iCs/>
          <w:color w:val="212121"/>
        </w:rPr>
        <w:t xml:space="preserve"> Handelsverkehr zw</w:t>
      </w:r>
      <w:r w:rsidR="0046458C" w:rsidRPr="008032D8">
        <w:rPr>
          <w:rFonts w:ascii="Times New Roman" w:hAnsi="Times New Roman" w:cs="Times New Roman"/>
          <w:i/>
          <w:iCs/>
          <w:color w:val="212121"/>
        </w:rPr>
        <w:t>ischen</w:t>
      </w:r>
      <w:r w:rsidR="00267436" w:rsidRPr="008032D8">
        <w:rPr>
          <w:rFonts w:ascii="Times New Roman" w:hAnsi="Times New Roman" w:cs="Times New Roman"/>
          <w:i/>
          <w:iCs/>
          <w:color w:val="212121"/>
        </w:rPr>
        <w:t xml:space="preserve"> d</w:t>
      </w:r>
      <w:r w:rsidR="0046458C" w:rsidRPr="008032D8">
        <w:rPr>
          <w:rFonts w:ascii="Times New Roman" w:hAnsi="Times New Roman" w:cs="Times New Roman"/>
          <w:i/>
          <w:iCs/>
          <w:color w:val="212121"/>
        </w:rPr>
        <w:t>en</w:t>
      </w:r>
      <w:r w:rsidR="00267436" w:rsidRPr="008032D8">
        <w:rPr>
          <w:rFonts w:ascii="Times New Roman" w:hAnsi="Times New Roman" w:cs="Times New Roman"/>
          <w:i/>
          <w:iCs/>
          <w:color w:val="212121"/>
        </w:rPr>
        <w:t xml:space="preserve"> versch</w:t>
      </w:r>
      <w:r w:rsidR="0046458C" w:rsidRPr="008032D8">
        <w:rPr>
          <w:rFonts w:ascii="Times New Roman" w:hAnsi="Times New Roman" w:cs="Times New Roman"/>
          <w:i/>
          <w:iCs/>
          <w:color w:val="212121"/>
        </w:rPr>
        <w:t>iedenen</w:t>
      </w:r>
      <w:r w:rsidR="00267436" w:rsidRPr="008032D8">
        <w:rPr>
          <w:rFonts w:ascii="Times New Roman" w:hAnsi="Times New Roman" w:cs="Times New Roman"/>
          <w:i/>
          <w:iCs/>
          <w:color w:val="212121"/>
        </w:rPr>
        <w:t xml:space="preserve"> Bundesstaaten Erleichterung </w:t>
      </w:r>
      <w:proofErr w:type="spellStart"/>
      <w:r w:rsidR="00267436" w:rsidRPr="008032D8">
        <w:rPr>
          <w:rFonts w:ascii="Times New Roman" w:hAnsi="Times New Roman" w:cs="Times New Roman"/>
          <w:i/>
          <w:iCs/>
          <w:color w:val="212121"/>
        </w:rPr>
        <w:t>zu</w:t>
      </w:r>
      <w:proofErr w:type="spellEnd"/>
      <w:r w:rsidR="00267436" w:rsidRPr="008032D8">
        <w:rPr>
          <w:rFonts w:ascii="Times New Roman" w:hAnsi="Times New Roman" w:cs="Times New Roman"/>
          <w:i/>
          <w:iCs/>
          <w:color w:val="212121"/>
        </w:rPr>
        <w:t xml:space="preserve"> verschaffen</w:t>
      </w:r>
      <w:r w:rsidR="00267436" w:rsidRPr="008032D8">
        <w:rPr>
          <w:rFonts w:ascii="Times New Roman" w:hAnsi="Times New Roman" w:cs="Times New Roman"/>
          <w:color w:val="212121"/>
        </w:rPr>
        <w:t xml:space="preserve">, </w:t>
      </w:r>
      <w:r w:rsidR="0046458C" w:rsidRPr="008032D8">
        <w:rPr>
          <w:rFonts w:ascii="Times New Roman" w:hAnsi="Times New Roman" w:cs="Times New Roman"/>
          <w:color w:val="212121"/>
        </w:rPr>
        <w:t xml:space="preserve">Wiesbaden </w:t>
      </w:r>
      <w:r w:rsidR="00267436" w:rsidRPr="008032D8">
        <w:rPr>
          <w:rFonts w:ascii="Times New Roman" w:hAnsi="Times New Roman" w:cs="Times New Roman"/>
          <w:color w:val="212121"/>
        </w:rPr>
        <w:t>1820.</w:t>
      </w:r>
    </w:p>
    <w:p w14:paraId="64103DD4" w14:textId="63FD222A" w:rsidR="00C62EE3" w:rsidRPr="008032D8" w:rsidRDefault="00A27138" w:rsidP="008032D8">
      <w:pPr>
        <w:jc w:val="both"/>
        <w:rPr>
          <w:rFonts w:ascii="Times New Roman" w:hAnsi="Times New Roman" w:cs="Times New Roman"/>
          <w:b/>
          <w:bCs/>
          <w:color w:val="212121"/>
          <w:lang w:val="en-US"/>
        </w:rPr>
      </w:pPr>
      <w:r w:rsidRPr="008032D8">
        <w:rPr>
          <w:rFonts w:ascii="Times New Roman" w:hAnsi="Times New Roman" w:cs="Times New Roman"/>
          <w:b/>
          <w:bCs/>
          <w:color w:val="212121"/>
        </w:rPr>
        <w:t>LITERATURE</w:t>
      </w:r>
      <w:r w:rsidRPr="008032D8">
        <w:rPr>
          <w:rFonts w:ascii="Times New Roman" w:hAnsi="Times New Roman" w:cs="Times New Roman"/>
          <w:color w:val="212121"/>
        </w:rPr>
        <w:t>:</w:t>
      </w:r>
      <w:r w:rsidRPr="008032D8">
        <w:rPr>
          <w:rFonts w:ascii="Times New Roman" w:hAnsi="Times New Roman" w:cs="Times New Roman"/>
          <w:b/>
          <w:bCs/>
          <w:color w:val="212121"/>
        </w:rPr>
        <w:t xml:space="preserve"> </w:t>
      </w:r>
      <w:r w:rsidR="00410A45" w:rsidRPr="008032D8">
        <w:rPr>
          <w:rFonts w:ascii="Times New Roman" w:hAnsi="Times New Roman" w:cs="Times New Roman"/>
          <w:color w:val="212121"/>
        </w:rPr>
        <w:t xml:space="preserve">P.E. </w:t>
      </w:r>
      <w:proofErr w:type="spellStart"/>
      <w:r w:rsidR="00441D39" w:rsidRPr="008032D8">
        <w:rPr>
          <w:rFonts w:ascii="Times New Roman" w:hAnsi="Times New Roman" w:cs="Times New Roman"/>
          <w:color w:val="212121"/>
        </w:rPr>
        <w:t>Herbin</w:t>
      </w:r>
      <w:proofErr w:type="spellEnd"/>
      <w:r w:rsidR="00441D39" w:rsidRPr="008032D8">
        <w:rPr>
          <w:rFonts w:ascii="Times New Roman" w:hAnsi="Times New Roman" w:cs="Times New Roman"/>
          <w:color w:val="212121"/>
        </w:rPr>
        <w:t xml:space="preserve">, </w:t>
      </w:r>
      <w:proofErr w:type="spellStart"/>
      <w:r w:rsidR="00441D39" w:rsidRPr="008032D8">
        <w:rPr>
          <w:rFonts w:ascii="Times New Roman" w:hAnsi="Times New Roman" w:cs="Times New Roman"/>
          <w:i/>
          <w:iCs/>
          <w:color w:val="212121"/>
        </w:rPr>
        <w:t>Statistique</w:t>
      </w:r>
      <w:proofErr w:type="spellEnd"/>
      <w:r w:rsidR="00441D39" w:rsidRPr="008032D8">
        <w:rPr>
          <w:rFonts w:ascii="Times New Roman" w:hAnsi="Times New Roman" w:cs="Times New Roman"/>
          <w:i/>
          <w:iCs/>
          <w:color w:val="212121"/>
        </w:rPr>
        <w:t xml:space="preserve"> générale et particulière de la France et de </w:t>
      </w:r>
      <w:proofErr w:type="spellStart"/>
      <w:r w:rsidR="00441D39" w:rsidRPr="008032D8">
        <w:rPr>
          <w:rFonts w:ascii="Times New Roman" w:hAnsi="Times New Roman" w:cs="Times New Roman"/>
          <w:i/>
          <w:iCs/>
          <w:color w:val="212121"/>
        </w:rPr>
        <w:t>ses</w:t>
      </w:r>
      <w:proofErr w:type="spellEnd"/>
      <w:r w:rsidR="00441D39" w:rsidRPr="008032D8">
        <w:rPr>
          <w:rFonts w:ascii="Times New Roman" w:hAnsi="Times New Roman" w:cs="Times New Roman"/>
          <w:i/>
          <w:iCs/>
          <w:color w:val="212121"/>
        </w:rPr>
        <w:t xml:space="preserve"> </w:t>
      </w:r>
      <w:proofErr w:type="spellStart"/>
      <w:r w:rsidR="00441D39" w:rsidRPr="008032D8">
        <w:rPr>
          <w:rFonts w:ascii="Times New Roman" w:hAnsi="Times New Roman" w:cs="Times New Roman"/>
          <w:i/>
          <w:iCs/>
          <w:color w:val="212121"/>
        </w:rPr>
        <w:t>colonies</w:t>
      </w:r>
      <w:proofErr w:type="spellEnd"/>
      <w:r w:rsidR="00441D39" w:rsidRPr="008032D8">
        <w:rPr>
          <w:rFonts w:ascii="Times New Roman" w:hAnsi="Times New Roman" w:cs="Times New Roman"/>
          <w:i/>
          <w:iCs/>
          <w:color w:val="212121"/>
        </w:rPr>
        <w:t xml:space="preserve"> I</w:t>
      </w:r>
      <w:r w:rsidR="00A9662E" w:rsidRPr="008032D8">
        <w:rPr>
          <w:rFonts w:ascii="Times New Roman" w:hAnsi="Times New Roman" w:cs="Times New Roman"/>
          <w:color w:val="212121"/>
        </w:rPr>
        <w:t xml:space="preserve">, </w:t>
      </w:r>
      <w:r w:rsidR="00441D39" w:rsidRPr="008032D8">
        <w:rPr>
          <w:rFonts w:ascii="Times New Roman" w:hAnsi="Times New Roman" w:cs="Times New Roman"/>
          <w:color w:val="212121"/>
        </w:rPr>
        <w:t>Paris 1803;</w:t>
      </w:r>
      <w:r w:rsidR="00410A45" w:rsidRPr="008032D8">
        <w:rPr>
          <w:rFonts w:ascii="Times New Roman" w:hAnsi="Times New Roman" w:cs="Times New Roman"/>
          <w:color w:val="212121"/>
        </w:rPr>
        <w:t xml:space="preserve"> E. </w:t>
      </w:r>
      <w:proofErr w:type="spellStart"/>
      <w:r w:rsidR="0046458C" w:rsidRPr="008032D8">
        <w:rPr>
          <w:rFonts w:ascii="Times New Roman" w:hAnsi="Times New Roman" w:cs="Times New Roman"/>
          <w:color w:val="212121"/>
        </w:rPr>
        <w:t>Gothein</w:t>
      </w:r>
      <w:proofErr w:type="spellEnd"/>
      <w:r w:rsidR="0046458C" w:rsidRPr="008032D8">
        <w:rPr>
          <w:rFonts w:ascii="Times New Roman" w:hAnsi="Times New Roman" w:cs="Times New Roman"/>
          <w:color w:val="212121"/>
        </w:rPr>
        <w:t xml:space="preserve">, </w:t>
      </w:r>
      <w:r w:rsidR="00C62EE3" w:rsidRPr="008032D8">
        <w:rPr>
          <w:rFonts w:ascii="Times New Roman" w:hAnsi="Times New Roman" w:cs="Times New Roman"/>
          <w:i/>
          <w:iCs/>
          <w:color w:val="212121"/>
        </w:rPr>
        <w:t xml:space="preserve">Die </w:t>
      </w:r>
      <w:proofErr w:type="spellStart"/>
      <w:r w:rsidR="00C62EE3" w:rsidRPr="008032D8">
        <w:rPr>
          <w:rFonts w:ascii="Times New Roman" w:hAnsi="Times New Roman" w:cs="Times New Roman"/>
          <w:i/>
          <w:iCs/>
          <w:color w:val="212121"/>
        </w:rPr>
        <w:t>Schiffahrt</w:t>
      </w:r>
      <w:proofErr w:type="spellEnd"/>
      <w:r w:rsidR="00C62EE3" w:rsidRPr="008032D8">
        <w:rPr>
          <w:rFonts w:ascii="Times New Roman" w:hAnsi="Times New Roman" w:cs="Times New Roman"/>
          <w:i/>
          <w:iCs/>
          <w:color w:val="212121"/>
        </w:rPr>
        <w:t xml:space="preserve"> der </w:t>
      </w:r>
      <w:proofErr w:type="spellStart"/>
      <w:r w:rsidR="00C62EE3" w:rsidRPr="008032D8">
        <w:rPr>
          <w:rFonts w:ascii="Times New Roman" w:hAnsi="Times New Roman" w:cs="Times New Roman"/>
          <w:i/>
          <w:iCs/>
          <w:color w:val="212121"/>
        </w:rPr>
        <w:t>deutschen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Ströme</w:t>
      </w:r>
      <w:proofErr w:type="spellEnd"/>
      <w:r w:rsidR="00A9662E" w:rsidRPr="008032D8">
        <w:rPr>
          <w:rFonts w:ascii="Times New Roman" w:hAnsi="Times New Roman" w:cs="Times New Roman"/>
          <w:i/>
          <w:iCs/>
          <w:color w:val="212121"/>
        </w:rPr>
        <w:t>:</w:t>
      </w:r>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Untersuchungen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über</w:t>
      </w:r>
      <w:proofErr w:type="spellEnd"/>
      <w:r w:rsidR="00C62EE3" w:rsidRPr="008032D8">
        <w:rPr>
          <w:rFonts w:ascii="Times New Roman" w:hAnsi="Times New Roman" w:cs="Times New Roman"/>
          <w:i/>
          <w:iCs/>
          <w:color w:val="212121"/>
        </w:rPr>
        <w:t xml:space="preserve"> deren </w:t>
      </w:r>
      <w:proofErr w:type="spellStart"/>
      <w:r w:rsidR="00C62EE3" w:rsidRPr="008032D8">
        <w:rPr>
          <w:rFonts w:ascii="Times New Roman" w:hAnsi="Times New Roman" w:cs="Times New Roman"/>
          <w:i/>
          <w:iCs/>
          <w:color w:val="212121"/>
        </w:rPr>
        <w:t>Abgabenwesen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Regulierungskosten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und</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Verkehrsverhältnisse</w:t>
      </w:r>
      <w:proofErr w:type="spellEnd"/>
      <w:r w:rsidR="00C62EE3" w:rsidRPr="008032D8">
        <w:rPr>
          <w:rFonts w:ascii="Times New Roman" w:hAnsi="Times New Roman" w:cs="Times New Roman"/>
          <w:i/>
          <w:iCs/>
          <w:color w:val="212121"/>
        </w:rPr>
        <w:t xml:space="preserve"> II, Geschichtliche Entwicklung der Rheinschiffahrt im XIX. </w:t>
      </w:r>
      <w:proofErr w:type="spellStart"/>
      <w:r w:rsidR="00C62EE3" w:rsidRPr="008032D8">
        <w:rPr>
          <w:rFonts w:ascii="Times New Roman" w:hAnsi="Times New Roman" w:cs="Times New Roman"/>
          <w:i/>
          <w:iCs/>
          <w:color w:val="212121"/>
          <w:lang w:val="en-US"/>
        </w:rPr>
        <w:t>Jahrhundert</w:t>
      </w:r>
      <w:proofErr w:type="spellEnd"/>
      <w:r w:rsidR="00410A45" w:rsidRPr="008032D8">
        <w:rPr>
          <w:rFonts w:ascii="Times New Roman" w:hAnsi="Times New Roman" w:cs="Times New Roman"/>
          <w:color w:val="212121"/>
          <w:lang w:val="en-US"/>
        </w:rPr>
        <w:t>,</w:t>
      </w:r>
      <w:r w:rsidR="00C62EE3" w:rsidRPr="008032D8">
        <w:rPr>
          <w:rFonts w:ascii="Times New Roman" w:hAnsi="Times New Roman" w:cs="Times New Roman"/>
          <w:color w:val="212121"/>
          <w:lang w:val="en-US"/>
        </w:rPr>
        <w:t xml:space="preserve"> Leipzig 1903</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333333"/>
          <w:shd w:val="clear" w:color="auto" w:fill="FFFFFF"/>
          <w:lang w:val="en-US"/>
        </w:rPr>
        <w:t xml:space="preserve">M. </w:t>
      </w:r>
      <w:proofErr w:type="spellStart"/>
      <w:r w:rsidR="0046458C" w:rsidRPr="008032D8">
        <w:rPr>
          <w:rFonts w:ascii="Times New Roman" w:hAnsi="Times New Roman" w:cs="Times New Roman"/>
          <w:color w:val="333333"/>
          <w:shd w:val="clear" w:color="auto" w:fill="FFFFFF"/>
          <w:lang w:val="en-US"/>
        </w:rPr>
        <w:t>Braubach</w:t>
      </w:r>
      <w:proofErr w:type="spellEnd"/>
      <w:r w:rsidR="0046458C" w:rsidRPr="008032D8">
        <w:rPr>
          <w:rFonts w:ascii="Times New Roman" w:hAnsi="Times New Roman" w:cs="Times New Roman"/>
          <w:color w:val="333333"/>
          <w:shd w:val="clear" w:color="auto" w:fill="FFFFFF"/>
          <w:lang w:val="en-US"/>
        </w:rPr>
        <w:t>, ‘</w:t>
      </w:r>
      <w:proofErr w:type="spellStart"/>
      <w:r w:rsidR="0046458C" w:rsidRPr="008032D8">
        <w:rPr>
          <w:rFonts w:ascii="Times New Roman" w:hAnsi="Times New Roman" w:cs="Times New Roman"/>
          <w:color w:val="333333"/>
          <w:shd w:val="clear" w:color="auto" w:fill="FFFFFF"/>
          <w:lang w:val="en-US"/>
        </w:rPr>
        <w:t>Eichhoff</w:t>
      </w:r>
      <w:proofErr w:type="spellEnd"/>
      <w:r w:rsidR="0046458C" w:rsidRPr="008032D8">
        <w:rPr>
          <w:rFonts w:ascii="Times New Roman" w:hAnsi="Times New Roman" w:cs="Times New Roman"/>
          <w:color w:val="333333"/>
          <w:shd w:val="clear" w:color="auto" w:fill="FFFFFF"/>
          <w:lang w:val="en-US"/>
        </w:rPr>
        <w:t xml:space="preserve">, Johann Joseph’ in: </w:t>
      </w:r>
      <w:r w:rsidR="0046458C" w:rsidRPr="008032D8">
        <w:rPr>
          <w:rFonts w:ascii="Times New Roman" w:hAnsi="Times New Roman" w:cs="Times New Roman"/>
          <w:i/>
          <w:iCs/>
          <w:color w:val="333333"/>
          <w:shd w:val="clear" w:color="auto" w:fill="FFFFFF"/>
          <w:lang w:val="en-US"/>
        </w:rPr>
        <w:t xml:space="preserve">Neue Deutsche </w:t>
      </w:r>
      <w:proofErr w:type="spellStart"/>
      <w:r w:rsidR="0046458C" w:rsidRPr="008032D8">
        <w:rPr>
          <w:rFonts w:ascii="Times New Roman" w:hAnsi="Times New Roman" w:cs="Times New Roman"/>
          <w:i/>
          <w:iCs/>
          <w:color w:val="333333"/>
          <w:shd w:val="clear" w:color="auto" w:fill="FFFFFF"/>
          <w:lang w:val="en-US"/>
        </w:rPr>
        <w:t>Biographie</w:t>
      </w:r>
      <w:proofErr w:type="spellEnd"/>
      <w:r w:rsidR="0046458C" w:rsidRPr="008032D8">
        <w:rPr>
          <w:rFonts w:ascii="Times New Roman" w:hAnsi="Times New Roman" w:cs="Times New Roman"/>
          <w:i/>
          <w:iCs/>
          <w:color w:val="333333"/>
          <w:shd w:val="clear" w:color="auto" w:fill="FFFFFF"/>
          <w:lang w:val="en-US"/>
        </w:rPr>
        <w:t xml:space="preserve"> 4</w:t>
      </w:r>
      <w:r w:rsidR="00257137" w:rsidRPr="008032D8">
        <w:rPr>
          <w:rFonts w:ascii="Times New Roman" w:hAnsi="Times New Roman" w:cs="Times New Roman"/>
          <w:color w:val="333333"/>
          <w:shd w:val="clear" w:color="auto" w:fill="FFFFFF"/>
          <w:lang w:val="en-US"/>
        </w:rPr>
        <w:t xml:space="preserve">, </w:t>
      </w:r>
      <w:r w:rsidR="0046458C" w:rsidRPr="008032D8">
        <w:rPr>
          <w:rFonts w:ascii="Times New Roman" w:hAnsi="Times New Roman" w:cs="Times New Roman"/>
          <w:color w:val="333333"/>
          <w:shd w:val="clear" w:color="auto" w:fill="FFFFFF"/>
          <w:lang w:val="en-US"/>
        </w:rPr>
        <w:t>1959, 375</w:t>
      </w:r>
      <w:r w:rsidR="00257137" w:rsidRPr="008032D8">
        <w:rPr>
          <w:rFonts w:ascii="Times New Roman" w:hAnsi="Times New Roman" w:cs="Times New Roman"/>
          <w:color w:val="333333"/>
          <w:shd w:val="clear" w:color="auto" w:fill="FFFFFF"/>
          <w:lang w:val="en-US"/>
        </w:rPr>
        <w:t xml:space="preserve">, available at </w:t>
      </w:r>
      <w:hyperlink r:id="rId8" w:anchor="ndbcontent" w:history="1">
        <w:r w:rsidR="00257137" w:rsidRPr="008032D8">
          <w:rPr>
            <w:rStyle w:val="Hyperlink"/>
            <w:rFonts w:ascii="Times New Roman" w:hAnsi="Times New Roman" w:cs="Times New Roman"/>
            <w:u w:val="none"/>
            <w:shd w:val="clear" w:color="auto" w:fill="FFFFFF"/>
            <w:lang w:val="en-US"/>
          </w:rPr>
          <w:t>www.deutsche-biographie.de/pnd124818196.html#ndbcontent</w:t>
        </w:r>
      </w:hyperlink>
      <w:r w:rsidR="00057D7F" w:rsidRPr="008032D8">
        <w:rPr>
          <w:rFonts w:ascii="Times New Roman" w:hAnsi="Times New Roman" w:cs="Times New Roman"/>
          <w:color w:val="333333"/>
          <w:shd w:val="clear" w:color="auto" w:fill="FFFFFF"/>
          <w:lang w:val="en-US"/>
        </w:rPr>
        <w:t xml:space="preserve">; </w:t>
      </w:r>
      <w:r w:rsidR="00410A45" w:rsidRPr="008032D8">
        <w:rPr>
          <w:rFonts w:ascii="Times New Roman" w:hAnsi="Times New Roman" w:cs="Times New Roman"/>
          <w:color w:val="333333"/>
          <w:shd w:val="clear" w:color="auto" w:fill="FFFFFF"/>
          <w:lang w:val="en-US"/>
        </w:rPr>
        <w:t xml:space="preserve">E. </w:t>
      </w:r>
      <w:r w:rsidR="000B3925" w:rsidRPr="008032D8">
        <w:rPr>
          <w:rFonts w:ascii="Times New Roman" w:hAnsi="Times New Roman" w:cs="Times New Roman"/>
          <w:color w:val="333333"/>
          <w:shd w:val="clear" w:color="auto" w:fill="FFFFFF"/>
          <w:lang w:val="en-US"/>
        </w:rPr>
        <w:t xml:space="preserve">Forbes, </w:t>
      </w:r>
      <w:r w:rsidR="000B3925" w:rsidRPr="008032D8">
        <w:rPr>
          <w:rFonts w:ascii="Times New Roman" w:hAnsi="Times New Roman" w:cs="Times New Roman"/>
          <w:i/>
          <w:iCs/>
          <w:color w:val="333333"/>
          <w:shd w:val="clear" w:color="auto" w:fill="FFFFFF"/>
          <w:lang w:val="en-US"/>
        </w:rPr>
        <w:t xml:space="preserve">Thayer’s </w:t>
      </w:r>
      <w:r w:rsidR="00257137" w:rsidRPr="008032D8">
        <w:rPr>
          <w:rFonts w:ascii="Times New Roman" w:hAnsi="Times New Roman" w:cs="Times New Roman"/>
          <w:i/>
          <w:iCs/>
          <w:color w:val="333333"/>
          <w:shd w:val="clear" w:color="auto" w:fill="FFFFFF"/>
          <w:lang w:val="en-US"/>
        </w:rPr>
        <w:t>L</w:t>
      </w:r>
      <w:r w:rsidR="000B3925" w:rsidRPr="008032D8">
        <w:rPr>
          <w:rFonts w:ascii="Times New Roman" w:hAnsi="Times New Roman" w:cs="Times New Roman"/>
          <w:i/>
          <w:iCs/>
          <w:color w:val="333333"/>
          <w:shd w:val="clear" w:color="auto" w:fill="FFFFFF"/>
          <w:lang w:val="en-US"/>
        </w:rPr>
        <w:t>ife of Beethoven</w:t>
      </w:r>
      <w:r w:rsidR="00257137" w:rsidRPr="008032D8">
        <w:rPr>
          <w:rFonts w:ascii="Times New Roman" w:hAnsi="Times New Roman" w:cs="Times New Roman"/>
          <w:i/>
          <w:iCs/>
          <w:color w:val="333333"/>
          <w:shd w:val="clear" w:color="auto" w:fill="FFFFFF"/>
          <w:lang w:val="en-US"/>
        </w:rPr>
        <w:t>:</w:t>
      </w:r>
      <w:r w:rsidR="000B3925" w:rsidRPr="008032D8">
        <w:rPr>
          <w:rFonts w:ascii="Times New Roman" w:hAnsi="Times New Roman" w:cs="Times New Roman"/>
          <w:i/>
          <w:iCs/>
          <w:color w:val="333333"/>
          <w:shd w:val="clear" w:color="auto" w:fill="FFFFFF"/>
          <w:lang w:val="en-US"/>
        </w:rPr>
        <w:t xml:space="preserve"> Volume I</w:t>
      </w:r>
      <w:r w:rsidR="00410A45" w:rsidRPr="008032D8">
        <w:rPr>
          <w:rFonts w:ascii="Times New Roman" w:hAnsi="Times New Roman" w:cs="Times New Roman"/>
          <w:color w:val="333333"/>
          <w:shd w:val="clear" w:color="auto" w:fill="FFFFFF"/>
          <w:lang w:val="en-US"/>
        </w:rPr>
        <w:t xml:space="preserve">, </w:t>
      </w:r>
      <w:r w:rsidR="000B3925" w:rsidRPr="008032D8">
        <w:rPr>
          <w:rFonts w:ascii="Times New Roman" w:hAnsi="Times New Roman" w:cs="Times New Roman"/>
          <w:color w:val="333333"/>
          <w:shd w:val="clear" w:color="auto" w:fill="FFFFFF"/>
          <w:lang w:val="en-US"/>
        </w:rPr>
        <w:t xml:space="preserve">Princeton 1967; </w:t>
      </w:r>
      <w:r w:rsidR="00410A45" w:rsidRPr="008032D8">
        <w:rPr>
          <w:rFonts w:ascii="Times New Roman" w:hAnsi="Times New Roman" w:cs="Times New Roman"/>
          <w:color w:val="333333"/>
          <w:shd w:val="clear" w:color="auto" w:fill="FFFFFF"/>
          <w:lang w:val="en-US"/>
        </w:rPr>
        <w:t xml:space="preserve">T.C.W. </w:t>
      </w:r>
      <w:r w:rsidR="00441D39" w:rsidRPr="008032D8">
        <w:rPr>
          <w:rFonts w:ascii="Times New Roman" w:hAnsi="Times New Roman" w:cs="Times New Roman"/>
          <w:color w:val="333333"/>
          <w:shd w:val="clear" w:color="auto" w:fill="FFFFFF"/>
          <w:lang w:val="en-US"/>
        </w:rPr>
        <w:t>Blanning,</w:t>
      </w:r>
      <w:r w:rsidR="00410A45" w:rsidRPr="008032D8">
        <w:rPr>
          <w:rFonts w:ascii="Times New Roman" w:hAnsi="Times New Roman" w:cs="Times New Roman"/>
          <w:color w:val="333333"/>
          <w:shd w:val="clear" w:color="auto" w:fill="FFFFFF"/>
          <w:lang w:val="en-US"/>
        </w:rPr>
        <w:t xml:space="preserve"> </w:t>
      </w:r>
      <w:r w:rsidR="00441D39" w:rsidRPr="008032D8">
        <w:rPr>
          <w:rFonts w:ascii="Times New Roman" w:hAnsi="Times New Roman" w:cs="Times New Roman"/>
          <w:i/>
          <w:iCs/>
          <w:color w:val="333333"/>
          <w:shd w:val="clear" w:color="auto" w:fill="FFFFFF"/>
          <w:lang w:val="en-US"/>
        </w:rPr>
        <w:t>The French Revolution in Germany</w:t>
      </w:r>
      <w:r w:rsidR="00257137" w:rsidRPr="008032D8">
        <w:rPr>
          <w:rFonts w:ascii="Times New Roman" w:hAnsi="Times New Roman" w:cs="Times New Roman"/>
          <w:i/>
          <w:iCs/>
          <w:color w:val="333333"/>
          <w:shd w:val="clear" w:color="auto" w:fill="FFFFFF"/>
          <w:lang w:val="en-US"/>
        </w:rPr>
        <w:t>:</w:t>
      </w:r>
      <w:r w:rsidR="00441D39" w:rsidRPr="008032D8">
        <w:rPr>
          <w:rFonts w:ascii="Times New Roman" w:hAnsi="Times New Roman" w:cs="Times New Roman"/>
          <w:i/>
          <w:iCs/>
          <w:color w:val="333333"/>
          <w:shd w:val="clear" w:color="auto" w:fill="FFFFFF"/>
          <w:lang w:val="en-US"/>
        </w:rPr>
        <w:t xml:space="preserve"> Occupation and </w:t>
      </w:r>
      <w:r w:rsidR="00257137" w:rsidRPr="008032D8">
        <w:rPr>
          <w:rFonts w:ascii="Times New Roman" w:hAnsi="Times New Roman" w:cs="Times New Roman"/>
          <w:i/>
          <w:iCs/>
          <w:color w:val="333333"/>
          <w:shd w:val="clear" w:color="auto" w:fill="FFFFFF"/>
          <w:lang w:val="en-US"/>
        </w:rPr>
        <w:t>R</w:t>
      </w:r>
      <w:r w:rsidR="00441D39" w:rsidRPr="008032D8">
        <w:rPr>
          <w:rFonts w:ascii="Times New Roman" w:hAnsi="Times New Roman" w:cs="Times New Roman"/>
          <w:i/>
          <w:iCs/>
          <w:color w:val="333333"/>
          <w:shd w:val="clear" w:color="auto" w:fill="FFFFFF"/>
          <w:lang w:val="en-US"/>
        </w:rPr>
        <w:t>esistance in the</w:t>
      </w:r>
      <w:r w:rsidR="00410A45" w:rsidRPr="008032D8">
        <w:rPr>
          <w:rFonts w:ascii="Times New Roman" w:hAnsi="Times New Roman" w:cs="Times New Roman"/>
          <w:i/>
          <w:iCs/>
          <w:color w:val="333333"/>
          <w:shd w:val="clear" w:color="auto" w:fill="FFFFFF"/>
          <w:lang w:val="en-US"/>
        </w:rPr>
        <w:t xml:space="preserve"> </w:t>
      </w:r>
      <w:r w:rsidR="00441D39" w:rsidRPr="008032D8">
        <w:rPr>
          <w:rFonts w:ascii="Times New Roman" w:hAnsi="Times New Roman" w:cs="Times New Roman"/>
          <w:i/>
          <w:iCs/>
          <w:color w:val="333333"/>
          <w:shd w:val="clear" w:color="auto" w:fill="FFFFFF"/>
          <w:lang w:val="en-US"/>
        </w:rPr>
        <w:t>Rhineland 1792-1802</w:t>
      </w:r>
      <w:r w:rsidR="00410A45" w:rsidRPr="008032D8">
        <w:rPr>
          <w:rFonts w:ascii="Times New Roman" w:hAnsi="Times New Roman" w:cs="Times New Roman"/>
          <w:color w:val="333333"/>
          <w:shd w:val="clear" w:color="auto" w:fill="FFFFFF"/>
          <w:lang w:val="en-US"/>
        </w:rPr>
        <w:t>,</w:t>
      </w:r>
      <w:r w:rsidR="00441D39" w:rsidRPr="008032D8">
        <w:rPr>
          <w:rFonts w:ascii="Times New Roman" w:hAnsi="Times New Roman" w:cs="Times New Roman"/>
          <w:i/>
          <w:iCs/>
          <w:color w:val="333333"/>
          <w:shd w:val="clear" w:color="auto" w:fill="FFFFFF"/>
          <w:lang w:val="en-US"/>
        </w:rPr>
        <w:t xml:space="preserve"> </w:t>
      </w:r>
      <w:r w:rsidR="00441D39" w:rsidRPr="008032D8">
        <w:rPr>
          <w:rFonts w:ascii="Times New Roman" w:hAnsi="Times New Roman" w:cs="Times New Roman"/>
          <w:color w:val="333333"/>
          <w:shd w:val="clear" w:color="auto" w:fill="FFFFFF"/>
          <w:lang w:val="en-US"/>
        </w:rPr>
        <w:t>Oxford 1983;</w:t>
      </w:r>
      <w:r w:rsidR="00441D39" w:rsidRPr="008032D8">
        <w:rPr>
          <w:rFonts w:ascii="Times New Roman" w:hAnsi="Times New Roman" w:cs="Times New Roman"/>
          <w:i/>
          <w:iCs/>
          <w:color w:val="333333"/>
          <w:shd w:val="clear" w:color="auto" w:fill="FFFFFF"/>
          <w:lang w:val="en-US"/>
        </w:rPr>
        <w:t xml:space="preserve"> </w:t>
      </w:r>
      <w:r w:rsidR="00410A45" w:rsidRPr="008032D8">
        <w:rPr>
          <w:rFonts w:ascii="Times New Roman" w:hAnsi="Times New Roman" w:cs="Times New Roman"/>
          <w:color w:val="212121"/>
          <w:lang w:val="en-US"/>
        </w:rPr>
        <w:t xml:space="preserve">R.M. </w:t>
      </w:r>
      <w:r w:rsidR="00C73FF2" w:rsidRPr="008032D8">
        <w:rPr>
          <w:rFonts w:ascii="Times New Roman" w:hAnsi="Times New Roman" w:cs="Times New Roman"/>
          <w:color w:val="212121"/>
          <w:lang w:val="en-US"/>
        </w:rPr>
        <w:t>Spaulding, ‘Revolutionary France and the Transformation of the Rhine’</w:t>
      </w:r>
      <w:r w:rsidR="00D64920" w:rsidRPr="008032D8">
        <w:rPr>
          <w:rFonts w:ascii="Times New Roman" w:hAnsi="Times New Roman" w:cs="Times New Roman"/>
          <w:color w:val="212121"/>
          <w:lang w:val="en-US"/>
        </w:rPr>
        <w:t xml:space="preserve"> in</w:t>
      </w:r>
      <w:r w:rsidR="00C73FF2" w:rsidRPr="008032D8">
        <w:rPr>
          <w:rFonts w:ascii="Times New Roman" w:hAnsi="Times New Roman" w:cs="Times New Roman"/>
          <w:color w:val="212121"/>
          <w:lang w:val="en-US"/>
        </w:rPr>
        <w:t xml:space="preserve"> </w:t>
      </w:r>
      <w:r w:rsidR="00C73FF2" w:rsidRPr="008032D8">
        <w:rPr>
          <w:rFonts w:ascii="Times New Roman" w:hAnsi="Times New Roman" w:cs="Times New Roman"/>
          <w:i/>
          <w:iCs/>
          <w:color w:val="212121"/>
          <w:lang w:val="en-US"/>
        </w:rPr>
        <w:t>Central European History</w:t>
      </w:r>
      <w:r w:rsidR="00257137"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44</w:t>
      </w:r>
      <w:r w:rsidR="00257137" w:rsidRPr="008032D8">
        <w:rPr>
          <w:rFonts w:ascii="Times New Roman" w:hAnsi="Times New Roman" w:cs="Times New Roman"/>
          <w:color w:val="212121"/>
          <w:lang w:val="en-US"/>
        </w:rPr>
        <w:t>/</w:t>
      </w:r>
      <w:r w:rsidR="005F39E7" w:rsidRPr="008032D8">
        <w:rPr>
          <w:rFonts w:ascii="Times New Roman" w:hAnsi="Times New Roman" w:cs="Times New Roman"/>
          <w:color w:val="212121"/>
          <w:lang w:val="en-US"/>
        </w:rPr>
        <w:t>2</w:t>
      </w:r>
      <w:r w:rsidR="00410A45" w:rsidRPr="008032D8">
        <w:rPr>
          <w:rFonts w:ascii="Times New Roman" w:hAnsi="Times New Roman" w:cs="Times New Roman"/>
          <w:color w:val="212121"/>
          <w:lang w:val="en-US"/>
        </w:rPr>
        <w:t>,</w:t>
      </w:r>
      <w:r w:rsidR="005F39E7"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2</w:t>
      </w:r>
      <w:r w:rsidR="005F39E7" w:rsidRPr="008032D8">
        <w:rPr>
          <w:rFonts w:ascii="Times New Roman" w:hAnsi="Times New Roman" w:cs="Times New Roman"/>
          <w:color w:val="212121"/>
          <w:lang w:val="en-US"/>
        </w:rPr>
        <w:t>011</w:t>
      </w:r>
      <w:r w:rsidR="00410A45" w:rsidRPr="008032D8">
        <w:rPr>
          <w:rFonts w:ascii="Times New Roman" w:hAnsi="Times New Roman" w:cs="Times New Roman"/>
          <w:color w:val="212121"/>
          <w:lang w:val="en-US"/>
        </w:rPr>
        <w:t>,</w:t>
      </w:r>
      <w:r w:rsidR="005F39E7"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203-226</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C. </w:t>
      </w:r>
      <w:proofErr w:type="spellStart"/>
      <w:r w:rsidR="0046458C" w:rsidRPr="008032D8">
        <w:rPr>
          <w:rFonts w:ascii="Times New Roman" w:hAnsi="Times New Roman" w:cs="Times New Roman"/>
          <w:color w:val="212121"/>
          <w:lang w:val="en-US"/>
        </w:rPr>
        <w:t>Schlöder</w:t>
      </w:r>
      <w:proofErr w:type="spellEnd"/>
      <w:r w:rsidR="0046458C" w:rsidRPr="008032D8">
        <w:rPr>
          <w:rFonts w:ascii="Times New Roman" w:hAnsi="Times New Roman" w:cs="Times New Roman"/>
          <w:color w:val="212121"/>
          <w:lang w:val="en-US"/>
        </w:rPr>
        <w:t xml:space="preserve">, ‘Johann Joseph </w:t>
      </w:r>
      <w:proofErr w:type="spellStart"/>
      <w:r w:rsidR="0046458C" w:rsidRPr="008032D8">
        <w:rPr>
          <w:rFonts w:ascii="Times New Roman" w:hAnsi="Times New Roman" w:cs="Times New Roman"/>
          <w:color w:val="212121"/>
          <w:lang w:val="en-US"/>
        </w:rPr>
        <w:t>Eichhoff</w:t>
      </w:r>
      <w:proofErr w:type="spellEnd"/>
      <w:r w:rsidR="0046458C" w:rsidRPr="008032D8">
        <w:rPr>
          <w:rFonts w:ascii="Times New Roman" w:hAnsi="Times New Roman" w:cs="Times New Roman"/>
          <w:color w:val="212121"/>
          <w:lang w:val="en-US"/>
        </w:rPr>
        <w:t xml:space="preserve">’ in </w:t>
      </w:r>
      <w:proofErr w:type="spellStart"/>
      <w:r w:rsidR="0046458C" w:rsidRPr="008032D8">
        <w:rPr>
          <w:rFonts w:ascii="Times New Roman" w:hAnsi="Times New Roman" w:cs="Times New Roman"/>
          <w:i/>
          <w:iCs/>
          <w:color w:val="212121"/>
          <w:lang w:val="en-US"/>
        </w:rPr>
        <w:t>Internetportal</w:t>
      </w:r>
      <w:proofErr w:type="spellEnd"/>
      <w:r w:rsidR="0046458C" w:rsidRPr="008032D8">
        <w:rPr>
          <w:rFonts w:ascii="Times New Roman" w:hAnsi="Times New Roman" w:cs="Times New Roman"/>
          <w:i/>
          <w:iCs/>
          <w:color w:val="212121"/>
          <w:lang w:val="en-US"/>
        </w:rPr>
        <w:t xml:space="preserve"> Rheinische </w:t>
      </w:r>
      <w:proofErr w:type="spellStart"/>
      <w:r w:rsidR="0046458C" w:rsidRPr="008032D8">
        <w:rPr>
          <w:rFonts w:ascii="Times New Roman" w:hAnsi="Times New Roman" w:cs="Times New Roman"/>
          <w:i/>
          <w:iCs/>
          <w:color w:val="212121"/>
          <w:lang w:val="en-US"/>
        </w:rPr>
        <w:t>Geschichte</w:t>
      </w:r>
      <w:proofErr w:type="spellEnd"/>
      <w:r w:rsidR="005F39E7" w:rsidRPr="008032D8">
        <w:rPr>
          <w:rFonts w:ascii="Times New Roman" w:hAnsi="Times New Roman" w:cs="Times New Roman"/>
          <w:i/>
          <w:iCs/>
          <w:color w:val="212121"/>
          <w:lang w:val="en-US"/>
        </w:rPr>
        <w:t>,</w:t>
      </w:r>
      <w:r w:rsidR="005F39E7" w:rsidRPr="008032D8">
        <w:rPr>
          <w:rFonts w:ascii="Times New Roman" w:hAnsi="Times New Roman" w:cs="Times New Roman"/>
          <w:color w:val="212121"/>
          <w:lang w:val="en-US"/>
        </w:rPr>
        <w:t xml:space="preserve"> 2013</w:t>
      </w:r>
      <w:r w:rsidR="00257137" w:rsidRPr="008032D8">
        <w:rPr>
          <w:rFonts w:ascii="Times New Roman" w:hAnsi="Times New Roman" w:cs="Times New Roman"/>
          <w:color w:val="212121"/>
          <w:lang w:val="en-US"/>
        </w:rPr>
        <w:t>, available at</w:t>
      </w:r>
      <w:r w:rsidR="0046458C" w:rsidRPr="008032D8">
        <w:rPr>
          <w:rFonts w:ascii="Times New Roman" w:hAnsi="Times New Roman" w:cs="Times New Roman"/>
          <w:color w:val="212121"/>
          <w:lang w:val="en-US"/>
        </w:rPr>
        <w:t xml:space="preserve"> </w:t>
      </w:r>
      <w:hyperlink r:id="rId9" w:history="1">
        <w:r w:rsidR="00257137" w:rsidRPr="008032D8">
          <w:rPr>
            <w:rStyle w:val="Hyperlink"/>
            <w:rFonts w:ascii="Times New Roman" w:hAnsi="Times New Roman" w:cs="Times New Roman"/>
            <w:u w:val="none"/>
            <w:lang w:val="en-US"/>
          </w:rPr>
          <w:t>www.rheinische-geschichte.lvr.de/Persoenlichkeiten/johann-joseph-eichhoff-/DE-2086/lido/57c69f159a1fa0.40276060</w:t>
        </w:r>
      </w:hyperlink>
      <w:r w:rsidR="00057D7F" w:rsidRPr="008032D8">
        <w:rPr>
          <w:rFonts w:ascii="Times New Roman" w:hAnsi="Times New Roman" w:cs="Times New Roman"/>
          <w:color w:val="212121"/>
          <w:lang w:val="en-US"/>
        </w:rPr>
        <w:t>;</w:t>
      </w:r>
      <w:r w:rsidR="0046458C" w:rsidRPr="008032D8">
        <w:rPr>
          <w:rFonts w:ascii="Times New Roman" w:hAnsi="Times New Roman" w:cs="Times New Roman"/>
          <w:color w:val="212121"/>
          <w:lang w:val="en-US"/>
        </w:rPr>
        <w:t xml:space="preserve"> </w:t>
      </w:r>
      <w:r w:rsidR="00C73FF2" w:rsidRPr="008032D8">
        <w:rPr>
          <w:rFonts w:ascii="Times New Roman" w:hAnsi="Times New Roman" w:cs="Times New Roman"/>
          <w:i/>
          <w:iCs/>
          <w:color w:val="212121"/>
          <w:lang w:val="en-US"/>
        </w:rPr>
        <w:t>Central Commission for the Navigation of the Rhine (CCNR), 1815-201</w:t>
      </w:r>
      <w:r w:rsidR="004E76E5" w:rsidRPr="008032D8">
        <w:rPr>
          <w:rFonts w:ascii="Times New Roman" w:hAnsi="Times New Roman" w:cs="Times New Roman"/>
          <w:i/>
          <w:iCs/>
          <w:color w:val="212121"/>
          <w:lang w:val="en-US"/>
        </w:rPr>
        <w:t>5</w:t>
      </w:r>
      <w:r w:rsidR="00257137" w:rsidRPr="008032D8">
        <w:rPr>
          <w:rFonts w:ascii="Times New Roman" w:hAnsi="Times New Roman" w:cs="Times New Roman"/>
          <w:i/>
          <w:iCs/>
          <w:color w:val="212121"/>
          <w:lang w:val="en-US"/>
        </w:rPr>
        <w:t>:</w:t>
      </w:r>
      <w:r w:rsidR="00C73FF2" w:rsidRPr="008032D8">
        <w:rPr>
          <w:rFonts w:ascii="Times New Roman" w:hAnsi="Times New Roman" w:cs="Times New Roman"/>
          <w:i/>
          <w:iCs/>
          <w:color w:val="212121"/>
          <w:lang w:val="en-US"/>
        </w:rPr>
        <w:t xml:space="preserve"> 200 </w:t>
      </w:r>
      <w:r w:rsidR="00257137" w:rsidRPr="008032D8">
        <w:rPr>
          <w:rFonts w:ascii="Times New Roman" w:hAnsi="Times New Roman" w:cs="Times New Roman"/>
          <w:i/>
          <w:iCs/>
          <w:color w:val="212121"/>
          <w:lang w:val="en-US"/>
        </w:rPr>
        <w:t>Y</w:t>
      </w:r>
      <w:r w:rsidR="00C73FF2" w:rsidRPr="008032D8">
        <w:rPr>
          <w:rFonts w:ascii="Times New Roman" w:hAnsi="Times New Roman" w:cs="Times New Roman"/>
          <w:i/>
          <w:iCs/>
          <w:color w:val="212121"/>
          <w:lang w:val="en-US"/>
        </w:rPr>
        <w:t xml:space="preserve">ears of </w:t>
      </w:r>
      <w:r w:rsidR="00257137" w:rsidRPr="008032D8">
        <w:rPr>
          <w:rFonts w:ascii="Times New Roman" w:hAnsi="Times New Roman" w:cs="Times New Roman"/>
          <w:i/>
          <w:iCs/>
          <w:color w:val="212121"/>
          <w:lang w:val="en-US"/>
        </w:rPr>
        <w:t>H</w:t>
      </w:r>
      <w:r w:rsidR="00C73FF2" w:rsidRPr="008032D8">
        <w:rPr>
          <w:rFonts w:ascii="Times New Roman" w:hAnsi="Times New Roman" w:cs="Times New Roman"/>
          <w:i/>
          <w:iCs/>
          <w:color w:val="212121"/>
          <w:lang w:val="en-US"/>
        </w:rPr>
        <w:t>istory</w:t>
      </w:r>
      <w:r w:rsidR="00410A45"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Strasbourg 2015</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M. de </w:t>
      </w:r>
      <w:r w:rsidR="00D40F45" w:rsidRPr="008032D8">
        <w:rPr>
          <w:rFonts w:ascii="Times New Roman" w:hAnsi="Times New Roman" w:cs="Times New Roman"/>
          <w:color w:val="212121"/>
          <w:lang w:val="en-US"/>
        </w:rPr>
        <w:t xml:space="preserve">Decker, </w:t>
      </w:r>
      <w:proofErr w:type="spellStart"/>
      <w:r w:rsidR="00D40F45" w:rsidRPr="008032D8">
        <w:rPr>
          <w:rFonts w:ascii="Times New Roman" w:hAnsi="Times New Roman" w:cs="Times New Roman"/>
          <w:i/>
          <w:iCs/>
          <w:color w:val="212121"/>
          <w:lang w:val="en-US"/>
        </w:rPr>
        <w:t>Europees</w:t>
      </w:r>
      <w:proofErr w:type="spellEnd"/>
      <w:r w:rsidR="00D40F45" w:rsidRPr="008032D8">
        <w:rPr>
          <w:rFonts w:ascii="Times New Roman" w:hAnsi="Times New Roman" w:cs="Times New Roman"/>
          <w:i/>
          <w:iCs/>
          <w:color w:val="212121"/>
          <w:lang w:val="en-US"/>
        </w:rPr>
        <w:t xml:space="preserve"> </w:t>
      </w:r>
      <w:proofErr w:type="spellStart"/>
      <w:r w:rsidR="00D40F45" w:rsidRPr="008032D8">
        <w:rPr>
          <w:rFonts w:ascii="Times New Roman" w:hAnsi="Times New Roman" w:cs="Times New Roman"/>
          <w:i/>
          <w:iCs/>
          <w:color w:val="212121"/>
          <w:lang w:val="en-US"/>
        </w:rPr>
        <w:t>internationaal</w:t>
      </w:r>
      <w:proofErr w:type="spellEnd"/>
      <w:r w:rsidR="00D40F45" w:rsidRPr="008032D8">
        <w:rPr>
          <w:rFonts w:ascii="Times New Roman" w:hAnsi="Times New Roman" w:cs="Times New Roman"/>
          <w:i/>
          <w:iCs/>
          <w:color w:val="212121"/>
          <w:lang w:val="en-US"/>
        </w:rPr>
        <w:t xml:space="preserve"> </w:t>
      </w:r>
      <w:proofErr w:type="spellStart"/>
      <w:r w:rsidR="00D40F45" w:rsidRPr="008032D8">
        <w:rPr>
          <w:rFonts w:ascii="Times New Roman" w:hAnsi="Times New Roman" w:cs="Times New Roman"/>
          <w:i/>
          <w:iCs/>
          <w:color w:val="212121"/>
          <w:lang w:val="en-US"/>
        </w:rPr>
        <w:t>rivierenrecht</w:t>
      </w:r>
      <w:proofErr w:type="spellEnd"/>
      <w:r w:rsidR="00410A45" w:rsidRPr="008032D8">
        <w:rPr>
          <w:rFonts w:ascii="Times New Roman" w:hAnsi="Times New Roman" w:cs="Times New Roman"/>
          <w:color w:val="212121"/>
          <w:lang w:val="en-US"/>
        </w:rPr>
        <w:t xml:space="preserve">, </w:t>
      </w:r>
      <w:r w:rsidR="00D40F45" w:rsidRPr="008032D8">
        <w:rPr>
          <w:rFonts w:ascii="Times New Roman" w:hAnsi="Times New Roman" w:cs="Times New Roman"/>
          <w:color w:val="212121"/>
          <w:lang w:val="en-US"/>
        </w:rPr>
        <w:t>Antwerp 2015</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D. </w:t>
      </w:r>
      <w:r w:rsidR="00C73FF2" w:rsidRPr="008032D8">
        <w:rPr>
          <w:rFonts w:ascii="Times New Roman" w:hAnsi="Times New Roman" w:cs="Times New Roman"/>
          <w:color w:val="212121"/>
          <w:lang w:val="en-US"/>
        </w:rPr>
        <w:t>Arens, ‘</w:t>
      </w:r>
      <w:proofErr w:type="spellStart"/>
      <w:r w:rsidR="00C73FF2" w:rsidRPr="008032D8">
        <w:rPr>
          <w:rFonts w:ascii="Times New Roman" w:hAnsi="Times New Roman" w:cs="Times New Roman"/>
          <w:color w:val="212121"/>
          <w:lang w:val="en-US"/>
        </w:rPr>
        <w:t>Einer</w:t>
      </w:r>
      <w:proofErr w:type="spellEnd"/>
      <w:r w:rsidR="00C73FF2" w:rsidRPr="008032D8">
        <w:rPr>
          <w:rFonts w:ascii="Times New Roman" w:hAnsi="Times New Roman" w:cs="Times New Roman"/>
          <w:color w:val="212121"/>
          <w:lang w:val="en-US"/>
        </w:rPr>
        <w:t xml:space="preserve">, der </w:t>
      </w:r>
      <w:proofErr w:type="spellStart"/>
      <w:r w:rsidR="00C73FF2" w:rsidRPr="008032D8">
        <w:rPr>
          <w:rFonts w:ascii="Times New Roman" w:hAnsi="Times New Roman" w:cs="Times New Roman"/>
          <w:color w:val="212121"/>
          <w:lang w:val="en-US"/>
        </w:rPr>
        <w:t>im</w:t>
      </w:r>
      <w:proofErr w:type="spellEnd"/>
      <w:r w:rsidR="00C73FF2" w:rsidRPr="008032D8">
        <w:rPr>
          <w:rFonts w:ascii="Times New Roman" w:hAnsi="Times New Roman" w:cs="Times New Roman"/>
          <w:color w:val="212121"/>
          <w:lang w:val="en-US"/>
        </w:rPr>
        <w:t xml:space="preserve"> Lande </w:t>
      </w:r>
      <w:proofErr w:type="spellStart"/>
      <w:r w:rsidR="00C73FF2" w:rsidRPr="008032D8">
        <w:rPr>
          <w:rFonts w:ascii="Times New Roman" w:hAnsi="Times New Roman" w:cs="Times New Roman"/>
          <w:color w:val="212121"/>
          <w:lang w:val="en-US"/>
        </w:rPr>
        <w:t>blieb</w:t>
      </w:r>
      <w:proofErr w:type="spellEnd"/>
      <w:r w:rsidR="00C73FF2" w:rsidRPr="008032D8">
        <w:rPr>
          <w:rFonts w:ascii="Times New Roman" w:hAnsi="Times New Roman" w:cs="Times New Roman"/>
          <w:color w:val="212121"/>
          <w:lang w:val="en-US"/>
        </w:rPr>
        <w:t xml:space="preserve"> – Johann Joseph </w:t>
      </w:r>
      <w:proofErr w:type="spellStart"/>
      <w:r w:rsidR="00C73FF2" w:rsidRPr="008032D8">
        <w:rPr>
          <w:rFonts w:ascii="Times New Roman" w:hAnsi="Times New Roman" w:cs="Times New Roman"/>
          <w:color w:val="212121"/>
          <w:lang w:val="en-US"/>
        </w:rPr>
        <w:t>Eichhoff</w:t>
      </w:r>
      <w:proofErr w:type="spellEnd"/>
      <w:r w:rsidR="00C73FF2" w:rsidRPr="008032D8">
        <w:rPr>
          <w:rFonts w:ascii="Times New Roman" w:hAnsi="Times New Roman" w:cs="Times New Roman"/>
          <w:color w:val="212121"/>
          <w:lang w:val="en-US"/>
        </w:rPr>
        <w:t xml:space="preserve"> (1762-1827) </w:t>
      </w:r>
      <w:proofErr w:type="spellStart"/>
      <w:r w:rsidR="00C73FF2" w:rsidRPr="008032D8">
        <w:rPr>
          <w:rFonts w:ascii="Times New Roman" w:hAnsi="Times New Roman" w:cs="Times New Roman"/>
          <w:color w:val="212121"/>
          <w:lang w:val="en-US"/>
        </w:rPr>
        <w:t>als</w:t>
      </w:r>
      <w:proofErr w:type="spellEnd"/>
      <w:r w:rsidR="00C73FF2" w:rsidRPr="008032D8">
        <w:rPr>
          <w:rFonts w:ascii="Times New Roman" w:hAnsi="Times New Roman" w:cs="Times New Roman"/>
          <w:color w:val="212121"/>
          <w:lang w:val="en-US"/>
        </w:rPr>
        <w:t xml:space="preserve"> (</w:t>
      </w:r>
      <w:proofErr w:type="spellStart"/>
      <w:r w:rsidR="00C73FF2" w:rsidRPr="008032D8">
        <w:rPr>
          <w:rFonts w:ascii="Times New Roman" w:hAnsi="Times New Roman" w:cs="Times New Roman"/>
          <w:color w:val="212121"/>
          <w:lang w:val="en-US"/>
        </w:rPr>
        <w:t>Jugend</w:t>
      </w:r>
      <w:proofErr w:type="spellEnd"/>
      <w:r w:rsidR="00C73FF2" w:rsidRPr="008032D8">
        <w:rPr>
          <w:rFonts w:ascii="Times New Roman" w:hAnsi="Times New Roman" w:cs="Times New Roman"/>
          <w:color w:val="212121"/>
          <w:lang w:val="en-US"/>
        </w:rPr>
        <w:t xml:space="preserve">-)Freund Ludwig van </w:t>
      </w:r>
      <w:proofErr w:type="spellStart"/>
      <w:r w:rsidR="00C73FF2" w:rsidRPr="008032D8">
        <w:rPr>
          <w:rFonts w:ascii="Times New Roman" w:hAnsi="Times New Roman" w:cs="Times New Roman"/>
          <w:color w:val="212121"/>
          <w:lang w:val="en-US"/>
        </w:rPr>
        <w:t>Beethovens</w:t>
      </w:r>
      <w:proofErr w:type="spellEnd"/>
      <w:r w:rsidR="00C73FF2" w:rsidRPr="008032D8">
        <w:rPr>
          <w:rFonts w:ascii="Times New Roman" w:hAnsi="Times New Roman" w:cs="Times New Roman"/>
          <w:color w:val="212121"/>
          <w:lang w:val="en-US"/>
        </w:rPr>
        <w:t>’ in N</w:t>
      </w:r>
      <w:r w:rsidR="00410A45" w:rsidRPr="008032D8">
        <w:rPr>
          <w:rFonts w:ascii="Times New Roman" w:hAnsi="Times New Roman" w:cs="Times New Roman"/>
          <w:color w:val="212121"/>
          <w:lang w:val="en-US"/>
        </w:rPr>
        <w:t>.</w:t>
      </w:r>
      <w:r w:rsidR="00C73FF2" w:rsidRPr="008032D8">
        <w:rPr>
          <w:rFonts w:ascii="Times New Roman" w:hAnsi="Times New Roman" w:cs="Times New Roman"/>
          <w:color w:val="212121"/>
          <w:lang w:val="en-US"/>
        </w:rPr>
        <w:t xml:space="preserve"> </w:t>
      </w:r>
      <w:proofErr w:type="spellStart"/>
      <w:r w:rsidR="00C73FF2" w:rsidRPr="008032D8">
        <w:rPr>
          <w:rFonts w:ascii="Times New Roman" w:hAnsi="Times New Roman" w:cs="Times New Roman"/>
          <w:color w:val="212121"/>
          <w:lang w:val="en-US"/>
        </w:rPr>
        <w:t>Schloßmacher</w:t>
      </w:r>
      <w:proofErr w:type="spellEnd"/>
      <w:r w:rsidR="00C73FF2" w:rsidRPr="008032D8">
        <w:rPr>
          <w:rFonts w:ascii="Times New Roman" w:hAnsi="Times New Roman" w:cs="Times New Roman"/>
          <w:color w:val="212121"/>
          <w:lang w:val="en-US"/>
        </w:rPr>
        <w:t xml:space="preserve"> (</w:t>
      </w:r>
      <w:r w:rsidR="00257137" w:rsidRPr="008032D8">
        <w:rPr>
          <w:rFonts w:ascii="Times New Roman" w:hAnsi="Times New Roman" w:cs="Times New Roman"/>
          <w:color w:val="212121"/>
          <w:lang w:val="en-US"/>
        </w:rPr>
        <w:t>E</w:t>
      </w:r>
      <w:r w:rsidR="00C73FF2" w:rsidRPr="008032D8">
        <w:rPr>
          <w:rFonts w:ascii="Times New Roman" w:hAnsi="Times New Roman" w:cs="Times New Roman"/>
          <w:color w:val="212121"/>
          <w:lang w:val="en-US"/>
        </w:rPr>
        <w:t xml:space="preserve">d.), </w:t>
      </w:r>
      <w:r w:rsidR="00C73FF2" w:rsidRPr="008032D8">
        <w:rPr>
          <w:rFonts w:ascii="Times New Roman" w:hAnsi="Times New Roman" w:cs="Times New Roman"/>
          <w:i/>
          <w:iCs/>
          <w:color w:val="212121"/>
          <w:lang w:val="en-US"/>
        </w:rPr>
        <w:t>Beethoven</w:t>
      </w:r>
      <w:r w:rsidR="00257137" w:rsidRPr="008032D8">
        <w:rPr>
          <w:rFonts w:ascii="Times New Roman" w:hAnsi="Times New Roman" w:cs="Times New Roman"/>
          <w:i/>
          <w:iCs/>
          <w:color w:val="212121"/>
          <w:lang w:val="en-US"/>
        </w:rPr>
        <w:t>:</w:t>
      </w:r>
      <w:r w:rsidR="00C73FF2" w:rsidRPr="008032D8">
        <w:rPr>
          <w:rFonts w:ascii="Times New Roman" w:hAnsi="Times New Roman" w:cs="Times New Roman"/>
          <w:i/>
          <w:iCs/>
          <w:color w:val="212121"/>
          <w:lang w:val="en-US"/>
        </w:rPr>
        <w:t xml:space="preserve"> Die Bonner Jahre</w:t>
      </w:r>
      <w:r w:rsidR="00410A45"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Bonn 2020</w:t>
      </w:r>
      <w:r w:rsidR="00410A45"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357-370</w:t>
      </w:r>
      <w:r w:rsidR="00057D7F" w:rsidRPr="008032D8">
        <w:rPr>
          <w:rFonts w:ascii="Times New Roman" w:hAnsi="Times New Roman" w:cs="Times New Roman"/>
          <w:color w:val="212121"/>
          <w:lang w:val="en-US"/>
        </w:rPr>
        <w:t xml:space="preserve">; </w:t>
      </w:r>
      <w:r w:rsidR="003F42D4" w:rsidRPr="008032D8">
        <w:rPr>
          <w:rFonts w:ascii="Times New Roman" w:hAnsi="Times New Roman" w:cs="Times New Roman"/>
          <w:color w:val="212121"/>
          <w:lang w:val="en-US"/>
        </w:rPr>
        <w:t xml:space="preserve">B. Reinalda, </w:t>
      </w:r>
      <w:r w:rsidR="003F42D4" w:rsidRPr="008032D8">
        <w:rPr>
          <w:rFonts w:ascii="Times New Roman" w:hAnsi="Times New Roman" w:cs="Times New Roman"/>
          <w:i/>
          <w:iCs/>
          <w:color w:val="212121"/>
          <w:lang w:val="en-US"/>
        </w:rPr>
        <w:t>International Secretariats: Two Centuries of International Civil Servants and Secretariats</w:t>
      </w:r>
      <w:r w:rsidR="003F42D4" w:rsidRPr="008032D8">
        <w:rPr>
          <w:rFonts w:ascii="Times New Roman" w:hAnsi="Times New Roman" w:cs="Times New Roman"/>
          <w:color w:val="212121"/>
          <w:lang w:val="en-US"/>
        </w:rPr>
        <w:t xml:space="preserve">, London 2020; </w:t>
      </w:r>
      <w:r w:rsidR="00410A45" w:rsidRPr="008032D8">
        <w:rPr>
          <w:rFonts w:ascii="Times New Roman" w:hAnsi="Times New Roman" w:cs="Times New Roman"/>
          <w:color w:val="212121"/>
          <w:lang w:val="en-US"/>
        </w:rPr>
        <w:t xml:space="preserve">J. </w:t>
      </w:r>
      <w:r w:rsidR="00C62EE3" w:rsidRPr="008032D8">
        <w:rPr>
          <w:rFonts w:ascii="Times New Roman" w:hAnsi="Times New Roman" w:cs="Times New Roman"/>
          <w:color w:val="212121"/>
          <w:lang w:val="en-US"/>
        </w:rPr>
        <w:t xml:space="preserve">Schenk, </w:t>
      </w:r>
      <w:r w:rsidR="00C62EE3" w:rsidRPr="008032D8">
        <w:rPr>
          <w:rFonts w:ascii="Times New Roman" w:hAnsi="Times New Roman" w:cs="Times New Roman"/>
          <w:i/>
          <w:iCs/>
          <w:color w:val="212121"/>
          <w:lang w:val="en-US"/>
        </w:rPr>
        <w:t xml:space="preserve">The Rhine and European Security in the </w:t>
      </w:r>
      <w:r w:rsidR="00257137" w:rsidRPr="008032D8">
        <w:rPr>
          <w:rFonts w:ascii="Times New Roman" w:hAnsi="Times New Roman" w:cs="Times New Roman"/>
          <w:i/>
          <w:iCs/>
          <w:color w:val="212121"/>
          <w:lang w:val="en-US"/>
        </w:rPr>
        <w:t>L</w:t>
      </w:r>
      <w:r w:rsidR="00C62EE3" w:rsidRPr="008032D8">
        <w:rPr>
          <w:rFonts w:ascii="Times New Roman" w:hAnsi="Times New Roman" w:cs="Times New Roman"/>
          <w:i/>
          <w:iCs/>
          <w:color w:val="212121"/>
          <w:lang w:val="en-US"/>
        </w:rPr>
        <w:t xml:space="preserve">ong </w:t>
      </w:r>
      <w:r w:rsidR="00257137" w:rsidRPr="008032D8">
        <w:rPr>
          <w:rFonts w:ascii="Times New Roman" w:hAnsi="Times New Roman" w:cs="Times New Roman"/>
          <w:i/>
          <w:iCs/>
          <w:color w:val="212121"/>
          <w:lang w:val="en-US"/>
        </w:rPr>
        <w:t>N</w:t>
      </w:r>
      <w:r w:rsidR="00C62EE3" w:rsidRPr="008032D8">
        <w:rPr>
          <w:rFonts w:ascii="Times New Roman" w:hAnsi="Times New Roman" w:cs="Times New Roman"/>
          <w:i/>
          <w:iCs/>
          <w:color w:val="212121"/>
          <w:lang w:val="en-US"/>
        </w:rPr>
        <w:t>ineteenth Century</w:t>
      </w:r>
      <w:r w:rsidR="00257137" w:rsidRPr="008032D8">
        <w:rPr>
          <w:rFonts w:ascii="Times New Roman" w:hAnsi="Times New Roman" w:cs="Times New Roman"/>
          <w:i/>
          <w:iCs/>
          <w:color w:val="212121"/>
          <w:lang w:val="en-US"/>
        </w:rPr>
        <w:t>:</w:t>
      </w:r>
      <w:r w:rsidR="00C62EE3" w:rsidRPr="008032D8">
        <w:rPr>
          <w:rFonts w:ascii="Times New Roman" w:hAnsi="Times New Roman" w:cs="Times New Roman"/>
          <w:i/>
          <w:iCs/>
          <w:color w:val="212121"/>
          <w:lang w:val="en-US"/>
        </w:rPr>
        <w:t xml:space="preserve"> Making </w:t>
      </w:r>
      <w:r w:rsidR="00257137" w:rsidRPr="008032D8">
        <w:rPr>
          <w:rFonts w:ascii="Times New Roman" w:hAnsi="Times New Roman" w:cs="Times New Roman"/>
          <w:i/>
          <w:iCs/>
          <w:color w:val="212121"/>
          <w:lang w:val="en-US"/>
        </w:rPr>
        <w:t>L</w:t>
      </w:r>
      <w:r w:rsidR="00C62EE3" w:rsidRPr="008032D8">
        <w:rPr>
          <w:rFonts w:ascii="Times New Roman" w:hAnsi="Times New Roman" w:cs="Times New Roman"/>
          <w:i/>
          <w:iCs/>
          <w:color w:val="212121"/>
          <w:lang w:val="en-US"/>
        </w:rPr>
        <w:t xml:space="preserve">ifelines from </w:t>
      </w:r>
      <w:r w:rsidR="00257137" w:rsidRPr="008032D8">
        <w:rPr>
          <w:rFonts w:ascii="Times New Roman" w:hAnsi="Times New Roman" w:cs="Times New Roman"/>
          <w:i/>
          <w:iCs/>
          <w:color w:val="212121"/>
          <w:lang w:val="en-US"/>
        </w:rPr>
        <w:t>F</w:t>
      </w:r>
      <w:r w:rsidR="00C62EE3" w:rsidRPr="008032D8">
        <w:rPr>
          <w:rFonts w:ascii="Times New Roman" w:hAnsi="Times New Roman" w:cs="Times New Roman"/>
          <w:i/>
          <w:iCs/>
          <w:color w:val="212121"/>
          <w:lang w:val="en-US"/>
        </w:rPr>
        <w:t>rontlines</w:t>
      </w:r>
      <w:r w:rsidR="00410A45" w:rsidRPr="008032D8">
        <w:rPr>
          <w:rFonts w:ascii="Times New Roman" w:hAnsi="Times New Roman" w:cs="Times New Roman"/>
          <w:color w:val="212121"/>
          <w:lang w:val="en-US"/>
        </w:rPr>
        <w:t xml:space="preserve">, </w:t>
      </w:r>
      <w:r w:rsidR="00C62EE3" w:rsidRPr="008032D8">
        <w:rPr>
          <w:rFonts w:ascii="Times New Roman" w:hAnsi="Times New Roman" w:cs="Times New Roman"/>
          <w:color w:val="212121"/>
          <w:lang w:val="en-US"/>
        </w:rPr>
        <w:t>London 2021</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J. </w:t>
      </w:r>
      <w:r w:rsidR="00C62EE3" w:rsidRPr="008032D8">
        <w:rPr>
          <w:rFonts w:ascii="Times New Roman" w:hAnsi="Times New Roman" w:cs="Times New Roman"/>
          <w:color w:val="212121"/>
          <w:lang w:val="en-US"/>
        </w:rPr>
        <w:t xml:space="preserve">Schenk, ‘Governing the Rhine 1800-1815: </w:t>
      </w:r>
      <w:r w:rsidR="00257137" w:rsidRPr="008032D8">
        <w:rPr>
          <w:rFonts w:ascii="Times New Roman" w:hAnsi="Times New Roman" w:cs="Times New Roman"/>
          <w:color w:val="212121"/>
          <w:lang w:val="en-US"/>
        </w:rPr>
        <w:t>T</w:t>
      </w:r>
      <w:r w:rsidR="00C62EE3" w:rsidRPr="008032D8">
        <w:rPr>
          <w:rFonts w:ascii="Times New Roman" w:hAnsi="Times New Roman" w:cs="Times New Roman"/>
          <w:color w:val="212121"/>
          <w:lang w:val="en-US"/>
        </w:rPr>
        <w:t xml:space="preserve">he </w:t>
      </w:r>
      <w:r w:rsidR="00257137" w:rsidRPr="008032D8">
        <w:rPr>
          <w:rFonts w:ascii="Times New Roman" w:hAnsi="Times New Roman" w:cs="Times New Roman"/>
          <w:color w:val="212121"/>
          <w:lang w:val="en-US"/>
        </w:rPr>
        <w:t xml:space="preserve">Market Speaks </w:t>
      </w:r>
      <w:r w:rsidR="00C62EE3" w:rsidRPr="008032D8">
        <w:rPr>
          <w:rFonts w:ascii="Times New Roman" w:hAnsi="Times New Roman" w:cs="Times New Roman"/>
          <w:color w:val="212121"/>
          <w:lang w:val="en-US"/>
        </w:rPr>
        <w:t xml:space="preserve">for </w:t>
      </w:r>
      <w:r w:rsidR="00257137" w:rsidRPr="008032D8">
        <w:rPr>
          <w:rFonts w:ascii="Times New Roman" w:hAnsi="Times New Roman" w:cs="Times New Roman"/>
          <w:color w:val="212121"/>
          <w:lang w:val="en-US"/>
        </w:rPr>
        <w:t>I</w:t>
      </w:r>
      <w:r w:rsidR="00C62EE3" w:rsidRPr="008032D8">
        <w:rPr>
          <w:rFonts w:ascii="Times New Roman" w:hAnsi="Times New Roman" w:cs="Times New Roman"/>
          <w:color w:val="212121"/>
          <w:lang w:val="en-US"/>
        </w:rPr>
        <w:t xml:space="preserve">tself, or </w:t>
      </w:r>
      <w:r w:rsidR="00257137" w:rsidRPr="008032D8">
        <w:rPr>
          <w:rFonts w:ascii="Times New Roman" w:hAnsi="Times New Roman" w:cs="Times New Roman"/>
          <w:color w:val="212121"/>
          <w:lang w:val="en-US"/>
        </w:rPr>
        <w:t>P</w:t>
      </w:r>
      <w:r w:rsidR="00C62EE3" w:rsidRPr="008032D8">
        <w:rPr>
          <w:rFonts w:ascii="Times New Roman" w:hAnsi="Times New Roman" w:cs="Times New Roman"/>
          <w:color w:val="212121"/>
          <w:lang w:val="en-US"/>
        </w:rPr>
        <w:t xml:space="preserve">art of a European </w:t>
      </w:r>
      <w:r w:rsidR="00257137" w:rsidRPr="008032D8">
        <w:rPr>
          <w:rFonts w:ascii="Times New Roman" w:hAnsi="Times New Roman" w:cs="Times New Roman"/>
          <w:color w:val="212121"/>
          <w:lang w:val="en-US"/>
        </w:rPr>
        <w:t>S</w:t>
      </w:r>
      <w:r w:rsidR="00C62EE3" w:rsidRPr="008032D8">
        <w:rPr>
          <w:rFonts w:ascii="Times New Roman" w:hAnsi="Times New Roman" w:cs="Times New Roman"/>
          <w:color w:val="212121"/>
          <w:lang w:val="en-US"/>
        </w:rPr>
        <w:t xml:space="preserve">ecurity </w:t>
      </w:r>
      <w:r w:rsidR="00257137" w:rsidRPr="008032D8">
        <w:rPr>
          <w:rFonts w:ascii="Times New Roman" w:hAnsi="Times New Roman" w:cs="Times New Roman"/>
          <w:color w:val="212121"/>
          <w:lang w:val="en-US"/>
        </w:rPr>
        <w:t>C</w:t>
      </w:r>
      <w:r w:rsidR="00C62EE3" w:rsidRPr="008032D8">
        <w:rPr>
          <w:rFonts w:ascii="Times New Roman" w:hAnsi="Times New Roman" w:cs="Times New Roman"/>
          <w:color w:val="212121"/>
          <w:lang w:val="en-US"/>
        </w:rPr>
        <w:t xml:space="preserve">ulture?’ in </w:t>
      </w:r>
      <w:r w:rsidR="00C62EE3" w:rsidRPr="008032D8">
        <w:rPr>
          <w:rFonts w:ascii="Times New Roman" w:hAnsi="Times New Roman" w:cs="Times New Roman"/>
          <w:lang w:val="en-US"/>
        </w:rPr>
        <w:t>R</w:t>
      </w:r>
      <w:r w:rsidR="00410A45" w:rsidRPr="008032D8">
        <w:rPr>
          <w:rFonts w:ascii="Times New Roman" w:hAnsi="Times New Roman" w:cs="Times New Roman"/>
          <w:lang w:val="en-US"/>
        </w:rPr>
        <w:t>.</w:t>
      </w:r>
      <w:r w:rsidR="00C62EE3" w:rsidRPr="008032D8">
        <w:rPr>
          <w:rFonts w:ascii="Times New Roman" w:hAnsi="Times New Roman" w:cs="Times New Roman"/>
          <w:lang w:val="en-US"/>
        </w:rPr>
        <w:t xml:space="preserve"> </w:t>
      </w:r>
      <w:proofErr w:type="spellStart"/>
      <w:r w:rsidR="00C62EE3" w:rsidRPr="008032D8">
        <w:rPr>
          <w:rFonts w:ascii="Times New Roman" w:hAnsi="Times New Roman" w:cs="Times New Roman"/>
          <w:lang w:val="en-US"/>
        </w:rPr>
        <w:t>Futselaar</w:t>
      </w:r>
      <w:proofErr w:type="spellEnd"/>
      <w:r w:rsidR="00C62EE3" w:rsidRPr="008032D8">
        <w:rPr>
          <w:rFonts w:ascii="Times New Roman" w:hAnsi="Times New Roman" w:cs="Times New Roman"/>
          <w:lang w:val="en-US"/>
        </w:rPr>
        <w:t>, E</w:t>
      </w:r>
      <w:r w:rsidR="00410A45" w:rsidRPr="008032D8">
        <w:rPr>
          <w:rFonts w:ascii="Times New Roman" w:hAnsi="Times New Roman" w:cs="Times New Roman"/>
          <w:lang w:val="en-US"/>
        </w:rPr>
        <w:t>.</w:t>
      </w:r>
      <w:r w:rsidR="00C62EE3" w:rsidRPr="008032D8">
        <w:rPr>
          <w:rFonts w:ascii="Times New Roman" w:hAnsi="Times New Roman" w:cs="Times New Roman"/>
          <w:lang w:val="en-US"/>
        </w:rPr>
        <w:t xml:space="preserve"> Jacobs and B</w:t>
      </w:r>
      <w:r w:rsidR="00410A45" w:rsidRPr="008032D8">
        <w:rPr>
          <w:rFonts w:ascii="Times New Roman" w:hAnsi="Times New Roman" w:cs="Times New Roman"/>
          <w:lang w:val="en-US"/>
        </w:rPr>
        <w:t>.</w:t>
      </w:r>
      <w:r w:rsidR="00C62EE3" w:rsidRPr="008032D8">
        <w:rPr>
          <w:rFonts w:ascii="Times New Roman" w:hAnsi="Times New Roman" w:cs="Times New Roman"/>
          <w:lang w:val="en-US"/>
        </w:rPr>
        <w:t xml:space="preserve"> Wubs </w:t>
      </w:r>
      <w:r w:rsidR="00257137" w:rsidRPr="008032D8">
        <w:rPr>
          <w:rFonts w:ascii="Times New Roman" w:hAnsi="Times New Roman" w:cs="Times New Roman"/>
          <w:lang w:val="en-US"/>
        </w:rPr>
        <w:t>(E</w:t>
      </w:r>
      <w:r w:rsidR="00C62EE3" w:rsidRPr="008032D8">
        <w:rPr>
          <w:rFonts w:ascii="Times New Roman" w:hAnsi="Times New Roman" w:cs="Times New Roman"/>
          <w:lang w:val="en-US"/>
        </w:rPr>
        <w:t>ds</w:t>
      </w:r>
      <w:r w:rsidR="00257137" w:rsidRPr="008032D8">
        <w:rPr>
          <w:rFonts w:ascii="Times New Roman" w:hAnsi="Times New Roman" w:cs="Times New Roman"/>
          <w:lang w:val="en-US"/>
        </w:rPr>
        <w:t>)</w:t>
      </w:r>
      <w:r w:rsidR="00C62EE3" w:rsidRPr="008032D8">
        <w:rPr>
          <w:rFonts w:ascii="Times New Roman" w:hAnsi="Times New Roman" w:cs="Times New Roman"/>
          <w:lang w:val="en-US"/>
        </w:rPr>
        <w:t xml:space="preserve"> </w:t>
      </w:r>
      <w:r w:rsidR="00257137" w:rsidRPr="008032D8">
        <w:rPr>
          <w:rFonts w:ascii="Times New Roman" w:hAnsi="Times New Roman" w:cs="Times New Roman"/>
          <w:lang w:val="en-US"/>
        </w:rPr>
        <w:t>(forthcoming</w:t>
      </w:r>
      <w:r w:rsidR="003F42D4" w:rsidRPr="008032D8">
        <w:rPr>
          <w:rFonts w:ascii="Times New Roman" w:hAnsi="Times New Roman" w:cs="Times New Roman"/>
          <w:lang w:val="en-US"/>
        </w:rPr>
        <w:t>),</w:t>
      </w:r>
      <w:r w:rsidR="00257137" w:rsidRPr="008032D8">
        <w:rPr>
          <w:rFonts w:ascii="Times New Roman" w:hAnsi="Times New Roman" w:cs="Times New Roman"/>
          <w:lang w:val="en-US"/>
        </w:rPr>
        <w:t xml:space="preserve"> </w:t>
      </w:r>
      <w:r w:rsidR="00C62EE3" w:rsidRPr="008032D8">
        <w:rPr>
          <w:rFonts w:ascii="Times New Roman" w:hAnsi="Times New Roman" w:cs="Times New Roman"/>
          <w:i/>
          <w:iCs/>
          <w:lang w:val="en-US"/>
        </w:rPr>
        <w:t xml:space="preserve">‘Es </w:t>
      </w:r>
      <w:proofErr w:type="spellStart"/>
      <w:r w:rsidR="00C62EE3" w:rsidRPr="008032D8">
        <w:rPr>
          <w:rFonts w:ascii="Times New Roman" w:hAnsi="Times New Roman" w:cs="Times New Roman"/>
          <w:i/>
          <w:iCs/>
          <w:lang w:val="en-US"/>
        </w:rPr>
        <w:t>hält</w:t>
      </w:r>
      <w:proofErr w:type="spellEnd"/>
      <w:r w:rsidR="00C62EE3" w:rsidRPr="008032D8">
        <w:rPr>
          <w:rFonts w:ascii="Times New Roman" w:hAnsi="Times New Roman" w:cs="Times New Roman"/>
          <w:i/>
          <w:iCs/>
          <w:lang w:val="en-US"/>
        </w:rPr>
        <w:t xml:space="preserve"> </w:t>
      </w:r>
      <w:proofErr w:type="spellStart"/>
      <w:r w:rsidR="00C62EE3" w:rsidRPr="008032D8">
        <w:rPr>
          <w:rFonts w:ascii="Times New Roman" w:hAnsi="Times New Roman" w:cs="Times New Roman"/>
          <w:i/>
          <w:iCs/>
          <w:lang w:val="en-US"/>
        </w:rPr>
        <w:t>sich</w:t>
      </w:r>
      <w:proofErr w:type="spellEnd"/>
      <w:r w:rsidR="00C62EE3" w:rsidRPr="008032D8">
        <w:rPr>
          <w:rFonts w:ascii="Times New Roman" w:hAnsi="Times New Roman" w:cs="Times New Roman"/>
          <w:i/>
          <w:iCs/>
          <w:lang w:val="en-US"/>
        </w:rPr>
        <w:t xml:space="preserve"> in </w:t>
      </w:r>
      <w:proofErr w:type="spellStart"/>
      <w:r w:rsidR="00C62EE3" w:rsidRPr="008032D8">
        <w:rPr>
          <w:rFonts w:ascii="Times New Roman" w:hAnsi="Times New Roman" w:cs="Times New Roman"/>
          <w:i/>
          <w:iCs/>
          <w:lang w:val="en-US"/>
        </w:rPr>
        <w:t>Grenzen</w:t>
      </w:r>
      <w:proofErr w:type="spellEnd"/>
      <w:r w:rsidR="00C62EE3" w:rsidRPr="008032D8">
        <w:rPr>
          <w:rFonts w:ascii="Times New Roman" w:hAnsi="Times New Roman" w:cs="Times New Roman"/>
          <w:i/>
          <w:iCs/>
          <w:lang w:val="en-US"/>
        </w:rPr>
        <w:t>’</w:t>
      </w:r>
      <w:r w:rsidR="003F42D4" w:rsidRPr="008032D8">
        <w:rPr>
          <w:rFonts w:ascii="Times New Roman" w:hAnsi="Times New Roman" w:cs="Times New Roman"/>
          <w:i/>
          <w:iCs/>
          <w:lang w:val="en-US"/>
        </w:rPr>
        <w:t>:</w:t>
      </w:r>
      <w:r w:rsidR="00C62EE3" w:rsidRPr="008032D8">
        <w:rPr>
          <w:rFonts w:ascii="Times New Roman" w:hAnsi="Times New Roman" w:cs="Times New Roman"/>
          <w:i/>
          <w:iCs/>
          <w:lang w:val="en-US"/>
        </w:rPr>
        <w:t xml:space="preserve"> Festschrift f</w:t>
      </w:r>
      <w:r w:rsidR="003F42D4" w:rsidRPr="008032D8">
        <w:rPr>
          <w:rFonts w:ascii="Times New Roman" w:hAnsi="Times New Roman" w:cs="Times New Roman"/>
          <w:i/>
          <w:iCs/>
          <w:lang w:val="en-US"/>
        </w:rPr>
        <w:t>ü</w:t>
      </w:r>
      <w:r w:rsidR="00C62EE3" w:rsidRPr="008032D8">
        <w:rPr>
          <w:rFonts w:ascii="Times New Roman" w:hAnsi="Times New Roman" w:cs="Times New Roman"/>
          <w:i/>
          <w:iCs/>
          <w:lang w:val="en-US"/>
        </w:rPr>
        <w:t xml:space="preserve">r Hein A.M. </w:t>
      </w:r>
      <w:proofErr w:type="spellStart"/>
      <w:r w:rsidR="00C62EE3" w:rsidRPr="008032D8">
        <w:rPr>
          <w:rFonts w:ascii="Times New Roman" w:hAnsi="Times New Roman" w:cs="Times New Roman"/>
          <w:i/>
          <w:iCs/>
          <w:lang w:val="en-US"/>
        </w:rPr>
        <w:t>Klemann</w:t>
      </w:r>
      <w:proofErr w:type="spellEnd"/>
      <w:r w:rsidR="00C62EE3" w:rsidRPr="008032D8">
        <w:rPr>
          <w:rFonts w:ascii="Times New Roman" w:hAnsi="Times New Roman" w:cs="Times New Roman"/>
          <w:lang w:val="en-US"/>
        </w:rPr>
        <w:t xml:space="preserve"> </w:t>
      </w:r>
      <w:r w:rsidR="00257137" w:rsidRPr="008032D8">
        <w:rPr>
          <w:rFonts w:ascii="Times New Roman" w:hAnsi="Times New Roman" w:cs="Times New Roman"/>
          <w:lang w:val="en-US"/>
        </w:rPr>
        <w:t>(all websites accessed</w:t>
      </w:r>
      <w:r w:rsidR="00257137" w:rsidRPr="008032D8">
        <w:rPr>
          <w:rFonts w:ascii="Times New Roman" w:hAnsi="Times New Roman" w:cs="Times New Roman"/>
          <w:color w:val="333333"/>
          <w:shd w:val="clear" w:color="auto" w:fill="FFFFFF"/>
          <w:lang w:val="en-US"/>
        </w:rPr>
        <w:t xml:space="preserve"> </w:t>
      </w:r>
      <w:r w:rsidR="00F60FB9">
        <w:rPr>
          <w:rFonts w:ascii="Times New Roman" w:hAnsi="Times New Roman" w:cs="Times New Roman"/>
          <w:color w:val="333333"/>
          <w:shd w:val="clear" w:color="auto" w:fill="FFFFFF"/>
          <w:lang w:val="en-US"/>
        </w:rPr>
        <w:t xml:space="preserve">on </w:t>
      </w:r>
      <w:r w:rsidR="00257137" w:rsidRPr="008032D8">
        <w:rPr>
          <w:rFonts w:ascii="Times New Roman" w:hAnsi="Times New Roman" w:cs="Times New Roman"/>
          <w:color w:val="333333"/>
          <w:shd w:val="clear" w:color="auto" w:fill="FFFFFF"/>
          <w:lang w:val="en-US"/>
        </w:rPr>
        <w:t>22 February 2024)</w:t>
      </w:r>
      <w:r w:rsidR="00C62EE3" w:rsidRPr="008032D8">
        <w:rPr>
          <w:rFonts w:ascii="Times New Roman" w:hAnsi="Times New Roman" w:cs="Times New Roman"/>
          <w:lang w:val="en-US"/>
        </w:rPr>
        <w:t>.</w:t>
      </w:r>
    </w:p>
    <w:p w14:paraId="22CE8EAB" w14:textId="77777777" w:rsidR="000B3925" w:rsidRPr="008032D8" w:rsidRDefault="000B3925" w:rsidP="008032D8">
      <w:pPr>
        <w:jc w:val="both"/>
        <w:rPr>
          <w:rFonts w:ascii="Times New Roman" w:hAnsi="Times New Roman" w:cs="Times New Roman"/>
          <w:b/>
          <w:bCs/>
          <w:color w:val="212121"/>
          <w:lang w:val="en-US"/>
        </w:rPr>
      </w:pPr>
    </w:p>
    <w:p w14:paraId="49673FF9" w14:textId="698757AC" w:rsidR="00A27138" w:rsidRPr="008032D8" w:rsidRDefault="00A27138" w:rsidP="008032D8">
      <w:pPr>
        <w:jc w:val="both"/>
        <w:rPr>
          <w:rFonts w:ascii="Times New Roman" w:hAnsi="Times New Roman" w:cs="Times New Roman"/>
          <w:b/>
          <w:bCs/>
          <w:color w:val="212121"/>
          <w:lang w:val="en-US"/>
        </w:rPr>
      </w:pPr>
      <w:r w:rsidRPr="008032D8">
        <w:rPr>
          <w:rFonts w:ascii="Times New Roman" w:hAnsi="Times New Roman" w:cs="Times New Roman"/>
          <w:b/>
          <w:bCs/>
          <w:color w:val="212121"/>
          <w:lang w:val="en-US"/>
        </w:rPr>
        <w:t>Joep Schenk</w:t>
      </w:r>
    </w:p>
    <w:p w14:paraId="1A0AC921" w14:textId="77777777" w:rsidR="00EF6D03" w:rsidRPr="008032D8" w:rsidRDefault="00EF6D03" w:rsidP="008032D8">
      <w:pPr>
        <w:jc w:val="both"/>
        <w:rPr>
          <w:rFonts w:ascii="Times New Roman" w:hAnsi="Times New Roman" w:cs="Times New Roman"/>
          <w:b/>
          <w:bCs/>
          <w:color w:val="212121"/>
          <w:lang w:val="en-US"/>
        </w:rPr>
      </w:pPr>
    </w:p>
    <w:p w14:paraId="241586E7" w14:textId="1D678908" w:rsidR="00EF6D03" w:rsidRPr="008032D8" w:rsidRDefault="00A27138" w:rsidP="008032D8">
      <w:pPr>
        <w:jc w:val="both"/>
        <w:rPr>
          <w:rFonts w:ascii="Times New Roman" w:hAnsi="Times New Roman" w:cs="Times New Roman"/>
          <w:b/>
          <w:bCs/>
          <w:color w:val="212121"/>
          <w:lang w:val="en-US"/>
        </w:rPr>
      </w:pPr>
      <w:r w:rsidRPr="008032D8">
        <w:rPr>
          <w:rFonts w:ascii="Times New Roman" w:hAnsi="Times New Roman" w:cs="Times New Roman"/>
          <w:b/>
          <w:bCs/>
          <w:color w:val="212121"/>
          <w:lang w:val="en-US"/>
        </w:rPr>
        <w:t xml:space="preserve">Version </w:t>
      </w:r>
      <w:r w:rsidR="002F21DF" w:rsidRPr="008032D8">
        <w:rPr>
          <w:rFonts w:ascii="Times New Roman" w:hAnsi="Times New Roman" w:cs="Times New Roman"/>
          <w:b/>
          <w:bCs/>
          <w:color w:val="212121"/>
          <w:lang w:val="en-US"/>
        </w:rPr>
        <w:t>15</w:t>
      </w:r>
      <w:r w:rsidR="004F4F3C" w:rsidRPr="008032D8">
        <w:rPr>
          <w:rFonts w:ascii="Times New Roman" w:hAnsi="Times New Roman" w:cs="Times New Roman"/>
          <w:b/>
          <w:bCs/>
          <w:color w:val="212121"/>
          <w:lang w:val="en-US"/>
        </w:rPr>
        <w:t xml:space="preserve"> Ju</w:t>
      </w:r>
      <w:r w:rsidR="00E41E4B" w:rsidRPr="008032D8">
        <w:rPr>
          <w:rFonts w:ascii="Times New Roman" w:hAnsi="Times New Roman" w:cs="Times New Roman"/>
          <w:b/>
          <w:bCs/>
          <w:color w:val="212121"/>
          <w:lang w:val="en-US"/>
        </w:rPr>
        <w:t>ly</w:t>
      </w:r>
      <w:r w:rsidRPr="008032D8">
        <w:rPr>
          <w:rFonts w:ascii="Times New Roman" w:hAnsi="Times New Roman" w:cs="Times New Roman"/>
          <w:b/>
          <w:bCs/>
          <w:color w:val="212121"/>
          <w:lang w:val="en-US"/>
        </w:rPr>
        <w:t xml:space="preserve"> 2024</w:t>
      </w:r>
      <w:r w:rsidR="003A7196" w:rsidRPr="008032D8">
        <w:rPr>
          <w:rFonts w:ascii="Times New Roman" w:hAnsi="Times New Roman" w:cs="Times New Roman"/>
          <w:b/>
          <w:bCs/>
          <w:color w:val="212121"/>
          <w:lang w:val="en-US"/>
        </w:rPr>
        <w:t xml:space="preserve"> </w:t>
      </w:r>
    </w:p>
    <w:p w14:paraId="1C69C5E4" w14:textId="754FF66B" w:rsidR="00410A45" w:rsidRPr="008032D8" w:rsidRDefault="00410A45" w:rsidP="008032D8">
      <w:pPr>
        <w:jc w:val="both"/>
        <w:rPr>
          <w:rFonts w:ascii="Times New Roman" w:hAnsi="Times New Roman" w:cs="Times New Roman"/>
          <w:b/>
          <w:bCs/>
          <w:color w:val="212121"/>
          <w:lang w:val="en-US"/>
        </w:rPr>
      </w:pPr>
    </w:p>
    <w:p w14:paraId="71F37A19" w14:textId="77777777" w:rsidR="00AB29C5" w:rsidRPr="008032D8" w:rsidRDefault="00AB29C5" w:rsidP="008032D8">
      <w:pPr>
        <w:jc w:val="both"/>
        <w:rPr>
          <w:rFonts w:ascii="Times New Roman" w:hAnsi="Times New Roman" w:cs="Times New Roman"/>
          <w:b/>
          <w:lang w:val="en-US"/>
        </w:rPr>
      </w:pPr>
      <w:r w:rsidRPr="008032D8">
        <w:rPr>
          <w:rFonts w:ascii="Times New Roman" w:hAnsi="Times New Roman" w:cs="Times New Roman"/>
          <w:b/>
          <w:lang w:val="en-US"/>
        </w:rPr>
        <w:t xml:space="preserve">How To Cite This IO BIO Entry? </w:t>
      </w:r>
    </w:p>
    <w:p w14:paraId="24A0079F" w14:textId="3387DD53" w:rsidR="00AB29C5" w:rsidRPr="008032D8" w:rsidRDefault="00AB29C5" w:rsidP="008032D8">
      <w:pPr>
        <w:jc w:val="both"/>
        <w:rPr>
          <w:rFonts w:ascii="Times New Roman" w:hAnsi="Times New Roman" w:cs="Times New Roman"/>
          <w:lang w:val="en-US"/>
        </w:rPr>
      </w:pPr>
      <w:r w:rsidRPr="008032D8">
        <w:rPr>
          <w:rFonts w:ascii="Times New Roman" w:hAnsi="Times New Roman" w:cs="Times New Roman"/>
          <w:lang w:val="en-US"/>
        </w:rPr>
        <w:t>Joep Schenk, ‘</w:t>
      </w:r>
      <w:proofErr w:type="spellStart"/>
      <w:r w:rsidRPr="008032D8">
        <w:rPr>
          <w:rFonts w:ascii="Times New Roman" w:hAnsi="Times New Roman" w:cs="Times New Roman"/>
          <w:lang w:val="en-US"/>
        </w:rPr>
        <w:t>Eichhoff</w:t>
      </w:r>
      <w:proofErr w:type="spellEnd"/>
      <w:r w:rsidRPr="008032D8">
        <w:rPr>
          <w:rFonts w:ascii="Times New Roman" w:hAnsi="Times New Roman" w:cs="Times New Roman"/>
          <w:lang w:val="en-US"/>
        </w:rPr>
        <w:t xml:space="preserve">, Johann Joseph’ in </w:t>
      </w:r>
      <w:r w:rsidRPr="008032D8">
        <w:rPr>
          <w:rFonts w:ascii="Times New Roman" w:hAnsi="Times New Roman" w:cs="Times New Roman"/>
          <w:i/>
          <w:lang w:val="en-US"/>
        </w:rPr>
        <w:t>IO BIO, Biographical Dictionary of Secretaries-General of International Organizations</w:t>
      </w:r>
      <w:r w:rsidRPr="008032D8">
        <w:rPr>
          <w:rFonts w:ascii="Times New Roman" w:hAnsi="Times New Roman" w:cs="Times New Roman"/>
          <w:lang w:val="en-US"/>
        </w:rPr>
        <w:t xml:space="preserve">, Edited by Bob Reinalda, Kent J. Kille and Jaci </w:t>
      </w:r>
      <w:r w:rsidR="008032D8">
        <w:rPr>
          <w:rFonts w:ascii="Times New Roman" w:hAnsi="Times New Roman" w:cs="Times New Roman"/>
          <w:lang w:val="en-US"/>
        </w:rPr>
        <w:t xml:space="preserve">L. </w:t>
      </w:r>
      <w:r w:rsidRPr="008032D8">
        <w:rPr>
          <w:rFonts w:ascii="Times New Roman" w:hAnsi="Times New Roman" w:cs="Times New Roman"/>
          <w:lang w:val="en-US"/>
        </w:rPr>
        <w:t xml:space="preserve">Eisenberg, </w:t>
      </w:r>
      <w:hyperlink r:id="rId10" w:history="1">
        <w:r w:rsidRPr="008032D8">
          <w:rPr>
            <w:rStyle w:val="Hyperlink"/>
            <w:rFonts w:ascii="Times New Roman" w:hAnsi="Times New Roman" w:cs="Times New Roman"/>
            <w:u w:val="none"/>
            <w:lang w:val="en-US"/>
          </w:rPr>
          <w:t>www.ru.nl/fm/iobio</w:t>
        </w:r>
      </w:hyperlink>
      <w:r w:rsidRPr="008032D8">
        <w:rPr>
          <w:rFonts w:ascii="Times New Roman" w:hAnsi="Times New Roman" w:cs="Times New Roman"/>
          <w:lang w:val="en-US"/>
        </w:rPr>
        <w:t>, Accessed DAY MONTH YEAR</w:t>
      </w:r>
    </w:p>
    <w:p w14:paraId="17AD6474" w14:textId="77777777" w:rsidR="00AB29C5" w:rsidRPr="008032D8" w:rsidRDefault="00AB29C5" w:rsidP="008032D8">
      <w:pPr>
        <w:jc w:val="both"/>
        <w:rPr>
          <w:rFonts w:ascii="Times New Roman" w:hAnsi="Times New Roman" w:cs="Times New Roman"/>
          <w:b/>
          <w:bCs/>
          <w:color w:val="212121"/>
          <w:lang w:val="en-US"/>
        </w:rPr>
      </w:pPr>
    </w:p>
    <w:sectPr w:rsidR="00AB29C5" w:rsidRPr="008032D8" w:rsidSect="008032D8">
      <w:headerReference w:type="even" r:id="rId11"/>
      <w:headerReference w:type="default" r:id="rId12"/>
      <w:footerReference w:type="default" r:id="rId1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0D8EA" w14:textId="77777777" w:rsidR="008477D4" w:rsidRDefault="008477D4" w:rsidP="00444A58">
      <w:r>
        <w:separator/>
      </w:r>
    </w:p>
  </w:endnote>
  <w:endnote w:type="continuationSeparator" w:id="0">
    <w:p w14:paraId="409CEA4C" w14:textId="77777777" w:rsidR="008477D4" w:rsidRDefault="008477D4" w:rsidP="00444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CACF" w14:textId="7B0D81D6" w:rsidR="00AB29C5" w:rsidRPr="00AB29C5" w:rsidRDefault="00AB29C5" w:rsidP="00AB29C5">
    <w:pPr>
      <w:pStyle w:val="Voettekst"/>
      <w:jc w:val="center"/>
      <w:rPr>
        <w:rFonts w:ascii="Times New Roman" w:hAnsi="Times New Roman" w:cs="Times New Roman"/>
        <w:sz w:val="20"/>
        <w:szCs w:val="20"/>
        <w:lang w:val="en-US"/>
      </w:rPr>
    </w:pPr>
    <w:r w:rsidRPr="00AB29C5">
      <w:rPr>
        <w:rFonts w:ascii="Times New Roman" w:hAnsi="Times New Roman" w:cs="Times New Roman"/>
        <w:sz w:val="20"/>
        <w:szCs w:val="20"/>
        <w:lang w:val="en-GB"/>
      </w:rPr>
      <w:t xml:space="preserve">IO BIO, </w:t>
    </w:r>
    <w:r w:rsidRPr="00AB29C5">
      <w:rPr>
        <w:rFonts w:ascii="Times New Roman" w:hAnsi="Times New Roman" w:cs="Times New Roman"/>
        <w:i/>
        <w:sz w:val="20"/>
        <w:szCs w:val="20"/>
        <w:lang w:val="en-GB"/>
      </w:rPr>
      <w:t>Biographical Dictionary of Secretaries-General of International Organizations</w:t>
    </w:r>
    <w:r w:rsidRPr="00AB29C5">
      <w:rPr>
        <w:rFonts w:ascii="Times New Roman" w:hAnsi="Times New Roman" w:cs="Times New Roman"/>
        <w:sz w:val="20"/>
        <w:szCs w:val="20"/>
        <w:lang w:val="en-GB"/>
      </w:rPr>
      <w:t xml:space="preserve">, </w:t>
    </w:r>
    <w:hyperlink r:id="rId1" w:history="1">
      <w:r w:rsidRPr="00AB29C5">
        <w:rPr>
          <w:rStyle w:val="Hyperlink"/>
          <w:rFonts w:ascii="Times New Roman" w:hAnsi="Times New Roman" w:cs="Times New Roman"/>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DDF9" w14:textId="77777777" w:rsidR="008477D4" w:rsidRDefault="008477D4" w:rsidP="00444A58">
      <w:r>
        <w:separator/>
      </w:r>
    </w:p>
  </w:footnote>
  <w:footnote w:type="continuationSeparator" w:id="0">
    <w:p w14:paraId="089E557D" w14:textId="77777777" w:rsidR="008477D4" w:rsidRDefault="008477D4" w:rsidP="00444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127577343"/>
      <w:docPartObj>
        <w:docPartGallery w:val="Page Numbers (Top of Page)"/>
        <w:docPartUnique/>
      </w:docPartObj>
    </w:sdtPr>
    <w:sdtContent>
      <w:p w14:paraId="52D0408B" w14:textId="7B36E78C" w:rsidR="00444A58" w:rsidRDefault="00444A58" w:rsidP="00141DF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38FCBC4A" w14:textId="77777777" w:rsidR="00444A58" w:rsidRDefault="00444A5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875885681"/>
      <w:docPartObj>
        <w:docPartGallery w:val="Page Numbers (Top of Page)"/>
        <w:docPartUnique/>
      </w:docPartObj>
    </w:sdtPr>
    <w:sdtEndPr>
      <w:rPr>
        <w:rStyle w:val="Paginanummer"/>
        <w:rFonts w:ascii="Times New Roman" w:hAnsi="Times New Roman" w:cs="Times New Roman"/>
      </w:rPr>
    </w:sdtEndPr>
    <w:sdtContent>
      <w:p w14:paraId="00B54A8B" w14:textId="57762F8B" w:rsidR="00444A58" w:rsidRPr="00AB4C5A" w:rsidRDefault="00444A58" w:rsidP="00141DFD">
        <w:pPr>
          <w:pStyle w:val="Koptekst"/>
          <w:framePr w:wrap="none" w:vAnchor="text" w:hAnchor="margin" w:xAlign="center" w:y="1"/>
          <w:rPr>
            <w:rStyle w:val="Paginanummer"/>
            <w:rFonts w:ascii="Times New Roman" w:hAnsi="Times New Roman" w:cs="Times New Roman"/>
          </w:rPr>
        </w:pPr>
        <w:r w:rsidRPr="00AB4C5A">
          <w:rPr>
            <w:rStyle w:val="Paginanummer"/>
            <w:rFonts w:ascii="Times New Roman" w:hAnsi="Times New Roman" w:cs="Times New Roman"/>
          </w:rPr>
          <w:fldChar w:fldCharType="begin"/>
        </w:r>
        <w:r w:rsidRPr="00AB4C5A">
          <w:rPr>
            <w:rStyle w:val="Paginanummer"/>
            <w:rFonts w:ascii="Times New Roman" w:hAnsi="Times New Roman" w:cs="Times New Roman"/>
          </w:rPr>
          <w:instrText xml:space="preserve"> PAGE </w:instrText>
        </w:r>
        <w:r w:rsidRPr="00AB4C5A">
          <w:rPr>
            <w:rStyle w:val="Paginanummer"/>
            <w:rFonts w:ascii="Times New Roman" w:hAnsi="Times New Roman" w:cs="Times New Roman"/>
          </w:rPr>
          <w:fldChar w:fldCharType="separate"/>
        </w:r>
        <w:r w:rsidRPr="00AB4C5A">
          <w:rPr>
            <w:rStyle w:val="Paginanummer"/>
            <w:rFonts w:ascii="Times New Roman" w:hAnsi="Times New Roman" w:cs="Times New Roman"/>
            <w:noProof/>
          </w:rPr>
          <w:t>1</w:t>
        </w:r>
        <w:r w:rsidRPr="00AB4C5A">
          <w:rPr>
            <w:rStyle w:val="Paginanummer"/>
            <w:rFonts w:ascii="Times New Roman" w:hAnsi="Times New Roman" w:cs="Times New Roman"/>
          </w:rPr>
          <w:fldChar w:fldCharType="end"/>
        </w:r>
      </w:p>
    </w:sdtContent>
  </w:sdt>
  <w:p w14:paraId="5A72C9D1" w14:textId="77777777" w:rsidR="00444A58" w:rsidRPr="00AB4C5A" w:rsidRDefault="00444A58">
    <w:pPr>
      <w:pStyle w:val="Koptekst"/>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3D"/>
    <w:rsid w:val="000262D0"/>
    <w:rsid w:val="00035528"/>
    <w:rsid w:val="000513B8"/>
    <w:rsid w:val="00057D7F"/>
    <w:rsid w:val="0007258F"/>
    <w:rsid w:val="00073CC4"/>
    <w:rsid w:val="00076D85"/>
    <w:rsid w:val="00077BAC"/>
    <w:rsid w:val="000869E4"/>
    <w:rsid w:val="00092640"/>
    <w:rsid w:val="000A5DFB"/>
    <w:rsid w:val="000B11F2"/>
    <w:rsid w:val="000B32B1"/>
    <w:rsid w:val="000B3925"/>
    <w:rsid w:val="000F00C6"/>
    <w:rsid w:val="000F3A8C"/>
    <w:rsid w:val="000F5535"/>
    <w:rsid w:val="00100DE0"/>
    <w:rsid w:val="00114518"/>
    <w:rsid w:val="00117949"/>
    <w:rsid w:val="00117AA8"/>
    <w:rsid w:val="001224BC"/>
    <w:rsid w:val="00141B78"/>
    <w:rsid w:val="00146C6F"/>
    <w:rsid w:val="0014729F"/>
    <w:rsid w:val="00163920"/>
    <w:rsid w:val="0016726B"/>
    <w:rsid w:val="00173935"/>
    <w:rsid w:val="00175BE1"/>
    <w:rsid w:val="001778A3"/>
    <w:rsid w:val="001942BC"/>
    <w:rsid w:val="001A1D0B"/>
    <w:rsid w:val="001A2D69"/>
    <w:rsid w:val="001A79F4"/>
    <w:rsid w:val="001A7DED"/>
    <w:rsid w:val="001B25F8"/>
    <w:rsid w:val="001B3F5B"/>
    <w:rsid w:val="001D12AC"/>
    <w:rsid w:val="001F0F50"/>
    <w:rsid w:val="001F1334"/>
    <w:rsid w:val="001F62E3"/>
    <w:rsid w:val="001F69D7"/>
    <w:rsid w:val="00210CB2"/>
    <w:rsid w:val="00212664"/>
    <w:rsid w:val="00223E3C"/>
    <w:rsid w:val="00243AD2"/>
    <w:rsid w:val="002512E4"/>
    <w:rsid w:val="00252747"/>
    <w:rsid w:val="00257137"/>
    <w:rsid w:val="00267436"/>
    <w:rsid w:val="002677F1"/>
    <w:rsid w:val="00280812"/>
    <w:rsid w:val="00282C76"/>
    <w:rsid w:val="002A074F"/>
    <w:rsid w:val="002B25E0"/>
    <w:rsid w:val="002B395A"/>
    <w:rsid w:val="002C185A"/>
    <w:rsid w:val="002F21DF"/>
    <w:rsid w:val="00316098"/>
    <w:rsid w:val="003209A2"/>
    <w:rsid w:val="00334BCD"/>
    <w:rsid w:val="003412D3"/>
    <w:rsid w:val="00355A7A"/>
    <w:rsid w:val="003814F0"/>
    <w:rsid w:val="003822F8"/>
    <w:rsid w:val="00382FB1"/>
    <w:rsid w:val="00387B01"/>
    <w:rsid w:val="003A23EF"/>
    <w:rsid w:val="003A7196"/>
    <w:rsid w:val="003D149C"/>
    <w:rsid w:val="003E603B"/>
    <w:rsid w:val="003F02BD"/>
    <w:rsid w:val="003F0688"/>
    <w:rsid w:val="003F1ADA"/>
    <w:rsid w:val="003F2604"/>
    <w:rsid w:val="003F3FED"/>
    <w:rsid w:val="003F42D4"/>
    <w:rsid w:val="00410A45"/>
    <w:rsid w:val="00413BED"/>
    <w:rsid w:val="00424D21"/>
    <w:rsid w:val="004259CE"/>
    <w:rsid w:val="00427259"/>
    <w:rsid w:val="0043446C"/>
    <w:rsid w:val="00441BCF"/>
    <w:rsid w:val="00441D39"/>
    <w:rsid w:val="0044235F"/>
    <w:rsid w:val="004436DE"/>
    <w:rsid w:val="00444A58"/>
    <w:rsid w:val="00447D43"/>
    <w:rsid w:val="004528C1"/>
    <w:rsid w:val="0045309D"/>
    <w:rsid w:val="00454AA5"/>
    <w:rsid w:val="00455495"/>
    <w:rsid w:val="00462C0A"/>
    <w:rsid w:val="0046458C"/>
    <w:rsid w:val="00475351"/>
    <w:rsid w:val="004835A5"/>
    <w:rsid w:val="004A29C9"/>
    <w:rsid w:val="004A4FB8"/>
    <w:rsid w:val="004B083D"/>
    <w:rsid w:val="004B2ED5"/>
    <w:rsid w:val="004B61A1"/>
    <w:rsid w:val="004B7FF8"/>
    <w:rsid w:val="004E2F32"/>
    <w:rsid w:val="004E35E5"/>
    <w:rsid w:val="004E76E5"/>
    <w:rsid w:val="004E7899"/>
    <w:rsid w:val="004F4AE6"/>
    <w:rsid w:val="004F4F3C"/>
    <w:rsid w:val="005031FE"/>
    <w:rsid w:val="0051133E"/>
    <w:rsid w:val="0051575E"/>
    <w:rsid w:val="00530152"/>
    <w:rsid w:val="0054101D"/>
    <w:rsid w:val="00543BE9"/>
    <w:rsid w:val="00543C21"/>
    <w:rsid w:val="0055516D"/>
    <w:rsid w:val="00564187"/>
    <w:rsid w:val="00567A1D"/>
    <w:rsid w:val="00570D08"/>
    <w:rsid w:val="005767E3"/>
    <w:rsid w:val="00581C43"/>
    <w:rsid w:val="005B1949"/>
    <w:rsid w:val="005B1B80"/>
    <w:rsid w:val="005B6B4B"/>
    <w:rsid w:val="005C713D"/>
    <w:rsid w:val="005D477C"/>
    <w:rsid w:val="005D4A55"/>
    <w:rsid w:val="005D708C"/>
    <w:rsid w:val="005E46A8"/>
    <w:rsid w:val="005F39E7"/>
    <w:rsid w:val="00601282"/>
    <w:rsid w:val="0060499D"/>
    <w:rsid w:val="00606F83"/>
    <w:rsid w:val="00611753"/>
    <w:rsid w:val="00653374"/>
    <w:rsid w:val="0066555E"/>
    <w:rsid w:val="00690207"/>
    <w:rsid w:val="00694438"/>
    <w:rsid w:val="0069629C"/>
    <w:rsid w:val="006A12CD"/>
    <w:rsid w:val="006A3F56"/>
    <w:rsid w:val="006A5FA9"/>
    <w:rsid w:val="006E28E7"/>
    <w:rsid w:val="006F3E32"/>
    <w:rsid w:val="007000C7"/>
    <w:rsid w:val="00703B69"/>
    <w:rsid w:val="00721FAB"/>
    <w:rsid w:val="00723B9A"/>
    <w:rsid w:val="00760797"/>
    <w:rsid w:val="00773108"/>
    <w:rsid w:val="00774913"/>
    <w:rsid w:val="0077552B"/>
    <w:rsid w:val="00782876"/>
    <w:rsid w:val="0078353D"/>
    <w:rsid w:val="007A0C34"/>
    <w:rsid w:val="007A0CF4"/>
    <w:rsid w:val="007A0F19"/>
    <w:rsid w:val="007B64FE"/>
    <w:rsid w:val="007E7D0F"/>
    <w:rsid w:val="007F73BC"/>
    <w:rsid w:val="008032D8"/>
    <w:rsid w:val="008122EC"/>
    <w:rsid w:val="008477D4"/>
    <w:rsid w:val="00850F63"/>
    <w:rsid w:val="00881D98"/>
    <w:rsid w:val="008868AB"/>
    <w:rsid w:val="00886BB6"/>
    <w:rsid w:val="008B5D68"/>
    <w:rsid w:val="008C49A1"/>
    <w:rsid w:val="008C4F8E"/>
    <w:rsid w:val="008D7AA3"/>
    <w:rsid w:val="00923644"/>
    <w:rsid w:val="0095246C"/>
    <w:rsid w:val="00953AEB"/>
    <w:rsid w:val="009560FD"/>
    <w:rsid w:val="00984649"/>
    <w:rsid w:val="009873A7"/>
    <w:rsid w:val="009A7022"/>
    <w:rsid w:val="009B408B"/>
    <w:rsid w:val="009F2AC7"/>
    <w:rsid w:val="00A038B9"/>
    <w:rsid w:val="00A03DB7"/>
    <w:rsid w:val="00A06654"/>
    <w:rsid w:val="00A06BCA"/>
    <w:rsid w:val="00A06E2E"/>
    <w:rsid w:val="00A07670"/>
    <w:rsid w:val="00A111DD"/>
    <w:rsid w:val="00A27138"/>
    <w:rsid w:val="00A34746"/>
    <w:rsid w:val="00A42CC5"/>
    <w:rsid w:val="00A4573C"/>
    <w:rsid w:val="00A52F12"/>
    <w:rsid w:val="00A5647F"/>
    <w:rsid w:val="00A734AE"/>
    <w:rsid w:val="00A750CE"/>
    <w:rsid w:val="00A77F1A"/>
    <w:rsid w:val="00A9662E"/>
    <w:rsid w:val="00AA18F3"/>
    <w:rsid w:val="00AB29C5"/>
    <w:rsid w:val="00AB40AE"/>
    <w:rsid w:val="00AB48C7"/>
    <w:rsid w:val="00AB4C5A"/>
    <w:rsid w:val="00AC0639"/>
    <w:rsid w:val="00AC1A13"/>
    <w:rsid w:val="00AF3CAC"/>
    <w:rsid w:val="00AF77BE"/>
    <w:rsid w:val="00B05075"/>
    <w:rsid w:val="00B06FB5"/>
    <w:rsid w:val="00B107AB"/>
    <w:rsid w:val="00B1259D"/>
    <w:rsid w:val="00B13056"/>
    <w:rsid w:val="00B13966"/>
    <w:rsid w:val="00B14116"/>
    <w:rsid w:val="00B313E2"/>
    <w:rsid w:val="00B46A56"/>
    <w:rsid w:val="00B54247"/>
    <w:rsid w:val="00B60DBD"/>
    <w:rsid w:val="00B769AB"/>
    <w:rsid w:val="00B76FD6"/>
    <w:rsid w:val="00B80236"/>
    <w:rsid w:val="00B87CD0"/>
    <w:rsid w:val="00B92E5B"/>
    <w:rsid w:val="00B94FBC"/>
    <w:rsid w:val="00B96931"/>
    <w:rsid w:val="00BA03AE"/>
    <w:rsid w:val="00BB321B"/>
    <w:rsid w:val="00BC0BC6"/>
    <w:rsid w:val="00BD2653"/>
    <w:rsid w:val="00BF1AB0"/>
    <w:rsid w:val="00C07442"/>
    <w:rsid w:val="00C07DA9"/>
    <w:rsid w:val="00C15AFE"/>
    <w:rsid w:val="00C33392"/>
    <w:rsid w:val="00C438E5"/>
    <w:rsid w:val="00C53AC0"/>
    <w:rsid w:val="00C62EE3"/>
    <w:rsid w:val="00C73FF2"/>
    <w:rsid w:val="00C76CAA"/>
    <w:rsid w:val="00C81612"/>
    <w:rsid w:val="00C83C3C"/>
    <w:rsid w:val="00C854F0"/>
    <w:rsid w:val="00CA56C9"/>
    <w:rsid w:val="00CC79B9"/>
    <w:rsid w:val="00CD2F7D"/>
    <w:rsid w:val="00CD45E5"/>
    <w:rsid w:val="00CE0408"/>
    <w:rsid w:val="00D03B1F"/>
    <w:rsid w:val="00D11B34"/>
    <w:rsid w:val="00D14729"/>
    <w:rsid w:val="00D1688A"/>
    <w:rsid w:val="00D3543E"/>
    <w:rsid w:val="00D36406"/>
    <w:rsid w:val="00D408D2"/>
    <w:rsid w:val="00D40DD9"/>
    <w:rsid w:val="00D40F45"/>
    <w:rsid w:val="00D54F3A"/>
    <w:rsid w:val="00D64920"/>
    <w:rsid w:val="00D74C32"/>
    <w:rsid w:val="00D80E10"/>
    <w:rsid w:val="00D817BE"/>
    <w:rsid w:val="00DB263A"/>
    <w:rsid w:val="00DB4677"/>
    <w:rsid w:val="00DC3702"/>
    <w:rsid w:val="00DD1DD0"/>
    <w:rsid w:val="00DD6926"/>
    <w:rsid w:val="00DE41DB"/>
    <w:rsid w:val="00DF7B26"/>
    <w:rsid w:val="00E039EA"/>
    <w:rsid w:val="00E077C3"/>
    <w:rsid w:val="00E10D4F"/>
    <w:rsid w:val="00E212CB"/>
    <w:rsid w:val="00E23830"/>
    <w:rsid w:val="00E41E4B"/>
    <w:rsid w:val="00E42130"/>
    <w:rsid w:val="00E453BB"/>
    <w:rsid w:val="00E45F7E"/>
    <w:rsid w:val="00E556F2"/>
    <w:rsid w:val="00E55E8B"/>
    <w:rsid w:val="00E7260D"/>
    <w:rsid w:val="00E751AF"/>
    <w:rsid w:val="00E82FA9"/>
    <w:rsid w:val="00E948ED"/>
    <w:rsid w:val="00EA4F64"/>
    <w:rsid w:val="00EA53DF"/>
    <w:rsid w:val="00EA7AF6"/>
    <w:rsid w:val="00EB7485"/>
    <w:rsid w:val="00EC09AD"/>
    <w:rsid w:val="00EC25B0"/>
    <w:rsid w:val="00ED642C"/>
    <w:rsid w:val="00ED7EB4"/>
    <w:rsid w:val="00EE798E"/>
    <w:rsid w:val="00EF5080"/>
    <w:rsid w:val="00EF59B5"/>
    <w:rsid w:val="00EF6D03"/>
    <w:rsid w:val="00F009C6"/>
    <w:rsid w:val="00F01442"/>
    <w:rsid w:val="00F03ECC"/>
    <w:rsid w:val="00F14E43"/>
    <w:rsid w:val="00F154DC"/>
    <w:rsid w:val="00F2730C"/>
    <w:rsid w:val="00F3674E"/>
    <w:rsid w:val="00F46DCE"/>
    <w:rsid w:val="00F5280C"/>
    <w:rsid w:val="00F534D1"/>
    <w:rsid w:val="00F57D77"/>
    <w:rsid w:val="00F60FB9"/>
    <w:rsid w:val="00F84F90"/>
    <w:rsid w:val="00F90B9D"/>
    <w:rsid w:val="00F96D65"/>
    <w:rsid w:val="00FA2C53"/>
    <w:rsid w:val="00FA49B9"/>
    <w:rsid w:val="00FC121C"/>
    <w:rsid w:val="00FE2F33"/>
    <w:rsid w:val="00FF04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6FC5"/>
  <w15:chartTrackingRefBased/>
  <w15:docId w15:val="{FE2A9869-06B6-384D-B8D3-45D286C0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11753"/>
    <w:rPr>
      <w:color w:val="0563C1" w:themeColor="hyperlink"/>
      <w:u w:val="single"/>
    </w:rPr>
  </w:style>
  <w:style w:type="character" w:styleId="Onopgelostemelding">
    <w:name w:val="Unresolved Mention"/>
    <w:basedOn w:val="Standaardalinea-lettertype"/>
    <w:uiPriority w:val="99"/>
    <w:semiHidden/>
    <w:unhideWhenUsed/>
    <w:rsid w:val="00611753"/>
    <w:rPr>
      <w:color w:val="605E5C"/>
      <w:shd w:val="clear" w:color="auto" w:fill="E1DFDD"/>
    </w:rPr>
  </w:style>
  <w:style w:type="character" w:styleId="GevolgdeHyperlink">
    <w:name w:val="FollowedHyperlink"/>
    <w:basedOn w:val="Standaardalinea-lettertype"/>
    <w:uiPriority w:val="99"/>
    <w:semiHidden/>
    <w:unhideWhenUsed/>
    <w:rsid w:val="00427259"/>
    <w:rPr>
      <w:color w:val="954F72" w:themeColor="followedHyperlink"/>
      <w:u w:val="single"/>
    </w:rPr>
  </w:style>
  <w:style w:type="character" w:styleId="Verwijzingopmerking">
    <w:name w:val="annotation reference"/>
    <w:basedOn w:val="Standaardalinea-lettertype"/>
    <w:uiPriority w:val="99"/>
    <w:semiHidden/>
    <w:unhideWhenUsed/>
    <w:rsid w:val="00A5647F"/>
    <w:rPr>
      <w:sz w:val="16"/>
      <w:szCs w:val="16"/>
    </w:rPr>
  </w:style>
  <w:style w:type="paragraph" w:styleId="Tekstopmerking">
    <w:name w:val="annotation text"/>
    <w:basedOn w:val="Standaard"/>
    <w:link w:val="TekstopmerkingChar"/>
    <w:uiPriority w:val="99"/>
    <w:semiHidden/>
    <w:unhideWhenUsed/>
    <w:rsid w:val="00A5647F"/>
    <w:rPr>
      <w:sz w:val="20"/>
      <w:szCs w:val="20"/>
    </w:rPr>
  </w:style>
  <w:style w:type="character" w:customStyle="1" w:styleId="TekstopmerkingChar">
    <w:name w:val="Tekst opmerking Char"/>
    <w:basedOn w:val="Standaardalinea-lettertype"/>
    <w:link w:val="Tekstopmerking"/>
    <w:uiPriority w:val="99"/>
    <w:semiHidden/>
    <w:rsid w:val="00A5647F"/>
    <w:rPr>
      <w:sz w:val="20"/>
      <w:szCs w:val="20"/>
    </w:rPr>
  </w:style>
  <w:style w:type="paragraph" w:styleId="Onderwerpvanopmerking">
    <w:name w:val="annotation subject"/>
    <w:basedOn w:val="Tekstopmerking"/>
    <w:next w:val="Tekstopmerking"/>
    <w:link w:val="OnderwerpvanopmerkingChar"/>
    <w:uiPriority w:val="99"/>
    <w:semiHidden/>
    <w:unhideWhenUsed/>
    <w:rsid w:val="00A5647F"/>
    <w:rPr>
      <w:b/>
      <w:bCs/>
    </w:rPr>
  </w:style>
  <w:style w:type="character" w:customStyle="1" w:styleId="OnderwerpvanopmerkingChar">
    <w:name w:val="Onderwerp van opmerking Char"/>
    <w:basedOn w:val="TekstopmerkingChar"/>
    <w:link w:val="Onderwerpvanopmerking"/>
    <w:uiPriority w:val="99"/>
    <w:semiHidden/>
    <w:rsid w:val="00A5647F"/>
    <w:rPr>
      <w:b/>
      <w:bCs/>
      <w:sz w:val="20"/>
      <w:szCs w:val="20"/>
    </w:rPr>
  </w:style>
  <w:style w:type="paragraph" w:customStyle="1" w:styleId="Default">
    <w:name w:val="Default"/>
    <w:rsid w:val="00C62EE3"/>
    <w:pPr>
      <w:autoSpaceDE w:val="0"/>
      <w:autoSpaceDN w:val="0"/>
      <w:adjustRightInd w:val="0"/>
    </w:pPr>
    <w:rPr>
      <w:rFonts w:ascii="Calibri" w:hAnsi="Calibri" w:cs="Calibri"/>
      <w:color w:val="000000"/>
      <w:lang w:val="en-GB"/>
    </w:rPr>
  </w:style>
  <w:style w:type="paragraph" w:styleId="Revisie">
    <w:name w:val="Revision"/>
    <w:hidden/>
    <w:uiPriority w:val="99"/>
    <w:semiHidden/>
    <w:rsid w:val="00D14729"/>
  </w:style>
  <w:style w:type="paragraph" w:styleId="Koptekst">
    <w:name w:val="header"/>
    <w:basedOn w:val="Standaard"/>
    <w:link w:val="KoptekstChar"/>
    <w:uiPriority w:val="99"/>
    <w:unhideWhenUsed/>
    <w:rsid w:val="00444A58"/>
    <w:pPr>
      <w:tabs>
        <w:tab w:val="center" w:pos="4536"/>
        <w:tab w:val="right" w:pos="9072"/>
      </w:tabs>
    </w:pPr>
  </w:style>
  <w:style w:type="character" w:customStyle="1" w:styleId="KoptekstChar">
    <w:name w:val="Koptekst Char"/>
    <w:basedOn w:val="Standaardalinea-lettertype"/>
    <w:link w:val="Koptekst"/>
    <w:uiPriority w:val="99"/>
    <w:rsid w:val="00444A58"/>
  </w:style>
  <w:style w:type="character" w:styleId="Paginanummer">
    <w:name w:val="page number"/>
    <w:basedOn w:val="Standaardalinea-lettertype"/>
    <w:uiPriority w:val="99"/>
    <w:semiHidden/>
    <w:unhideWhenUsed/>
    <w:rsid w:val="00444A58"/>
  </w:style>
  <w:style w:type="paragraph" w:styleId="Voettekst">
    <w:name w:val="footer"/>
    <w:basedOn w:val="Standaard"/>
    <w:link w:val="VoettekstChar"/>
    <w:uiPriority w:val="99"/>
    <w:unhideWhenUsed/>
    <w:rsid w:val="00AB4C5A"/>
    <w:pPr>
      <w:tabs>
        <w:tab w:val="center" w:pos="4536"/>
        <w:tab w:val="right" w:pos="9072"/>
      </w:tabs>
    </w:pPr>
  </w:style>
  <w:style w:type="character" w:customStyle="1" w:styleId="VoettekstChar">
    <w:name w:val="Voettekst Char"/>
    <w:basedOn w:val="Standaardalinea-lettertype"/>
    <w:link w:val="Voettekst"/>
    <w:uiPriority w:val="99"/>
    <w:rsid w:val="00AB4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715628">
      <w:bodyDiv w:val="1"/>
      <w:marLeft w:val="0"/>
      <w:marRight w:val="0"/>
      <w:marTop w:val="0"/>
      <w:marBottom w:val="0"/>
      <w:divBdr>
        <w:top w:val="none" w:sz="0" w:space="0" w:color="auto"/>
        <w:left w:val="none" w:sz="0" w:space="0" w:color="auto"/>
        <w:bottom w:val="none" w:sz="0" w:space="0" w:color="auto"/>
        <w:right w:val="none" w:sz="0" w:space="0" w:color="auto"/>
      </w:divBdr>
    </w:div>
    <w:div w:id="1494024870">
      <w:bodyDiv w:val="1"/>
      <w:marLeft w:val="0"/>
      <w:marRight w:val="0"/>
      <w:marTop w:val="0"/>
      <w:marBottom w:val="0"/>
      <w:divBdr>
        <w:top w:val="none" w:sz="0" w:space="0" w:color="auto"/>
        <w:left w:val="none" w:sz="0" w:space="0" w:color="auto"/>
        <w:bottom w:val="none" w:sz="0" w:space="0" w:color="auto"/>
        <w:right w:val="none" w:sz="0" w:space="0" w:color="auto"/>
      </w:divBdr>
    </w:div>
    <w:div w:id="157963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utsche-biographie.de/pnd124818196.html"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rheinisches-bildarchiv.de"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rheinische-geschichte.lvr.de/Persoenlichkeiten/johann-joseph-eichhoff-/DE-2086/lido/57c69f159a1fa0.40276060"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3804</Words>
  <Characters>20922</Characters>
  <Application>Microsoft Office Word</Application>
  <DocSecurity>0</DocSecurity>
  <Lines>174</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J. (Joep)</dc:creator>
  <cp:keywords/>
  <dc:description/>
  <cp:lastModifiedBy>Reinalda, B. (Bob)</cp:lastModifiedBy>
  <cp:revision>4</cp:revision>
  <dcterms:created xsi:type="dcterms:W3CDTF">2025-03-18T08:54:00Z</dcterms:created>
  <dcterms:modified xsi:type="dcterms:W3CDTF">2025-03-18T08:56:00Z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2024-06-18T17:55:28Z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2e52818a-3e74-4b94-95da-5244974ce352</vt:lpwstr>
  </property>
  <property fmtid="{D5CDD505-2E9C-101B-9397-08002B2CF9AE}" pid="8" name="MSIP_Label_b86e8d42-b9a6-4554-b0cc-98af32c6b0e9_ContentBits">
    <vt:lpwstr>0</vt:lpwstr>
  </property>
</Properties>
</file>