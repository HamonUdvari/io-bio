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9EE1" w14:textId="6D0ECA1F" w:rsidR="00154038" w:rsidRPr="000C2421" w:rsidRDefault="00154038" w:rsidP="00BD7791">
      <w:pPr>
        <w:spacing w:after="0" w:line="240" w:lineRule="auto"/>
        <w:jc w:val="both"/>
        <w:rPr>
          <w:rFonts w:ascii="Times New Roman" w:hAnsi="Times New Roman" w:cs="Times New Roman"/>
          <w:b/>
          <w:bCs/>
          <w:lang w:val="en-GB"/>
        </w:rPr>
      </w:pPr>
      <w:del w:id="1000" w:author="IO BIO parser" w:date="2026-05-18T08:57:46Z">
        <w:r w:rsidRPr="000C2421">
          <w:rPr>
            <w:rFonts w:ascii="Times New Roman" w:hAnsi="Times New Roman" w:cs="Times New Roman"/>
            <w:b/>
            <w:bCs/>
            <w:lang w:val="en-GB"/>
          </w:rPr>
          <w:delText xml:space="preserve">LUBBERS, Rudolphus Franciscus Marie (Ruud), Dutch politician and ninth United Nations High Commissioner for Refugees (UNHCR) 2001-2005, was born 7 May 1939 in Rotterdam, the Netherlands and passed away 14 February 2018 in Rotterdam. He was the son of Paulus Johannes Lubbers, entrepreneur, and Wilhelmine Karoline van Laack, Rhine vessel operator. On 10 October 1962 he married Maria Emilie Josepha Hoogeweegen, physiotherapist, with whom he had one daughter and two sons.</w:delText>
        </w:r>
      </w:del>
      <w:ins w:id="1001" w:author="IO BIO parser" w:date="2026-05-18T08:57:46Z">
        <w:r>
          <w:t xml:space="preserve">LUBBERS, Rudolphus Franciscus Marie (known as Ruud), Dutch politician and ninth United Nations High Commissioner for Refugees (UNHCR) 2001-2005, was born 7 May 1939 in Rotterdam, the Netherlands and passed away 14 February 2018 in Rotterdam. He was the son of Paulus Johannes Lubbers, entrepreneur, and Wilhelmine Karoline van Laack, Rhine vessel operator. On 10 October 1962 he married Maria Emilie Josepha Hoogeweegen, physiotherapist, with whom he had one daughter and two sons.</w:t>
        </w:r>
      </w:ins>
    </w:p>
    <w:p w14:paraId="14E4E393" w14:textId="77777777" w:rsidR="00154038" w:rsidRPr="000C2421" w:rsidRDefault="00154038" w:rsidP="00BD7791">
      <w:pPr>
        <w:spacing w:after="0" w:line="240" w:lineRule="auto"/>
        <w:jc w:val="both"/>
        <w:rPr>
          <w:rFonts w:ascii="Times New Roman" w:hAnsi="Times New Roman" w:cs="Times New Roman"/>
          <w:b/>
          <w:bCs/>
          <w:lang w:val="en-GB"/>
        </w:rPr>
      </w:pPr>
    </w:p>
    <w:p w14:paraId="2BFB3CF8" w14:textId="72F765E3" w:rsidR="00154038" w:rsidRPr="000C2421" w:rsidRDefault="002159EF" w:rsidP="00BD7791">
      <w:pPr>
        <w:spacing w:after="0" w:line="240" w:lineRule="auto"/>
        <w:jc w:val="both"/>
        <w:rPr>
          <w:rFonts w:ascii="Times New Roman" w:eastAsia="Aptos" w:hAnsi="Times New Roman" w:cs="Times New Roman"/>
          <w:lang w:val="en-GB"/>
        </w:rPr>
      </w:pPr>
      <w:r w:rsidRPr="000C2421">
        <w:rPr>
          <w:rFonts w:ascii="Times New Roman" w:hAnsi="Times New Roman" w:cs="Times New Roman"/>
          <w:lang w:val="en-GB"/>
        </w:rPr>
        <w:fldChar w:fldCharType="begin"/>
      </w:r>
      <w:r w:rsidR="00740724" w:rsidRPr="000C2421">
        <w:rPr>
          <w:rFonts w:ascii="Times New Roman" w:hAnsi="Times New Roman" w:cs="Times New Roman"/>
          <w:lang w:val="en-GB"/>
        </w:rPr>
        <w:instrText xml:space="preserve"> INCLUDEPICTURE "C:\\Users\\bobreinalda\\Library\\Group Containers\\UBF8T346G9.ms\\WebArchiveCopyPasteTempFiles\\com.microsoft.Word\\4a13f09b6.jpg?h=c3dd70fd&amp;itok=Dw4py2_J" \* MERGEFORMAT </w:instrText>
      </w:r>
      <w:r w:rsidRPr="000C2421">
        <w:rPr>
          <w:rFonts w:ascii="Times New Roman" w:hAnsi="Times New Roman" w:cs="Times New Roman"/>
          <w:lang w:val="en-GB"/>
        </w:rPr>
        <w:fldChar w:fldCharType="separate"/>
      </w:r>
      <w:r w:rsidRPr="000C2421">
        <w:rPr>
          <w:rFonts w:ascii="Times New Roman" w:hAnsi="Times New Roman" w:cs="Times New Roman"/>
          <w:noProof/>
          <w:lang w:val="en-GB"/>
        </w:rPr>
        <w:drawing>
          <wp:inline distT="0" distB="0" distL="0" distR="0" wp14:anchorId="30795187" wp14:editId="37A887AD">
            <wp:extent cx="3241304" cy="1727200"/>
            <wp:effectExtent l="0" t="0" r="0" b="0"/>
            <wp:docPr id="287479512" name="Afbeelding 2" descr="Lubbers E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ubbers Ex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8628" cy="1843006"/>
                    </a:xfrm>
                    <a:prstGeom prst="rect">
                      <a:avLst/>
                    </a:prstGeom>
                    <a:noFill/>
                    <a:ln>
                      <a:noFill/>
                    </a:ln>
                  </pic:spPr>
                </pic:pic>
              </a:graphicData>
            </a:graphic>
          </wp:inline>
        </w:drawing>
      </w:r>
      <w:r w:rsidRPr="000C2421">
        <w:rPr>
          <w:rFonts w:ascii="Times New Roman" w:hAnsi="Times New Roman" w:cs="Times New Roman"/>
          <w:lang w:val="en-GB"/>
        </w:rPr>
        <w:fldChar w:fldCharType="end"/>
      </w:r>
    </w:p>
    <w:p w14:paraId="605EC345" w14:textId="6CA0B365" w:rsidR="00154038" w:rsidRPr="000C2421" w:rsidRDefault="002159EF" w:rsidP="008900EF">
      <w:pPr>
        <w:spacing w:after="0" w:line="240" w:lineRule="auto"/>
        <w:rPr>
          <w:rFonts w:ascii="Times New Roman" w:eastAsia="Aptos" w:hAnsi="Times New Roman" w:cs="Times New Roman"/>
          <w:lang w:val="en-GB"/>
        </w:rPr>
      </w:pPr>
      <w:r w:rsidRPr="000C2421">
        <w:rPr>
          <w:rFonts w:ascii="Times New Roman" w:eastAsia="Aptos" w:hAnsi="Times New Roman" w:cs="Times New Roman"/>
          <w:lang w:val="en-GB"/>
        </w:rPr>
        <w:t xml:space="preserve">Source: UNHCR/S. Hopper </w:t>
      </w:r>
      <w:hyperlink r:id="rId8" w:history="1">
        <w:r w:rsidRPr="000C2421">
          <w:rPr>
            <w:rStyle w:val="Hyperlink"/>
            <w:rFonts w:ascii="Times New Roman" w:eastAsia="Aptos" w:hAnsi="Times New Roman" w:cs="Times New Roman"/>
            <w:u w:val="none"/>
            <w:lang w:val="en-GB"/>
          </w:rPr>
          <w:t>www.unhcr.org/about-unhcr/who-we-are/high-commissioner/previous-high-commissioners/ruud-lubbers</w:t>
        </w:r>
      </w:hyperlink>
    </w:p>
    <w:p w14:paraId="2E760B5B" w14:textId="77777777" w:rsidR="00154038" w:rsidRPr="000C2421" w:rsidRDefault="00154038" w:rsidP="00BD7791">
      <w:pPr>
        <w:spacing w:after="0" w:line="240" w:lineRule="auto"/>
        <w:jc w:val="both"/>
        <w:rPr>
          <w:rFonts w:ascii="Times New Roman" w:eastAsia="Aptos" w:hAnsi="Times New Roman" w:cs="Times New Roman"/>
          <w:lang w:val="en-GB"/>
        </w:rPr>
      </w:pPr>
    </w:p>
    <w:p w14:paraId="019E5B02" w14:textId="0C625376"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Lubbers’ parents came from Roman Catholic entrepreneurial families. After </w:t>
      </w:r>
      <w:r w:rsidR="000729A8" w:rsidRPr="000C2421">
        <w:rPr>
          <w:rFonts w:ascii="Times New Roman" w:eastAsia="Aptos" w:hAnsi="Times New Roman" w:cs="Times New Roman"/>
          <w:lang w:val="en-GB"/>
        </w:rPr>
        <w:t xml:space="preserve">his father bought out </w:t>
      </w:r>
      <w:r w:rsidRPr="000C2421">
        <w:rPr>
          <w:rFonts w:ascii="Times New Roman" w:eastAsia="Aptos" w:hAnsi="Times New Roman" w:cs="Times New Roman"/>
          <w:lang w:val="en-GB"/>
        </w:rPr>
        <w:t>management in 1955</w:t>
      </w:r>
      <w:r w:rsidR="000729A8"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h</w:t>
      </w:r>
      <w:r w:rsidR="000729A8" w:rsidRPr="000C2421">
        <w:rPr>
          <w:rFonts w:ascii="Times New Roman" w:eastAsia="Aptos" w:hAnsi="Times New Roman" w:cs="Times New Roman"/>
          <w:lang w:val="en-GB"/>
        </w:rPr>
        <w:t>e</w:t>
      </w:r>
      <w:r w:rsidRPr="000C2421">
        <w:rPr>
          <w:rFonts w:ascii="Times New Roman" w:eastAsia="Aptos" w:hAnsi="Times New Roman" w:cs="Times New Roman"/>
          <w:lang w:val="en-GB"/>
        </w:rPr>
        <w:t xml:space="preserve"> became the owner of a successful steel construction company near Rotterdam. Lubbers </w:t>
      </w:r>
      <w:proofErr w:type="gramStart"/>
      <w:r w:rsidRPr="000C2421">
        <w:rPr>
          <w:rFonts w:ascii="Times New Roman" w:eastAsia="Aptos" w:hAnsi="Times New Roman" w:cs="Times New Roman"/>
          <w:lang w:val="en-GB"/>
        </w:rPr>
        <w:t>was</w:t>
      </w:r>
      <w:proofErr w:type="gramEnd"/>
      <w:r w:rsidRPr="000C2421">
        <w:rPr>
          <w:rFonts w:ascii="Times New Roman" w:eastAsia="Aptos" w:hAnsi="Times New Roman" w:cs="Times New Roman"/>
          <w:lang w:val="en-GB"/>
        </w:rPr>
        <w:t xml:space="preserve"> sent to a Jesuit Boarding School known for having the country’s best teachers. His school years coincided with the Aggiornamento, the era in which the Catholic Church opened to modern times. As an economics student Lubbers spent a few months in Geneva, Switzerland, where </w:t>
      </w:r>
      <w:r w:rsidR="00FB4845" w:rsidRPr="000C2421">
        <w:rPr>
          <w:rFonts w:ascii="Times New Roman" w:eastAsia="Aptos" w:hAnsi="Times New Roman" w:cs="Times New Roman"/>
          <w:lang w:val="en-GB"/>
        </w:rPr>
        <w:t>United Nations (</w:t>
      </w:r>
      <w:r w:rsidRPr="000C2421">
        <w:rPr>
          <w:rFonts w:ascii="Times New Roman" w:eastAsia="Aptos" w:hAnsi="Times New Roman" w:cs="Times New Roman"/>
          <w:lang w:val="en-GB"/>
        </w:rPr>
        <w:t>UN</w:t>
      </w:r>
      <w:r w:rsidR="00FB4845"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Secretary-General Dag Hammarskjöld impressed him greatly when </w:t>
      </w:r>
      <w:r w:rsidR="0019517A" w:rsidRPr="000C2421">
        <w:rPr>
          <w:rFonts w:ascii="Times New Roman" w:eastAsia="Aptos" w:hAnsi="Times New Roman" w:cs="Times New Roman"/>
          <w:lang w:val="en-GB"/>
        </w:rPr>
        <w:t>Lubbers, represent</w:t>
      </w:r>
      <w:r w:rsidR="0025048B" w:rsidRPr="000C2421">
        <w:rPr>
          <w:rFonts w:ascii="Times New Roman" w:eastAsia="Aptos" w:hAnsi="Times New Roman" w:cs="Times New Roman"/>
          <w:lang w:val="en-GB"/>
        </w:rPr>
        <w:t>ing</w:t>
      </w:r>
      <w:r w:rsidR="0019517A" w:rsidRPr="000C2421">
        <w:rPr>
          <w:rFonts w:ascii="Times New Roman" w:eastAsia="Aptos" w:hAnsi="Times New Roman" w:cs="Times New Roman"/>
          <w:lang w:val="en-GB"/>
        </w:rPr>
        <w:t xml:space="preserve"> the Catholic students</w:t>
      </w:r>
      <w:r w:rsidR="0025048B" w:rsidRPr="000C2421">
        <w:rPr>
          <w:rFonts w:ascii="Times New Roman" w:eastAsia="Aptos" w:hAnsi="Times New Roman" w:cs="Times New Roman"/>
          <w:lang w:val="en-GB"/>
        </w:rPr>
        <w:t>’</w:t>
      </w:r>
      <w:r w:rsidR="0019517A" w:rsidRPr="000C2421">
        <w:rPr>
          <w:rFonts w:ascii="Times New Roman" w:eastAsia="Aptos" w:hAnsi="Times New Roman" w:cs="Times New Roman"/>
          <w:lang w:val="en-GB"/>
        </w:rPr>
        <w:t xml:space="preserve"> </w:t>
      </w:r>
      <w:r w:rsidR="0025048B" w:rsidRPr="000C2421">
        <w:rPr>
          <w:rFonts w:ascii="Times New Roman" w:eastAsia="Aptos" w:hAnsi="Times New Roman" w:cs="Times New Roman"/>
          <w:lang w:val="en-GB"/>
        </w:rPr>
        <w:t xml:space="preserve">organization </w:t>
      </w:r>
      <w:r w:rsidR="0019517A" w:rsidRPr="000C2421">
        <w:rPr>
          <w:rFonts w:ascii="Times New Roman" w:eastAsia="Aptos" w:hAnsi="Times New Roman" w:cs="Times New Roman"/>
          <w:lang w:val="en-GB"/>
        </w:rPr>
        <w:t>Pax Romana</w:t>
      </w:r>
      <w:r w:rsidR="0045027B" w:rsidRPr="000C2421">
        <w:rPr>
          <w:rFonts w:ascii="Times New Roman" w:eastAsia="Aptos" w:hAnsi="Times New Roman" w:cs="Times New Roman"/>
          <w:lang w:val="en-GB"/>
        </w:rPr>
        <w:t>, attended a session of the</w:t>
      </w:r>
      <w:r w:rsidRPr="000C2421">
        <w:rPr>
          <w:rFonts w:ascii="Times New Roman" w:eastAsia="Aptos" w:hAnsi="Times New Roman" w:cs="Times New Roman"/>
          <w:lang w:val="en-GB"/>
        </w:rPr>
        <w:t xml:space="preserve"> </w:t>
      </w:r>
      <w:r w:rsidR="00FB4845" w:rsidRPr="000C2421">
        <w:rPr>
          <w:rFonts w:ascii="Times New Roman" w:eastAsia="Aptos" w:hAnsi="Times New Roman" w:cs="Times New Roman"/>
          <w:lang w:val="en-GB"/>
        </w:rPr>
        <w:t xml:space="preserve">UN </w:t>
      </w:r>
      <w:r w:rsidRPr="000C2421">
        <w:rPr>
          <w:rFonts w:ascii="Times New Roman" w:eastAsia="Aptos" w:hAnsi="Times New Roman" w:cs="Times New Roman"/>
          <w:lang w:val="en-GB"/>
        </w:rPr>
        <w:t xml:space="preserve">Economic and Social </w:t>
      </w:r>
      <w:r w:rsidR="0045027B" w:rsidRPr="000C2421">
        <w:rPr>
          <w:rFonts w:ascii="Times New Roman" w:eastAsia="Aptos" w:hAnsi="Times New Roman" w:cs="Times New Roman"/>
          <w:lang w:val="en-GB"/>
        </w:rPr>
        <w:t>Council</w:t>
      </w:r>
      <w:r w:rsidRPr="000C2421">
        <w:rPr>
          <w:rFonts w:ascii="Times New Roman" w:eastAsia="Aptos" w:hAnsi="Times New Roman" w:cs="Times New Roman"/>
          <w:lang w:val="en-GB"/>
        </w:rPr>
        <w:t xml:space="preserve">. In 1962 Lubbers graduated cum laude. He aimed </w:t>
      </w:r>
      <w:r w:rsidR="000729A8" w:rsidRPr="000C2421">
        <w:rPr>
          <w:rFonts w:ascii="Times New Roman" w:eastAsia="Aptos" w:hAnsi="Times New Roman" w:cs="Times New Roman"/>
          <w:lang w:val="en-GB"/>
        </w:rPr>
        <w:t>for</w:t>
      </w:r>
      <w:r w:rsidRPr="000C2421">
        <w:rPr>
          <w:rFonts w:ascii="Times New Roman" w:eastAsia="Aptos" w:hAnsi="Times New Roman" w:cs="Times New Roman"/>
          <w:lang w:val="en-GB"/>
        </w:rPr>
        <w:t xml:space="preserve"> an academic career but</w:t>
      </w:r>
      <w:r w:rsidR="003C2B23"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due to his father’s sudden death, Lubbers and his brother were charged with running the family business. Influenced by the anti-establishment movement of the 1960s, Lubbers, like many of his generation, engaged in politics, wishing to break open entrenched political structures. </w:t>
      </w:r>
      <w:r w:rsidR="00712B90" w:rsidRPr="000C2421">
        <w:rPr>
          <w:rFonts w:ascii="Times New Roman" w:eastAsia="Aptos" w:hAnsi="Times New Roman" w:cs="Times New Roman"/>
          <w:lang w:val="en-GB"/>
        </w:rPr>
        <w:t>As a young entrepreneur</w:t>
      </w:r>
      <w:r w:rsidRPr="000C2421">
        <w:rPr>
          <w:rFonts w:ascii="Times New Roman" w:eastAsia="Aptos" w:hAnsi="Times New Roman" w:cs="Times New Roman"/>
          <w:lang w:val="en-GB"/>
        </w:rPr>
        <w:t xml:space="preserve"> </w:t>
      </w:r>
      <w:r w:rsidR="00712B90" w:rsidRPr="000C2421">
        <w:rPr>
          <w:rFonts w:ascii="Times New Roman" w:eastAsia="Aptos" w:hAnsi="Times New Roman" w:cs="Times New Roman"/>
          <w:lang w:val="en-GB"/>
        </w:rPr>
        <w:t xml:space="preserve">he </w:t>
      </w:r>
      <w:r w:rsidRPr="000C2421">
        <w:rPr>
          <w:rFonts w:ascii="Times New Roman" w:eastAsia="Aptos" w:hAnsi="Times New Roman" w:cs="Times New Roman"/>
          <w:lang w:val="en-GB"/>
        </w:rPr>
        <w:t>was appointed Minister of Economic Affairs</w:t>
      </w:r>
      <w:r w:rsidR="00712B90" w:rsidRPr="000C2421">
        <w:rPr>
          <w:rFonts w:ascii="Times New Roman" w:eastAsia="Aptos" w:hAnsi="Times New Roman" w:cs="Times New Roman"/>
          <w:lang w:val="en-GB"/>
        </w:rPr>
        <w:t xml:space="preserve"> in 1973</w:t>
      </w:r>
      <w:r w:rsidRPr="000C2421">
        <w:rPr>
          <w:rFonts w:ascii="Times New Roman" w:eastAsia="Aptos" w:hAnsi="Times New Roman" w:cs="Times New Roman"/>
          <w:lang w:val="en-GB"/>
        </w:rPr>
        <w:t>, representing the Catholic Peoples Party in a progressive coalition government dominated by Social</w:t>
      </w:r>
      <w:r w:rsidR="00F40536" w:rsidRPr="000C2421">
        <w:rPr>
          <w:rFonts w:ascii="Times New Roman" w:eastAsia="Aptos" w:hAnsi="Times New Roman" w:cs="Times New Roman"/>
          <w:lang w:val="en-GB"/>
        </w:rPr>
        <w:t xml:space="preserve"> </w:t>
      </w:r>
      <w:r w:rsidRPr="000C2421">
        <w:rPr>
          <w:rFonts w:ascii="Times New Roman" w:eastAsia="Aptos" w:hAnsi="Times New Roman" w:cs="Times New Roman"/>
          <w:lang w:val="en-GB"/>
        </w:rPr>
        <w:t xml:space="preserve">Democrats. Lubbers established his reputation by taking drastic measures, such as car-free Sundays during the 1973 oil crisis. In 1978 he was elected leader of the Christen </w:t>
      </w:r>
      <w:proofErr w:type="spellStart"/>
      <w:r w:rsidRPr="000C2421">
        <w:rPr>
          <w:rFonts w:ascii="Times New Roman" w:eastAsia="Aptos" w:hAnsi="Times New Roman" w:cs="Times New Roman"/>
          <w:lang w:val="en-GB"/>
        </w:rPr>
        <w:t>Democratisch</w:t>
      </w:r>
      <w:proofErr w:type="spellEnd"/>
      <w:r w:rsidRPr="000C2421">
        <w:rPr>
          <w:rFonts w:ascii="Times New Roman" w:eastAsia="Aptos" w:hAnsi="Times New Roman" w:cs="Times New Roman"/>
          <w:lang w:val="en-GB"/>
        </w:rPr>
        <w:t xml:space="preserve"> Appel (CDA) parliamentary faction (a merger of the Catholic Peoples Party with two smaller Protestant parties). Lubbers turned out to be a </w:t>
      </w:r>
      <w:proofErr w:type="spellStart"/>
      <w:r w:rsidRPr="000C2421">
        <w:rPr>
          <w:rFonts w:ascii="Times New Roman" w:eastAsia="Aptos" w:hAnsi="Times New Roman" w:cs="Times New Roman"/>
          <w:lang w:val="en-GB"/>
        </w:rPr>
        <w:t>skillful</w:t>
      </w:r>
      <w:proofErr w:type="spellEnd"/>
      <w:r w:rsidRPr="000C2421">
        <w:rPr>
          <w:rFonts w:ascii="Times New Roman" w:eastAsia="Aptos" w:hAnsi="Times New Roman" w:cs="Times New Roman"/>
          <w:lang w:val="en-GB"/>
        </w:rPr>
        <w:t xml:space="preserve"> matchmaker who formulated ingenious compromises and perfected a </w:t>
      </w:r>
      <w:r w:rsidR="000729A8" w:rsidRPr="000C2421">
        <w:rPr>
          <w:rFonts w:ascii="Times New Roman" w:eastAsia="Aptos" w:hAnsi="Times New Roman" w:cs="Times New Roman"/>
          <w:lang w:val="en-GB"/>
        </w:rPr>
        <w:t>misty</w:t>
      </w:r>
      <w:r w:rsidRPr="000C2421">
        <w:rPr>
          <w:rFonts w:ascii="Times New Roman" w:eastAsia="Aptos" w:hAnsi="Times New Roman" w:cs="Times New Roman"/>
          <w:lang w:val="en-GB"/>
        </w:rPr>
        <w:t xml:space="preserve"> political language (‘</w:t>
      </w:r>
      <w:proofErr w:type="spellStart"/>
      <w:r w:rsidRPr="000C2421">
        <w:rPr>
          <w:rFonts w:ascii="Times New Roman" w:eastAsia="Aptos" w:hAnsi="Times New Roman" w:cs="Times New Roman"/>
          <w:lang w:val="en-GB"/>
        </w:rPr>
        <w:t>lubberiaans</w:t>
      </w:r>
      <w:proofErr w:type="spellEnd"/>
      <w:r w:rsidRPr="000C2421">
        <w:rPr>
          <w:rFonts w:ascii="Times New Roman" w:eastAsia="Aptos" w:hAnsi="Times New Roman" w:cs="Times New Roman"/>
          <w:lang w:val="en-GB"/>
        </w:rPr>
        <w:t xml:space="preserve">’) mentioned in Dutch dictionaries. In November 1982 he became Prime Minister, spearheading a </w:t>
      </w:r>
      <w:proofErr w:type="spellStart"/>
      <w:r w:rsidRPr="000C2421">
        <w:rPr>
          <w:rFonts w:ascii="Times New Roman" w:eastAsia="Aptos" w:hAnsi="Times New Roman" w:cs="Times New Roman"/>
          <w:lang w:val="en-GB"/>
        </w:rPr>
        <w:t>center</w:t>
      </w:r>
      <w:proofErr w:type="spellEnd"/>
      <w:r w:rsidRPr="000C2421">
        <w:rPr>
          <w:rFonts w:ascii="Times New Roman" w:eastAsia="Aptos" w:hAnsi="Times New Roman" w:cs="Times New Roman"/>
          <w:lang w:val="en-GB"/>
        </w:rPr>
        <w:t xml:space="preserve">-right, so-called ‘no nonsense’ coalition, which aimed to reduce the budget gap significantly. Despite fierce social protests, the government did not back down. </w:t>
      </w:r>
      <w:r w:rsidR="00F40536" w:rsidRPr="000C2421">
        <w:rPr>
          <w:rFonts w:ascii="Times New Roman" w:eastAsia="Aptos" w:hAnsi="Times New Roman" w:cs="Times New Roman"/>
          <w:lang w:val="en-GB"/>
        </w:rPr>
        <w:t>An</w:t>
      </w:r>
      <w:r w:rsidRPr="000C2421">
        <w:rPr>
          <w:rFonts w:ascii="Times New Roman" w:eastAsia="Aptos" w:hAnsi="Times New Roman" w:cs="Times New Roman"/>
          <w:lang w:val="en-GB"/>
        </w:rPr>
        <w:t xml:space="preserve"> </w:t>
      </w:r>
      <w:r w:rsidR="00F40536" w:rsidRPr="000C2421">
        <w:rPr>
          <w:rFonts w:ascii="Times New Roman" w:eastAsia="Aptos" w:hAnsi="Times New Roman" w:cs="Times New Roman"/>
          <w:lang w:val="en-GB"/>
        </w:rPr>
        <w:t xml:space="preserve">article in </w:t>
      </w:r>
      <w:r w:rsidRPr="000C2421">
        <w:rPr>
          <w:rFonts w:ascii="Times New Roman" w:eastAsia="Aptos" w:hAnsi="Times New Roman" w:cs="Times New Roman"/>
          <w:i/>
          <w:iCs/>
          <w:lang w:val="en-GB"/>
        </w:rPr>
        <w:t>Time</w:t>
      </w:r>
      <w:r w:rsidRPr="000C2421">
        <w:rPr>
          <w:rFonts w:ascii="Times New Roman" w:eastAsia="Aptos" w:hAnsi="Times New Roman" w:cs="Times New Roman"/>
          <w:lang w:val="en-GB"/>
        </w:rPr>
        <w:t xml:space="preserve"> </w:t>
      </w:r>
      <w:r w:rsidR="00F40536" w:rsidRPr="000C2421">
        <w:rPr>
          <w:rFonts w:ascii="Times New Roman" w:eastAsia="Aptos" w:hAnsi="Times New Roman" w:cs="Times New Roman"/>
          <w:lang w:val="en-GB"/>
        </w:rPr>
        <w:t xml:space="preserve">magazine, </w:t>
      </w:r>
      <w:r w:rsidRPr="000C2421">
        <w:rPr>
          <w:rFonts w:ascii="Times New Roman" w:eastAsia="Aptos" w:hAnsi="Times New Roman" w:cs="Times New Roman"/>
          <w:lang w:val="en-GB"/>
        </w:rPr>
        <w:t>‘Ruud Shock’</w:t>
      </w:r>
      <w:r w:rsidR="00F4053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established his reputation abroad. Although the Prime Minister is just the first among equal government members (formally the Council of Ministers decides), Lubbers often </w:t>
      </w:r>
      <w:r w:rsidR="000729A8" w:rsidRPr="000C2421">
        <w:rPr>
          <w:rFonts w:ascii="Times New Roman" w:eastAsia="Aptos" w:hAnsi="Times New Roman" w:cs="Times New Roman"/>
          <w:lang w:val="en-GB"/>
        </w:rPr>
        <w:t>was</w:t>
      </w:r>
      <w:r w:rsidRPr="000C2421">
        <w:rPr>
          <w:rFonts w:ascii="Times New Roman" w:eastAsia="Aptos" w:hAnsi="Times New Roman" w:cs="Times New Roman"/>
          <w:lang w:val="en-GB"/>
        </w:rPr>
        <w:t xml:space="preserve"> the </w:t>
      </w:r>
      <w:r w:rsidR="000729A8" w:rsidRPr="000C2421">
        <w:rPr>
          <w:rFonts w:ascii="Times New Roman" w:eastAsia="Aptos" w:hAnsi="Times New Roman" w:cs="Times New Roman"/>
          <w:lang w:val="en-GB"/>
        </w:rPr>
        <w:t>decisive voice in decision-making</w:t>
      </w:r>
      <w:r w:rsidRPr="000C2421">
        <w:rPr>
          <w:rFonts w:ascii="Times New Roman" w:eastAsia="Aptos" w:hAnsi="Times New Roman" w:cs="Times New Roman"/>
          <w:lang w:val="en-GB"/>
        </w:rPr>
        <w:t xml:space="preserve"> because he had an overview of all files, detailed knowledge about them, political experience and communicati</w:t>
      </w:r>
      <w:r w:rsidR="003C2B23" w:rsidRPr="000C2421">
        <w:rPr>
          <w:rFonts w:ascii="Times New Roman" w:eastAsia="Aptos" w:hAnsi="Times New Roman" w:cs="Times New Roman"/>
          <w:lang w:val="en-GB"/>
        </w:rPr>
        <w:t>on</w:t>
      </w:r>
      <w:r w:rsidRPr="000C2421">
        <w:rPr>
          <w:rFonts w:ascii="Times New Roman" w:eastAsia="Aptos" w:hAnsi="Times New Roman" w:cs="Times New Roman"/>
          <w:lang w:val="en-GB"/>
        </w:rPr>
        <w:t xml:space="preserve"> skills.</w:t>
      </w:r>
    </w:p>
    <w:p w14:paraId="33161100" w14:textId="78603082" w:rsidR="00154038" w:rsidRPr="000C2421" w:rsidRDefault="00B770A0" w:rsidP="00BD7791">
      <w:pPr>
        <w:spacing w:after="0" w:line="240" w:lineRule="auto"/>
        <w:ind w:firstLine="708"/>
        <w:jc w:val="both"/>
        <w:rPr>
          <w:rFonts w:ascii="Times New Roman" w:eastAsia="Aptos" w:hAnsi="Times New Roman" w:cs="Times New Roman"/>
          <w:lang w:val="en-GB"/>
        </w:rPr>
      </w:pPr>
      <w:r w:rsidRPr="000C2421">
        <w:rPr>
          <w:rFonts w:ascii="Times New Roman" w:eastAsia="Aptos" w:hAnsi="Times New Roman" w:cs="Times New Roman"/>
          <w:lang w:val="en-GB"/>
        </w:rPr>
        <w:t>D</w:t>
      </w:r>
      <w:r w:rsidR="00154038" w:rsidRPr="000C2421">
        <w:rPr>
          <w:rFonts w:ascii="Times New Roman" w:eastAsia="Aptos" w:hAnsi="Times New Roman" w:cs="Times New Roman"/>
          <w:lang w:val="en-GB"/>
        </w:rPr>
        <w:t>ebate o</w:t>
      </w:r>
      <w:r w:rsidRPr="000C2421">
        <w:rPr>
          <w:rFonts w:ascii="Times New Roman" w:eastAsia="Aptos" w:hAnsi="Times New Roman" w:cs="Times New Roman"/>
          <w:lang w:val="en-GB"/>
        </w:rPr>
        <w:t>ver</w:t>
      </w:r>
      <w:r w:rsidR="00154038" w:rsidRPr="000C2421">
        <w:rPr>
          <w:rFonts w:ascii="Times New Roman" w:eastAsia="Aptos" w:hAnsi="Times New Roman" w:cs="Times New Roman"/>
          <w:lang w:val="en-GB"/>
        </w:rPr>
        <w:t xml:space="preserve"> </w:t>
      </w:r>
      <w:proofErr w:type="gramStart"/>
      <w:r w:rsidR="00154038" w:rsidRPr="000C2421">
        <w:rPr>
          <w:rFonts w:ascii="Times New Roman" w:eastAsia="Aptos" w:hAnsi="Times New Roman" w:cs="Times New Roman"/>
          <w:lang w:val="en-GB"/>
        </w:rPr>
        <w:t>whether or not</w:t>
      </w:r>
      <w:proofErr w:type="gramEnd"/>
      <w:r w:rsidR="00154038" w:rsidRPr="000C2421">
        <w:rPr>
          <w:rFonts w:ascii="Times New Roman" w:eastAsia="Aptos" w:hAnsi="Times New Roman" w:cs="Times New Roman"/>
          <w:lang w:val="en-GB"/>
        </w:rPr>
        <w:t xml:space="preserve"> to deploy cruise missiles in the Netherlands </w:t>
      </w:r>
      <w:r w:rsidRPr="000C2421">
        <w:rPr>
          <w:rFonts w:ascii="Times New Roman" w:eastAsia="Aptos" w:hAnsi="Times New Roman" w:cs="Times New Roman"/>
          <w:lang w:val="en-GB"/>
        </w:rPr>
        <w:t xml:space="preserve">began with </w:t>
      </w:r>
      <w:r w:rsidR="00154038" w:rsidRPr="000C2421">
        <w:rPr>
          <w:rFonts w:ascii="Times New Roman" w:eastAsia="Aptos" w:hAnsi="Times New Roman" w:cs="Times New Roman"/>
          <w:lang w:val="en-GB"/>
        </w:rPr>
        <w:t xml:space="preserve">the 1979 North Atlantic Treaty Organization (NATO) decision to modernize intermediate range nuclear weapons </w:t>
      </w:r>
      <w:r w:rsidRPr="000C2421">
        <w:rPr>
          <w:rFonts w:ascii="Times New Roman" w:eastAsia="Aptos" w:hAnsi="Times New Roman" w:cs="Times New Roman"/>
          <w:lang w:val="en-GB"/>
        </w:rPr>
        <w:t xml:space="preserve">and lasted until </w:t>
      </w:r>
      <w:r w:rsidR="00154038" w:rsidRPr="000C2421">
        <w:rPr>
          <w:rFonts w:ascii="Times New Roman" w:eastAsia="Aptos" w:hAnsi="Times New Roman" w:cs="Times New Roman"/>
          <w:lang w:val="en-GB"/>
        </w:rPr>
        <w:t xml:space="preserve">the final </w:t>
      </w:r>
      <w:r w:rsidR="004E4803" w:rsidRPr="000C2421">
        <w:rPr>
          <w:rFonts w:ascii="Times New Roman" w:eastAsia="Aptos" w:hAnsi="Times New Roman" w:cs="Times New Roman"/>
          <w:lang w:val="en-GB"/>
        </w:rPr>
        <w:t xml:space="preserve">Dutch </w:t>
      </w:r>
      <w:r w:rsidR="006C5915" w:rsidRPr="000C2421">
        <w:rPr>
          <w:rFonts w:ascii="Times New Roman" w:eastAsia="Aptos" w:hAnsi="Times New Roman" w:cs="Times New Roman"/>
          <w:lang w:val="en-GB"/>
        </w:rPr>
        <w:t xml:space="preserve">government </w:t>
      </w:r>
      <w:r w:rsidR="00154038" w:rsidRPr="000C2421">
        <w:rPr>
          <w:rFonts w:ascii="Times New Roman" w:eastAsia="Aptos" w:hAnsi="Times New Roman" w:cs="Times New Roman"/>
          <w:lang w:val="en-GB"/>
        </w:rPr>
        <w:t xml:space="preserve">decision to deploy them in the Netherlands in November 1985. Lubbers managed to keep the deeply divided Dutch society </w:t>
      </w:r>
      <w:r w:rsidR="00154038" w:rsidRPr="000C2421">
        <w:rPr>
          <w:rFonts w:ascii="Times New Roman" w:eastAsia="Aptos" w:hAnsi="Times New Roman" w:cs="Times New Roman"/>
          <w:lang w:val="en-GB"/>
        </w:rPr>
        <w:lastRenderedPageBreak/>
        <w:t>together by postponing for as long as possible</w:t>
      </w:r>
      <w:r w:rsidR="00E96160" w:rsidRPr="000C2421">
        <w:rPr>
          <w:rFonts w:ascii="Times New Roman" w:eastAsia="Aptos" w:hAnsi="Times New Roman" w:cs="Times New Roman"/>
          <w:lang w:val="en-GB"/>
        </w:rPr>
        <w:t xml:space="preserve"> and setting condition</w:t>
      </w:r>
      <w:r w:rsidR="00063961" w:rsidRPr="000C2421">
        <w:rPr>
          <w:rFonts w:ascii="Times New Roman" w:eastAsia="Aptos" w:hAnsi="Times New Roman" w:cs="Times New Roman"/>
          <w:lang w:val="en-GB"/>
        </w:rPr>
        <w:t>s</w:t>
      </w:r>
      <w:r w:rsidR="00E96160" w:rsidRPr="000C2421">
        <w:rPr>
          <w:rFonts w:ascii="Times New Roman" w:eastAsia="Aptos" w:hAnsi="Times New Roman" w:cs="Times New Roman"/>
          <w:lang w:val="en-GB"/>
        </w:rPr>
        <w:t xml:space="preserve"> to the Soviet Union</w:t>
      </w:r>
      <w:r w:rsidR="00154038" w:rsidRPr="000C2421">
        <w:rPr>
          <w:rFonts w:ascii="Times New Roman" w:eastAsia="Aptos" w:hAnsi="Times New Roman" w:cs="Times New Roman"/>
          <w:lang w:val="en-GB"/>
        </w:rPr>
        <w:t xml:space="preserve">. He defended his approach to United States (US) President Ronald Reagan in the Oval Office twice and corresponded with Soviet leader Mikhail Gorbachev. Lubbers eventually succeeded in guiding a clever compromise through </w:t>
      </w:r>
      <w:r w:rsidR="00596058" w:rsidRPr="000C2421">
        <w:rPr>
          <w:rFonts w:ascii="Times New Roman" w:eastAsia="Aptos" w:hAnsi="Times New Roman" w:cs="Times New Roman"/>
          <w:lang w:val="en-GB"/>
        </w:rPr>
        <w:t xml:space="preserve">the </w:t>
      </w:r>
      <w:r w:rsidR="00154038" w:rsidRPr="000C2421">
        <w:rPr>
          <w:rFonts w:ascii="Times New Roman" w:eastAsia="Aptos" w:hAnsi="Times New Roman" w:cs="Times New Roman"/>
          <w:lang w:val="en-GB"/>
        </w:rPr>
        <w:t xml:space="preserve">Dutch Parliament. This </w:t>
      </w:r>
      <w:r w:rsidR="006C5915" w:rsidRPr="000C2421">
        <w:rPr>
          <w:rFonts w:ascii="Times New Roman" w:eastAsia="Aptos" w:hAnsi="Times New Roman" w:cs="Times New Roman"/>
          <w:lang w:val="en-GB"/>
        </w:rPr>
        <w:t xml:space="preserve">outcome </w:t>
      </w:r>
      <w:r w:rsidR="005D792D" w:rsidRPr="000C2421">
        <w:rPr>
          <w:rFonts w:ascii="Times New Roman" w:eastAsia="Aptos" w:hAnsi="Times New Roman" w:cs="Times New Roman"/>
          <w:lang w:val="en-GB"/>
        </w:rPr>
        <w:t xml:space="preserve">helps to </w:t>
      </w:r>
      <w:r w:rsidR="00154038" w:rsidRPr="000C2421">
        <w:rPr>
          <w:rFonts w:ascii="Times New Roman" w:eastAsia="Aptos" w:hAnsi="Times New Roman" w:cs="Times New Roman"/>
          <w:lang w:val="en-GB"/>
        </w:rPr>
        <w:t xml:space="preserve">explain why his CDA party won 54 out of 150 seats in the parliamentary elections of May 1986, still a record number for a single party in Dutch politics. Lubbers </w:t>
      </w:r>
      <w:r w:rsidR="00423F7B" w:rsidRPr="000C2421">
        <w:rPr>
          <w:rFonts w:ascii="Times New Roman" w:eastAsia="Aptos" w:hAnsi="Times New Roman" w:cs="Times New Roman"/>
          <w:lang w:val="en-GB"/>
        </w:rPr>
        <w:t>stayed</w:t>
      </w:r>
      <w:r w:rsidR="00154038" w:rsidRPr="000C2421">
        <w:rPr>
          <w:rFonts w:ascii="Times New Roman" w:eastAsia="Aptos" w:hAnsi="Times New Roman" w:cs="Times New Roman"/>
          <w:lang w:val="en-GB"/>
        </w:rPr>
        <w:t xml:space="preserve"> Prime Minister for twelve years. Although mass unemployment remained persistent, the country’s economic and psychological recovery during the years 1982-1994 is largely attributed to the government coalitions led by Lubbers. After his departure the CDA party dropped from 54 to 34 seats in the 1994 elections and was sent into opposition. </w:t>
      </w:r>
    </w:p>
    <w:p w14:paraId="70970C75" w14:textId="3328867F" w:rsidR="00154038" w:rsidRPr="000C2421" w:rsidRDefault="00154038" w:rsidP="00BD7791">
      <w:pPr>
        <w:spacing w:after="0" w:line="240" w:lineRule="auto"/>
        <w:ind w:firstLine="708"/>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As Head of Government and member of the European Council, Lubbers played an important role in the revival of European integration that started around 1984. Commission President Jacques Delors considered </w:t>
      </w:r>
      <w:r w:rsidR="006F2B0D" w:rsidRPr="000C2421">
        <w:rPr>
          <w:rFonts w:ascii="Times New Roman" w:eastAsia="Aptos" w:hAnsi="Times New Roman" w:cs="Times New Roman"/>
          <w:lang w:val="en-GB"/>
        </w:rPr>
        <w:t xml:space="preserve">Lubbers to be </w:t>
      </w:r>
      <w:r w:rsidRPr="000C2421">
        <w:rPr>
          <w:rFonts w:ascii="Times New Roman" w:eastAsia="Aptos" w:hAnsi="Times New Roman" w:cs="Times New Roman"/>
          <w:lang w:val="en-GB"/>
        </w:rPr>
        <w:t xml:space="preserve">one of the key figures, who was prepared to subordinate Dutch interests to European consensus. With the European Summits gaining more substance the spell of powerlessness was gradually broken. A timetable was drawn up with actions that had to be taken to complete the Single European Market, but this planning was thwarted overnight by the fall of the Berlin Wall (9 November 1989). When German Chancellor Helmut Kohl launched a plan with the prospect of German unification Lubbers called for caution. Kohl felt let down and later portrayed </w:t>
      </w:r>
      <w:r w:rsidR="00735F18" w:rsidRPr="000C2421">
        <w:rPr>
          <w:rFonts w:ascii="Times New Roman" w:eastAsia="Aptos" w:hAnsi="Times New Roman" w:cs="Times New Roman"/>
          <w:lang w:val="en-GB"/>
        </w:rPr>
        <w:t xml:space="preserve">Lubbers </w:t>
      </w:r>
      <w:r w:rsidRPr="000C2421">
        <w:rPr>
          <w:rFonts w:ascii="Times New Roman" w:eastAsia="Aptos" w:hAnsi="Times New Roman" w:cs="Times New Roman"/>
          <w:lang w:val="en-GB"/>
        </w:rPr>
        <w:t xml:space="preserve">as an opponent of German unity. Lubbers saw this as a lie manufactured afterwards to undermine his candidacy for the Presidency of the European Commission. In December 1991 the European Council, chaired by Lubbers, reached an agreement on the Treaty of Maastricht establishing the European Union (EU). Lubbers </w:t>
      </w:r>
      <w:proofErr w:type="gramStart"/>
      <w:r w:rsidRPr="000C2421">
        <w:rPr>
          <w:rFonts w:ascii="Times New Roman" w:eastAsia="Aptos" w:hAnsi="Times New Roman" w:cs="Times New Roman"/>
          <w:lang w:val="en-GB"/>
        </w:rPr>
        <w:t>was</w:t>
      </w:r>
      <w:proofErr w:type="gramEnd"/>
      <w:r w:rsidRPr="000C2421">
        <w:rPr>
          <w:rFonts w:ascii="Times New Roman" w:eastAsia="Aptos" w:hAnsi="Times New Roman" w:cs="Times New Roman"/>
          <w:lang w:val="en-GB"/>
        </w:rPr>
        <w:t xml:space="preserve"> interested in following in Delors’ footsteps, but the tide was already turning. After the 1990 Gulf War and Yugoslavia’s </w:t>
      </w:r>
      <w:r w:rsidR="004469C2" w:rsidRPr="000C2421">
        <w:rPr>
          <w:rFonts w:ascii="Times New Roman" w:eastAsia="Aptos" w:hAnsi="Times New Roman" w:cs="Times New Roman"/>
          <w:lang w:val="en-GB"/>
        </w:rPr>
        <w:t>break up</w:t>
      </w:r>
      <w:r w:rsidRPr="000C2421">
        <w:rPr>
          <w:rFonts w:ascii="Times New Roman" w:eastAsia="Aptos" w:hAnsi="Times New Roman" w:cs="Times New Roman"/>
          <w:lang w:val="en-GB"/>
        </w:rPr>
        <w:t xml:space="preserve"> after 1991 the EU lost momentum and</w:t>
      </w:r>
      <w:r w:rsidR="0092545E"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t>
      </w:r>
      <w:r w:rsidR="0092545E" w:rsidRPr="000C2421">
        <w:rPr>
          <w:rFonts w:ascii="Times New Roman" w:eastAsia="Aptos" w:hAnsi="Times New Roman" w:cs="Times New Roman"/>
          <w:lang w:val="en-GB"/>
        </w:rPr>
        <w:t xml:space="preserve">as far as the Commission’s Presidency was concerned, </w:t>
      </w:r>
      <w:r w:rsidRPr="000C2421">
        <w:rPr>
          <w:rFonts w:ascii="Times New Roman" w:eastAsia="Aptos" w:hAnsi="Times New Roman" w:cs="Times New Roman"/>
          <w:lang w:val="en-GB"/>
        </w:rPr>
        <w:t>Lubbers came across an unspoken veto by Kohl.</w:t>
      </w:r>
    </w:p>
    <w:p w14:paraId="6DC5D994" w14:textId="5A81369F" w:rsidR="00154038"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lang w:val="en-GB"/>
        </w:rPr>
        <w:t xml:space="preserve">In 1994 Lubbers left </w:t>
      </w:r>
      <w:r w:rsidRPr="000C2421">
        <w:rPr>
          <w:rFonts w:ascii="Times New Roman" w:hAnsi="Times New Roman" w:cs="Times New Roman"/>
          <w:lang w:val="en-GB"/>
        </w:rPr>
        <w:t xml:space="preserve">politics </w:t>
      </w:r>
      <w:r w:rsidRPr="000C2421">
        <w:rPr>
          <w:rFonts w:ascii="Times New Roman" w:eastAsia="Aptos" w:hAnsi="Times New Roman" w:cs="Times New Roman"/>
          <w:lang w:val="en-GB"/>
        </w:rPr>
        <w:t xml:space="preserve">and returned to the family business. He also became part-time professor of </w:t>
      </w:r>
      <w:r w:rsidR="00F40536" w:rsidRPr="000C2421">
        <w:rPr>
          <w:rFonts w:ascii="Times New Roman" w:eastAsia="Aptos" w:hAnsi="Times New Roman" w:cs="Times New Roman"/>
          <w:lang w:val="en-GB"/>
        </w:rPr>
        <w:t>g</w:t>
      </w:r>
      <w:r w:rsidRPr="000C2421">
        <w:rPr>
          <w:rFonts w:ascii="Times New Roman" w:eastAsia="Aptos" w:hAnsi="Times New Roman" w:cs="Times New Roman"/>
          <w:lang w:val="en-GB"/>
        </w:rPr>
        <w:t xml:space="preserve">lobalization at Tilburg University in the Netherlands and </w:t>
      </w:r>
      <w:r w:rsidRPr="000C2421">
        <w:rPr>
          <w:rFonts w:ascii="Times New Roman" w:hAnsi="Times New Roman" w:cs="Times New Roman"/>
          <w:lang w:val="en-GB"/>
        </w:rPr>
        <w:t xml:space="preserve">a visiting professor at the John F. Kennedy School of Government at Harvard University in the US. He was Vice-Chairman of the Independent World Commission on the Oceans and Chair of Globus, the Institute for Globalisation and Development based in Tilburg. A Dutch lobbying effort to have him appointed as NATO Secretary-General in 1995 failed, as Lubbers </w:t>
      </w:r>
      <w:r w:rsidR="000706C7" w:rsidRPr="000C2421">
        <w:rPr>
          <w:rFonts w:ascii="Times New Roman" w:hAnsi="Times New Roman" w:cs="Times New Roman"/>
          <w:lang w:val="en-GB"/>
        </w:rPr>
        <w:t>did not secure</w:t>
      </w:r>
      <w:r w:rsidRPr="000C2421">
        <w:rPr>
          <w:rFonts w:ascii="Times New Roman" w:hAnsi="Times New Roman" w:cs="Times New Roman"/>
          <w:lang w:val="en-GB"/>
        </w:rPr>
        <w:t xml:space="preserve"> </w:t>
      </w:r>
      <w:r w:rsidR="000706C7" w:rsidRPr="000C2421">
        <w:rPr>
          <w:rFonts w:ascii="Times New Roman" w:hAnsi="Times New Roman" w:cs="Times New Roman"/>
          <w:lang w:val="en-GB"/>
        </w:rPr>
        <w:t xml:space="preserve">essential </w:t>
      </w:r>
      <w:r w:rsidRPr="000C2421">
        <w:rPr>
          <w:rFonts w:ascii="Times New Roman" w:hAnsi="Times New Roman" w:cs="Times New Roman"/>
          <w:lang w:val="en-GB"/>
        </w:rPr>
        <w:t xml:space="preserve">US </w:t>
      </w:r>
      <w:r w:rsidR="000706C7" w:rsidRPr="000C2421">
        <w:rPr>
          <w:rFonts w:ascii="Times New Roman" w:hAnsi="Times New Roman" w:cs="Times New Roman"/>
          <w:lang w:val="en-GB"/>
        </w:rPr>
        <w:t>backing</w:t>
      </w:r>
      <w:r w:rsidRPr="000C2421">
        <w:rPr>
          <w:rFonts w:ascii="Times New Roman" w:hAnsi="Times New Roman" w:cs="Times New Roman"/>
          <w:lang w:val="en-GB"/>
        </w:rPr>
        <w:t xml:space="preserve">. In November 1999 he was elected International President of the </w:t>
      </w:r>
      <w:proofErr w:type="gramStart"/>
      <w:r w:rsidRPr="000C2421">
        <w:rPr>
          <w:rFonts w:ascii="Times New Roman" w:hAnsi="Times New Roman" w:cs="Times New Roman"/>
          <w:lang w:val="en-GB"/>
        </w:rPr>
        <w:t>World</w:t>
      </w:r>
      <w:r w:rsidR="00596058" w:rsidRPr="000C2421">
        <w:rPr>
          <w:rFonts w:ascii="Times New Roman" w:hAnsi="Times New Roman" w:cs="Times New Roman"/>
          <w:lang w:val="en-GB"/>
        </w:rPr>
        <w:t xml:space="preserve"> </w:t>
      </w:r>
      <w:r w:rsidRPr="000C2421">
        <w:rPr>
          <w:rFonts w:ascii="Times New Roman" w:hAnsi="Times New Roman" w:cs="Times New Roman"/>
          <w:lang w:val="en-GB"/>
        </w:rPr>
        <w:t>Wide</w:t>
      </w:r>
      <w:proofErr w:type="gramEnd"/>
      <w:r w:rsidRPr="000C2421">
        <w:rPr>
          <w:rFonts w:ascii="Times New Roman" w:hAnsi="Times New Roman" w:cs="Times New Roman"/>
          <w:lang w:val="en-GB"/>
        </w:rPr>
        <w:t xml:space="preserve"> Fund for Nature. Shortly thereafter he encountered UN Secretary-General Kofi Annan and responded positively to Annan’s initiative for a Global Compact network that encouraged companies to engage in sustainable business practices. The same year Lubbers learned that his former ministerial colleague Jan Pronk was being considered </w:t>
      </w:r>
      <w:r w:rsidR="00C74DAC" w:rsidRPr="000C2421">
        <w:rPr>
          <w:rFonts w:ascii="Times New Roman" w:hAnsi="Times New Roman" w:cs="Times New Roman"/>
          <w:lang w:val="en-GB"/>
        </w:rPr>
        <w:t>to become</w:t>
      </w:r>
      <w:r w:rsidRPr="000C2421">
        <w:rPr>
          <w:rFonts w:ascii="Times New Roman" w:hAnsi="Times New Roman" w:cs="Times New Roman"/>
          <w:lang w:val="en-GB"/>
        </w:rPr>
        <w:t xml:space="preserve"> UN High Commissioner for Refugees (UNHCR). According to Lubbers, he unexpectedly discovered that Annan was interested in him and that his ‘not available’ position would not automatically lead to Pronk’s appointment. </w:t>
      </w:r>
      <w:r w:rsidRPr="000C2421">
        <w:rPr>
          <w:rFonts w:ascii="Times New Roman" w:eastAsia="Aptos" w:hAnsi="Times New Roman" w:cs="Times New Roman"/>
          <w:kern w:val="0"/>
          <w:lang w:val="en-GB"/>
          <w14:ligatures w14:val="none"/>
        </w:rPr>
        <w:t xml:space="preserve">Pronk suspected that Lubbers had lobbied Annan and Maurice Strong, former Chair of the UN Conference on Environment and Development and the </w:t>
      </w:r>
      <w:r w:rsidR="00F40536" w:rsidRPr="000C2421">
        <w:rPr>
          <w:rFonts w:ascii="Times New Roman" w:eastAsia="Aptos" w:hAnsi="Times New Roman" w:cs="Times New Roman"/>
          <w:kern w:val="0"/>
          <w:lang w:val="en-GB"/>
          <w14:ligatures w14:val="none"/>
        </w:rPr>
        <w:t>person</w:t>
      </w:r>
      <w:r w:rsidRPr="000C2421">
        <w:rPr>
          <w:rFonts w:ascii="Times New Roman" w:eastAsia="Aptos" w:hAnsi="Times New Roman" w:cs="Times New Roman"/>
          <w:kern w:val="0"/>
          <w:lang w:val="en-GB"/>
          <w14:ligatures w14:val="none"/>
        </w:rPr>
        <w:t xml:space="preserve"> behind the Earth Charter movement. Lubbers’ offer to take the position without salary may have played a role, as well as the reported support of Queen Beatrix. </w:t>
      </w:r>
    </w:p>
    <w:p w14:paraId="5A38E8BE" w14:textId="7B62C219" w:rsidR="00154038" w:rsidRPr="000C2421" w:rsidRDefault="00C44F6A" w:rsidP="00BD7791">
      <w:pPr>
        <w:spacing w:after="0" w:line="240" w:lineRule="auto"/>
        <w:ind w:firstLine="708"/>
        <w:jc w:val="both"/>
        <w:rPr>
          <w:rFonts w:ascii="Times New Roman" w:eastAsia="Aptos" w:hAnsi="Times New Roman" w:cs="Times New Roman"/>
          <w:color w:val="000000" w:themeColor="text1"/>
          <w:kern w:val="0"/>
          <w:lang w:val="en-GB"/>
          <w14:ligatures w14:val="none"/>
        </w:rPr>
      </w:pPr>
      <w:r w:rsidRPr="000C2421">
        <w:rPr>
          <w:rFonts w:ascii="Times New Roman" w:eastAsia="Aptos" w:hAnsi="Times New Roman" w:cs="Times New Roman"/>
          <w:kern w:val="0"/>
          <w:lang w:val="en-GB"/>
          <w14:ligatures w14:val="none"/>
        </w:rPr>
        <w:t xml:space="preserve">Following his nomination by </w:t>
      </w:r>
      <w:r w:rsidR="00645FFA" w:rsidRPr="000C2421">
        <w:rPr>
          <w:rFonts w:ascii="Times New Roman" w:eastAsia="Aptos" w:hAnsi="Times New Roman" w:cs="Times New Roman"/>
          <w:kern w:val="0"/>
          <w:lang w:val="en-GB"/>
          <w14:ligatures w14:val="none"/>
        </w:rPr>
        <w:t xml:space="preserve">Secretary-General </w:t>
      </w:r>
      <w:r w:rsidRPr="000C2421">
        <w:rPr>
          <w:rFonts w:ascii="Times New Roman" w:eastAsia="Aptos" w:hAnsi="Times New Roman" w:cs="Times New Roman"/>
          <w:kern w:val="0"/>
          <w:lang w:val="en-GB"/>
          <w14:ligatures w14:val="none"/>
        </w:rPr>
        <w:t>Annan</w:t>
      </w:r>
      <w:r w:rsidR="00F74B3C" w:rsidRPr="000C2421">
        <w:rPr>
          <w:rFonts w:ascii="Times New Roman" w:eastAsia="Aptos" w:hAnsi="Times New Roman" w:cs="Times New Roman"/>
          <w:kern w:val="0"/>
          <w:lang w:val="en-GB"/>
          <w14:ligatures w14:val="none"/>
        </w:rPr>
        <w:t xml:space="preserve">, the UN General Assembly </w:t>
      </w:r>
      <w:r w:rsidR="00691B41" w:rsidRPr="000C2421">
        <w:rPr>
          <w:rFonts w:ascii="Times New Roman" w:eastAsia="Aptos" w:hAnsi="Times New Roman" w:cs="Times New Roman"/>
          <w:kern w:val="0"/>
          <w:lang w:val="en-GB"/>
          <w14:ligatures w14:val="none"/>
        </w:rPr>
        <w:t xml:space="preserve">approved </w:t>
      </w:r>
      <w:r w:rsidR="00F74B3C" w:rsidRPr="000C2421">
        <w:rPr>
          <w:rFonts w:ascii="Times New Roman" w:eastAsia="Aptos" w:hAnsi="Times New Roman" w:cs="Times New Roman"/>
          <w:kern w:val="0"/>
          <w:lang w:val="en-GB"/>
          <w14:ligatures w14:val="none"/>
        </w:rPr>
        <w:t>Lubbers without a vote.</w:t>
      </w:r>
      <w:r w:rsidRPr="000C2421">
        <w:rPr>
          <w:rFonts w:ascii="Times New Roman" w:eastAsia="Aptos" w:hAnsi="Times New Roman" w:cs="Times New Roman"/>
          <w:kern w:val="0"/>
          <w:lang w:val="en-GB"/>
          <w14:ligatures w14:val="none"/>
        </w:rPr>
        <w:t xml:space="preserve"> </w:t>
      </w:r>
      <w:r w:rsidR="00F74B3C" w:rsidRPr="000C2421">
        <w:rPr>
          <w:rFonts w:ascii="Times New Roman" w:eastAsia="Aptos" w:hAnsi="Times New Roman" w:cs="Times New Roman"/>
          <w:kern w:val="0"/>
          <w:lang w:val="en-GB"/>
          <w14:ligatures w14:val="none"/>
        </w:rPr>
        <w:t>He</w:t>
      </w:r>
      <w:r w:rsidR="00154038" w:rsidRPr="000C2421">
        <w:rPr>
          <w:rFonts w:ascii="Times New Roman" w:eastAsia="Aptos" w:hAnsi="Times New Roman" w:cs="Times New Roman"/>
          <w:kern w:val="0"/>
          <w:lang w:val="en-GB"/>
          <w14:ligatures w14:val="none"/>
        </w:rPr>
        <w:t xml:space="preserve"> </w:t>
      </w:r>
      <w:r w:rsidR="00F74B3C" w:rsidRPr="000C2421">
        <w:rPr>
          <w:rFonts w:ascii="Times New Roman" w:eastAsia="Aptos" w:hAnsi="Times New Roman" w:cs="Times New Roman"/>
          <w:kern w:val="0"/>
          <w:lang w:val="en-GB"/>
          <w14:ligatures w14:val="none"/>
        </w:rPr>
        <w:t xml:space="preserve">succeeded </w:t>
      </w:r>
      <w:r w:rsidR="00F74B3C" w:rsidRPr="000C2421">
        <w:rPr>
          <w:rFonts w:ascii="Times New Roman" w:eastAsia="Aptos" w:hAnsi="Times New Roman" w:cs="Times New Roman"/>
          <w:color w:val="000000" w:themeColor="text1"/>
          <w:kern w:val="0"/>
          <w:lang w:val="en-GB"/>
          <w14:ligatures w14:val="none"/>
        </w:rPr>
        <w:t>Sadako Ogata and</w:t>
      </w:r>
      <w:r w:rsidR="00F74B3C" w:rsidRPr="000C2421">
        <w:rPr>
          <w:rFonts w:ascii="Times New Roman" w:eastAsia="Aptos" w:hAnsi="Times New Roman" w:cs="Times New Roman"/>
          <w:kern w:val="0"/>
          <w:lang w:val="en-GB"/>
          <w14:ligatures w14:val="none"/>
        </w:rPr>
        <w:t xml:space="preserve"> </w:t>
      </w:r>
      <w:r w:rsidR="00154038" w:rsidRPr="000C2421">
        <w:rPr>
          <w:rFonts w:ascii="Times New Roman" w:eastAsia="Aptos" w:hAnsi="Times New Roman" w:cs="Times New Roman"/>
          <w:kern w:val="0"/>
          <w:lang w:val="en-GB"/>
          <w14:ligatures w14:val="none"/>
        </w:rPr>
        <w:t>began as High Commissioner</w:t>
      </w:r>
      <w:r w:rsidRPr="000C2421">
        <w:rPr>
          <w:rFonts w:ascii="Times New Roman" w:eastAsia="Aptos" w:hAnsi="Times New Roman" w:cs="Times New Roman"/>
          <w:kern w:val="0"/>
          <w:lang w:val="en-GB"/>
          <w14:ligatures w14:val="none"/>
        </w:rPr>
        <w:t xml:space="preserve"> on 1 January 2001</w:t>
      </w:r>
      <w:r w:rsidRPr="000C2421">
        <w:rPr>
          <w:rFonts w:ascii="Times New Roman" w:eastAsia="Aptos" w:hAnsi="Times New Roman" w:cs="Times New Roman"/>
          <w:color w:val="000000" w:themeColor="text1"/>
          <w:kern w:val="0"/>
          <w:lang w:val="en-GB"/>
          <w14:ligatures w14:val="none"/>
        </w:rPr>
        <w:t>.</w:t>
      </w:r>
      <w:r w:rsidR="00154038" w:rsidRPr="000C2421">
        <w:rPr>
          <w:rFonts w:ascii="Times New Roman" w:eastAsia="Aptos" w:hAnsi="Times New Roman" w:cs="Times New Roman"/>
          <w:color w:val="000000" w:themeColor="text1"/>
          <w:kern w:val="0"/>
          <w:lang w:val="en-GB"/>
          <w14:ligatures w14:val="none"/>
        </w:rPr>
        <w:t xml:space="preserve"> </w:t>
      </w:r>
      <w:r w:rsidR="00154038" w:rsidRPr="000C2421">
        <w:rPr>
          <w:rFonts w:ascii="Times New Roman" w:eastAsia="Aptos" w:hAnsi="Times New Roman" w:cs="Times New Roman"/>
          <w:kern w:val="0"/>
          <w:lang w:val="en-GB"/>
          <w14:ligatures w14:val="none"/>
        </w:rPr>
        <w:t xml:space="preserve">The UNHCR had 240 offices in 115 countries and 6,000 staff members (900 at Geneva headquarters). Worldwide an estimated 22 million refugees existed, including five million </w:t>
      </w:r>
      <w:r w:rsidR="00645FFA" w:rsidRPr="000C2421">
        <w:rPr>
          <w:rFonts w:ascii="Times New Roman" w:eastAsia="Aptos" w:hAnsi="Times New Roman" w:cs="Times New Roman"/>
          <w:kern w:val="0"/>
          <w:lang w:val="en-GB"/>
          <w14:ligatures w14:val="none"/>
        </w:rPr>
        <w:t>I</w:t>
      </w:r>
      <w:r w:rsidR="00154038" w:rsidRPr="000C2421">
        <w:rPr>
          <w:rFonts w:ascii="Times New Roman" w:eastAsia="Aptos" w:hAnsi="Times New Roman" w:cs="Times New Roman"/>
          <w:kern w:val="0"/>
          <w:lang w:val="en-GB"/>
          <w14:ligatures w14:val="none"/>
        </w:rPr>
        <w:t xml:space="preserve">nternally </w:t>
      </w:r>
      <w:r w:rsidR="00645FFA" w:rsidRPr="000C2421">
        <w:rPr>
          <w:rFonts w:ascii="Times New Roman" w:eastAsia="Aptos" w:hAnsi="Times New Roman" w:cs="Times New Roman"/>
          <w:kern w:val="0"/>
          <w:lang w:val="en-GB"/>
          <w14:ligatures w14:val="none"/>
        </w:rPr>
        <w:t>D</w:t>
      </w:r>
      <w:r w:rsidR="00154038" w:rsidRPr="000C2421">
        <w:rPr>
          <w:rFonts w:ascii="Times New Roman" w:eastAsia="Aptos" w:hAnsi="Times New Roman" w:cs="Times New Roman"/>
          <w:kern w:val="0"/>
          <w:lang w:val="en-GB"/>
          <w14:ligatures w14:val="none"/>
        </w:rPr>
        <w:t xml:space="preserve">isplaced </w:t>
      </w:r>
      <w:r w:rsidR="00645FFA" w:rsidRPr="000C2421">
        <w:rPr>
          <w:rFonts w:ascii="Times New Roman" w:eastAsia="Aptos" w:hAnsi="Times New Roman" w:cs="Times New Roman"/>
          <w:kern w:val="0"/>
          <w:lang w:val="en-GB"/>
          <w14:ligatures w14:val="none"/>
        </w:rPr>
        <w:t>P</w:t>
      </w:r>
      <w:r w:rsidR="00154038" w:rsidRPr="000C2421">
        <w:rPr>
          <w:rFonts w:ascii="Times New Roman" w:eastAsia="Aptos" w:hAnsi="Times New Roman" w:cs="Times New Roman"/>
          <w:kern w:val="0"/>
          <w:lang w:val="en-GB"/>
          <w14:ligatures w14:val="none"/>
        </w:rPr>
        <w:t>ersons. The UNHCR spent a billion dollars annually. One-fifth to one-quarter of its budget came from the US, with</w:t>
      </w:r>
      <w:r w:rsidR="00154038" w:rsidRPr="000C2421">
        <w:rPr>
          <w:rFonts w:ascii="Times New Roman" w:hAnsi="Times New Roman" w:cs="Times New Roman"/>
          <w:lang w:val="en-GB"/>
        </w:rPr>
        <w:t xml:space="preserve"> </w:t>
      </w:r>
      <w:r w:rsidR="00154038" w:rsidRPr="000C2421">
        <w:rPr>
          <w:rFonts w:ascii="Times New Roman" w:eastAsia="Aptos" w:hAnsi="Times New Roman" w:cs="Times New Roman"/>
          <w:kern w:val="0"/>
          <w:lang w:val="en-GB"/>
          <w14:ligatures w14:val="none"/>
        </w:rPr>
        <w:t xml:space="preserve">the Netherlands the third largest contributor after Japan (during 2000-2004). It was expected that Lubbers’ </w:t>
      </w:r>
      <w:r w:rsidR="00154038" w:rsidRPr="000C2421">
        <w:rPr>
          <w:rFonts w:ascii="Times New Roman" w:eastAsia="Aptos" w:hAnsi="Times New Roman" w:cs="Times New Roman"/>
          <w:kern w:val="0"/>
          <w:lang w:val="en-GB"/>
          <w14:ligatures w14:val="none"/>
        </w:rPr>
        <w:lastRenderedPageBreak/>
        <w:t xml:space="preserve">appointment would lead to more voluntary European contributions. Lubbers started the job without knowing exactly what it was about. His only previous dealings with the refugee issue were related to his European Council membership and the increasingly stricter Dutch requirements for admission of refugees in the early 1990s. He admitted that as Prime Minister </w:t>
      </w:r>
      <w:r w:rsidR="00E063F7" w:rsidRPr="000C2421">
        <w:rPr>
          <w:rFonts w:ascii="Times New Roman" w:eastAsia="Aptos" w:hAnsi="Times New Roman" w:cs="Times New Roman"/>
          <w:kern w:val="0"/>
          <w:lang w:val="en-GB"/>
          <w14:ligatures w14:val="none"/>
        </w:rPr>
        <w:t xml:space="preserve">he </w:t>
      </w:r>
      <w:r w:rsidR="00154038" w:rsidRPr="000C2421">
        <w:rPr>
          <w:rFonts w:ascii="Times New Roman" w:eastAsia="Aptos" w:hAnsi="Times New Roman" w:cs="Times New Roman"/>
          <w:kern w:val="0"/>
          <w:lang w:val="en-GB"/>
          <w14:ligatures w14:val="none"/>
        </w:rPr>
        <w:t xml:space="preserve">preferred </w:t>
      </w:r>
      <w:r w:rsidR="00E063F7" w:rsidRPr="000C2421">
        <w:rPr>
          <w:rFonts w:ascii="Times New Roman" w:eastAsia="Aptos" w:hAnsi="Times New Roman" w:cs="Times New Roman"/>
          <w:kern w:val="0"/>
          <w:lang w:val="en-GB"/>
          <w14:ligatures w14:val="none"/>
        </w:rPr>
        <w:t xml:space="preserve">that </w:t>
      </w:r>
      <w:r w:rsidR="00154038" w:rsidRPr="000C2421">
        <w:rPr>
          <w:rFonts w:ascii="Times New Roman" w:eastAsia="Aptos" w:hAnsi="Times New Roman" w:cs="Times New Roman"/>
          <w:kern w:val="0"/>
          <w:lang w:val="en-GB"/>
          <w14:ligatures w14:val="none"/>
        </w:rPr>
        <w:t xml:space="preserve">refugees </w:t>
      </w:r>
      <w:r w:rsidR="00A74F97" w:rsidRPr="000C2421">
        <w:rPr>
          <w:rFonts w:ascii="Times New Roman" w:eastAsia="Aptos" w:hAnsi="Times New Roman" w:cs="Times New Roman"/>
          <w:kern w:val="0"/>
          <w:lang w:val="en-GB"/>
          <w14:ligatures w14:val="none"/>
        </w:rPr>
        <w:t xml:space="preserve">did </w:t>
      </w:r>
      <w:r w:rsidR="00154038" w:rsidRPr="000C2421">
        <w:rPr>
          <w:rFonts w:ascii="Times New Roman" w:eastAsia="Aptos" w:hAnsi="Times New Roman" w:cs="Times New Roman"/>
          <w:kern w:val="0"/>
          <w:lang w:val="en-GB"/>
          <w14:ligatures w14:val="none"/>
        </w:rPr>
        <w:t>not come to the Netherlands, but</w:t>
      </w:r>
      <w:r w:rsidR="00E063F7" w:rsidRPr="000C2421">
        <w:rPr>
          <w:rFonts w:ascii="Times New Roman" w:eastAsia="Aptos" w:hAnsi="Times New Roman" w:cs="Times New Roman"/>
          <w:kern w:val="0"/>
          <w:lang w:val="en-GB"/>
          <w14:ligatures w14:val="none"/>
        </w:rPr>
        <w:t>, according to his staff,</w:t>
      </w:r>
      <w:r w:rsidR="00154038" w:rsidRPr="000C2421">
        <w:rPr>
          <w:rFonts w:ascii="Times New Roman" w:eastAsia="Aptos" w:hAnsi="Times New Roman" w:cs="Times New Roman"/>
          <w:kern w:val="0"/>
          <w:lang w:val="en-GB"/>
          <w14:ligatures w14:val="none"/>
        </w:rPr>
        <w:t xml:space="preserve"> after his first visit as High Commissioner to a refugee camp he was completely converted</w:t>
      </w:r>
      <w:r w:rsidR="00154038" w:rsidRPr="000C2421">
        <w:rPr>
          <w:rFonts w:ascii="Times New Roman" w:eastAsia="Aptos" w:hAnsi="Times New Roman" w:cs="Times New Roman"/>
          <w:color w:val="000000" w:themeColor="text1"/>
          <w:kern w:val="0"/>
          <w:lang w:val="en-GB"/>
          <w14:ligatures w14:val="none"/>
        </w:rPr>
        <w:t xml:space="preserve">. </w:t>
      </w:r>
      <w:r w:rsidR="00154038" w:rsidRPr="000C2421">
        <w:rPr>
          <w:rFonts w:ascii="Times New Roman" w:eastAsia="Aptos" w:hAnsi="Times New Roman" w:cs="Times New Roman"/>
          <w:kern w:val="0"/>
          <w:lang w:val="en-GB"/>
          <w14:ligatures w14:val="none"/>
        </w:rPr>
        <w:t xml:space="preserve">He faced a lack of funding and a rise of restrictive asylum policy measures in the rich Northern countries in an era of increasing security concerns, </w:t>
      </w:r>
      <w:proofErr w:type="spellStart"/>
      <w:r w:rsidR="00154038" w:rsidRPr="000C2421">
        <w:rPr>
          <w:rFonts w:ascii="Times New Roman" w:eastAsia="Aptos" w:hAnsi="Times New Roman" w:cs="Times New Roman"/>
          <w:kern w:val="0"/>
          <w:lang w:val="en-GB"/>
          <w14:ligatures w14:val="none"/>
        </w:rPr>
        <w:t>fueled</w:t>
      </w:r>
      <w:proofErr w:type="spellEnd"/>
      <w:r w:rsidR="00154038" w:rsidRPr="000C2421">
        <w:rPr>
          <w:rFonts w:ascii="Times New Roman" w:eastAsia="Aptos" w:hAnsi="Times New Roman" w:cs="Times New Roman"/>
          <w:kern w:val="0"/>
          <w:lang w:val="en-GB"/>
          <w14:ligatures w14:val="none"/>
        </w:rPr>
        <w:t xml:space="preserve"> by terrorist threats and illegal migration. Nine months after taking office</w:t>
      </w:r>
      <w:r w:rsidR="00F457F4" w:rsidRPr="000C2421">
        <w:rPr>
          <w:rFonts w:ascii="Times New Roman" w:eastAsia="Aptos" w:hAnsi="Times New Roman" w:cs="Times New Roman"/>
          <w:kern w:val="0"/>
          <w:lang w:val="en-GB"/>
          <w14:ligatures w14:val="none"/>
        </w:rPr>
        <w:t>,</w:t>
      </w:r>
      <w:r w:rsidR="00154038" w:rsidRPr="000C2421">
        <w:rPr>
          <w:rFonts w:ascii="Times New Roman" w:eastAsia="Aptos" w:hAnsi="Times New Roman" w:cs="Times New Roman"/>
          <w:kern w:val="0"/>
          <w:lang w:val="en-GB"/>
          <w14:ligatures w14:val="none"/>
        </w:rPr>
        <w:t xml:space="preserve"> the </w:t>
      </w:r>
      <w:r w:rsidR="00596058" w:rsidRPr="000C2421">
        <w:rPr>
          <w:rFonts w:ascii="Times New Roman" w:eastAsia="Aptos" w:hAnsi="Times New Roman" w:cs="Times New Roman"/>
          <w:kern w:val="0"/>
          <w:lang w:val="en-GB"/>
          <w14:ligatures w14:val="none"/>
        </w:rPr>
        <w:t xml:space="preserve">September 11 </w:t>
      </w:r>
      <w:r w:rsidR="00F40536" w:rsidRPr="000C2421">
        <w:rPr>
          <w:rFonts w:ascii="Times New Roman" w:eastAsia="Aptos" w:hAnsi="Times New Roman" w:cs="Times New Roman"/>
          <w:kern w:val="0"/>
          <w:lang w:val="en-GB"/>
          <w14:ligatures w14:val="none"/>
        </w:rPr>
        <w:t xml:space="preserve">terrorist </w:t>
      </w:r>
      <w:r w:rsidR="003878ED" w:rsidRPr="000C2421">
        <w:rPr>
          <w:rFonts w:ascii="Times New Roman" w:eastAsia="Aptos" w:hAnsi="Times New Roman" w:cs="Times New Roman"/>
          <w:kern w:val="0"/>
          <w:lang w:val="en-GB"/>
          <w14:ligatures w14:val="none"/>
        </w:rPr>
        <w:t>attack</w:t>
      </w:r>
      <w:r w:rsidR="00596058" w:rsidRPr="000C2421">
        <w:rPr>
          <w:rFonts w:ascii="Times New Roman" w:eastAsia="Aptos" w:hAnsi="Times New Roman" w:cs="Times New Roman"/>
          <w:kern w:val="0"/>
          <w:lang w:val="en-GB"/>
          <w14:ligatures w14:val="none"/>
        </w:rPr>
        <w:t>s</w:t>
      </w:r>
      <w:r w:rsidR="003878ED" w:rsidRPr="000C2421">
        <w:rPr>
          <w:rFonts w:ascii="Times New Roman" w:eastAsia="Aptos" w:hAnsi="Times New Roman" w:cs="Times New Roman"/>
          <w:kern w:val="0"/>
          <w:lang w:val="en-GB"/>
          <w14:ligatures w14:val="none"/>
        </w:rPr>
        <w:t xml:space="preserve"> </w:t>
      </w:r>
      <w:r w:rsidR="00F457F4" w:rsidRPr="000C2421">
        <w:rPr>
          <w:rFonts w:ascii="Times New Roman" w:eastAsia="Aptos" w:hAnsi="Times New Roman" w:cs="Times New Roman"/>
          <w:kern w:val="0"/>
          <w:lang w:val="en-GB"/>
          <w14:ligatures w14:val="none"/>
        </w:rPr>
        <w:t>against</w:t>
      </w:r>
      <w:r w:rsidR="003878ED" w:rsidRPr="000C2421">
        <w:rPr>
          <w:rFonts w:ascii="Times New Roman" w:eastAsia="Aptos" w:hAnsi="Times New Roman" w:cs="Times New Roman"/>
          <w:kern w:val="0"/>
          <w:lang w:val="en-GB"/>
          <w14:ligatures w14:val="none"/>
        </w:rPr>
        <w:t xml:space="preserve"> the US</w:t>
      </w:r>
      <w:r w:rsidR="00F457F4" w:rsidRPr="000C2421">
        <w:rPr>
          <w:rFonts w:ascii="Times New Roman" w:eastAsia="Aptos" w:hAnsi="Times New Roman" w:cs="Times New Roman"/>
          <w:kern w:val="0"/>
          <w:lang w:val="en-GB"/>
          <w14:ligatures w14:val="none"/>
        </w:rPr>
        <w:t xml:space="preserve"> </w:t>
      </w:r>
      <w:r w:rsidR="00154038" w:rsidRPr="000C2421">
        <w:rPr>
          <w:rFonts w:ascii="Times New Roman" w:eastAsia="Aptos" w:hAnsi="Times New Roman" w:cs="Times New Roman"/>
          <w:kern w:val="0"/>
          <w:lang w:val="en-GB"/>
          <w14:ligatures w14:val="none"/>
        </w:rPr>
        <w:t>took place</w:t>
      </w:r>
      <w:r w:rsidR="003878ED" w:rsidRPr="000C2421">
        <w:rPr>
          <w:rFonts w:ascii="Times New Roman" w:eastAsia="Aptos" w:hAnsi="Times New Roman" w:cs="Times New Roman"/>
          <w:kern w:val="0"/>
          <w:lang w:val="en-GB"/>
          <w14:ligatures w14:val="none"/>
        </w:rPr>
        <w:t>. T</w:t>
      </w:r>
      <w:r w:rsidR="00154038" w:rsidRPr="000C2421">
        <w:rPr>
          <w:rFonts w:ascii="Times New Roman" w:eastAsia="Aptos" w:hAnsi="Times New Roman" w:cs="Times New Roman"/>
          <w:kern w:val="0"/>
          <w:lang w:val="en-GB"/>
          <w14:ligatures w14:val="none"/>
        </w:rPr>
        <w:t xml:space="preserve">he US and the United Kingdom </w:t>
      </w:r>
      <w:r w:rsidR="003878ED" w:rsidRPr="000C2421">
        <w:rPr>
          <w:rFonts w:ascii="Times New Roman" w:eastAsia="Aptos" w:hAnsi="Times New Roman" w:cs="Times New Roman"/>
          <w:kern w:val="0"/>
          <w:lang w:val="en-GB"/>
          <w14:ligatures w14:val="none"/>
        </w:rPr>
        <w:t xml:space="preserve">used this as a justification to </w:t>
      </w:r>
      <w:r w:rsidR="00154038" w:rsidRPr="000C2421">
        <w:rPr>
          <w:rFonts w:ascii="Times New Roman" w:eastAsia="Aptos" w:hAnsi="Times New Roman" w:cs="Times New Roman"/>
          <w:kern w:val="0"/>
          <w:lang w:val="en-GB"/>
          <w14:ligatures w14:val="none"/>
        </w:rPr>
        <w:t xml:space="preserve">invade Afghanistan (October 2001) and Saddam Hussein’s Iraq (March 2003). </w:t>
      </w:r>
    </w:p>
    <w:p w14:paraId="5445A31B" w14:textId="21CAA11B"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In line with his Dutch leadership </w:t>
      </w:r>
      <w:r w:rsidR="00D07FA5" w:rsidRPr="000C2421">
        <w:rPr>
          <w:rFonts w:ascii="Times New Roman" w:eastAsia="Aptos" w:hAnsi="Times New Roman" w:cs="Times New Roman"/>
          <w:kern w:val="0"/>
          <w:lang w:val="en-GB"/>
          <w14:ligatures w14:val="none"/>
        </w:rPr>
        <w:t>approach</w:t>
      </w:r>
      <w:r w:rsidRPr="000C2421">
        <w:rPr>
          <w:rFonts w:ascii="Times New Roman" w:eastAsia="Aptos" w:hAnsi="Times New Roman" w:cs="Times New Roman"/>
          <w:kern w:val="0"/>
          <w:lang w:val="en-GB"/>
          <w14:ligatures w14:val="none"/>
        </w:rPr>
        <w:t xml:space="preserve">, Lubbers started vigorously. Everyone who met him was impressed by his energy and work ethic. His personal involvement was considered genuine. As refugees had no government to stand up for them, he </w:t>
      </w:r>
      <w:r w:rsidR="00F40536" w:rsidRPr="000C2421">
        <w:rPr>
          <w:rFonts w:ascii="Times New Roman" w:eastAsia="Aptos" w:hAnsi="Times New Roman" w:cs="Times New Roman"/>
          <w:kern w:val="0"/>
          <w:lang w:val="en-GB"/>
          <w14:ligatures w14:val="none"/>
        </w:rPr>
        <w:t>view</w:t>
      </w:r>
      <w:r w:rsidRPr="000C2421">
        <w:rPr>
          <w:rFonts w:ascii="Times New Roman" w:eastAsia="Aptos" w:hAnsi="Times New Roman" w:cs="Times New Roman"/>
          <w:kern w:val="0"/>
          <w:lang w:val="en-GB"/>
          <w14:ligatures w14:val="none"/>
        </w:rPr>
        <w:t xml:space="preserve">ed them </w:t>
      </w:r>
      <w:r w:rsidRPr="000C2421">
        <w:rPr>
          <w:rFonts w:ascii="Times New Roman" w:eastAsia="Aptos" w:hAnsi="Times New Roman" w:cs="Times New Roman"/>
          <w:i/>
          <w:iCs/>
          <w:kern w:val="0"/>
          <w:lang w:val="en-GB"/>
          <w14:ligatures w14:val="none"/>
        </w:rPr>
        <w:t>his</w:t>
      </w:r>
      <w:r w:rsidRPr="000C2421">
        <w:rPr>
          <w:rFonts w:ascii="Times New Roman" w:eastAsia="Aptos" w:hAnsi="Times New Roman" w:cs="Times New Roman"/>
          <w:kern w:val="0"/>
          <w:lang w:val="en-GB"/>
          <w14:ligatures w14:val="none"/>
        </w:rPr>
        <w:t xml:space="preserve"> people. Endless meetings were held and stacks of documents reviewed at the large table in his office, where about ten people could sit. </w:t>
      </w:r>
      <w:r w:rsidR="00050955" w:rsidRPr="000C2421">
        <w:rPr>
          <w:rFonts w:ascii="Times New Roman" w:eastAsia="Aptos" w:hAnsi="Times New Roman" w:cs="Times New Roman"/>
          <w:kern w:val="0"/>
          <w:lang w:val="en-GB"/>
          <w14:ligatures w14:val="none"/>
        </w:rPr>
        <w:t>However,</w:t>
      </w:r>
      <w:r w:rsidRPr="000C2421">
        <w:rPr>
          <w:rFonts w:ascii="Times New Roman" w:eastAsia="Aptos" w:hAnsi="Times New Roman" w:cs="Times New Roman"/>
          <w:kern w:val="0"/>
          <w:lang w:val="en-GB"/>
          <w14:ligatures w14:val="none"/>
        </w:rPr>
        <w:t xml:space="preserve"> to the irritation of some managers in the higher echelons, he often paid little attention to bureaucratic hierarchy, simply calling </w:t>
      </w:r>
      <w:r w:rsidRPr="000C2421">
        <w:rPr>
          <w:rFonts w:ascii="Times New Roman" w:hAnsi="Times New Roman" w:cs="Times New Roman"/>
          <w:lang w:val="en-GB"/>
        </w:rPr>
        <w:t xml:space="preserve">the policy officer in charge straight to his office. </w:t>
      </w:r>
      <w:r w:rsidRPr="000C2421">
        <w:rPr>
          <w:rFonts w:ascii="Times New Roman" w:eastAsia="Aptos" w:hAnsi="Times New Roman" w:cs="Times New Roman"/>
          <w:kern w:val="0"/>
          <w:lang w:val="en-GB"/>
          <w14:ligatures w14:val="none"/>
        </w:rPr>
        <w:t xml:space="preserve">The UNHCR’s firefighting mentality was reflected in its annual budget and mandate that had to be renewed every five years. In 2001 the ‘UNHCR 2004’ process was initiated to provide tools to better respond to the new challenges. The temporary limitation of its mandate was </w:t>
      </w:r>
      <w:r w:rsidR="00364B2D" w:rsidRPr="000C2421">
        <w:rPr>
          <w:rFonts w:ascii="Times New Roman" w:eastAsia="Aptos" w:hAnsi="Times New Roman" w:cs="Times New Roman"/>
          <w:kern w:val="0"/>
          <w:lang w:val="en-GB"/>
          <w14:ligatures w14:val="none"/>
        </w:rPr>
        <w:t>lifted,</w:t>
      </w:r>
      <w:r w:rsidRPr="000C2421">
        <w:rPr>
          <w:rFonts w:ascii="Times New Roman" w:eastAsia="Aptos" w:hAnsi="Times New Roman" w:cs="Times New Roman"/>
          <w:kern w:val="0"/>
          <w:lang w:val="en-GB"/>
          <w14:ligatures w14:val="none"/>
        </w:rPr>
        <w:t xml:space="preserve"> and the organization was incorporated into the UN Development Group, which allowed </w:t>
      </w:r>
      <w:r w:rsidR="00491F33" w:rsidRPr="000C2421">
        <w:rPr>
          <w:rFonts w:ascii="Times New Roman" w:eastAsia="Aptos" w:hAnsi="Times New Roman" w:cs="Times New Roman"/>
          <w:kern w:val="0"/>
          <w:lang w:val="en-GB"/>
          <w14:ligatures w14:val="none"/>
        </w:rPr>
        <w:t xml:space="preserve">for </w:t>
      </w:r>
      <w:r w:rsidRPr="000C2421">
        <w:rPr>
          <w:rFonts w:ascii="Times New Roman" w:eastAsia="Aptos" w:hAnsi="Times New Roman" w:cs="Times New Roman"/>
          <w:kern w:val="0"/>
          <w:lang w:val="en-GB"/>
          <w14:ligatures w14:val="none"/>
        </w:rPr>
        <w:t xml:space="preserve">a longer-term focus. As the UNHCR could </w:t>
      </w:r>
      <w:r w:rsidR="00274D86" w:rsidRPr="000C2421">
        <w:rPr>
          <w:rFonts w:ascii="Times New Roman" w:eastAsia="Aptos" w:hAnsi="Times New Roman" w:cs="Times New Roman"/>
          <w:kern w:val="0"/>
          <w:lang w:val="en-GB"/>
          <w14:ligatures w14:val="none"/>
        </w:rPr>
        <w:t xml:space="preserve">indirectly assist with </w:t>
      </w:r>
      <w:r w:rsidRPr="000C2421">
        <w:rPr>
          <w:rFonts w:ascii="Times New Roman" w:eastAsia="Aptos" w:hAnsi="Times New Roman" w:cs="Times New Roman"/>
          <w:kern w:val="0"/>
          <w:lang w:val="en-GB"/>
          <w14:ligatures w14:val="none"/>
        </w:rPr>
        <w:t>prevent</w:t>
      </w:r>
      <w:r w:rsidR="00274D86" w:rsidRPr="000C2421">
        <w:rPr>
          <w:rFonts w:ascii="Times New Roman" w:eastAsia="Aptos" w:hAnsi="Times New Roman" w:cs="Times New Roman"/>
          <w:kern w:val="0"/>
          <w:lang w:val="en-GB"/>
          <w14:ligatures w14:val="none"/>
        </w:rPr>
        <w:t>ing</w:t>
      </w:r>
      <w:r w:rsidRPr="000C2421">
        <w:rPr>
          <w:rFonts w:ascii="Times New Roman" w:eastAsia="Aptos" w:hAnsi="Times New Roman" w:cs="Times New Roman"/>
          <w:kern w:val="0"/>
          <w:lang w:val="en-GB"/>
          <w14:ligatures w14:val="none"/>
        </w:rPr>
        <w:t xml:space="preserve"> terrorism and crime, Lubbers urged its Executive Committee to recognize that the organization’s task encompassed more than humanitarian work and needed a broader financial base. Internally he introduced new insights from the business world, aiming for an agency with a minimum of bureaucracy and hierarchy and a maximum of flexibility, accountability and transparency. In June 2001 he presented his major austerity plan, cutting programs around the world and reducing the staff by about sixteen per cent. In April 2002 he split the Division of Resource Management into one department dealing with financial resources (aimed at sharpening fiscal discipline) and another one dealing with human resources. He also promoted a new corporate culture focused on the exchange of ideas, irrespective of grade, seniority and tenure. In 2004 a consultancy firm reviewed all business </w:t>
      </w:r>
      <w:proofErr w:type="gramStart"/>
      <w:r w:rsidR="00364B2D" w:rsidRPr="000C2421">
        <w:rPr>
          <w:rFonts w:ascii="Times New Roman" w:eastAsia="Aptos" w:hAnsi="Times New Roman" w:cs="Times New Roman"/>
          <w:kern w:val="0"/>
          <w:lang w:val="en-GB"/>
          <w14:ligatures w14:val="none"/>
        </w:rPr>
        <w:t>processes</w:t>
      </w:r>
      <w:proofErr w:type="gramEnd"/>
      <w:r w:rsidRPr="000C2421">
        <w:rPr>
          <w:rFonts w:ascii="Times New Roman" w:eastAsia="Aptos" w:hAnsi="Times New Roman" w:cs="Times New Roman"/>
          <w:kern w:val="0"/>
          <w:lang w:val="en-GB"/>
          <w14:ligatures w14:val="none"/>
        </w:rPr>
        <w:t xml:space="preserve"> and the organization incorporated results-based management practices that rewarded excellence. Lubbers repeatedly expressed his dissatisfaction that the organization’s overall funding was lagging, observing in October 2002 that more energy was put into managing the shortfalls than the budget itself. Executive Committee members often urged </w:t>
      </w:r>
      <w:r w:rsidR="00D07FA5" w:rsidRPr="000C2421">
        <w:rPr>
          <w:rFonts w:ascii="Times New Roman" w:eastAsia="Aptos" w:hAnsi="Times New Roman" w:cs="Times New Roman"/>
          <w:kern w:val="0"/>
          <w:lang w:val="en-GB"/>
          <w14:ligatures w14:val="none"/>
        </w:rPr>
        <w:t xml:space="preserve">the organization </w:t>
      </w:r>
      <w:r w:rsidRPr="000C2421">
        <w:rPr>
          <w:rFonts w:ascii="Times New Roman" w:eastAsia="Aptos" w:hAnsi="Times New Roman" w:cs="Times New Roman"/>
          <w:kern w:val="0"/>
          <w:lang w:val="en-GB"/>
          <w14:ligatures w14:val="none"/>
        </w:rPr>
        <w:t>to increase</w:t>
      </w:r>
      <w:r w:rsidR="00D07FA5" w:rsidRPr="000C2421">
        <w:rPr>
          <w:rFonts w:ascii="Times New Roman" w:eastAsia="Aptos" w:hAnsi="Times New Roman" w:cs="Times New Roman"/>
          <w:kern w:val="0"/>
          <w:lang w:val="en-GB"/>
          <w14:ligatures w14:val="none"/>
        </w:rPr>
        <w:t xml:space="preserve"> it</w:t>
      </w:r>
      <w:r w:rsidRPr="000C2421">
        <w:rPr>
          <w:rFonts w:ascii="Times New Roman" w:eastAsia="Aptos" w:hAnsi="Times New Roman" w:cs="Times New Roman"/>
          <w:kern w:val="0"/>
          <w:lang w:val="en-GB"/>
          <w14:ligatures w14:val="none"/>
        </w:rPr>
        <w:t xml:space="preserve">s presence or raise certain standards, but without </w:t>
      </w:r>
      <w:r w:rsidR="00D07FA5" w:rsidRPr="000C2421">
        <w:rPr>
          <w:rFonts w:ascii="Times New Roman" w:eastAsia="Aptos" w:hAnsi="Times New Roman" w:cs="Times New Roman"/>
          <w:kern w:val="0"/>
          <w:lang w:val="en-GB"/>
          <w14:ligatures w14:val="none"/>
        </w:rPr>
        <w:t xml:space="preserve">having </w:t>
      </w:r>
      <w:r w:rsidRPr="000C2421">
        <w:rPr>
          <w:rFonts w:ascii="Times New Roman" w:eastAsia="Aptos" w:hAnsi="Times New Roman" w:cs="Times New Roman"/>
          <w:kern w:val="0"/>
          <w:lang w:val="en-GB"/>
          <w14:ligatures w14:val="none"/>
        </w:rPr>
        <w:t>budgets for that. Better financial management pa</w:t>
      </w:r>
      <w:r w:rsidR="001F7B37" w:rsidRPr="000C2421">
        <w:rPr>
          <w:rFonts w:ascii="Times New Roman" w:eastAsia="Aptos" w:hAnsi="Times New Roman" w:cs="Times New Roman"/>
          <w:kern w:val="0"/>
          <w:lang w:val="en-GB"/>
          <w14:ligatures w14:val="none"/>
        </w:rPr>
        <w:t>i</w:t>
      </w:r>
      <w:r w:rsidRPr="000C2421">
        <w:rPr>
          <w:rFonts w:ascii="Times New Roman" w:eastAsia="Aptos" w:hAnsi="Times New Roman" w:cs="Times New Roman"/>
          <w:kern w:val="0"/>
          <w:lang w:val="en-GB"/>
          <w14:ligatures w14:val="none"/>
        </w:rPr>
        <w:t xml:space="preserve">d off. After several years of constraints, the organization </w:t>
      </w:r>
      <w:r w:rsidR="00F81FB1" w:rsidRPr="000C2421">
        <w:rPr>
          <w:rFonts w:ascii="Times New Roman" w:eastAsia="Aptos" w:hAnsi="Times New Roman" w:cs="Times New Roman"/>
          <w:kern w:val="0"/>
          <w:lang w:val="en-GB"/>
          <w14:ligatures w14:val="none"/>
        </w:rPr>
        <w:t xml:space="preserve">ended up </w:t>
      </w:r>
      <w:r w:rsidRPr="000C2421">
        <w:rPr>
          <w:rFonts w:ascii="Times New Roman" w:eastAsia="Aptos" w:hAnsi="Times New Roman" w:cs="Times New Roman"/>
          <w:kern w:val="0"/>
          <w:lang w:val="en-GB"/>
          <w14:ligatures w14:val="none"/>
        </w:rPr>
        <w:t>better funded (</w:t>
      </w:r>
      <w:r w:rsidR="00F81FB1" w:rsidRPr="000C2421">
        <w:rPr>
          <w:rFonts w:ascii="Times New Roman" w:eastAsia="Aptos" w:hAnsi="Times New Roman" w:cs="Times New Roman"/>
          <w:kern w:val="0"/>
          <w:lang w:val="en-GB"/>
          <w14:ligatures w14:val="none"/>
        </w:rPr>
        <w:t xml:space="preserve">by </w:t>
      </w:r>
      <w:r w:rsidRPr="000C2421">
        <w:rPr>
          <w:rFonts w:ascii="Times New Roman" w:eastAsia="Aptos" w:hAnsi="Times New Roman" w:cs="Times New Roman"/>
          <w:kern w:val="0"/>
          <w:lang w:val="en-GB"/>
          <w14:ligatures w14:val="none"/>
        </w:rPr>
        <w:t>late 2003) and no longer in a financial crisis (</w:t>
      </w:r>
      <w:r w:rsidR="00F81FB1" w:rsidRPr="000C2421">
        <w:rPr>
          <w:rFonts w:ascii="Times New Roman" w:eastAsia="Aptos" w:hAnsi="Times New Roman" w:cs="Times New Roman"/>
          <w:kern w:val="0"/>
          <w:lang w:val="en-GB"/>
          <w14:ligatures w14:val="none"/>
        </w:rPr>
        <w:t xml:space="preserve">by </w:t>
      </w:r>
      <w:r w:rsidRPr="000C2421">
        <w:rPr>
          <w:rFonts w:ascii="Times New Roman" w:eastAsia="Aptos" w:hAnsi="Times New Roman" w:cs="Times New Roman"/>
          <w:kern w:val="0"/>
          <w:lang w:val="en-GB"/>
          <w14:ligatures w14:val="none"/>
        </w:rPr>
        <w:t>October 2004).</w:t>
      </w:r>
    </w:p>
    <w:p w14:paraId="0E8F13BC" w14:textId="5EADDE3B" w:rsidR="00154038" w:rsidRPr="000C2421" w:rsidRDefault="00154038" w:rsidP="00BD7791">
      <w:pPr>
        <w:spacing w:after="0" w:line="240" w:lineRule="auto"/>
        <w:ind w:firstLine="709"/>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During Lubbers’ term in office the number of refugees decreased from 22 to 17 million. In the Balkans more than one million returned home after the war’s end in 1999. In 2002 nearly two million refugees returned to Afghanistan, the largest refugee repatriation in three decades. Peace also came to Angola, Sierra Leone and Sri Lanka, while East Timor became independent. 2003 was another positive year, albeit tainted by the bombing of the UN headquarters in Baghdad, Iraq, killing 22 people, among them </w:t>
      </w:r>
      <w:r w:rsidR="00751873" w:rsidRPr="000C2421">
        <w:rPr>
          <w:rFonts w:ascii="Times New Roman" w:eastAsia="Aptos" w:hAnsi="Times New Roman" w:cs="Times New Roman"/>
          <w:kern w:val="0"/>
          <w:lang w:val="en-GB"/>
          <w14:ligatures w14:val="none"/>
        </w:rPr>
        <w:t xml:space="preserve">UN High Commissioner for Human Rights </w:t>
      </w:r>
      <w:r w:rsidRPr="000C2421">
        <w:rPr>
          <w:rFonts w:ascii="Times New Roman" w:eastAsia="Aptos" w:hAnsi="Times New Roman" w:cs="Times New Roman"/>
          <w:kern w:val="0"/>
          <w:lang w:val="en-GB"/>
          <w14:ligatures w14:val="none"/>
        </w:rPr>
        <w:t xml:space="preserve">Sergio Vieira de Mello. Major repatriation operations took place in Afghanistan, Angola and Eritrea. Over the years there were fewer conflicts, except for the Darfur region in Sudan. Simultaneously a less friendly climate towards refugees began to prevail. Lubbers attributed this to heightened security and global terrorism concerns and the widespread xenophobia </w:t>
      </w:r>
      <w:proofErr w:type="spellStart"/>
      <w:r w:rsidRPr="000C2421">
        <w:rPr>
          <w:rFonts w:ascii="Times New Roman" w:eastAsia="Aptos" w:hAnsi="Times New Roman" w:cs="Times New Roman"/>
          <w:kern w:val="0"/>
          <w:lang w:val="en-GB"/>
          <w14:ligatures w14:val="none"/>
        </w:rPr>
        <w:t>fueled</w:t>
      </w:r>
      <w:proofErr w:type="spellEnd"/>
      <w:r w:rsidRPr="000C2421">
        <w:rPr>
          <w:rFonts w:ascii="Times New Roman" w:eastAsia="Aptos" w:hAnsi="Times New Roman" w:cs="Times New Roman"/>
          <w:kern w:val="0"/>
          <w:lang w:val="en-GB"/>
          <w14:ligatures w14:val="none"/>
        </w:rPr>
        <w:t xml:space="preserve"> by politicians. He characterized 2004 as a reasonably good year in a troublesome world, but </w:t>
      </w:r>
      <w:r w:rsidRPr="000C2421">
        <w:rPr>
          <w:rFonts w:ascii="Times New Roman" w:eastAsia="Aptos" w:hAnsi="Times New Roman" w:cs="Times New Roman"/>
          <w:kern w:val="0"/>
          <w:lang w:val="en-GB"/>
          <w14:ligatures w14:val="none"/>
        </w:rPr>
        <w:lastRenderedPageBreak/>
        <w:t xml:space="preserve">was pessimistic about Iraq, where all UN staff were withdrawn. </w:t>
      </w:r>
      <w:r w:rsidR="007431DD" w:rsidRPr="000C2421">
        <w:rPr>
          <w:rFonts w:ascii="Times New Roman" w:eastAsia="Aptos" w:hAnsi="Times New Roman" w:cs="Times New Roman"/>
          <w:kern w:val="0"/>
          <w:lang w:val="en-GB"/>
          <w14:ligatures w14:val="none"/>
        </w:rPr>
        <w:t>A</w:t>
      </w:r>
      <w:r w:rsidRPr="000C2421">
        <w:rPr>
          <w:rFonts w:ascii="Times New Roman" w:eastAsia="Aptos" w:hAnsi="Times New Roman" w:cs="Times New Roman"/>
          <w:kern w:val="0"/>
          <w:lang w:val="en-GB"/>
          <w14:ligatures w14:val="none"/>
        </w:rPr>
        <w:t>nti-American sentiment was growing, with the UNHCR regarded as American-sided, which prevented it from functioning effectively in the Islamic world.</w:t>
      </w:r>
    </w:p>
    <w:p w14:paraId="21F4CD5E" w14:textId="35876AB0" w:rsidR="00154038" w:rsidRPr="000C2421" w:rsidRDefault="00154038" w:rsidP="00BD7791">
      <w:pPr>
        <w:spacing w:after="0" w:line="240" w:lineRule="auto"/>
        <w:ind w:firstLine="709"/>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Lubbers made frequent trips</w:t>
      </w:r>
      <w:r w:rsidR="00702AD0" w:rsidRPr="000C2421">
        <w:rPr>
          <w:rFonts w:ascii="Times New Roman" w:eastAsia="Aptos" w:hAnsi="Times New Roman" w:cs="Times New Roman"/>
          <w:kern w:val="0"/>
          <w:lang w:val="en-GB"/>
          <w14:ligatures w14:val="none"/>
        </w:rPr>
        <w:t xml:space="preserve"> as High Commissioner</w:t>
      </w:r>
      <w:r w:rsidRPr="000C2421">
        <w:rPr>
          <w:rFonts w:ascii="Times New Roman" w:eastAsia="Aptos" w:hAnsi="Times New Roman" w:cs="Times New Roman"/>
          <w:kern w:val="0"/>
          <w:lang w:val="en-GB"/>
          <w14:ligatures w14:val="none"/>
        </w:rPr>
        <w:t>, all of which he paid for himself. Almost every month he visited conflict areas to stay personally informed and encourage his staff. Shortly before the US invasion</w:t>
      </w:r>
      <w:r w:rsidR="00690C0D" w:rsidRPr="000C2421">
        <w:rPr>
          <w:rFonts w:ascii="Times New Roman" w:eastAsia="Aptos" w:hAnsi="Times New Roman" w:cs="Times New Roman"/>
          <w:kern w:val="0"/>
          <w:lang w:val="en-GB"/>
          <w14:ligatures w14:val="none"/>
        </w:rPr>
        <w:t xml:space="preserve"> of Afghanistan</w:t>
      </w:r>
      <w:r w:rsidRPr="000C2421">
        <w:rPr>
          <w:rFonts w:ascii="Times New Roman" w:eastAsia="Aptos" w:hAnsi="Times New Roman" w:cs="Times New Roman"/>
          <w:kern w:val="0"/>
          <w:lang w:val="en-GB"/>
          <w14:ligatures w14:val="none"/>
        </w:rPr>
        <w:t xml:space="preserve"> following </w:t>
      </w:r>
      <w:r w:rsidR="0085086B" w:rsidRPr="000C2421">
        <w:rPr>
          <w:rFonts w:ascii="Times New Roman" w:eastAsia="Aptos" w:hAnsi="Times New Roman" w:cs="Times New Roman"/>
          <w:kern w:val="0"/>
          <w:lang w:val="en-GB"/>
          <w14:ligatures w14:val="none"/>
        </w:rPr>
        <w:t xml:space="preserve">the September 11 </w:t>
      </w:r>
      <w:proofErr w:type="gramStart"/>
      <w:r w:rsidR="0085086B" w:rsidRPr="000C2421">
        <w:rPr>
          <w:rFonts w:ascii="Times New Roman" w:eastAsia="Aptos" w:hAnsi="Times New Roman" w:cs="Times New Roman"/>
          <w:kern w:val="0"/>
          <w:lang w:val="en-GB"/>
          <w14:ligatures w14:val="none"/>
        </w:rPr>
        <w:t>attacks</w:t>
      </w:r>
      <w:proofErr w:type="gramEnd"/>
      <w:r w:rsidRPr="000C2421">
        <w:rPr>
          <w:rFonts w:ascii="Times New Roman" w:eastAsia="Aptos" w:hAnsi="Times New Roman" w:cs="Times New Roman"/>
          <w:kern w:val="0"/>
          <w:lang w:val="en-GB"/>
          <w14:ligatures w14:val="none"/>
        </w:rPr>
        <w:t xml:space="preserve"> he took a small plane to </w:t>
      </w:r>
      <w:r w:rsidR="00690C0D" w:rsidRPr="000C2421">
        <w:rPr>
          <w:rFonts w:ascii="Times New Roman" w:eastAsia="Aptos" w:hAnsi="Times New Roman" w:cs="Times New Roman"/>
          <w:kern w:val="0"/>
          <w:lang w:val="en-GB"/>
          <w14:ligatures w14:val="none"/>
        </w:rPr>
        <w:t xml:space="preserve">the country </w:t>
      </w:r>
      <w:r w:rsidRPr="000C2421">
        <w:rPr>
          <w:rFonts w:ascii="Times New Roman" w:eastAsia="Aptos" w:hAnsi="Times New Roman" w:cs="Times New Roman"/>
          <w:kern w:val="0"/>
          <w:lang w:val="en-GB"/>
          <w14:ligatures w14:val="none"/>
        </w:rPr>
        <w:t>to negotiate with the Taliban</w:t>
      </w:r>
      <w:r w:rsidR="00690C0D"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w:t>
      </w:r>
      <w:r w:rsidR="00690C0D" w:rsidRPr="000C2421">
        <w:rPr>
          <w:rFonts w:ascii="Times New Roman" w:eastAsia="Aptos" w:hAnsi="Times New Roman" w:cs="Times New Roman"/>
          <w:kern w:val="0"/>
          <w:lang w:val="en-GB"/>
          <w14:ligatures w14:val="none"/>
        </w:rPr>
        <w:t>L</w:t>
      </w:r>
      <w:r w:rsidRPr="000C2421">
        <w:rPr>
          <w:rFonts w:ascii="Times New Roman" w:eastAsia="Aptos" w:hAnsi="Times New Roman" w:cs="Times New Roman"/>
          <w:kern w:val="0"/>
          <w:lang w:val="en-GB"/>
          <w14:ligatures w14:val="none"/>
        </w:rPr>
        <w:t>ater</w:t>
      </w:r>
      <w:r w:rsidR="00690C0D"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after discussions with the </w:t>
      </w:r>
      <w:r w:rsidR="00690C0D" w:rsidRPr="000C2421">
        <w:rPr>
          <w:rFonts w:ascii="Times New Roman" w:eastAsia="Aptos" w:hAnsi="Times New Roman" w:cs="Times New Roman"/>
          <w:kern w:val="0"/>
          <w:lang w:val="en-GB"/>
          <w14:ligatures w14:val="none"/>
        </w:rPr>
        <w:t xml:space="preserve">Congolese </w:t>
      </w:r>
      <w:r w:rsidRPr="000C2421">
        <w:rPr>
          <w:rFonts w:ascii="Times New Roman" w:eastAsia="Aptos" w:hAnsi="Times New Roman" w:cs="Times New Roman"/>
          <w:kern w:val="0"/>
          <w:lang w:val="en-GB"/>
          <w14:ligatures w14:val="none"/>
        </w:rPr>
        <w:t xml:space="preserve">government, he travelled into the jungle to meet a rebel leader. He regarded direct talks </w:t>
      </w:r>
      <w:r w:rsidR="00000DF0" w:rsidRPr="000C2421">
        <w:rPr>
          <w:rFonts w:ascii="Times New Roman" w:eastAsia="Aptos" w:hAnsi="Times New Roman" w:cs="Times New Roman"/>
          <w:kern w:val="0"/>
          <w:lang w:val="en-GB"/>
          <w14:ligatures w14:val="none"/>
        </w:rPr>
        <w:t>with</w:t>
      </w:r>
      <w:r w:rsidRPr="000C2421">
        <w:rPr>
          <w:rFonts w:ascii="Times New Roman" w:eastAsia="Aptos" w:hAnsi="Times New Roman" w:cs="Times New Roman"/>
          <w:kern w:val="0"/>
          <w:lang w:val="en-GB"/>
          <w14:ligatures w14:val="none"/>
        </w:rPr>
        <w:t xml:space="preserve"> regional opponents and warlords </w:t>
      </w:r>
      <w:r w:rsidR="00000DF0" w:rsidRPr="000C2421">
        <w:rPr>
          <w:rFonts w:ascii="Times New Roman" w:eastAsia="Aptos" w:hAnsi="Times New Roman" w:cs="Times New Roman"/>
          <w:kern w:val="0"/>
          <w:lang w:val="en-GB"/>
          <w14:ligatures w14:val="none"/>
        </w:rPr>
        <w:t xml:space="preserve">as </w:t>
      </w:r>
      <w:r w:rsidRPr="000C2421">
        <w:rPr>
          <w:rFonts w:ascii="Times New Roman" w:eastAsia="Aptos" w:hAnsi="Times New Roman" w:cs="Times New Roman"/>
          <w:kern w:val="0"/>
          <w:lang w:val="en-GB"/>
          <w14:ligatures w14:val="none"/>
        </w:rPr>
        <w:t xml:space="preserve">necessary for later negotiations, with the refugee situation always of greatest importance to ensure safe escape, shelter and return. </w:t>
      </w:r>
      <w:r w:rsidR="00000DF0" w:rsidRPr="000C2421">
        <w:rPr>
          <w:rFonts w:ascii="Times New Roman" w:eastAsia="Aptos" w:hAnsi="Times New Roman" w:cs="Times New Roman"/>
          <w:kern w:val="0"/>
          <w:lang w:val="en-GB"/>
          <w14:ligatures w14:val="none"/>
        </w:rPr>
        <w:t>His trips</w:t>
      </w:r>
      <w:r w:rsidRPr="000C2421">
        <w:rPr>
          <w:rFonts w:ascii="Times New Roman" w:eastAsia="Aptos" w:hAnsi="Times New Roman" w:cs="Times New Roman"/>
          <w:kern w:val="0"/>
          <w:lang w:val="en-GB"/>
          <w14:ligatures w14:val="none"/>
        </w:rPr>
        <w:t xml:space="preserve"> lasted about four to ten days. The suffering did not leave him unaffected, as he showed. These passionate years turned out to be very exhausting for </w:t>
      </w:r>
      <w:r w:rsidR="008D05AC" w:rsidRPr="000C2421">
        <w:rPr>
          <w:rFonts w:ascii="Times New Roman" w:eastAsia="Aptos" w:hAnsi="Times New Roman" w:cs="Times New Roman"/>
          <w:kern w:val="0"/>
          <w:lang w:val="en-GB"/>
          <w14:ligatures w14:val="none"/>
        </w:rPr>
        <w:t xml:space="preserve">the </w:t>
      </w:r>
      <w:r w:rsidRPr="000C2421">
        <w:rPr>
          <w:rFonts w:ascii="Times New Roman" w:eastAsia="Aptos" w:hAnsi="Times New Roman" w:cs="Times New Roman"/>
          <w:kern w:val="0"/>
          <w:lang w:val="en-GB"/>
          <w14:ligatures w14:val="none"/>
        </w:rPr>
        <w:t xml:space="preserve">well over sixty-year-old Lubbers, both mentally and physically. </w:t>
      </w:r>
      <w:r w:rsidR="00A004F4" w:rsidRPr="000C2421">
        <w:rPr>
          <w:rFonts w:ascii="Times New Roman" w:hAnsi="Times New Roman" w:cs="Times New Roman"/>
          <w:kern w:val="0"/>
          <w:lang w:val="en-GB"/>
        </w:rPr>
        <w:t>He</w:t>
      </w:r>
      <w:r w:rsidR="00F457F4" w:rsidRPr="000C2421">
        <w:rPr>
          <w:rFonts w:ascii="Times New Roman" w:hAnsi="Times New Roman" w:cs="Times New Roman"/>
          <w:kern w:val="0"/>
          <w:lang w:val="en-GB"/>
        </w:rPr>
        <w:t xml:space="preserve"> occasionally returned early from trips due to gastro-intestinal symptoms ostensibly due to hygiene in camps, but eventually it was discovered he was suffering from a narrowing of blood vessels, requiring an angioplasty</w:t>
      </w:r>
      <w:r w:rsidRPr="000C2421">
        <w:rPr>
          <w:rFonts w:ascii="Times New Roman" w:eastAsia="Aptos" w:hAnsi="Times New Roman" w:cs="Times New Roman"/>
          <w:kern w:val="0"/>
          <w:lang w:val="en-GB"/>
          <w14:ligatures w14:val="none"/>
        </w:rPr>
        <w:t xml:space="preserve">. </w:t>
      </w:r>
    </w:p>
    <w:p w14:paraId="47776039" w14:textId="5BDE79B7"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As High Commissioner Lubbers acted as guardian of the right to asylum, being the highest advocate for refugees and the </w:t>
      </w:r>
      <w:r w:rsidR="001F7B37" w:rsidRPr="000C2421">
        <w:rPr>
          <w:rFonts w:ascii="Times New Roman" w:eastAsia="Aptos" w:hAnsi="Times New Roman" w:cs="Times New Roman"/>
          <w:kern w:val="0"/>
          <w:lang w:val="en-GB"/>
          <w14:ligatures w14:val="none"/>
        </w:rPr>
        <w:t>CEO</w:t>
      </w:r>
      <w:r w:rsidRPr="000C2421">
        <w:rPr>
          <w:rFonts w:ascii="Times New Roman" w:eastAsia="Aptos" w:hAnsi="Times New Roman" w:cs="Times New Roman"/>
          <w:kern w:val="0"/>
          <w:lang w:val="en-GB"/>
          <w14:ligatures w14:val="none"/>
        </w:rPr>
        <w:t xml:space="preserve"> who stood up for his staff. He diligently fulfilled all roles. Fearing a new humanitarian disaster, he urged the EU to monitor the situation in Kosovo in February 2001. In March he addressed the UN Human Rights Commission, warning that refugees and economic migrants had become seriously confused in the public mind by extremist politicians </w:t>
      </w:r>
      <w:r w:rsidR="00D01722" w:rsidRPr="000C2421">
        <w:rPr>
          <w:rFonts w:ascii="Times New Roman" w:eastAsia="Aptos" w:hAnsi="Times New Roman" w:cs="Times New Roman"/>
          <w:kern w:val="0"/>
          <w:lang w:val="en-GB"/>
          <w14:ligatures w14:val="none"/>
        </w:rPr>
        <w:t>who</w:t>
      </w:r>
      <w:r w:rsidRPr="000C2421">
        <w:rPr>
          <w:rFonts w:ascii="Times New Roman" w:eastAsia="Aptos" w:hAnsi="Times New Roman" w:cs="Times New Roman"/>
          <w:kern w:val="0"/>
          <w:lang w:val="en-GB"/>
          <w14:ligatures w14:val="none"/>
        </w:rPr>
        <w:t xml:space="preserve"> stereotyp</w:t>
      </w:r>
      <w:r w:rsidR="00D01722" w:rsidRPr="000C2421">
        <w:rPr>
          <w:rFonts w:ascii="Times New Roman" w:eastAsia="Aptos" w:hAnsi="Times New Roman" w:cs="Times New Roman"/>
          <w:kern w:val="0"/>
          <w:lang w:val="en-GB"/>
          <w14:ligatures w14:val="none"/>
        </w:rPr>
        <w:t>ed</w:t>
      </w:r>
      <w:r w:rsidRPr="000C2421">
        <w:rPr>
          <w:rFonts w:ascii="Times New Roman" w:eastAsia="Aptos" w:hAnsi="Times New Roman" w:cs="Times New Roman"/>
          <w:kern w:val="0"/>
          <w:lang w:val="en-GB"/>
          <w14:ligatures w14:val="none"/>
        </w:rPr>
        <w:t xml:space="preserve"> refugees as social threats. On 10 October 2001, three days after the invasion of Afghanistan, he pointed to the increasing risk of people associating terrorist attacks with Afghans, refugees and Muslims. In February 2002 he objected to the Australian practice of detaining asylum seekers and in September he called on Rwanda to stop the forced return of Congolese refugees. In virtually every </w:t>
      </w:r>
      <w:r w:rsidR="00D01722" w:rsidRPr="000C2421">
        <w:rPr>
          <w:rFonts w:ascii="Times New Roman" w:eastAsia="Aptos" w:hAnsi="Times New Roman" w:cs="Times New Roman"/>
          <w:kern w:val="0"/>
          <w:lang w:val="en-GB"/>
          <w14:ligatures w14:val="none"/>
        </w:rPr>
        <w:t>crisis</w:t>
      </w:r>
      <w:r w:rsidRPr="000C2421">
        <w:rPr>
          <w:rFonts w:ascii="Times New Roman" w:eastAsia="Aptos" w:hAnsi="Times New Roman" w:cs="Times New Roman"/>
          <w:kern w:val="0"/>
          <w:lang w:val="en-GB"/>
          <w14:ligatures w14:val="none"/>
        </w:rPr>
        <w:t xml:space="preserve"> he insisted on opening the borders. He also briefed the UN Security Council on </w:t>
      </w:r>
      <w:r w:rsidR="008110FA" w:rsidRPr="000C2421">
        <w:rPr>
          <w:rFonts w:ascii="Times New Roman" w:eastAsia="Aptos" w:hAnsi="Times New Roman" w:cs="Times New Roman"/>
          <w:kern w:val="0"/>
          <w:lang w:val="en-GB"/>
          <w14:ligatures w14:val="none"/>
        </w:rPr>
        <w:t xml:space="preserve">specific </w:t>
      </w:r>
      <w:r w:rsidRPr="000C2421">
        <w:rPr>
          <w:rFonts w:ascii="Times New Roman" w:eastAsia="Aptos" w:hAnsi="Times New Roman" w:cs="Times New Roman"/>
          <w:kern w:val="0"/>
          <w:lang w:val="en-GB"/>
          <w14:ligatures w14:val="none"/>
        </w:rPr>
        <w:t>humanitarian crises</w:t>
      </w:r>
      <w:r w:rsidR="008110FA" w:rsidRPr="000C2421">
        <w:rPr>
          <w:rFonts w:ascii="Times New Roman" w:eastAsia="Aptos" w:hAnsi="Times New Roman" w:cs="Times New Roman"/>
          <w:kern w:val="0"/>
          <w:lang w:val="en-GB"/>
          <w14:ligatures w14:val="none"/>
        </w:rPr>
        <w:t xml:space="preserve">: in February 2002 in relation to the situation in Sierra Leone and in May 2004 </w:t>
      </w:r>
      <w:r w:rsidR="00F40536" w:rsidRPr="000C2421">
        <w:rPr>
          <w:rFonts w:ascii="Times New Roman" w:eastAsia="Aptos" w:hAnsi="Times New Roman" w:cs="Times New Roman"/>
          <w:kern w:val="0"/>
          <w:lang w:val="en-GB"/>
          <w14:ligatures w14:val="none"/>
        </w:rPr>
        <w:t>on</w:t>
      </w:r>
      <w:r w:rsidR="008110FA" w:rsidRPr="000C2421">
        <w:rPr>
          <w:rFonts w:ascii="Times New Roman" w:eastAsia="Aptos" w:hAnsi="Times New Roman" w:cs="Times New Roman"/>
          <w:kern w:val="0"/>
          <w:lang w:val="en-GB"/>
          <w14:ligatures w14:val="none"/>
        </w:rPr>
        <w:t xml:space="preserve"> Darfur</w:t>
      </w:r>
      <w:r w:rsidRPr="000C2421">
        <w:rPr>
          <w:rFonts w:ascii="Times New Roman" w:eastAsia="Aptos" w:hAnsi="Times New Roman" w:cs="Times New Roman"/>
          <w:kern w:val="0"/>
          <w:lang w:val="en-GB"/>
          <w14:ligatures w14:val="none"/>
        </w:rPr>
        <w:t>. In October 2002 Lubbers expressed strong criticism of a research report by the UN Office of Internal Oversight Services on the issue of sexual exploitation in West Africa. He felt that the report had unfairly damaged the reputation of his staff</w:t>
      </w:r>
      <w:r w:rsidR="00E5580B" w:rsidRPr="000C2421">
        <w:rPr>
          <w:rFonts w:ascii="Times New Roman" w:eastAsia="Aptos" w:hAnsi="Times New Roman" w:cs="Times New Roman"/>
          <w:kern w:val="0"/>
          <w:lang w:val="en-GB"/>
          <w14:ligatures w14:val="none"/>
        </w:rPr>
        <w:t xml:space="preserve"> and</w:t>
      </w:r>
      <w:r w:rsidRPr="000C2421">
        <w:rPr>
          <w:rFonts w:ascii="Times New Roman" w:eastAsia="Aptos" w:hAnsi="Times New Roman" w:cs="Times New Roman"/>
          <w:kern w:val="0"/>
          <w:lang w:val="en-GB"/>
          <w14:ligatures w14:val="none"/>
        </w:rPr>
        <w:t xml:space="preserve"> argued that the abuse was committed by peacekeepers and the photos in the report had been tampered with. He was then criticized for his handling of this issue. Later</w:t>
      </w:r>
      <w:r w:rsidR="00A004F4"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Lubbers suggested this might have played a role in his forced resignation in 2005.</w:t>
      </w:r>
    </w:p>
    <w:p w14:paraId="49B332B6" w14:textId="4747C483" w:rsidR="00154038"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kern w:val="0"/>
          <w:lang w:val="en-GB"/>
          <w14:ligatures w14:val="none"/>
        </w:rPr>
        <w:t xml:space="preserve">Just before the US-led invasion of Iraq in March 2003 Lubbers warned </w:t>
      </w:r>
      <w:r w:rsidR="00B90209" w:rsidRPr="000C2421">
        <w:rPr>
          <w:rFonts w:ascii="Times New Roman" w:eastAsia="Aptos" w:hAnsi="Times New Roman" w:cs="Times New Roman"/>
          <w:kern w:val="0"/>
          <w:lang w:val="en-GB"/>
          <w14:ligatures w14:val="none"/>
        </w:rPr>
        <w:t>against</w:t>
      </w:r>
      <w:r w:rsidRPr="000C2421">
        <w:rPr>
          <w:rFonts w:ascii="Times New Roman" w:eastAsia="Aptos" w:hAnsi="Times New Roman" w:cs="Times New Roman"/>
          <w:kern w:val="0"/>
          <w:lang w:val="en-GB"/>
          <w14:ligatures w14:val="none"/>
        </w:rPr>
        <w:t xml:space="preserve"> any large-scale relief operation for Iraqis com</w:t>
      </w:r>
      <w:r w:rsidR="00B90209" w:rsidRPr="000C2421">
        <w:rPr>
          <w:rFonts w:ascii="Times New Roman" w:eastAsia="Aptos" w:hAnsi="Times New Roman" w:cs="Times New Roman"/>
          <w:kern w:val="0"/>
          <w:lang w:val="en-GB"/>
          <w14:ligatures w14:val="none"/>
        </w:rPr>
        <w:t>ing</w:t>
      </w:r>
      <w:r w:rsidRPr="000C2421">
        <w:rPr>
          <w:rFonts w:ascii="Times New Roman" w:eastAsia="Aptos" w:hAnsi="Times New Roman" w:cs="Times New Roman"/>
          <w:kern w:val="0"/>
          <w:lang w:val="en-GB"/>
          <w14:ligatures w14:val="none"/>
        </w:rPr>
        <w:t xml:space="preserve"> at the expense of vital aid programmes in Africa</w:t>
      </w:r>
      <w:r w:rsidR="00D92C01" w:rsidRPr="000C2421">
        <w:rPr>
          <w:rFonts w:ascii="Times New Roman" w:eastAsia="Aptos" w:hAnsi="Times New Roman" w:cs="Times New Roman"/>
          <w:kern w:val="0"/>
          <w:lang w:val="en-GB"/>
          <w14:ligatures w14:val="none"/>
        </w:rPr>
        <w:t xml:space="preserve"> since</w:t>
      </w:r>
      <w:r w:rsidRPr="000C2421">
        <w:rPr>
          <w:rFonts w:ascii="Times New Roman" w:eastAsia="Aptos" w:hAnsi="Times New Roman" w:cs="Times New Roman"/>
          <w:kern w:val="0"/>
          <w:lang w:val="en-GB"/>
          <w14:ligatures w14:val="none"/>
        </w:rPr>
        <w:t xml:space="preserve"> too many people in the world had </w:t>
      </w:r>
      <w:r w:rsidR="00D92C01" w:rsidRPr="000C2421">
        <w:rPr>
          <w:rFonts w:ascii="Times New Roman" w:eastAsia="Aptos" w:hAnsi="Times New Roman" w:cs="Times New Roman"/>
          <w:kern w:val="0"/>
          <w:lang w:val="en-GB"/>
          <w14:ligatures w14:val="none"/>
        </w:rPr>
        <w:t xml:space="preserve">already </w:t>
      </w:r>
      <w:r w:rsidRPr="000C2421">
        <w:rPr>
          <w:rFonts w:ascii="Times New Roman" w:eastAsia="Aptos" w:hAnsi="Times New Roman" w:cs="Times New Roman"/>
          <w:kern w:val="0"/>
          <w:lang w:val="en-GB"/>
          <w14:ligatures w14:val="none"/>
        </w:rPr>
        <w:t xml:space="preserve">paid a price because of the international </w:t>
      </w:r>
      <w:r w:rsidR="00CE2B57" w:rsidRPr="000C2421">
        <w:rPr>
          <w:rFonts w:ascii="Times New Roman" w:eastAsia="Aptos" w:hAnsi="Times New Roman" w:cs="Times New Roman"/>
          <w:kern w:val="0"/>
          <w:lang w:val="en-GB"/>
          <w14:ligatures w14:val="none"/>
        </w:rPr>
        <w:t xml:space="preserve">community’s </w:t>
      </w:r>
      <w:r w:rsidRPr="000C2421">
        <w:rPr>
          <w:rFonts w:ascii="Times New Roman" w:eastAsia="Aptos" w:hAnsi="Times New Roman" w:cs="Times New Roman"/>
          <w:kern w:val="0"/>
          <w:lang w:val="en-GB"/>
          <w14:ligatures w14:val="none"/>
        </w:rPr>
        <w:t>focus on Iraq. Shortly thereafter, he also turned against the US introduction of detention for incoming asylum seekers from thirty classified (mainly Islamic) countries, as these measures were in violation of international human rights norms and standards. In the case of Iraq, Lubbers argued that the US had not sufficiently considered the possibility of supporting the weapons inspectors with UN peacekeepers</w:t>
      </w:r>
      <w:r w:rsidR="00782CD2" w:rsidRPr="000C2421">
        <w:rPr>
          <w:rFonts w:ascii="Times New Roman" w:eastAsia="Aptos" w:hAnsi="Times New Roman" w:cs="Times New Roman"/>
          <w:kern w:val="0"/>
          <w:lang w:val="en-GB"/>
          <w14:ligatures w14:val="none"/>
        </w:rPr>
        <w:t xml:space="preserve"> and that</w:t>
      </w:r>
      <w:r w:rsidRPr="000C2421">
        <w:rPr>
          <w:rFonts w:ascii="Times New Roman" w:eastAsia="Aptos" w:hAnsi="Times New Roman" w:cs="Times New Roman"/>
          <w:kern w:val="0"/>
          <w:lang w:val="en-GB"/>
          <w14:ligatures w14:val="none"/>
        </w:rPr>
        <w:t xml:space="preserve"> </w:t>
      </w:r>
      <w:r w:rsidR="00782CD2" w:rsidRPr="000C2421">
        <w:rPr>
          <w:rFonts w:ascii="Times New Roman" w:eastAsia="Aptos" w:hAnsi="Times New Roman" w:cs="Times New Roman"/>
          <w:kern w:val="0"/>
          <w:lang w:val="en-GB"/>
          <w14:ligatures w14:val="none"/>
        </w:rPr>
        <w:t>t</w:t>
      </w:r>
      <w:r w:rsidRPr="000C2421">
        <w:rPr>
          <w:rFonts w:ascii="Times New Roman" w:eastAsia="Aptos" w:hAnsi="Times New Roman" w:cs="Times New Roman"/>
          <w:kern w:val="0"/>
          <w:lang w:val="en-GB"/>
          <w14:ligatures w14:val="none"/>
        </w:rPr>
        <w:t xml:space="preserve">he UN should have been at the centre of any solution. Lubbers repeatedly made direct contact with EU institutions. </w:t>
      </w:r>
      <w:r w:rsidRPr="000C2421">
        <w:rPr>
          <w:rFonts w:ascii="Times New Roman" w:hAnsi="Times New Roman" w:cs="Times New Roman"/>
          <w:lang w:val="en-GB"/>
        </w:rPr>
        <w:t xml:space="preserve">At an informal meeting with the European Council in </w:t>
      </w:r>
      <w:proofErr w:type="gramStart"/>
      <w:r w:rsidRPr="000C2421">
        <w:rPr>
          <w:rFonts w:ascii="Times New Roman" w:hAnsi="Times New Roman" w:cs="Times New Roman"/>
          <w:lang w:val="en-GB"/>
        </w:rPr>
        <w:t>March 2003</w:t>
      </w:r>
      <w:proofErr w:type="gramEnd"/>
      <w:r w:rsidRPr="000C2421">
        <w:rPr>
          <w:rFonts w:ascii="Times New Roman" w:hAnsi="Times New Roman" w:cs="Times New Roman"/>
          <w:lang w:val="en-GB"/>
        </w:rPr>
        <w:t xml:space="preserve"> he launched a plan for a common asylum policy under UNHCR guidance. After joint processing, refugees found in need of protection should be granted asylum in one of the EU countries, taking into consideration their needs and skills. For those not found in need of protection, collective EU action should be taken to ensure the</w:t>
      </w:r>
      <w:r w:rsidR="009C2719" w:rsidRPr="000C2421">
        <w:rPr>
          <w:rFonts w:ascii="Times New Roman" w:hAnsi="Times New Roman" w:cs="Times New Roman"/>
          <w:lang w:val="en-GB"/>
        </w:rPr>
        <w:t>ir</w:t>
      </w:r>
      <w:r w:rsidRPr="000C2421">
        <w:rPr>
          <w:rFonts w:ascii="Times New Roman" w:hAnsi="Times New Roman" w:cs="Times New Roman"/>
          <w:lang w:val="en-GB"/>
        </w:rPr>
        <w:t xml:space="preserve"> </w:t>
      </w:r>
      <w:r w:rsidR="009C2719" w:rsidRPr="000C2421">
        <w:rPr>
          <w:rFonts w:ascii="Times New Roman" w:hAnsi="Times New Roman" w:cs="Times New Roman"/>
          <w:lang w:val="en-GB"/>
        </w:rPr>
        <w:t xml:space="preserve">prompt </w:t>
      </w:r>
      <w:r w:rsidRPr="000C2421">
        <w:rPr>
          <w:rFonts w:ascii="Times New Roman" w:hAnsi="Times New Roman" w:cs="Times New Roman"/>
          <w:lang w:val="en-GB"/>
        </w:rPr>
        <w:t xml:space="preserve">return to their countries of origin. </w:t>
      </w:r>
      <w:r w:rsidR="009C2719" w:rsidRPr="000C2421">
        <w:rPr>
          <w:rFonts w:ascii="Times New Roman" w:hAnsi="Times New Roman" w:cs="Times New Roman"/>
          <w:lang w:val="en-GB"/>
        </w:rPr>
        <w:t>However, t</w:t>
      </w:r>
      <w:r w:rsidRPr="000C2421">
        <w:rPr>
          <w:rFonts w:ascii="Times New Roman" w:hAnsi="Times New Roman" w:cs="Times New Roman"/>
          <w:lang w:val="en-GB"/>
        </w:rPr>
        <w:t xml:space="preserve">he plan received insufficient support. In 2004 and early 2005 Lubbers </w:t>
      </w:r>
      <w:r w:rsidR="009C2719" w:rsidRPr="000C2421">
        <w:rPr>
          <w:rFonts w:ascii="Times New Roman" w:hAnsi="Times New Roman" w:cs="Times New Roman"/>
          <w:lang w:val="en-GB"/>
        </w:rPr>
        <w:t>expressed</w:t>
      </w:r>
      <w:r w:rsidRPr="000C2421">
        <w:rPr>
          <w:rFonts w:ascii="Times New Roman" w:hAnsi="Times New Roman" w:cs="Times New Roman"/>
          <w:lang w:val="en-GB"/>
        </w:rPr>
        <w:t xml:space="preserve"> sharp criticism of EU proposals </w:t>
      </w:r>
      <w:r w:rsidR="009C2719" w:rsidRPr="000C2421">
        <w:rPr>
          <w:rFonts w:ascii="Times New Roman" w:hAnsi="Times New Roman" w:cs="Times New Roman"/>
          <w:lang w:val="en-GB"/>
        </w:rPr>
        <w:t>to</w:t>
      </w:r>
      <w:r w:rsidRPr="000C2421">
        <w:rPr>
          <w:rFonts w:ascii="Times New Roman" w:hAnsi="Times New Roman" w:cs="Times New Roman"/>
          <w:lang w:val="en-GB"/>
        </w:rPr>
        <w:t xml:space="preserve"> </w:t>
      </w:r>
      <w:r w:rsidR="009C2719" w:rsidRPr="000C2421">
        <w:rPr>
          <w:rFonts w:ascii="Times New Roman" w:hAnsi="Times New Roman" w:cs="Times New Roman"/>
          <w:lang w:val="en-GB"/>
        </w:rPr>
        <w:t>amend</w:t>
      </w:r>
      <w:r w:rsidRPr="000C2421">
        <w:rPr>
          <w:rFonts w:ascii="Times New Roman" w:hAnsi="Times New Roman" w:cs="Times New Roman"/>
          <w:lang w:val="en-GB"/>
        </w:rPr>
        <w:t xml:space="preserve"> asylum </w:t>
      </w:r>
      <w:r w:rsidR="009C2719" w:rsidRPr="000C2421">
        <w:rPr>
          <w:rFonts w:ascii="Times New Roman" w:hAnsi="Times New Roman" w:cs="Times New Roman"/>
          <w:lang w:val="en-GB"/>
        </w:rPr>
        <w:t>legislation</w:t>
      </w:r>
      <w:r w:rsidRPr="000C2421">
        <w:rPr>
          <w:rFonts w:ascii="Times New Roman" w:hAnsi="Times New Roman" w:cs="Times New Roman"/>
          <w:lang w:val="en-GB"/>
        </w:rPr>
        <w:t xml:space="preserve">. He called upon European leaders to focus on creating a fair and efficient system, not simply </w:t>
      </w:r>
      <w:r w:rsidR="00CE2B57" w:rsidRPr="000C2421">
        <w:rPr>
          <w:rFonts w:ascii="Times New Roman" w:hAnsi="Times New Roman" w:cs="Times New Roman"/>
          <w:lang w:val="en-GB"/>
        </w:rPr>
        <w:t xml:space="preserve">a fast </w:t>
      </w:r>
      <w:r w:rsidRPr="000C2421">
        <w:rPr>
          <w:rFonts w:ascii="Times New Roman" w:hAnsi="Times New Roman" w:cs="Times New Roman"/>
          <w:lang w:val="en-GB"/>
        </w:rPr>
        <w:t>one.</w:t>
      </w:r>
    </w:p>
    <w:p w14:paraId="1FEE057E" w14:textId="77C37655" w:rsidR="00C31272"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kern w:val="0"/>
          <w:lang w:val="en-GB"/>
          <w14:ligatures w14:val="none"/>
        </w:rPr>
        <w:lastRenderedPageBreak/>
        <w:t xml:space="preserve">Conceptualizing and packaging were </w:t>
      </w:r>
      <w:r w:rsidR="00BC755E" w:rsidRPr="000C2421">
        <w:rPr>
          <w:rFonts w:ascii="Times New Roman" w:eastAsia="Aptos" w:hAnsi="Times New Roman" w:cs="Times New Roman"/>
          <w:kern w:val="0"/>
          <w:lang w:val="en-GB"/>
          <w14:ligatures w14:val="none"/>
        </w:rPr>
        <w:t xml:space="preserve">among </w:t>
      </w:r>
      <w:r w:rsidRPr="000C2421">
        <w:rPr>
          <w:rFonts w:ascii="Times New Roman" w:eastAsia="Aptos" w:hAnsi="Times New Roman" w:cs="Times New Roman"/>
          <w:kern w:val="0"/>
          <w:lang w:val="en-GB"/>
          <w14:ligatures w14:val="none"/>
        </w:rPr>
        <w:t xml:space="preserve">Lubbers’ strong points, always aiming at extra attention and more funds. He was the architect of </w:t>
      </w:r>
      <w:r w:rsidRPr="000C2421">
        <w:rPr>
          <w:rFonts w:ascii="Times New Roman" w:eastAsia="Aptos" w:hAnsi="Times New Roman" w:cs="Times New Roman"/>
          <w:bCs/>
          <w:kern w:val="0"/>
          <w:lang w:val="en-GB"/>
          <w14:ligatures w14:val="none"/>
        </w:rPr>
        <w:t>Convention Plus</w:t>
      </w:r>
      <w:r w:rsidRPr="000C2421">
        <w:rPr>
          <w:rFonts w:ascii="Times New Roman" w:eastAsia="Aptos" w:hAnsi="Times New Roman" w:cs="Times New Roman"/>
          <w:kern w:val="0"/>
          <w:lang w:val="en-GB"/>
          <w14:ligatures w14:val="none"/>
        </w:rPr>
        <w:t xml:space="preserve">, </w:t>
      </w:r>
      <w:r w:rsidR="009C2719" w:rsidRPr="000C2421">
        <w:rPr>
          <w:rFonts w:ascii="Times New Roman" w:eastAsia="Aptos" w:hAnsi="Times New Roman" w:cs="Times New Roman"/>
          <w:kern w:val="0"/>
          <w:lang w:val="en-GB"/>
          <w14:ligatures w14:val="none"/>
        </w:rPr>
        <w:t>the</w:t>
      </w:r>
      <w:r w:rsidRPr="000C2421">
        <w:rPr>
          <w:rFonts w:ascii="Times New Roman" w:eastAsia="Aptos" w:hAnsi="Times New Roman" w:cs="Times New Roman"/>
          <w:kern w:val="0"/>
          <w:lang w:val="en-GB"/>
          <w14:ligatures w14:val="none"/>
        </w:rPr>
        <w:t xml:space="preserve"> plan to revitalize the 1951 Refugee Convention </w:t>
      </w:r>
      <w:r w:rsidR="00BA2E66" w:rsidRPr="000C2421">
        <w:rPr>
          <w:rFonts w:ascii="Times New Roman" w:eastAsia="Aptos" w:hAnsi="Times New Roman" w:cs="Times New Roman"/>
          <w:kern w:val="0"/>
          <w:lang w:val="en-GB"/>
          <w14:ligatures w14:val="none"/>
        </w:rPr>
        <w:t>through</w:t>
      </w:r>
      <w:r w:rsidRPr="000C2421">
        <w:rPr>
          <w:rFonts w:ascii="Times New Roman" w:eastAsia="Aptos" w:hAnsi="Times New Roman" w:cs="Times New Roman"/>
          <w:kern w:val="0"/>
          <w:lang w:val="en-GB"/>
          <w14:ligatures w14:val="none"/>
        </w:rPr>
        <w:t xml:space="preserve"> multilateral agreements with individual countries </w:t>
      </w:r>
      <w:r w:rsidR="00BA2E66" w:rsidRPr="000C2421">
        <w:rPr>
          <w:rFonts w:ascii="Times New Roman" w:eastAsia="Aptos" w:hAnsi="Times New Roman" w:cs="Times New Roman"/>
          <w:kern w:val="0"/>
          <w:lang w:val="en-GB"/>
          <w14:ligatures w14:val="none"/>
        </w:rPr>
        <w:t>focused on</w:t>
      </w:r>
      <w:r w:rsidRPr="000C2421">
        <w:rPr>
          <w:rFonts w:ascii="Times New Roman" w:eastAsia="Aptos" w:hAnsi="Times New Roman" w:cs="Times New Roman"/>
          <w:kern w:val="0"/>
          <w:lang w:val="en-GB"/>
          <w14:ligatures w14:val="none"/>
        </w:rPr>
        <w:t xml:space="preserve"> sustainable solutions and</w:t>
      </w:r>
      <w:r w:rsidR="00F2183A"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w:t>
      </w:r>
      <w:r w:rsidR="00BA2E66" w:rsidRPr="000C2421">
        <w:rPr>
          <w:rFonts w:ascii="Times New Roman" w:eastAsia="Aptos" w:hAnsi="Times New Roman" w:cs="Times New Roman"/>
          <w:kern w:val="0"/>
          <w:lang w:val="en-GB"/>
          <w14:ligatures w14:val="none"/>
        </w:rPr>
        <w:t>in post-conflict situations</w:t>
      </w:r>
      <w:r w:rsidR="00F2183A" w:rsidRPr="000C2421">
        <w:rPr>
          <w:rFonts w:ascii="Times New Roman" w:eastAsia="Aptos" w:hAnsi="Times New Roman" w:cs="Times New Roman"/>
          <w:kern w:val="0"/>
          <w:lang w:val="en-GB"/>
          <w14:ligatures w14:val="none"/>
        </w:rPr>
        <w:t>,</w:t>
      </w:r>
      <w:r w:rsidR="00BA2E66"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 xml:space="preserve">the </w:t>
      </w:r>
      <w:r w:rsidR="00CE4064" w:rsidRPr="000C2421">
        <w:rPr>
          <w:rFonts w:ascii="Times New Roman" w:eastAsia="Aptos" w:hAnsi="Times New Roman" w:cs="Times New Roman"/>
          <w:kern w:val="0"/>
          <w:lang w:val="en-GB"/>
          <w14:ligatures w14:val="none"/>
        </w:rPr>
        <w:t xml:space="preserve">implementation of the </w:t>
      </w:r>
      <w:r w:rsidRPr="000C2421">
        <w:rPr>
          <w:rFonts w:ascii="Times New Roman" w:eastAsia="Aptos" w:hAnsi="Times New Roman" w:cs="Times New Roman"/>
          <w:kern w:val="0"/>
          <w:lang w:val="en-GB"/>
          <w14:ligatures w14:val="none"/>
        </w:rPr>
        <w:t>Four R</w:t>
      </w:r>
      <w:r w:rsidR="00F2183A" w:rsidRPr="000C2421">
        <w:rPr>
          <w:rFonts w:ascii="Times New Roman" w:eastAsia="Aptos" w:hAnsi="Times New Roman" w:cs="Times New Roman"/>
          <w:kern w:val="0"/>
          <w:lang w:val="en-GB"/>
          <w14:ligatures w14:val="none"/>
        </w:rPr>
        <w:t>-</w:t>
      </w:r>
      <w:r w:rsidR="00BA2E66" w:rsidRPr="000C2421">
        <w:rPr>
          <w:rFonts w:ascii="Times New Roman" w:eastAsia="Aptos" w:hAnsi="Times New Roman" w:cs="Times New Roman"/>
          <w:kern w:val="0"/>
          <w:lang w:val="en-GB"/>
          <w14:ligatures w14:val="none"/>
        </w:rPr>
        <w:t>P</w:t>
      </w:r>
      <w:r w:rsidRPr="000C2421">
        <w:rPr>
          <w:rFonts w:ascii="Times New Roman" w:eastAsia="Aptos" w:hAnsi="Times New Roman" w:cs="Times New Roman"/>
          <w:kern w:val="0"/>
          <w:lang w:val="en-GB"/>
          <w14:ligatures w14:val="none"/>
        </w:rPr>
        <w:t>rogram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 xml:space="preserve">epatriation,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 xml:space="preserve">ehabilitation,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econstruction</w:t>
      </w:r>
      <w:r w:rsidR="00BA2E66" w:rsidRPr="000C2421">
        <w:rPr>
          <w:rFonts w:ascii="Times New Roman" w:eastAsia="Aptos" w:hAnsi="Times New Roman" w:cs="Times New Roman"/>
          <w:kern w:val="0"/>
          <w:lang w:val="en-GB"/>
          <w14:ligatures w14:val="none"/>
        </w:rPr>
        <w:t xml:space="preserve"> and R</w:t>
      </w:r>
      <w:r w:rsidRPr="000C2421">
        <w:rPr>
          <w:rFonts w:ascii="Times New Roman" w:eastAsia="Aptos" w:hAnsi="Times New Roman" w:cs="Times New Roman"/>
          <w:kern w:val="0"/>
          <w:lang w:val="en-GB"/>
          <w14:ligatures w14:val="none"/>
        </w:rPr>
        <w:t>eintegration)</w:t>
      </w:r>
      <w:r w:rsidR="00BA2E66" w:rsidRPr="000C2421">
        <w:rPr>
          <w:rFonts w:ascii="Times New Roman" w:eastAsia="Aptos" w:hAnsi="Times New Roman" w:cs="Times New Roman"/>
          <w:kern w:val="0"/>
          <w:lang w:val="en-GB"/>
          <w14:ligatures w14:val="none"/>
        </w:rPr>
        <w:t xml:space="preserve"> that</w:t>
      </w:r>
      <w:r w:rsidRPr="000C2421">
        <w:rPr>
          <w:rFonts w:ascii="Times New Roman" w:eastAsia="Aptos" w:hAnsi="Times New Roman" w:cs="Times New Roman"/>
          <w:kern w:val="0"/>
          <w:lang w:val="en-GB"/>
          <w14:ligatures w14:val="none"/>
        </w:rPr>
        <w:t xml:space="preserve"> link</w:t>
      </w:r>
      <w:r w:rsidR="00BA2E66" w:rsidRPr="000C2421">
        <w:rPr>
          <w:rFonts w:ascii="Times New Roman" w:eastAsia="Aptos" w:hAnsi="Times New Roman" w:cs="Times New Roman"/>
          <w:kern w:val="0"/>
          <w:lang w:val="en-GB"/>
          <w14:ligatures w14:val="none"/>
        </w:rPr>
        <w:t>ed</w:t>
      </w:r>
      <w:r w:rsidRPr="000C2421">
        <w:rPr>
          <w:rFonts w:ascii="Times New Roman" w:eastAsia="Aptos" w:hAnsi="Times New Roman" w:cs="Times New Roman"/>
          <w:kern w:val="0"/>
          <w:lang w:val="en-GB"/>
          <w14:ligatures w14:val="none"/>
        </w:rPr>
        <w:t xml:space="preserve"> refugee care to development aid. </w:t>
      </w:r>
      <w:r w:rsidRPr="000C2421">
        <w:rPr>
          <w:rFonts w:ascii="Times New Roman" w:hAnsi="Times New Roman" w:cs="Times New Roman"/>
          <w:lang w:val="en-GB"/>
        </w:rPr>
        <w:t>Convention Plus was closely linked to the new Agenda for Protection</w:t>
      </w:r>
      <w:r w:rsidR="00F2183A" w:rsidRPr="000C2421">
        <w:rPr>
          <w:rFonts w:ascii="Times New Roman" w:hAnsi="Times New Roman" w:cs="Times New Roman"/>
          <w:lang w:val="en-GB"/>
        </w:rPr>
        <w:t xml:space="preserve"> the UNHCR</w:t>
      </w:r>
      <w:r w:rsidRPr="000C2421">
        <w:rPr>
          <w:rFonts w:ascii="Times New Roman" w:hAnsi="Times New Roman" w:cs="Times New Roman"/>
          <w:lang w:val="en-GB"/>
        </w:rPr>
        <w:t xml:space="preserve"> adopted in October 2002. </w:t>
      </w:r>
      <w:r w:rsidR="003036C1" w:rsidRPr="000C2421">
        <w:rPr>
          <w:rFonts w:ascii="Times New Roman" w:hAnsi="Times New Roman" w:cs="Times New Roman"/>
          <w:lang w:val="en-GB"/>
        </w:rPr>
        <w:t>The Agenda’</w:t>
      </w:r>
      <w:r w:rsidR="00F2183A" w:rsidRPr="000C2421">
        <w:rPr>
          <w:rFonts w:ascii="Times New Roman" w:hAnsi="Times New Roman" w:cs="Times New Roman"/>
          <w:lang w:val="en-GB"/>
        </w:rPr>
        <w:t xml:space="preserve">s </w:t>
      </w:r>
      <w:r w:rsidRPr="000C2421">
        <w:rPr>
          <w:rFonts w:ascii="Times New Roman" w:hAnsi="Times New Roman" w:cs="Times New Roman"/>
          <w:lang w:val="en-GB"/>
        </w:rPr>
        <w:t>main themes were the need for better protection, more durable solutions and improved burden sharing. Lubbers propos</w:t>
      </w:r>
      <w:r w:rsidR="00F2183A" w:rsidRPr="000C2421">
        <w:rPr>
          <w:rFonts w:ascii="Times New Roman" w:hAnsi="Times New Roman" w:cs="Times New Roman"/>
          <w:lang w:val="en-GB"/>
        </w:rPr>
        <w:t>ed</w:t>
      </w:r>
      <w:r w:rsidRPr="000C2421">
        <w:rPr>
          <w:rFonts w:ascii="Times New Roman" w:hAnsi="Times New Roman" w:cs="Times New Roman"/>
          <w:lang w:val="en-GB"/>
        </w:rPr>
        <w:t xml:space="preserve"> a biannual </w:t>
      </w:r>
      <w:r w:rsidR="00607044" w:rsidRPr="000C2421">
        <w:rPr>
          <w:rFonts w:ascii="Times New Roman" w:hAnsi="Times New Roman" w:cs="Times New Roman"/>
          <w:lang w:val="en-GB"/>
        </w:rPr>
        <w:t xml:space="preserve">Forum </w:t>
      </w:r>
      <w:r w:rsidR="00FA6F9E" w:rsidRPr="000C2421">
        <w:rPr>
          <w:rFonts w:ascii="Times New Roman" w:hAnsi="Times New Roman" w:cs="Times New Roman"/>
          <w:lang w:val="en-GB"/>
        </w:rPr>
        <w:t xml:space="preserve">of Experts </w:t>
      </w:r>
      <w:r w:rsidRPr="000C2421">
        <w:rPr>
          <w:rFonts w:ascii="Times New Roman" w:hAnsi="Times New Roman" w:cs="Times New Roman"/>
          <w:lang w:val="en-GB"/>
        </w:rPr>
        <w:t xml:space="preserve">to develop new ideas. After </w:t>
      </w:r>
      <w:r w:rsidR="003036C1" w:rsidRPr="000C2421">
        <w:rPr>
          <w:rFonts w:ascii="Times New Roman" w:hAnsi="Times New Roman" w:cs="Times New Roman"/>
          <w:lang w:val="en-GB"/>
        </w:rPr>
        <w:t>the Forum’s</w:t>
      </w:r>
      <w:r w:rsidRPr="000C2421">
        <w:rPr>
          <w:rFonts w:ascii="Times New Roman" w:hAnsi="Times New Roman" w:cs="Times New Roman"/>
          <w:lang w:val="en-GB"/>
        </w:rPr>
        <w:t xml:space="preserve"> third meeting in October 2004</w:t>
      </w:r>
      <w:r w:rsidR="0085086B" w:rsidRPr="000C2421">
        <w:rPr>
          <w:rFonts w:ascii="Times New Roman" w:hAnsi="Times New Roman" w:cs="Times New Roman"/>
          <w:lang w:val="en-GB"/>
        </w:rPr>
        <w:t>,</w:t>
      </w:r>
      <w:r w:rsidRPr="000C2421">
        <w:rPr>
          <w:rFonts w:ascii="Times New Roman" w:hAnsi="Times New Roman" w:cs="Times New Roman"/>
          <w:lang w:val="en-GB"/>
        </w:rPr>
        <w:t xml:space="preserve"> </w:t>
      </w:r>
      <w:r w:rsidR="00CE4064" w:rsidRPr="000C2421">
        <w:rPr>
          <w:rFonts w:ascii="Times New Roman" w:hAnsi="Times New Roman" w:cs="Times New Roman"/>
          <w:lang w:val="en-GB"/>
        </w:rPr>
        <w:t>he</w:t>
      </w:r>
      <w:r w:rsidRPr="000C2421">
        <w:rPr>
          <w:rFonts w:ascii="Times New Roman" w:hAnsi="Times New Roman" w:cs="Times New Roman"/>
          <w:lang w:val="en-GB"/>
        </w:rPr>
        <w:t xml:space="preserve"> reported optimistically that links between development assistance and refugees, self-reliance and </w:t>
      </w:r>
      <w:r w:rsidR="00F2183A" w:rsidRPr="000C2421">
        <w:rPr>
          <w:rFonts w:ascii="Times New Roman" w:hAnsi="Times New Roman" w:cs="Times New Roman"/>
          <w:lang w:val="en-GB"/>
        </w:rPr>
        <w:t xml:space="preserve">Four </w:t>
      </w:r>
      <w:r w:rsidRPr="000C2421">
        <w:rPr>
          <w:rFonts w:ascii="Times New Roman" w:hAnsi="Times New Roman" w:cs="Times New Roman"/>
          <w:lang w:val="en-GB"/>
        </w:rPr>
        <w:t>R</w:t>
      </w:r>
      <w:r w:rsidR="00F2183A" w:rsidRPr="000C2421">
        <w:rPr>
          <w:rFonts w:ascii="Times New Roman" w:hAnsi="Times New Roman" w:cs="Times New Roman"/>
          <w:lang w:val="en-GB"/>
        </w:rPr>
        <w:t>-P</w:t>
      </w:r>
      <w:r w:rsidRPr="000C2421">
        <w:rPr>
          <w:rFonts w:ascii="Times New Roman" w:hAnsi="Times New Roman" w:cs="Times New Roman"/>
          <w:lang w:val="en-GB"/>
        </w:rPr>
        <w:t xml:space="preserve">rograms were gaining acceptance. </w:t>
      </w:r>
      <w:r w:rsidR="00CE4064" w:rsidRPr="000C2421">
        <w:rPr>
          <w:rFonts w:ascii="Times New Roman" w:hAnsi="Times New Roman" w:cs="Times New Roman"/>
          <w:lang w:val="en-GB"/>
        </w:rPr>
        <w:t xml:space="preserve">He planned </w:t>
      </w:r>
      <w:r w:rsidR="000F4A73" w:rsidRPr="000C2421">
        <w:rPr>
          <w:rFonts w:ascii="Times New Roman" w:hAnsi="Times New Roman" w:cs="Times New Roman"/>
          <w:lang w:val="en-GB"/>
        </w:rPr>
        <w:t xml:space="preserve">for </w:t>
      </w:r>
      <w:r w:rsidRPr="000C2421">
        <w:rPr>
          <w:rFonts w:ascii="Times New Roman" w:hAnsi="Times New Roman" w:cs="Times New Roman"/>
          <w:lang w:val="en-GB"/>
        </w:rPr>
        <w:t xml:space="preserve">a Convention Plus Unit </w:t>
      </w:r>
      <w:r w:rsidR="000F4A73" w:rsidRPr="000C2421">
        <w:rPr>
          <w:rFonts w:ascii="Times New Roman" w:hAnsi="Times New Roman" w:cs="Times New Roman"/>
          <w:lang w:val="en-GB"/>
        </w:rPr>
        <w:t xml:space="preserve">to </w:t>
      </w:r>
      <w:r w:rsidRPr="000C2421">
        <w:rPr>
          <w:rFonts w:ascii="Times New Roman" w:hAnsi="Times New Roman" w:cs="Times New Roman"/>
          <w:lang w:val="en-GB"/>
        </w:rPr>
        <w:t xml:space="preserve">continue to operate </w:t>
      </w:r>
      <w:r w:rsidR="00CE4064" w:rsidRPr="000C2421">
        <w:rPr>
          <w:rFonts w:ascii="Times New Roman" w:hAnsi="Times New Roman" w:cs="Times New Roman"/>
          <w:lang w:val="en-GB"/>
        </w:rPr>
        <w:t>in 200</w:t>
      </w:r>
      <w:r w:rsidR="00607044" w:rsidRPr="000C2421">
        <w:rPr>
          <w:rFonts w:ascii="Times New Roman" w:hAnsi="Times New Roman" w:cs="Times New Roman"/>
          <w:lang w:val="en-GB"/>
        </w:rPr>
        <w:t>5</w:t>
      </w:r>
      <w:r w:rsidR="00CE4064" w:rsidRPr="000C2421">
        <w:rPr>
          <w:rFonts w:ascii="Times New Roman" w:hAnsi="Times New Roman" w:cs="Times New Roman"/>
          <w:lang w:val="en-GB"/>
        </w:rPr>
        <w:t xml:space="preserve"> </w:t>
      </w:r>
      <w:r w:rsidRPr="000C2421">
        <w:rPr>
          <w:rFonts w:ascii="Times New Roman" w:hAnsi="Times New Roman" w:cs="Times New Roman"/>
          <w:lang w:val="en-GB"/>
        </w:rPr>
        <w:t>and</w:t>
      </w:r>
      <w:r w:rsidR="006F31CE" w:rsidRPr="000C2421">
        <w:rPr>
          <w:rFonts w:ascii="Times New Roman" w:hAnsi="Times New Roman" w:cs="Times New Roman"/>
          <w:lang w:val="en-GB"/>
        </w:rPr>
        <w:t>,</w:t>
      </w:r>
      <w:r w:rsidRPr="000C2421">
        <w:rPr>
          <w:rFonts w:ascii="Times New Roman" w:hAnsi="Times New Roman" w:cs="Times New Roman"/>
          <w:lang w:val="en-GB"/>
        </w:rPr>
        <w:t xml:space="preserve"> from the beginning of 2006</w:t>
      </w:r>
      <w:r w:rsidR="006F31CE" w:rsidRPr="000C2421">
        <w:rPr>
          <w:rFonts w:ascii="Times New Roman" w:hAnsi="Times New Roman" w:cs="Times New Roman"/>
          <w:lang w:val="en-GB"/>
        </w:rPr>
        <w:t>,</w:t>
      </w:r>
      <w:r w:rsidRPr="000C2421">
        <w:rPr>
          <w:rFonts w:ascii="Times New Roman" w:hAnsi="Times New Roman" w:cs="Times New Roman"/>
          <w:lang w:val="en-GB"/>
        </w:rPr>
        <w:t xml:space="preserve"> the study results were to be integrated. Lubbers </w:t>
      </w:r>
      <w:r w:rsidRPr="000C2421">
        <w:rPr>
          <w:rFonts w:ascii="Times New Roman" w:hAnsi="Times New Roman" w:cs="Times New Roman"/>
          <w:bCs/>
          <w:lang w:val="en-GB"/>
        </w:rPr>
        <w:t xml:space="preserve">wanted </w:t>
      </w:r>
      <w:r w:rsidR="00CE4064" w:rsidRPr="000C2421">
        <w:rPr>
          <w:rFonts w:ascii="Times New Roman" w:hAnsi="Times New Roman" w:cs="Times New Roman"/>
          <w:bCs/>
          <w:lang w:val="en-GB"/>
        </w:rPr>
        <w:t xml:space="preserve">the </w:t>
      </w:r>
      <w:r w:rsidRPr="000C2421">
        <w:rPr>
          <w:rFonts w:ascii="Times New Roman" w:hAnsi="Times New Roman" w:cs="Times New Roman"/>
          <w:bCs/>
          <w:lang w:val="en-GB"/>
        </w:rPr>
        <w:t>UNHCR to recalibrate</w:t>
      </w:r>
      <w:r w:rsidRPr="000C2421">
        <w:rPr>
          <w:rFonts w:ascii="Times New Roman" w:hAnsi="Times New Roman" w:cs="Times New Roman"/>
          <w:lang w:val="en-GB"/>
        </w:rPr>
        <w:t xml:space="preserve"> itself to tackle not only humanitarian </w:t>
      </w:r>
      <w:r w:rsidR="006F31CE" w:rsidRPr="000C2421">
        <w:rPr>
          <w:rFonts w:ascii="Times New Roman" w:hAnsi="Times New Roman" w:cs="Times New Roman"/>
          <w:lang w:val="en-GB"/>
        </w:rPr>
        <w:t>emergencies but</w:t>
      </w:r>
      <w:r w:rsidRPr="000C2421">
        <w:rPr>
          <w:rFonts w:ascii="Times New Roman" w:hAnsi="Times New Roman" w:cs="Times New Roman"/>
          <w:lang w:val="en-GB"/>
        </w:rPr>
        <w:t xml:space="preserve"> </w:t>
      </w:r>
      <w:r w:rsidR="00CE4064" w:rsidRPr="000C2421">
        <w:rPr>
          <w:rFonts w:ascii="Times New Roman" w:hAnsi="Times New Roman" w:cs="Times New Roman"/>
          <w:lang w:val="en-GB"/>
        </w:rPr>
        <w:t>also</w:t>
      </w:r>
      <w:r w:rsidRPr="000C2421">
        <w:rPr>
          <w:rFonts w:ascii="Times New Roman" w:hAnsi="Times New Roman" w:cs="Times New Roman"/>
          <w:lang w:val="en-GB"/>
        </w:rPr>
        <w:t xml:space="preserve"> </w:t>
      </w:r>
      <w:r w:rsidR="00707C06" w:rsidRPr="000C2421">
        <w:rPr>
          <w:rFonts w:ascii="Times New Roman" w:hAnsi="Times New Roman" w:cs="Times New Roman"/>
          <w:lang w:val="en-GB"/>
        </w:rPr>
        <w:t xml:space="preserve">to </w:t>
      </w:r>
      <w:r w:rsidRPr="000C2421">
        <w:rPr>
          <w:rFonts w:ascii="Times New Roman" w:hAnsi="Times New Roman" w:cs="Times New Roman"/>
          <w:lang w:val="en-GB"/>
        </w:rPr>
        <w:t xml:space="preserve">promote burden sharing and long-term solutions. However, academics and </w:t>
      </w:r>
      <w:r w:rsidR="006F31CE" w:rsidRPr="000C2421">
        <w:rPr>
          <w:rFonts w:ascii="Times New Roman" w:hAnsi="Times New Roman" w:cs="Times New Roman"/>
          <w:lang w:val="en-GB"/>
        </w:rPr>
        <w:t>non-governmental organizations</w:t>
      </w:r>
      <w:r w:rsidRPr="000C2421">
        <w:rPr>
          <w:rFonts w:ascii="Times New Roman" w:hAnsi="Times New Roman" w:cs="Times New Roman"/>
          <w:lang w:val="en-GB"/>
        </w:rPr>
        <w:t xml:space="preserve"> were sceptical</w:t>
      </w:r>
      <w:r w:rsidR="006F31CE" w:rsidRPr="000C2421">
        <w:rPr>
          <w:rFonts w:ascii="Times New Roman" w:hAnsi="Times New Roman" w:cs="Times New Roman"/>
          <w:lang w:val="en-GB"/>
        </w:rPr>
        <w:t xml:space="preserve"> from the beginning, as they</w:t>
      </w:r>
      <w:r w:rsidRPr="000C2421">
        <w:rPr>
          <w:rFonts w:ascii="Times New Roman" w:hAnsi="Times New Roman" w:cs="Times New Roman"/>
          <w:lang w:val="en-GB"/>
        </w:rPr>
        <w:t xml:space="preserve"> </w:t>
      </w:r>
      <w:r w:rsidR="006F31CE" w:rsidRPr="000C2421">
        <w:rPr>
          <w:rFonts w:ascii="Times New Roman" w:hAnsi="Times New Roman" w:cs="Times New Roman"/>
          <w:lang w:val="en-GB"/>
        </w:rPr>
        <w:t xml:space="preserve">believed that </w:t>
      </w:r>
      <w:r w:rsidRPr="000C2421">
        <w:rPr>
          <w:rFonts w:ascii="Times New Roman" w:hAnsi="Times New Roman" w:cs="Times New Roman"/>
          <w:lang w:val="en-GB"/>
        </w:rPr>
        <w:t>Convention Plus was based on a Europe-led containment agenda.</w:t>
      </w:r>
      <w:r w:rsidR="006F31CE" w:rsidRPr="000C2421">
        <w:rPr>
          <w:rFonts w:ascii="Times New Roman" w:hAnsi="Times New Roman" w:cs="Times New Roman"/>
          <w:lang w:val="en-GB"/>
        </w:rPr>
        <w:t xml:space="preserve"> T</w:t>
      </w:r>
      <w:r w:rsidRPr="000C2421">
        <w:rPr>
          <w:rFonts w:ascii="Times New Roman" w:hAnsi="Times New Roman" w:cs="Times New Roman"/>
          <w:lang w:val="en-GB"/>
        </w:rPr>
        <w:t xml:space="preserve">he </w:t>
      </w:r>
      <w:r w:rsidR="006F31CE" w:rsidRPr="000C2421">
        <w:rPr>
          <w:rFonts w:ascii="Times New Roman" w:hAnsi="Times New Roman" w:cs="Times New Roman"/>
          <w:lang w:val="en-GB"/>
        </w:rPr>
        <w:t xml:space="preserve">ultimate </w:t>
      </w:r>
      <w:r w:rsidRPr="000C2421">
        <w:rPr>
          <w:rFonts w:ascii="Times New Roman" w:hAnsi="Times New Roman" w:cs="Times New Roman"/>
          <w:lang w:val="en-GB"/>
        </w:rPr>
        <w:t xml:space="preserve">outcome </w:t>
      </w:r>
      <w:r w:rsidR="006F31CE" w:rsidRPr="000C2421">
        <w:rPr>
          <w:rFonts w:ascii="Times New Roman" w:hAnsi="Times New Roman" w:cs="Times New Roman"/>
          <w:lang w:val="en-GB"/>
        </w:rPr>
        <w:t>did not meet</w:t>
      </w:r>
      <w:r w:rsidRPr="000C2421">
        <w:rPr>
          <w:rFonts w:ascii="Times New Roman" w:hAnsi="Times New Roman" w:cs="Times New Roman"/>
          <w:lang w:val="en-GB"/>
        </w:rPr>
        <w:t xml:space="preserve"> expectations</w:t>
      </w:r>
      <w:r w:rsidR="006F31CE" w:rsidRPr="000C2421">
        <w:rPr>
          <w:rFonts w:ascii="Times New Roman" w:hAnsi="Times New Roman" w:cs="Times New Roman"/>
          <w:lang w:val="en-GB"/>
        </w:rPr>
        <w:t xml:space="preserve"> and t</w:t>
      </w:r>
      <w:r w:rsidRPr="000C2421">
        <w:rPr>
          <w:rFonts w:ascii="Times New Roman" w:hAnsi="Times New Roman" w:cs="Times New Roman"/>
          <w:lang w:val="en-GB"/>
        </w:rPr>
        <w:t xml:space="preserve">he process failed to provide norms for burden-sharing. </w:t>
      </w:r>
      <w:r w:rsidR="005C2FAC" w:rsidRPr="000C2421">
        <w:rPr>
          <w:rFonts w:ascii="Times New Roman" w:hAnsi="Times New Roman" w:cs="Times New Roman"/>
          <w:lang w:val="en-GB"/>
        </w:rPr>
        <w:t xml:space="preserve">When the initiative ended in November 2005, the documents with soft law status Lubbers </w:t>
      </w:r>
      <w:r w:rsidR="00063961" w:rsidRPr="000C2421">
        <w:rPr>
          <w:rFonts w:ascii="Times New Roman" w:hAnsi="Times New Roman" w:cs="Times New Roman"/>
          <w:lang w:val="en-GB"/>
        </w:rPr>
        <w:t>planned for</w:t>
      </w:r>
      <w:r w:rsidR="005C2FAC" w:rsidRPr="000C2421">
        <w:rPr>
          <w:rFonts w:ascii="Times New Roman" w:hAnsi="Times New Roman" w:cs="Times New Roman"/>
          <w:lang w:val="en-GB"/>
        </w:rPr>
        <w:t xml:space="preserve"> </w:t>
      </w:r>
      <w:r w:rsidR="00A004F4" w:rsidRPr="000C2421">
        <w:rPr>
          <w:rFonts w:ascii="Times New Roman" w:hAnsi="Times New Roman" w:cs="Times New Roman"/>
          <w:lang w:val="en-GB"/>
        </w:rPr>
        <w:t>had never materialized</w:t>
      </w:r>
      <w:r w:rsidR="005C2FAC" w:rsidRPr="000C2421">
        <w:rPr>
          <w:rFonts w:ascii="Times New Roman" w:hAnsi="Times New Roman" w:cs="Times New Roman"/>
          <w:lang w:val="en-GB"/>
        </w:rPr>
        <w:t>. The close association with Lubbers’ personal approach is considered one of the reasons for failure</w:t>
      </w:r>
      <w:r w:rsidR="00B716C7" w:rsidRPr="000C2421">
        <w:rPr>
          <w:rFonts w:ascii="Times New Roman" w:hAnsi="Times New Roman" w:cs="Times New Roman"/>
          <w:lang w:val="en-GB"/>
        </w:rPr>
        <w:t>, but d</w:t>
      </w:r>
      <w:r w:rsidR="005C2FAC" w:rsidRPr="000C2421">
        <w:rPr>
          <w:rFonts w:ascii="Times New Roman" w:hAnsi="Times New Roman" w:cs="Times New Roman"/>
          <w:lang w:val="en-GB"/>
        </w:rPr>
        <w:t xml:space="preserve">iscussions mainly broke down over the increasing polarization between Northern and Southern states. In the end, a bridge-builder and solution-finder like Lubbers was sorely missed. The Forum of Experts would meet five times, but at the last two meetings in April and November 2005 the Dutch architect of the initiative was no longer present. </w:t>
      </w:r>
    </w:p>
    <w:p w14:paraId="695EC18C" w14:textId="160FA45B" w:rsidR="00C31272" w:rsidRPr="000C2421" w:rsidRDefault="00C31272"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hAnsi="Times New Roman" w:cs="Times New Roman"/>
          <w:lang w:val="en-GB"/>
        </w:rPr>
        <w:t xml:space="preserve">Lubbers’ trip to </w:t>
      </w:r>
      <w:r w:rsidRPr="000C2421">
        <w:rPr>
          <w:rFonts w:ascii="Times New Roman" w:eastAsia="Aptos" w:hAnsi="Times New Roman" w:cs="Times New Roman"/>
          <w:kern w:val="0"/>
          <w:lang w:val="en-GB"/>
          <w14:ligatures w14:val="none"/>
        </w:rPr>
        <w:t xml:space="preserve">West Africa in early February 2005 </w:t>
      </w:r>
      <w:r w:rsidR="00154038" w:rsidRPr="000C2421">
        <w:rPr>
          <w:rFonts w:ascii="Times New Roman" w:eastAsia="Aptos" w:hAnsi="Times New Roman" w:cs="Times New Roman"/>
          <w:kern w:val="0"/>
          <w:lang w:val="en-GB"/>
          <w14:ligatures w14:val="none"/>
        </w:rPr>
        <w:t>turned out to be his last trip</w:t>
      </w:r>
      <w:r w:rsidRPr="000C2421">
        <w:rPr>
          <w:rFonts w:ascii="Times New Roman" w:eastAsia="Aptos" w:hAnsi="Times New Roman" w:cs="Times New Roman"/>
          <w:kern w:val="0"/>
          <w:lang w:val="en-GB"/>
          <w14:ligatures w14:val="none"/>
        </w:rPr>
        <w:t>, as</w:t>
      </w:r>
      <w:r w:rsidR="00154038"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he was forced to step down as High Commissioner o</w:t>
      </w:r>
      <w:r w:rsidR="00154038" w:rsidRPr="000C2421">
        <w:rPr>
          <w:rFonts w:ascii="Times New Roman" w:eastAsia="Aptos" w:hAnsi="Times New Roman" w:cs="Times New Roman"/>
          <w:kern w:val="0"/>
          <w:lang w:val="en-GB"/>
          <w14:ligatures w14:val="none"/>
        </w:rPr>
        <w:t>n 20 February after a leak to the press of an internal investigation report into a sexual harassment accusation</w:t>
      </w:r>
      <w:r w:rsidR="002F351A" w:rsidRPr="000C2421">
        <w:rPr>
          <w:rFonts w:ascii="Times New Roman" w:eastAsia="Aptos" w:hAnsi="Times New Roman" w:cs="Times New Roman"/>
          <w:kern w:val="0"/>
          <w:lang w:val="en-GB"/>
          <w14:ligatures w14:val="none"/>
        </w:rPr>
        <w:t xml:space="preserve"> against him</w:t>
      </w:r>
      <w:r w:rsidR="00154038" w:rsidRPr="000C2421">
        <w:rPr>
          <w:rFonts w:ascii="Times New Roman" w:eastAsia="Aptos" w:hAnsi="Times New Roman" w:cs="Times New Roman"/>
          <w:kern w:val="0"/>
          <w:lang w:val="en-GB"/>
          <w14:ligatures w14:val="none"/>
        </w:rPr>
        <w:t xml:space="preserve">. Secretary-General Annan decided that the accusation could not be proven, but reprimanded Lubbers for his interference with the procedure. Lubbers claimed that he had to speak up after the complaint was leaked in May 2004 and had raised questions among his staff. The leak coincided with his annual visit to the US, which raised the question of whether this was related to his criticism of the Americans. Annan, however, could not handle another </w:t>
      </w:r>
      <w:r w:rsidR="004A1BD1" w:rsidRPr="000C2421">
        <w:rPr>
          <w:rFonts w:ascii="Times New Roman" w:eastAsia="Aptos" w:hAnsi="Times New Roman" w:cs="Times New Roman"/>
          <w:kern w:val="0"/>
          <w:lang w:val="en-GB"/>
          <w14:ligatures w14:val="none"/>
        </w:rPr>
        <w:t xml:space="preserve">damaging </w:t>
      </w:r>
      <w:r w:rsidR="00154038" w:rsidRPr="000C2421">
        <w:rPr>
          <w:rFonts w:ascii="Times New Roman" w:eastAsia="Aptos" w:hAnsi="Times New Roman" w:cs="Times New Roman"/>
          <w:kern w:val="0"/>
          <w:lang w:val="en-GB"/>
          <w14:ligatures w14:val="none"/>
        </w:rPr>
        <w:t xml:space="preserve">affair, as he was pressured to clean up the UN after several scandals. Obsessed with vindication, Lubbers kept pushing for measures against the internal investigation office. Eventually, when Annan </w:t>
      </w:r>
      <w:r w:rsidR="000E157C" w:rsidRPr="000C2421">
        <w:rPr>
          <w:rFonts w:ascii="Times New Roman" w:eastAsia="Aptos" w:hAnsi="Times New Roman" w:cs="Times New Roman"/>
          <w:kern w:val="0"/>
          <w:lang w:val="en-GB"/>
          <w14:ligatures w14:val="none"/>
        </w:rPr>
        <w:t>confirmed</w:t>
      </w:r>
      <w:r w:rsidR="00154038" w:rsidRPr="000C2421">
        <w:rPr>
          <w:rFonts w:ascii="Times New Roman" w:eastAsia="Aptos" w:hAnsi="Times New Roman" w:cs="Times New Roman"/>
          <w:kern w:val="0"/>
          <w:lang w:val="en-GB"/>
          <w14:ligatures w14:val="none"/>
        </w:rPr>
        <w:t xml:space="preserve"> Lubbers’ resignation</w:t>
      </w:r>
      <w:r w:rsidR="00597A9F" w:rsidRPr="000C2421">
        <w:rPr>
          <w:rFonts w:ascii="Times New Roman" w:eastAsia="Aptos" w:hAnsi="Times New Roman" w:cs="Times New Roman"/>
          <w:kern w:val="0"/>
          <w:lang w:val="en-GB"/>
          <w14:ligatures w14:val="none"/>
        </w:rPr>
        <w:t xml:space="preserve"> on 24 February</w:t>
      </w:r>
      <w:r w:rsidR="00154038" w:rsidRPr="000C2421">
        <w:rPr>
          <w:rFonts w:ascii="Times New Roman" w:eastAsia="Aptos" w:hAnsi="Times New Roman" w:cs="Times New Roman"/>
          <w:kern w:val="0"/>
          <w:lang w:val="en-GB"/>
          <w14:ligatures w14:val="none"/>
        </w:rPr>
        <w:t xml:space="preserve">, it was not because of the allegation but </w:t>
      </w:r>
      <w:r w:rsidR="00D91345" w:rsidRPr="000C2421">
        <w:rPr>
          <w:rFonts w:ascii="Times New Roman" w:eastAsia="Aptos" w:hAnsi="Times New Roman" w:cs="Times New Roman"/>
          <w:kern w:val="0"/>
          <w:lang w:val="en-GB"/>
          <w14:ligatures w14:val="none"/>
        </w:rPr>
        <w:t xml:space="preserve">due to </w:t>
      </w:r>
      <w:r w:rsidR="00154038" w:rsidRPr="000C2421">
        <w:rPr>
          <w:rFonts w:ascii="Times New Roman" w:eastAsia="Aptos" w:hAnsi="Times New Roman" w:cs="Times New Roman"/>
          <w:kern w:val="0"/>
          <w:lang w:val="en-GB"/>
          <w14:ligatures w14:val="none"/>
        </w:rPr>
        <w:t xml:space="preserve">his conduct since then. </w:t>
      </w:r>
      <w:r w:rsidR="00597A9F" w:rsidRPr="000C2421">
        <w:rPr>
          <w:rFonts w:ascii="Times New Roman" w:eastAsia="Aptos" w:hAnsi="Times New Roman" w:cs="Times New Roman"/>
          <w:kern w:val="0"/>
          <w:lang w:val="en-GB"/>
          <w14:ligatures w14:val="none"/>
        </w:rPr>
        <w:t xml:space="preserve">American Wendy Chamberlain succeeded Lubbers as Acting High Commissioner until 15 June, when António </w:t>
      </w:r>
      <w:proofErr w:type="spellStart"/>
      <w:r w:rsidR="00597A9F" w:rsidRPr="000C2421">
        <w:rPr>
          <w:rFonts w:ascii="Times New Roman" w:eastAsia="Aptos" w:hAnsi="Times New Roman" w:cs="Times New Roman"/>
          <w:kern w:val="0"/>
          <w:lang w:val="en-GB"/>
          <w14:ligatures w14:val="none"/>
        </w:rPr>
        <w:t>Gueterres</w:t>
      </w:r>
      <w:proofErr w:type="spellEnd"/>
      <w:r w:rsidR="00597A9F" w:rsidRPr="000C2421">
        <w:rPr>
          <w:rFonts w:ascii="Times New Roman" w:eastAsia="Aptos" w:hAnsi="Times New Roman" w:cs="Times New Roman"/>
          <w:kern w:val="0"/>
          <w:lang w:val="en-GB"/>
          <w14:ligatures w14:val="none"/>
        </w:rPr>
        <w:t xml:space="preserve"> </w:t>
      </w:r>
      <w:r w:rsidR="002A79B5" w:rsidRPr="000C2421">
        <w:rPr>
          <w:rFonts w:ascii="Times New Roman" w:eastAsia="Aptos" w:hAnsi="Times New Roman" w:cs="Times New Roman"/>
          <w:kern w:val="0"/>
          <w:lang w:val="en-GB"/>
          <w14:ligatures w14:val="none"/>
        </w:rPr>
        <w:t xml:space="preserve">(who went on to become UN Secretary-General) </w:t>
      </w:r>
      <w:r w:rsidR="00597A9F" w:rsidRPr="000C2421">
        <w:rPr>
          <w:rFonts w:ascii="Times New Roman" w:eastAsia="Aptos" w:hAnsi="Times New Roman" w:cs="Times New Roman"/>
          <w:kern w:val="0"/>
          <w:lang w:val="en-GB"/>
          <w14:ligatures w14:val="none"/>
        </w:rPr>
        <w:t>from Portugal took over.</w:t>
      </w:r>
    </w:p>
    <w:p w14:paraId="6C8ADAA3" w14:textId="24EB6BBC"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After his departure </w:t>
      </w:r>
      <w:r w:rsidR="00C31272" w:rsidRPr="000C2421">
        <w:rPr>
          <w:rFonts w:ascii="Times New Roman" w:eastAsia="Aptos" w:hAnsi="Times New Roman" w:cs="Times New Roman"/>
          <w:kern w:val="0"/>
          <w:lang w:val="en-GB"/>
          <w14:ligatures w14:val="none"/>
        </w:rPr>
        <w:t xml:space="preserve">as High Commissioner </w:t>
      </w:r>
      <w:r w:rsidRPr="000C2421">
        <w:rPr>
          <w:rFonts w:ascii="Times New Roman" w:eastAsia="Aptos" w:hAnsi="Times New Roman" w:cs="Times New Roman"/>
          <w:kern w:val="0"/>
          <w:lang w:val="en-GB"/>
          <w14:ligatures w14:val="none"/>
        </w:rPr>
        <w:t xml:space="preserve">Lubbers still liked to engage in discussing world problems and continued to commit himself to the Earth Charter. In the Netherlands he was asked to expedite coalition negotiations as a Minister of State in 2005 and 2010. However, ‘the case’ proved an obsession that kept him preoccupied. </w:t>
      </w:r>
      <w:r w:rsidR="002A79B5" w:rsidRPr="000C2421">
        <w:rPr>
          <w:rFonts w:ascii="Times New Roman" w:eastAsia="Aptos" w:hAnsi="Times New Roman" w:cs="Times New Roman"/>
          <w:kern w:val="0"/>
          <w:lang w:val="en-GB"/>
          <w14:ligatures w14:val="none"/>
        </w:rPr>
        <w:t xml:space="preserve">As he got </w:t>
      </w:r>
      <w:r w:rsidRPr="000C2421">
        <w:rPr>
          <w:rFonts w:ascii="Times New Roman" w:eastAsia="Aptos" w:hAnsi="Times New Roman" w:cs="Times New Roman"/>
          <w:kern w:val="0"/>
          <w:lang w:val="en-GB"/>
          <w14:ligatures w14:val="none"/>
        </w:rPr>
        <w:t xml:space="preserve">older his depressions became increasingly frequent. </w:t>
      </w:r>
      <w:r w:rsidR="00C31272" w:rsidRPr="000C2421">
        <w:rPr>
          <w:rFonts w:ascii="Times New Roman" w:eastAsia="Aptos" w:hAnsi="Times New Roman" w:cs="Times New Roman"/>
          <w:kern w:val="0"/>
          <w:lang w:val="en-GB"/>
          <w14:ligatures w14:val="none"/>
        </w:rPr>
        <w:t>In 2018 h</w:t>
      </w:r>
      <w:r w:rsidRPr="000C2421">
        <w:rPr>
          <w:rFonts w:ascii="Times New Roman" w:eastAsia="Aptos" w:hAnsi="Times New Roman" w:cs="Times New Roman"/>
          <w:kern w:val="0"/>
          <w:lang w:val="en-GB"/>
          <w14:ligatures w14:val="none"/>
        </w:rPr>
        <w:t xml:space="preserve">e died </w:t>
      </w:r>
      <w:r w:rsidR="00852A23" w:rsidRPr="000C2421">
        <w:rPr>
          <w:rFonts w:ascii="Times New Roman" w:eastAsia="Aptos" w:hAnsi="Times New Roman" w:cs="Times New Roman"/>
          <w:kern w:val="0"/>
          <w:lang w:val="en-GB"/>
          <w14:ligatures w14:val="none"/>
        </w:rPr>
        <w:t xml:space="preserve">at 78 </w:t>
      </w:r>
      <w:r w:rsidR="00BA0334" w:rsidRPr="000C2421">
        <w:rPr>
          <w:rFonts w:ascii="Times New Roman" w:eastAsia="Aptos" w:hAnsi="Times New Roman" w:cs="Times New Roman"/>
          <w:kern w:val="0"/>
          <w:lang w:val="en-GB"/>
          <w14:ligatures w14:val="none"/>
        </w:rPr>
        <w:t>by euthanasia</w:t>
      </w:r>
      <w:r w:rsidRPr="000C2421">
        <w:rPr>
          <w:rFonts w:ascii="Times New Roman" w:eastAsia="Aptos" w:hAnsi="Times New Roman" w:cs="Times New Roman"/>
          <w:kern w:val="0"/>
          <w:lang w:val="en-GB"/>
          <w14:ligatures w14:val="none"/>
        </w:rPr>
        <w:t xml:space="preserve">. </w:t>
      </w:r>
      <w:r w:rsidR="00852A23" w:rsidRPr="000C2421">
        <w:rPr>
          <w:rFonts w:ascii="Times New Roman" w:eastAsia="Aptos" w:hAnsi="Times New Roman" w:cs="Times New Roman"/>
          <w:kern w:val="0"/>
          <w:lang w:val="en-GB"/>
          <w14:ligatures w14:val="none"/>
        </w:rPr>
        <w:t>Despite his handling of ‘the case’, Lubbers’</w:t>
      </w:r>
      <w:r w:rsidR="00C31272"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 xml:space="preserve">dedication to the UNHCR and his accomplishments remain undervalued. </w:t>
      </w:r>
    </w:p>
    <w:p w14:paraId="04580909" w14:textId="77777777" w:rsidR="00C31272" w:rsidRPr="000C2421" w:rsidRDefault="00C31272" w:rsidP="00BD7791">
      <w:pPr>
        <w:spacing w:after="0" w:line="240" w:lineRule="auto"/>
        <w:jc w:val="both"/>
        <w:rPr>
          <w:rFonts w:ascii="Times New Roman" w:eastAsia="Aptos" w:hAnsi="Times New Roman" w:cs="Times New Roman"/>
          <w:b/>
          <w:bCs/>
          <w:lang w:val="en-GB"/>
        </w:rPr>
      </w:pPr>
    </w:p>
    <w:p w14:paraId="6479EAB0" w14:textId="456B1757"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ARCHIVES</w:t>
      </w:r>
      <w:r w:rsidRPr="000C2421">
        <w:rPr>
          <w:rFonts w:ascii="Times New Roman" w:eastAsia="Aptos" w:hAnsi="Times New Roman" w:cs="Times New Roman"/>
          <w:lang w:val="en-GB"/>
        </w:rPr>
        <w:t xml:space="preserve">: </w:t>
      </w:r>
      <w:r w:rsidR="000C2421" w:rsidRPr="000C2421">
        <w:rPr>
          <w:rFonts w:ascii="Times New Roman" w:eastAsia="Aptos" w:hAnsi="Times New Roman" w:cs="Times New Roman"/>
          <w:lang w:val="en-GB"/>
        </w:rPr>
        <w:t>S</w:t>
      </w:r>
      <w:r w:rsidRPr="000C2421">
        <w:rPr>
          <w:rFonts w:ascii="Times New Roman" w:eastAsia="Aptos" w:hAnsi="Times New Roman" w:cs="Times New Roman"/>
          <w:lang w:val="en-GB"/>
        </w:rPr>
        <w:t xml:space="preserve">tatements, letters and interviews </w:t>
      </w:r>
      <w:r w:rsidR="000C2421" w:rsidRPr="000C2421">
        <w:rPr>
          <w:rFonts w:ascii="Times New Roman" w:eastAsia="Aptos" w:hAnsi="Times New Roman" w:cs="Times New Roman"/>
          <w:lang w:val="en-GB"/>
        </w:rPr>
        <w:t xml:space="preserve">of R.F.M. Lubbers </w:t>
      </w:r>
      <w:r w:rsidRPr="000C2421">
        <w:rPr>
          <w:rFonts w:ascii="Times New Roman" w:eastAsia="Aptos" w:hAnsi="Times New Roman" w:cs="Times New Roman"/>
          <w:lang w:val="en-GB"/>
        </w:rPr>
        <w:t xml:space="preserve">as High Commissioner can be found at </w:t>
      </w:r>
      <w:hyperlink r:id="rId9" w:history="1">
        <w:r w:rsidRPr="000C2421">
          <w:rPr>
            <w:rStyle w:val="Hyperlink"/>
            <w:rFonts w:ascii="Times New Roman" w:eastAsia="Aptos" w:hAnsi="Times New Roman" w:cs="Times New Roman"/>
            <w:u w:val="none"/>
            <w:lang w:val="en-GB"/>
          </w:rPr>
          <w:t>www.unhcr.org/search?search=Lubbers&amp;sm_site_name%5B%5D=Global%20site</w:t>
        </w:r>
      </w:hyperlink>
      <w:r w:rsidRPr="000C2421">
        <w:rPr>
          <w:rFonts w:ascii="Times New Roman" w:eastAsia="Aptos" w:hAnsi="Times New Roman" w:cs="Times New Roman"/>
          <w:lang w:val="en-GB"/>
        </w:rPr>
        <w:t>.</w:t>
      </w:r>
    </w:p>
    <w:p w14:paraId="342D5ADF" w14:textId="227AABD5"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PUBLICATIONS:</w:t>
      </w:r>
      <w:r w:rsidRPr="000C2421">
        <w:rPr>
          <w:rFonts w:ascii="Times New Roman" w:eastAsia="Aptos" w:hAnsi="Times New Roman" w:cs="Times New Roman"/>
          <w:lang w:val="en-GB"/>
        </w:rPr>
        <w:t xml:space="preserve"> A. Joustra and E. </w:t>
      </w:r>
      <w:r w:rsidR="00464A76" w:rsidRPr="000C2421">
        <w:rPr>
          <w:rFonts w:ascii="Times New Roman" w:eastAsia="Aptos" w:hAnsi="Times New Roman" w:cs="Times New Roman"/>
          <w:lang w:val="en-GB"/>
        </w:rPr>
        <w:t>v</w:t>
      </w:r>
      <w:r w:rsidRPr="000C2421">
        <w:rPr>
          <w:rFonts w:ascii="Times New Roman" w:eastAsia="Aptos" w:hAnsi="Times New Roman" w:cs="Times New Roman"/>
          <w:lang w:val="en-GB"/>
        </w:rPr>
        <w:t xml:space="preserve">an </w:t>
      </w:r>
      <w:proofErr w:type="spellStart"/>
      <w:r w:rsidRPr="000C2421">
        <w:rPr>
          <w:rFonts w:ascii="Times New Roman" w:eastAsia="Aptos" w:hAnsi="Times New Roman" w:cs="Times New Roman"/>
          <w:lang w:val="en-GB"/>
        </w:rPr>
        <w:t>Venetië</w:t>
      </w:r>
      <w:proofErr w:type="spellEnd"/>
      <w:r w:rsidRPr="000C2421">
        <w:rPr>
          <w:rFonts w:ascii="Times New Roman" w:eastAsia="Aptos" w:hAnsi="Times New Roman" w:cs="Times New Roman"/>
          <w:lang w:val="en-GB"/>
        </w:rPr>
        <w:t xml:space="preserve"> (Eds)</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t>
      </w:r>
      <w:r w:rsidRPr="000C2421">
        <w:rPr>
          <w:rFonts w:ascii="Times New Roman" w:eastAsia="Aptos" w:hAnsi="Times New Roman" w:cs="Times New Roman"/>
          <w:i/>
          <w:lang w:val="en-GB"/>
        </w:rPr>
        <w:t>Ruud Lubbers</w:t>
      </w:r>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Samen </w:t>
      </w:r>
      <w:proofErr w:type="spellStart"/>
      <w:r w:rsidRPr="000C2421">
        <w:rPr>
          <w:rFonts w:ascii="Times New Roman" w:eastAsia="Aptos" w:hAnsi="Times New Roman" w:cs="Times New Roman"/>
          <w:i/>
          <w:lang w:val="en-GB"/>
        </w:rPr>
        <w:t>onderweg</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Over </w:t>
      </w:r>
      <w:proofErr w:type="spellStart"/>
      <w:r w:rsidRPr="000C2421">
        <w:rPr>
          <w:rFonts w:ascii="Times New Roman" w:eastAsia="Aptos" w:hAnsi="Times New Roman" w:cs="Times New Roman"/>
          <w:i/>
          <w:lang w:val="en-GB"/>
        </w:rPr>
        <w:t>democratie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christendom</w:t>
      </w:r>
      <w:proofErr w:type="spellEnd"/>
      <w:r w:rsidRPr="000C2421">
        <w:rPr>
          <w:rFonts w:ascii="Times New Roman" w:eastAsia="Aptos" w:hAnsi="Times New Roman" w:cs="Times New Roman"/>
          <w:i/>
          <w:lang w:val="en-GB"/>
        </w:rPr>
        <w:t xml:space="preserve"> &amp; </w:t>
      </w:r>
      <w:proofErr w:type="spellStart"/>
      <w:r w:rsidRPr="000C2421">
        <w:rPr>
          <w:rFonts w:ascii="Times New Roman" w:eastAsia="Aptos" w:hAnsi="Times New Roman" w:cs="Times New Roman"/>
          <w:i/>
          <w:lang w:val="en-GB"/>
        </w:rPr>
        <w:t>samenleving</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economie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en</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internationale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vraagstukken</w:t>
      </w:r>
      <w:proofErr w:type="spellEnd"/>
      <w:r w:rsidRPr="000C2421">
        <w:rPr>
          <w:rFonts w:ascii="Times New Roman" w:eastAsia="Aptos" w:hAnsi="Times New Roman" w:cs="Times New Roman"/>
          <w:lang w:val="en-GB"/>
        </w:rPr>
        <w:t xml:space="preserve">, Utrecht 1991; </w:t>
      </w:r>
      <w:r w:rsidRPr="000C2421">
        <w:rPr>
          <w:rFonts w:ascii="Times New Roman" w:eastAsia="Aptos" w:hAnsi="Times New Roman" w:cs="Times New Roman"/>
          <w:i/>
          <w:iCs/>
          <w:lang w:val="en-GB"/>
        </w:rPr>
        <w:t>International Economic Developments</w:t>
      </w:r>
      <w:r w:rsidRPr="000C2421">
        <w:rPr>
          <w:rFonts w:ascii="Times New Roman" w:eastAsia="Aptos" w:hAnsi="Times New Roman" w:cs="Times New Roman"/>
          <w:lang w:val="en-GB"/>
        </w:rPr>
        <w:t xml:space="preserve">, Singapore 1991; </w:t>
      </w:r>
      <w:r w:rsidRPr="000C2421">
        <w:rPr>
          <w:rFonts w:ascii="Times New Roman" w:eastAsia="Aptos" w:hAnsi="Times New Roman" w:cs="Times New Roman"/>
          <w:i/>
          <w:iCs/>
          <w:lang w:val="en-GB"/>
        </w:rPr>
        <w:t>Europe</w:t>
      </w:r>
      <w:r w:rsidR="00B716C7"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A Continent of </w:t>
      </w:r>
      <w:r w:rsidRPr="000C2421">
        <w:rPr>
          <w:rFonts w:ascii="Times New Roman" w:eastAsia="Aptos" w:hAnsi="Times New Roman" w:cs="Times New Roman"/>
          <w:i/>
          <w:iCs/>
          <w:lang w:val="en-GB"/>
        </w:rPr>
        <w:lastRenderedPageBreak/>
        <w:t>Traditions</w:t>
      </w:r>
      <w:r w:rsidRPr="000C2421">
        <w:rPr>
          <w:rFonts w:ascii="Times New Roman" w:eastAsia="Aptos" w:hAnsi="Times New Roman" w:cs="Times New Roman"/>
          <w:lang w:val="en-GB"/>
        </w:rPr>
        <w:t xml:space="preserve">, Cambridge 1994 (William and Mary Lecture, 16 February 1993); </w:t>
      </w:r>
      <w:proofErr w:type="spellStart"/>
      <w:r w:rsidRPr="000C2421">
        <w:rPr>
          <w:rFonts w:ascii="Times New Roman" w:eastAsia="Aptos" w:hAnsi="Times New Roman" w:cs="Times New Roman"/>
          <w:i/>
          <w:lang w:val="en-GB"/>
        </w:rPr>
        <w:t>Geloof</w:t>
      </w:r>
      <w:proofErr w:type="spellEnd"/>
      <w:r w:rsidRPr="000C2421">
        <w:rPr>
          <w:rFonts w:ascii="Times New Roman" w:eastAsia="Aptos" w:hAnsi="Times New Roman" w:cs="Times New Roman"/>
          <w:i/>
          <w:lang w:val="en-GB"/>
        </w:rPr>
        <w:t xml:space="preserve"> in de </w:t>
      </w:r>
      <w:proofErr w:type="spellStart"/>
      <w:r w:rsidRPr="000C2421">
        <w:rPr>
          <w:rFonts w:ascii="Times New Roman" w:eastAsia="Aptos" w:hAnsi="Times New Roman" w:cs="Times New Roman"/>
          <w:i/>
          <w:lang w:val="en-GB"/>
        </w:rPr>
        <w:t>samenleving</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Christen-</w:t>
      </w:r>
      <w:proofErr w:type="spellStart"/>
      <w:r w:rsidRPr="000C2421">
        <w:rPr>
          <w:rFonts w:ascii="Times New Roman" w:eastAsia="Aptos" w:hAnsi="Times New Roman" w:cs="Times New Roman"/>
          <w:i/>
          <w:lang w:val="en-GB"/>
        </w:rPr>
        <w:t>democratie</w:t>
      </w:r>
      <w:proofErr w:type="spellEnd"/>
      <w:r w:rsidRPr="000C2421">
        <w:rPr>
          <w:rFonts w:ascii="Times New Roman" w:eastAsia="Aptos" w:hAnsi="Times New Roman" w:cs="Times New Roman"/>
          <w:i/>
          <w:lang w:val="en-GB"/>
        </w:rPr>
        <w:t xml:space="preserve"> in </w:t>
      </w:r>
      <w:proofErr w:type="spellStart"/>
      <w:r w:rsidRPr="000C2421">
        <w:rPr>
          <w:rFonts w:ascii="Times New Roman" w:eastAsia="Aptos" w:hAnsi="Times New Roman" w:cs="Times New Roman"/>
          <w:i/>
          <w:lang w:val="en-GB"/>
        </w:rPr>
        <w:t>drie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generaties</w:t>
      </w:r>
      <w:proofErr w:type="spellEnd"/>
      <w:r w:rsidRPr="000C2421">
        <w:rPr>
          <w:rFonts w:ascii="Times New Roman" w:eastAsia="Aptos" w:hAnsi="Times New Roman" w:cs="Times New Roman"/>
          <w:i/>
          <w:lang w:val="en-GB"/>
        </w:rPr>
        <w:t>: Ruijs,</w:t>
      </w:r>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i/>
          <w:lang w:val="en-GB"/>
        </w:rPr>
        <w:t>Klompé</w:t>
      </w:r>
      <w:proofErr w:type="spellEnd"/>
      <w:r w:rsidRPr="000C2421">
        <w:rPr>
          <w:rFonts w:ascii="Times New Roman" w:eastAsia="Aptos" w:hAnsi="Times New Roman" w:cs="Times New Roman"/>
          <w:i/>
          <w:lang w:val="en-GB"/>
        </w:rPr>
        <w:t>, Lubbers</w:t>
      </w:r>
      <w:r w:rsidRPr="000C2421">
        <w:rPr>
          <w:rFonts w:ascii="Times New Roman" w:eastAsia="Aptos" w:hAnsi="Times New Roman" w:cs="Times New Roman"/>
          <w:lang w:val="en-GB"/>
        </w:rPr>
        <w:t xml:space="preserve">, Nijmegen 1998; </w:t>
      </w:r>
      <w:r w:rsidRPr="000C2421">
        <w:rPr>
          <w:rFonts w:ascii="Times New Roman" w:eastAsia="Aptos" w:hAnsi="Times New Roman" w:cs="Times New Roman"/>
          <w:i/>
          <w:iCs/>
          <w:lang w:val="en-GB"/>
        </w:rPr>
        <w:t>Revitalizing Liberal Values in a Globalizing World</w:t>
      </w:r>
      <w:r w:rsidRPr="000C2421">
        <w:rPr>
          <w:rFonts w:ascii="Times New Roman" w:eastAsia="Aptos" w:hAnsi="Times New Roman" w:cs="Times New Roman"/>
          <w:lang w:val="en-GB"/>
        </w:rPr>
        <w:t xml:space="preserve">, Toronto 1999; </w:t>
      </w:r>
      <w:r w:rsidRPr="000C2421">
        <w:rPr>
          <w:rFonts w:ascii="Times New Roman" w:eastAsia="Aptos" w:hAnsi="Times New Roman" w:cs="Times New Roman"/>
          <w:i/>
          <w:iCs/>
          <w:lang w:val="en-GB"/>
        </w:rPr>
        <w:t>Universality of Human Rights and Cultural Diversity</w:t>
      </w:r>
      <w:r w:rsidRPr="000C2421">
        <w:rPr>
          <w:rFonts w:ascii="Times New Roman" w:eastAsia="Aptos" w:hAnsi="Times New Roman" w:cs="Times New Roman"/>
          <w:lang w:val="en-GB"/>
        </w:rPr>
        <w:t xml:space="preserve">, The Hague 1998; </w:t>
      </w:r>
      <w:r w:rsidRPr="000C2421">
        <w:rPr>
          <w:rFonts w:ascii="Times New Roman" w:eastAsia="Aptos" w:hAnsi="Times New Roman" w:cs="Times New Roman"/>
          <w:i/>
          <w:iCs/>
          <w:lang w:val="en-GB"/>
        </w:rPr>
        <w:t>Governance in an Era of Globalization: Paper for the Club of Rome: Annual Meeting 1999</w:t>
      </w:r>
      <w:r w:rsidRPr="000C2421">
        <w:rPr>
          <w:rFonts w:ascii="Times New Roman" w:eastAsia="Aptos" w:hAnsi="Times New Roman" w:cs="Times New Roman"/>
          <w:lang w:val="en-GB"/>
        </w:rPr>
        <w:t xml:space="preserve">, Tilburg 1999 (with J. </w:t>
      </w:r>
      <w:proofErr w:type="spellStart"/>
      <w:r w:rsidRPr="000C2421">
        <w:rPr>
          <w:rFonts w:ascii="Times New Roman" w:eastAsia="Aptos" w:hAnsi="Times New Roman" w:cs="Times New Roman"/>
          <w:lang w:val="en-GB"/>
        </w:rPr>
        <w:t>Koorevaar</w:t>
      </w:r>
      <w:proofErr w:type="spellEnd"/>
      <w:r w:rsidRPr="000C2421">
        <w:rPr>
          <w:rFonts w:ascii="Times New Roman" w:eastAsia="Aptos" w:hAnsi="Times New Roman" w:cs="Times New Roman"/>
          <w:lang w:val="en-GB"/>
        </w:rPr>
        <w:t xml:space="preserve">); ‘Kosovo </w:t>
      </w:r>
      <w:proofErr w:type="spellStart"/>
      <w:r w:rsidRPr="000C2421">
        <w:rPr>
          <w:rFonts w:ascii="Times New Roman" w:eastAsia="Aptos" w:hAnsi="Times New Roman" w:cs="Times New Roman"/>
          <w:lang w:val="en-GB"/>
        </w:rPr>
        <w:t>en</w:t>
      </w:r>
      <w:proofErr w:type="spellEnd"/>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lang w:val="en-GB"/>
        </w:rPr>
        <w:t>daarna</w:t>
      </w:r>
      <w:proofErr w:type="spellEnd"/>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lang w:val="en-GB"/>
        </w:rPr>
        <w:t>Bespiegelingen</w:t>
      </w:r>
      <w:proofErr w:type="spellEnd"/>
      <w:r w:rsidRPr="000C2421">
        <w:rPr>
          <w:rFonts w:ascii="Times New Roman" w:eastAsia="Aptos" w:hAnsi="Times New Roman" w:cs="Times New Roman"/>
          <w:lang w:val="en-GB"/>
        </w:rPr>
        <w:t xml:space="preserve"> over de </w:t>
      </w:r>
      <w:proofErr w:type="spellStart"/>
      <w:r w:rsidRPr="000C2421">
        <w:rPr>
          <w:rFonts w:ascii="Times New Roman" w:eastAsia="Aptos" w:hAnsi="Times New Roman" w:cs="Times New Roman"/>
          <w:lang w:val="en-GB"/>
        </w:rPr>
        <w:t>veiligheid</w:t>
      </w:r>
      <w:proofErr w:type="spellEnd"/>
      <w:r w:rsidRPr="000C2421">
        <w:rPr>
          <w:rFonts w:ascii="Times New Roman" w:eastAsia="Aptos" w:hAnsi="Times New Roman" w:cs="Times New Roman"/>
          <w:lang w:val="en-GB"/>
        </w:rPr>
        <w:t xml:space="preserve"> van Europa’ in </w:t>
      </w:r>
      <w:r w:rsidRPr="000C2421">
        <w:rPr>
          <w:rFonts w:ascii="Times New Roman" w:eastAsia="Aptos" w:hAnsi="Times New Roman" w:cs="Times New Roman"/>
          <w:i/>
          <w:iCs/>
          <w:lang w:val="en-GB"/>
        </w:rPr>
        <w:t>Internationale Spectator</w:t>
      </w:r>
      <w:r w:rsidRPr="000C2421">
        <w:rPr>
          <w:rFonts w:ascii="Times New Roman" w:eastAsia="Aptos" w:hAnsi="Times New Roman" w:cs="Times New Roman"/>
          <w:lang w:val="en-GB"/>
        </w:rPr>
        <w:t xml:space="preserve">, 53/10, 1999, 519-523; ‘Groningen – its Impact on European Society’ in </w:t>
      </w:r>
      <w:r w:rsidRPr="000C2421">
        <w:rPr>
          <w:rFonts w:ascii="Times New Roman" w:eastAsia="Aptos" w:hAnsi="Times New Roman" w:cs="Times New Roman"/>
          <w:i/>
          <w:iCs/>
          <w:lang w:val="en-GB"/>
        </w:rPr>
        <w:t>Netherlands Journal of Geosciences</w:t>
      </w:r>
      <w:r w:rsidRPr="000C2421">
        <w:rPr>
          <w:rFonts w:ascii="Times New Roman" w:eastAsia="Aptos" w:hAnsi="Times New Roman" w:cs="Times New Roman"/>
          <w:lang w:val="en-GB"/>
        </w:rPr>
        <w:t xml:space="preserve">, 80/1, 2001, 20-21; ‘Global Consultations on International Protection, Update October 2001’ at </w:t>
      </w:r>
      <w:hyperlink r:id="rId10" w:history="1">
        <w:r w:rsidRPr="000C2421">
          <w:rPr>
            <w:rStyle w:val="Hyperlink"/>
            <w:rFonts w:ascii="Times New Roman" w:eastAsia="Aptos" w:hAnsi="Times New Roman" w:cs="Times New Roman"/>
            <w:u w:val="none"/>
            <w:lang w:val="en-GB"/>
          </w:rPr>
          <w:t>www.unhcr.org/sites/default/files/legacy-pdf/3b83c8e74.pdf</w:t>
        </w:r>
      </w:hyperlink>
      <w:r w:rsidRPr="000C2421">
        <w:rPr>
          <w:rFonts w:ascii="Times New Roman" w:eastAsia="Aptos" w:hAnsi="Times New Roman" w:cs="Times New Roman"/>
          <w:lang w:val="en-GB"/>
        </w:rPr>
        <w:t xml:space="preserve">; ‘2001 The Year in Review: High Commissioner Ruud Lubbers Looks Back at His First Year in Office and Discusses Terrorism, Afghanistan and the 1951 Refugee Convention’ in </w:t>
      </w:r>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xml:space="preserve">, 4/125, 2001, 20-21; ‘Opening Statement by Mr. Ruud Lubbers, United Nations High Commissioner for Refugees, at the Fifty-Third Session of the Executive Committee of the High Commissioner’s Programme (Geneva, 30 September 2002)’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lang w:val="en-GB"/>
        </w:rPr>
        <w:t>, 21/4, 2002, 7-17, with ‘Closing Statement’, 234-238; ‘Afghanistan, Agenda for Protection, Europe, Liberia</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High Commissioner Ruud Lubbers Looks Back on a Turbulent Year’ in </w:t>
      </w:r>
      <w:bookmarkStart w:id="0" w:name="_Hlk213063770"/>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4/129, 2002, 16</w:t>
      </w:r>
      <w:bookmarkEnd w:id="0"/>
      <w:r w:rsidRPr="000C2421">
        <w:rPr>
          <w:rFonts w:ascii="Times New Roman" w:eastAsia="Aptos" w:hAnsi="Times New Roman" w:cs="Times New Roman"/>
          <w:lang w:val="en-GB"/>
        </w:rPr>
        <w:t xml:space="preserve">-18; ‘Refugees: From International Protection to Solutions’ (Mandeville Lecture, Rotterdam 9 April 2003) at </w:t>
      </w:r>
      <w:hyperlink r:id="rId11" w:history="1">
        <w:r w:rsidRPr="000C2421">
          <w:rPr>
            <w:rStyle w:val="Hyperlink"/>
            <w:rFonts w:ascii="Times New Roman" w:eastAsia="Aptos" w:hAnsi="Times New Roman" w:cs="Times New Roman"/>
            <w:u w:val="none"/>
            <w:lang w:val="en-GB"/>
          </w:rPr>
          <w:t>www.unhcr.org/publications/mandeville-lecture-mr-ruud-lubbers-united-nations-high-commissioner-refugees-rotterdam</w:t>
        </w:r>
      </w:hyperlink>
      <w:r w:rsidRPr="000C2421">
        <w:rPr>
          <w:rFonts w:ascii="Times New Roman" w:eastAsia="Aptos" w:hAnsi="Times New Roman" w:cs="Times New Roman"/>
          <w:lang w:val="en-GB"/>
        </w:rPr>
        <w:t xml:space="preserve">); Core Group on Durable Solutions, </w:t>
      </w:r>
      <w:r w:rsidRPr="000C2421">
        <w:rPr>
          <w:rFonts w:ascii="Times New Roman" w:eastAsia="Aptos" w:hAnsi="Times New Roman" w:cs="Times New Roman"/>
          <w:i/>
          <w:iCs/>
          <w:lang w:val="en-GB"/>
        </w:rPr>
        <w:t>Framework for Durable Solutions for Refugees and Persons of Concern</w:t>
      </w:r>
      <w:r w:rsidRPr="000C2421">
        <w:rPr>
          <w:rFonts w:ascii="Times New Roman" w:eastAsia="Aptos" w:hAnsi="Times New Roman" w:cs="Times New Roman"/>
          <w:lang w:val="en-GB"/>
        </w:rPr>
        <w:t xml:space="preserve">, Geneva, May 2003 at </w:t>
      </w:r>
      <w:hyperlink r:id="rId12" w:history="1">
        <w:r w:rsidRPr="000C2421">
          <w:rPr>
            <w:rStyle w:val="Hyperlink"/>
            <w:rFonts w:ascii="Times New Roman" w:eastAsia="Aptos" w:hAnsi="Times New Roman" w:cs="Times New Roman"/>
            <w:u w:val="none"/>
            <w:lang w:val="en-GB"/>
          </w:rPr>
          <w:t>www.unhcr.org/media/framework-durable-solutions-refugees-and-persons-concern-0</w:t>
        </w:r>
      </w:hyperlink>
      <w:r w:rsidRPr="000C2421">
        <w:rPr>
          <w:rFonts w:ascii="Times New Roman" w:eastAsia="Aptos" w:hAnsi="Times New Roman" w:cs="Times New Roman"/>
          <w:lang w:val="en-GB"/>
        </w:rPr>
        <w:t xml:space="preserve">; ‘“A Good Year in a Bad World”: High Commissioner Ruud Lubbers Reviews 2003: The Ongoing Repatriation in Afghanistan, Breakthroughs in Angola and Liberia, but also the Ramifications of the Bombing of U.N. Headquarters in Baghdad’ in </w:t>
      </w:r>
      <w:r w:rsidRPr="000C2421">
        <w:rPr>
          <w:rFonts w:ascii="Times New Roman" w:eastAsia="Aptos" w:hAnsi="Times New Roman" w:cs="Times New Roman"/>
          <w:i/>
          <w:iCs/>
          <w:lang w:val="en-GB"/>
        </w:rPr>
        <w:t>Refugees</w:t>
      </w:r>
      <w:r w:rsidRPr="000C2421">
        <w:rPr>
          <w:rFonts w:ascii="Times New Roman" w:eastAsia="Aptos" w:hAnsi="Times New Roman" w:cs="Times New Roman"/>
          <w:iCs/>
          <w:lang w:val="en-GB"/>
        </w:rPr>
        <w:t>,</w:t>
      </w:r>
      <w:r w:rsidRPr="000C2421">
        <w:rPr>
          <w:rFonts w:ascii="Times New Roman" w:eastAsia="Aptos" w:hAnsi="Times New Roman" w:cs="Times New Roman"/>
          <w:i/>
          <w:iCs/>
          <w:lang w:val="en-GB"/>
        </w:rPr>
        <w:t xml:space="preserve"> </w:t>
      </w:r>
      <w:r w:rsidRPr="000C2421">
        <w:rPr>
          <w:rFonts w:ascii="Times New Roman" w:eastAsia="Aptos" w:hAnsi="Times New Roman" w:cs="Times New Roman"/>
          <w:lang w:val="en-GB"/>
        </w:rPr>
        <w:t xml:space="preserve">4/133, 2003, 8-9; </w:t>
      </w:r>
      <w:r w:rsidRPr="000C2421">
        <w:rPr>
          <w:rFonts w:ascii="Times New Roman" w:eastAsia="Aptos" w:hAnsi="Times New Roman" w:cs="Times New Roman"/>
          <w:i/>
          <w:iCs/>
          <w:lang w:val="en-GB"/>
        </w:rPr>
        <w:t xml:space="preserve">Een </w:t>
      </w:r>
      <w:proofErr w:type="spellStart"/>
      <w:r w:rsidRPr="000C2421">
        <w:rPr>
          <w:rFonts w:ascii="Times New Roman" w:eastAsia="Aptos" w:hAnsi="Times New Roman" w:cs="Times New Roman"/>
          <w:i/>
          <w:iCs/>
          <w:lang w:val="en-GB"/>
        </w:rPr>
        <w:t>humanitaire</w:t>
      </w:r>
      <w:proofErr w:type="spellEnd"/>
      <w:r w:rsidRPr="000C2421">
        <w:rPr>
          <w:rFonts w:ascii="Times New Roman" w:eastAsia="Aptos" w:hAnsi="Times New Roman" w:cs="Times New Roman"/>
          <w:i/>
          <w:iCs/>
          <w:lang w:val="en-GB"/>
        </w:rPr>
        <w:t xml:space="preserve"> </w:t>
      </w:r>
      <w:proofErr w:type="spellStart"/>
      <w:r w:rsidRPr="000C2421">
        <w:rPr>
          <w:rFonts w:ascii="Times New Roman" w:eastAsia="Aptos" w:hAnsi="Times New Roman" w:cs="Times New Roman"/>
          <w:i/>
          <w:iCs/>
          <w:lang w:val="en-GB"/>
        </w:rPr>
        <w:t>wereld</w:t>
      </w:r>
      <w:proofErr w:type="spellEnd"/>
      <w:r w:rsidRPr="000C2421">
        <w:rPr>
          <w:rFonts w:ascii="Times New Roman" w:eastAsia="Aptos" w:hAnsi="Times New Roman" w:cs="Times New Roman"/>
          <w:lang w:val="en-GB"/>
        </w:rPr>
        <w:t xml:space="preserve">, Nijmegen 2004 (Speech on accepting the honorary doctorate from Radboud University); ‘Opening Statement’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lang w:val="en-GB"/>
        </w:rPr>
        <w:t xml:space="preserve">, 23/1, 2004, 7-17; ‘Statement’ </w:t>
      </w:r>
      <w:bookmarkStart w:id="1" w:name="_Hlk212620911"/>
      <w:r w:rsidRPr="000C2421">
        <w:rPr>
          <w:rFonts w:ascii="Times New Roman" w:eastAsia="Aptos" w:hAnsi="Times New Roman" w:cs="Times New Roman"/>
          <w:lang w:val="en-GB"/>
        </w:rPr>
        <w:t xml:space="preserve">in </w:t>
      </w:r>
      <w:r w:rsidRPr="000C2421">
        <w:rPr>
          <w:rFonts w:ascii="Times New Roman" w:eastAsia="Aptos" w:hAnsi="Times New Roman" w:cs="Times New Roman"/>
          <w:i/>
          <w:iCs/>
          <w:lang w:val="en-GB"/>
        </w:rPr>
        <w:t>Refugee Survey Quarterly</w:t>
      </w:r>
      <w:bookmarkEnd w:id="1"/>
      <w:r w:rsidRPr="000C2421">
        <w:rPr>
          <w:rFonts w:ascii="Times New Roman" w:eastAsia="Aptos" w:hAnsi="Times New Roman" w:cs="Times New Roman"/>
          <w:lang w:val="en-GB"/>
        </w:rPr>
        <w:t xml:space="preserve">, 23/2, 2004, 252-255; ‘Searching for Solutions for Refugees’ in </w:t>
      </w:r>
      <w:r w:rsidRPr="000C2421">
        <w:rPr>
          <w:rFonts w:ascii="Times New Roman" w:eastAsia="Aptos" w:hAnsi="Times New Roman" w:cs="Times New Roman"/>
          <w:i/>
          <w:iCs/>
          <w:lang w:val="en-GB"/>
        </w:rPr>
        <w:t>Making the Voice of Humanity Heard: Essays on Humanitarian Assistance and International Humanitarian Law in Honour of HRH Princess Margriet of the Netherlands</w:t>
      </w:r>
      <w:r w:rsidRPr="000C2421">
        <w:rPr>
          <w:rFonts w:ascii="Times New Roman" w:eastAsia="Aptos" w:hAnsi="Times New Roman" w:cs="Times New Roman"/>
          <w:lang w:val="en-GB"/>
        </w:rPr>
        <w:t>, Leiden 2004, 447-452; ‘“We Can Do Better</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We Should Do Better”: High Commissioner Ruud Lubbers Discusses UNHCR’s 2004 Performance During a “Reasonably Good Year in a Troublesome World”’ in </w:t>
      </w:r>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xml:space="preserve">, 4/137, 2004, 16-17; ‘Opening Statement by Mr. Ruud Lubbers… at the Fifty-Fifth Session of the Executive Committee of the High Commissioner’s Programme (Geneva, 4 October 2004)’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iCs/>
          <w:lang w:val="en-GB"/>
        </w:rPr>
        <w:t xml:space="preserve">, </w:t>
      </w:r>
      <w:r w:rsidRPr="000C2421">
        <w:rPr>
          <w:rFonts w:ascii="Times New Roman" w:eastAsia="Aptos" w:hAnsi="Times New Roman" w:cs="Times New Roman"/>
          <w:lang w:val="en-GB"/>
        </w:rPr>
        <w:t xml:space="preserve">24/1, 2005, 10-19; ‘Preface’ in M. Bouman and A. Smit-Ryan (Eds), </w:t>
      </w:r>
      <w:bookmarkStart w:id="2" w:name="_Hlk212648328"/>
      <w:r w:rsidRPr="000C2421">
        <w:rPr>
          <w:rFonts w:ascii="Times New Roman" w:eastAsia="Aptos" w:hAnsi="Times New Roman" w:cs="Times New Roman"/>
          <w:i/>
          <w:iCs/>
          <w:lang w:val="en-GB"/>
        </w:rPr>
        <w:t xml:space="preserve">Dag </w:t>
      </w:r>
      <w:proofErr w:type="spellStart"/>
      <w:r w:rsidRPr="000C2421">
        <w:rPr>
          <w:rFonts w:ascii="Times New Roman" w:eastAsia="Aptos" w:hAnsi="Times New Roman" w:cs="Times New Roman"/>
          <w:i/>
          <w:iCs/>
          <w:lang w:val="en-GB"/>
        </w:rPr>
        <w:t>Hammarskjöld</w:t>
      </w:r>
      <w:bookmarkEnd w:id="2"/>
      <w:proofErr w:type="spellEnd"/>
      <w:r w:rsidRPr="000C2421">
        <w:rPr>
          <w:rFonts w:ascii="Times New Roman" w:eastAsia="Aptos" w:hAnsi="Times New Roman" w:cs="Times New Roman"/>
          <w:i/>
          <w:iCs/>
          <w:lang w:val="en-GB"/>
        </w:rPr>
        <w:t>, Citizen of the World</w:t>
      </w:r>
      <w:r w:rsidRPr="000C2421">
        <w:rPr>
          <w:rFonts w:ascii="Times New Roman" w:eastAsia="Aptos" w:hAnsi="Times New Roman" w:cs="Times New Roman"/>
          <w:lang w:val="en-GB"/>
        </w:rPr>
        <w:t>, Kampen 2005,</w:t>
      </w:r>
      <w:r w:rsidR="007C4FFB" w:rsidRPr="000C2421">
        <w:rPr>
          <w:rFonts w:ascii="Times New Roman" w:eastAsia="Aptos" w:hAnsi="Times New Roman" w:cs="Times New Roman"/>
          <w:lang w:val="en-GB"/>
        </w:rPr>
        <w:t xml:space="preserve"> 5-7</w:t>
      </w:r>
      <w:r w:rsidRPr="000C2421">
        <w:rPr>
          <w:rFonts w:ascii="Times New Roman" w:eastAsia="Aptos" w:hAnsi="Times New Roman" w:cs="Times New Roman"/>
          <w:lang w:val="en-GB"/>
        </w:rPr>
        <w:t xml:space="preserve">; </w:t>
      </w:r>
      <w:r w:rsidRPr="000C2421">
        <w:rPr>
          <w:rFonts w:ascii="Times New Roman" w:eastAsia="Aptos" w:hAnsi="Times New Roman" w:cs="Times New Roman"/>
          <w:i/>
          <w:iCs/>
          <w:lang w:val="en-GB"/>
        </w:rPr>
        <w:t xml:space="preserve">De </w:t>
      </w:r>
      <w:proofErr w:type="spellStart"/>
      <w:r w:rsidRPr="000C2421">
        <w:rPr>
          <w:rFonts w:ascii="Times New Roman" w:eastAsia="Aptos" w:hAnsi="Times New Roman" w:cs="Times New Roman"/>
          <w:i/>
          <w:iCs/>
          <w:lang w:val="en-GB"/>
        </w:rPr>
        <w:t>vrees</w:t>
      </w:r>
      <w:proofErr w:type="spellEnd"/>
      <w:r w:rsidRPr="000C2421">
        <w:rPr>
          <w:rFonts w:ascii="Times New Roman" w:eastAsia="Aptos" w:hAnsi="Times New Roman" w:cs="Times New Roman"/>
          <w:i/>
          <w:iCs/>
          <w:lang w:val="en-GB"/>
        </w:rPr>
        <w:t xml:space="preserve"> </w:t>
      </w:r>
      <w:proofErr w:type="spellStart"/>
      <w:r w:rsidRPr="000C2421">
        <w:rPr>
          <w:rFonts w:ascii="Times New Roman" w:eastAsia="Aptos" w:hAnsi="Times New Roman" w:cs="Times New Roman"/>
          <w:i/>
          <w:iCs/>
          <w:lang w:val="en-GB"/>
        </w:rPr>
        <w:t>voorbij</w:t>
      </w:r>
      <w:proofErr w:type="spellEnd"/>
      <w:r w:rsidRPr="000C2421">
        <w:rPr>
          <w:rFonts w:ascii="Times New Roman" w:eastAsia="Aptos" w:hAnsi="Times New Roman" w:cs="Times New Roman"/>
          <w:i/>
          <w:iCs/>
          <w:lang w:val="en-GB"/>
        </w:rPr>
        <w:t xml:space="preserve">: </w:t>
      </w:r>
      <w:r w:rsidR="00D83F1B" w:rsidRPr="000C2421">
        <w:rPr>
          <w:rFonts w:ascii="Times New Roman" w:eastAsia="Aptos" w:hAnsi="Times New Roman" w:cs="Times New Roman"/>
          <w:i/>
          <w:iCs/>
          <w:lang w:val="en-GB"/>
        </w:rPr>
        <w:t>E</w:t>
      </w:r>
      <w:r w:rsidRPr="000C2421">
        <w:rPr>
          <w:rFonts w:ascii="Times New Roman" w:eastAsia="Aptos" w:hAnsi="Times New Roman" w:cs="Times New Roman"/>
          <w:i/>
          <w:iCs/>
          <w:lang w:val="en-GB"/>
        </w:rPr>
        <w:t xml:space="preserve">en </w:t>
      </w:r>
      <w:proofErr w:type="spellStart"/>
      <w:r w:rsidRPr="000C2421">
        <w:rPr>
          <w:rFonts w:ascii="Times New Roman" w:eastAsia="Aptos" w:hAnsi="Times New Roman" w:cs="Times New Roman"/>
          <w:i/>
          <w:iCs/>
          <w:lang w:val="en-GB"/>
        </w:rPr>
        <w:t>hartenkreet</w:t>
      </w:r>
      <w:proofErr w:type="spellEnd"/>
      <w:r w:rsidRPr="000C2421">
        <w:rPr>
          <w:rFonts w:ascii="Times New Roman" w:eastAsia="Aptos" w:hAnsi="Times New Roman" w:cs="Times New Roman"/>
          <w:lang w:val="en-GB"/>
        </w:rPr>
        <w:t xml:space="preserve">, Amsterdam 2007 (with C. Lo Galbo); </w:t>
      </w:r>
      <w:r w:rsidRPr="000C2421">
        <w:rPr>
          <w:rFonts w:ascii="Times New Roman" w:eastAsia="Aptos" w:hAnsi="Times New Roman" w:cs="Times New Roman"/>
          <w:i/>
          <w:iCs/>
          <w:lang w:val="en-GB"/>
        </w:rPr>
        <w:t>Inspiration for Global Governance: The Universal Declaration of Human Right</w:t>
      </w:r>
      <w:r w:rsidR="001D082E" w:rsidRPr="000C2421">
        <w:rPr>
          <w:rFonts w:ascii="Times New Roman" w:eastAsia="Aptos" w:hAnsi="Times New Roman" w:cs="Times New Roman"/>
          <w:i/>
          <w:iCs/>
          <w:lang w:val="en-GB"/>
        </w:rPr>
        <w:t>s</w:t>
      </w:r>
      <w:r w:rsidRPr="000C2421">
        <w:rPr>
          <w:rFonts w:ascii="Times New Roman" w:eastAsia="Aptos" w:hAnsi="Times New Roman" w:cs="Times New Roman"/>
          <w:i/>
          <w:iCs/>
          <w:lang w:val="en-GB"/>
        </w:rPr>
        <w:t xml:space="preserve"> and the Earth Charter</w:t>
      </w:r>
      <w:r w:rsidRPr="000C2421">
        <w:rPr>
          <w:rFonts w:ascii="Times New Roman" w:eastAsia="Aptos" w:hAnsi="Times New Roman" w:cs="Times New Roman"/>
          <w:lang w:val="en-GB"/>
        </w:rPr>
        <w:t xml:space="preserve">, Deventer 2008 (with W. van </w:t>
      </w:r>
      <w:proofErr w:type="spellStart"/>
      <w:r w:rsidRPr="000C2421">
        <w:rPr>
          <w:rFonts w:ascii="Times New Roman" w:eastAsia="Aptos" w:hAnsi="Times New Roman" w:cs="Times New Roman"/>
          <w:lang w:val="en-GB"/>
        </w:rPr>
        <w:t>Genugten</w:t>
      </w:r>
      <w:proofErr w:type="spellEnd"/>
      <w:r w:rsidRPr="000C2421">
        <w:rPr>
          <w:rFonts w:ascii="Times New Roman" w:eastAsia="Aptos" w:hAnsi="Times New Roman" w:cs="Times New Roman"/>
          <w:lang w:val="en-GB"/>
        </w:rPr>
        <w:t xml:space="preserve"> and T. </w:t>
      </w:r>
      <w:proofErr w:type="spellStart"/>
      <w:r w:rsidRPr="000C2421">
        <w:rPr>
          <w:rFonts w:ascii="Times New Roman" w:eastAsia="Aptos" w:hAnsi="Times New Roman" w:cs="Times New Roman"/>
          <w:lang w:val="en-GB"/>
        </w:rPr>
        <w:t>Lambooy</w:t>
      </w:r>
      <w:proofErr w:type="spellEnd"/>
      <w:r w:rsidRPr="000C2421">
        <w:rPr>
          <w:rFonts w:ascii="Times New Roman" w:eastAsia="Aptos" w:hAnsi="Times New Roman" w:cs="Times New Roman"/>
          <w:lang w:val="en-GB"/>
        </w:rPr>
        <w:t xml:space="preserve">) at </w:t>
      </w:r>
      <w:hyperlink r:id="rId13" w:history="1">
        <w:r w:rsidR="009536DE" w:rsidRPr="000C2421">
          <w:rPr>
            <w:rStyle w:val="Hyperlink"/>
            <w:rFonts w:ascii="Times New Roman" w:eastAsia="Aptos" w:hAnsi="Times New Roman" w:cs="Times New Roman"/>
            <w:u w:val="none"/>
            <w:lang w:val="en-GB"/>
          </w:rPr>
          <w:t>https://earthcharter.org/library/inspiration-for-global-governance-the-universal-declaration-of-human-rights-and-the-earth-charter/</w:t>
        </w:r>
      </w:hyperlink>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i/>
          <w:lang w:val="en-GB"/>
        </w:rPr>
        <w:t>Persoonlijke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herinneringen</w:t>
      </w:r>
      <w:proofErr w:type="spellEnd"/>
      <w:r w:rsidRPr="000C2421">
        <w:rPr>
          <w:rFonts w:ascii="Times New Roman" w:eastAsia="Aptos" w:hAnsi="Times New Roman" w:cs="Times New Roman"/>
          <w:lang w:val="en-GB"/>
        </w:rPr>
        <w:t>, Amsterdam 2018</w:t>
      </w:r>
      <w:r w:rsidR="006121BC">
        <w:rPr>
          <w:rFonts w:ascii="Times New Roman" w:eastAsia="Aptos" w:hAnsi="Times New Roman" w:cs="Times New Roman"/>
          <w:lang w:val="en-GB"/>
        </w:rPr>
        <w:t>.</w:t>
      </w:r>
    </w:p>
    <w:p w14:paraId="4B03FD4B" w14:textId="3DA20583" w:rsidR="00154038" w:rsidRPr="000C2421" w:rsidRDefault="00154038" w:rsidP="00BD7791">
      <w:pPr>
        <w:spacing w:after="0" w:line="240" w:lineRule="auto"/>
        <w:jc w:val="both"/>
        <w:rPr>
          <w:rFonts w:ascii="Times New Roman" w:eastAsia="Aptos" w:hAnsi="Times New Roman" w:cs="Times New Roman"/>
          <w:lang w:val="en-GB"/>
        </w:rPr>
      </w:pPr>
      <w:proofErr w:type="spellStart"/>
      <w:r w:rsidRPr="000C2421">
        <w:rPr>
          <w:rFonts w:ascii="Times New Roman" w:eastAsia="Aptos" w:hAnsi="Times New Roman" w:cs="Times New Roman"/>
          <w:i/>
          <w:lang w:val="en-GB"/>
        </w:rPr>
        <w:t>Haagse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jaren</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De </w:t>
      </w:r>
      <w:proofErr w:type="spellStart"/>
      <w:r w:rsidRPr="000C2421">
        <w:rPr>
          <w:rFonts w:ascii="Times New Roman" w:eastAsia="Aptos" w:hAnsi="Times New Roman" w:cs="Times New Roman"/>
          <w:i/>
          <w:lang w:val="en-GB"/>
        </w:rPr>
        <w:t>politieke</w:t>
      </w:r>
      <w:proofErr w:type="spellEnd"/>
      <w:r w:rsidRPr="000C2421">
        <w:rPr>
          <w:rFonts w:ascii="Times New Roman" w:eastAsia="Aptos" w:hAnsi="Times New Roman" w:cs="Times New Roman"/>
          <w:i/>
          <w:lang w:val="en-GB"/>
        </w:rPr>
        <w:t xml:space="preserve"> memoires van Ruud Lubbers</w:t>
      </w:r>
      <w:r w:rsidRPr="000C2421">
        <w:rPr>
          <w:rFonts w:ascii="Times New Roman" w:eastAsia="Aptos" w:hAnsi="Times New Roman" w:cs="Times New Roman"/>
          <w:lang w:val="en-GB"/>
        </w:rPr>
        <w:t>, Amsterdam 2020 (with T. Brinkel).</w:t>
      </w:r>
    </w:p>
    <w:p w14:paraId="73190FBE" w14:textId="78653EE8"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LITERATURE</w:t>
      </w:r>
      <w:r w:rsidRPr="000C2421">
        <w:rPr>
          <w:rFonts w:ascii="Times New Roman" w:eastAsia="Aptos" w:hAnsi="Times New Roman" w:cs="Times New Roman"/>
          <w:lang w:val="en-GB"/>
        </w:rPr>
        <w:t xml:space="preserve">: K. </w:t>
      </w:r>
      <w:proofErr w:type="spellStart"/>
      <w:r w:rsidRPr="000C2421">
        <w:rPr>
          <w:rFonts w:ascii="Times New Roman" w:eastAsia="Aptos" w:hAnsi="Times New Roman" w:cs="Times New Roman"/>
          <w:lang w:val="en-GB"/>
        </w:rPr>
        <w:t>Gladdish</w:t>
      </w:r>
      <w:proofErr w:type="spellEnd"/>
      <w:r w:rsidRPr="000C2421">
        <w:rPr>
          <w:rFonts w:ascii="Times New Roman" w:eastAsia="Aptos" w:hAnsi="Times New Roman" w:cs="Times New Roman"/>
          <w:lang w:val="en-GB"/>
        </w:rPr>
        <w:t xml:space="preserve">, </w:t>
      </w:r>
      <w:r w:rsidRPr="000C2421">
        <w:rPr>
          <w:rFonts w:ascii="Times New Roman" w:eastAsia="Aptos" w:hAnsi="Times New Roman" w:cs="Times New Roman"/>
          <w:i/>
          <w:iCs/>
          <w:lang w:val="en-GB"/>
        </w:rPr>
        <w:t>Governing from the Centre</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Politics and Policymaking in the Netherlands</w:t>
      </w:r>
      <w:r w:rsidRPr="000C2421">
        <w:rPr>
          <w:rFonts w:ascii="Times New Roman" w:eastAsia="Aptos" w:hAnsi="Times New Roman" w:cs="Times New Roman"/>
          <w:lang w:val="en-GB"/>
        </w:rPr>
        <w:t xml:space="preserve">, London 1991; R. Ammerlaan (Ed.), </w:t>
      </w:r>
      <w:proofErr w:type="spellStart"/>
      <w:r w:rsidRPr="000C2421">
        <w:rPr>
          <w:rFonts w:ascii="Times New Roman" w:eastAsia="Aptos" w:hAnsi="Times New Roman" w:cs="Times New Roman"/>
          <w:i/>
          <w:iCs/>
          <w:lang w:val="en-GB"/>
        </w:rPr>
        <w:t>Afscheid</w:t>
      </w:r>
      <w:proofErr w:type="spellEnd"/>
      <w:r w:rsidRPr="000C2421">
        <w:rPr>
          <w:rFonts w:ascii="Times New Roman" w:eastAsia="Aptos" w:hAnsi="Times New Roman" w:cs="Times New Roman"/>
          <w:i/>
          <w:iCs/>
          <w:lang w:val="en-GB"/>
        </w:rPr>
        <w:t xml:space="preserve"> van Ruud Lubbers</w:t>
      </w:r>
      <w:r w:rsidRPr="000C2421">
        <w:rPr>
          <w:rFonts w:ascii="Times New Roman" w:eastAsia="Aptos" w:hAnsi="Times New Roman" w:cs="Times New Roman"/>
          <w:iCs/>
          <w:lang w:val="en-GB"/>
        </w:rPr>
        <w:t>,</w:t>
      </w:r>
      <w:r w:rsidRPr="000C2421">
        <w:rPr>
          <w:rFonts w:ascii="Times New Roman" w:eastAsia="Aptos" w:hAnsi="Times New Roman" w:cs="Times New Roman"/>
          <w:lang w:val="en-GB"/>
        </w:rPr>
        <w:t xml:space="preserve"> Baarn 1994; M. Metze, </w:t>
      </w:r>
      <w:r w:rsidRPr="000C2421">
        <w:rPr>
          <w:rFonts w:ascii="Times New Roman" w:eastAsia="Aptos" w:hAnsi="Times New Roman" w:cs="Times New Roman"/>
          <w:i/>
          <w:lang w:val="en-GB"/>
        </w:rPr>
        <w:t>De stranding</w:t>
      </w:r>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Het CDA van </w:t>
      </w:r>
      <w:proofErr w:type="spellStart"/>
      <w:r w:rsidRPr="000C2421">
        <w:rPr>
          <w:rFonts w:ascii="Times New Roman" w:eastAsia="Aptos" w:hAnsi="Times New Roman" w:cs="Times New Roman"/>
          <w:i/>
          <w:lang w:val="en-GB"/>
        </w:rPr>
        <w:t>hoogtepunt</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naar</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catastrofe</w:t>
      </w:r>
      <w:proofErr w:type="spellEnd"/>
      <w:r w:rsidRPr="000C2421">
        <w:rPr>
          <w:rFonts w:ascii="Times New Roman" w:eastAsia="Aptos" w:hAnsi="Times New Roman" w:cs="Times New Roman"/>
          <w:lang w:val="en-GB"/>
        </w:rPr>
        <w:t xml:space="preserve">, Nijmegen 1995; J. Major, </w:t>
      </w:r>
      <w:r w:rsidRPr="000C2421">
        <w:rPr>
          <w:rFonts w:ascii="Times New Roman" w:eastAsia="Aptos" w:hAnsi="Times New Roman" w:cs="Times New Roman"/>
          <w:i/>
          <w:lang w:val="en-GB"/>
        </w:rPr>
        <w:t>The Autobiography</w:t>
      </w:r>
      <w:r w:rsidRPr="000C2421">
        <w:rPr>
          <w:rFonts w:ascii="Times New Roman" w:eastAsia="Aptos" w:hAnsi="Times New Roman" w:cs="Times New Roman"/>
          <w:lang w:val="en-GB"/>
        </w:rPr>
        <w:t>, London 1999; S. Tideman (Ed.),</w:t>
      </w:r>
      <w:r w:rsidRPr="000C2421">
        <w:rPr>
          <w:rFonts w:ascii="Times New Roman" w:hAnsi="Times New Roman" w:cs="Times New Roman"/>
          <w:lang w:val="en-GB"/>
        </w:rPr>
        <w:t xml:space="preserve"> </w:t>
      </w:r>
      <w:r w:rsidRPr="000C2421">
        <w:rPr>
          <w:rFonts w:ascii="Times New Roman" w:eastAsia="Aptos" w:hAnsi="Times New Roman" w:cs="Times New Roman"/>
          <w:i/>
          <w:iCs/>
          <w:lang w:val="en-GB"/>
        </w:rPr>
        <w:t xml:space="preserve">Compassion or Competition? A Forum Discussion with H.H. the </w:t>
      </w:r>
      <w:proofErr w:type="spellStart"/>
      <w:r w:rsidRPr="000C2421">
        <w:rPr>
          <w:rFonts w:ascii="Times New Roman" w:eastAsia="Aptos" w:hAnsi="Times New Roman" w:cs="Times New Roman"/>
          <w:i/>
          <w:iCs/>
          <w:lang w:val="en-GB"/>
        </w:rPr>
        <w:t>XIVth</w:t>
      </w:r>
      <w:proofErr w:type="spellEnd"/>
      <w:r w:rsidRPr="000C2421">
        <w:rPr>
          <w:rFonts w:ascii="Times New Roman" w:eastAsia="Aptos" w:hAnsi="Times New Roman" w:cs="Times New Roman"/>
          <w:i/>
          <w:iCs/>
          <w:lang w:val="en-GB"/>
        </w:rPr>
        <w:t xml:space="preserve"> Dalai Lama, Jeremy Brooks, Hazel Henderson, Ruud Lubbers, Geoff Mulgan and </w:t>
      </w:r>
      <w:r w:rsidR="001D082E" w:rsidRPr="000C2421">
        <w:rPr>
          <w:rFonts w:ascii="Times New Roman" w:eastAsia="Aptos" w:hAnsi="Times New Roman" w:cs="Times New Roman"/>
          <w:i/>
          <w:iCs/>
          <w:lang w:val="en-GB"/>
        </w:rPr>
        <w:t>O</w:t>
      </w:r>
      <w:r w:rsidRPr="000C2421">
        <w:rPr>
          <w:rFonts w:ascii="Times New Roman" w:eastAsia="Aptos" w:hAnsi="Times New Roman" w:cs="Times New Roman"/>
          <w:i/>
          <w:iCs/>
          <w:lang w:val="en-GB"/>
        </w:rPr>
        <w:t>thers</w:t>
      </w:r>
      <w:r w:rsidRPr="000C2421">
        <w:rPr>
          <w:rFonts w:ascii="Times New Roman" w:eastAsia="Aptos" w:hAnsi="Times New Roman" w:cs="Times New Roman"/>
          <w:lang w:val="en-GB"/>
        </w:rPr>
        <w:t xml:space="preserve">, Amsterdam 2000; J. van Selm, </w:t>
      </w:r>
      <w:r w:rsidRPr="000C2421">
        <w:rPr>
          <w:rFonts w:ascii="Times New Roman" w:eastAsia="Aptos" w:hAnsi="Times New Roman" w:cs="Times New Roman"/>
          <w:i/>
          <w:iCs/>
          <w:lang w:val="en-GB"/>
        </w:rPr>
        <w:t>European Refugee Policy: Is There Such a Thing?</w:t>
      </w:r>
      <w:r w:rsidRPr="000C2421">
        <w:rPr>
          <w:rFonts w:ascii="Times New Roman" w:eastAsia="Aptos" w:hAnsi="Times New Roman" w:cs="Times New Roman"/>
          <w:lang w:val="en-GB"/>
        </w:rPr>
        <w:t xml:space="preserve">, Working </w:t>
      </w:r>
      <w:r w:rsidR="001D082E" w:rsidRPr="000C2421">
        <w:rPr>
          <w:rFonts w:ascii="Times New Roman" w:eastAsia="Aptos" w:hAnsi="Times New Roman" w:cs="Times New Roman"/>
          <w:lang w:val="en-GB"/>
        </w:rPr>
        <w:t>P</w:t>
      </w:r>
      <w:r w:rsidRPr="000C2421">
        <w:rPr>
          <w:rFonts w:ascii="Times New Roman" w:eastAsia="Aptos" w:hAnsi="Times New Roman" w:cs="Times New Roman"/>
          <w:lang w:val="en-GB"/>
        </w:rPr>
        <w:t xml:space="preserve">aper 115, May 2005, at </w:t>
      </w:r>
      <w:hyperlink r:id="rId14" w:history="1">
        <w:r w:rsidRPr="000C2421">
          <w:rPr>
            <w:rStyle w:val="Hyperlink"/>
            <w:rFonts w:ascii="Times New Roman" w:eastAsia="Aptos" w:hAnsi="Times New Roman" w:cs="Times New Roman"/>
            <w:u w:val="none"/>
            <w:lang w:val="en-GB"/>
          </w:rPr>
          <w:t>www.unhcr.org/media/european-refugee-policy-there-such-thing-joanne-van-selm</w:t>
        </w:r>
      </w:hyperlink>
      <w:r w:rsidRPr="000C2421">
        <w:rPr>
          <w:rFonts w:ascii="Times New Roman" w:eastAsia="Aptos" w:hAnsi="Times New Roman" w:cs="Times New Roman"/>
          <w:lang w:val="en-GB"/>
        </w:rPr>
        <w:t xml:space="preserve">; M. Bartkowski, </w:t>
      </w:r>
      <w:r w:rsidRPr="000C2421">
        <w:rPr>
          <w:rFonts w:ascii="Times New Roman" w:eastAsia="Aptos" w:hAnsi="Times New Roman" w:cs="Times New Roman"/>
          <w:i/>
          <w:iCs/>
          <w:lang w:val="en-GB"/>
        </w:rPr>
        <w:t>Seeing the Unseen</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Leadership and Culture in the UN Organizations</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The Study of Institutional Changes in the Office of the High </w:t>
      </w:r>
      <w:r w:rsidRPr="000C2421">
        <w:rPr>
          <w:rFonts w:ascii="Times New Roman" w:eastAsia="Aptos" w:hAnsi="Times New Roman" w:cs="Times New Roman"/>
          <w:i/>
          <w:iCs/>
          <w:lang w:val="en-GB"/>
        </w:rPr>
        <w:lastRenderedPageBreak/>
        <w:t>Commissioner for Refugees, the Secretariat of the World Health Organization and the Office of the International Labor Organization</w:t>
      </w:r>
      <w:r w:rsidRPr="000C2421">
        <w:rPr>
          <w:rFonts w:ascii="Times New Roman" w:eastAsia="Aptos" w:hAnsi="Times New Roman" w:cs="Times New Roman"/>
          <w:lang w:val="en-GB"/>
        </w:rPr>
        <w:t xml:space="preserve">, 2005, at </w:t>
      </w:r>
      <w:hyperlink r:id="rId15" w:history="1">
        <w:r w:rsidRPr="000C2421">
          <w:rPr>
            <w:rStyle w:val="Hyperlink"/>
            <w:rFonts w:ascii="Times New Roman" w:eastAsia="Aptos" w:hAnsi="Times New Roman" w:cs="Times New Roman"/>
            <w:u w:val="none"/>
            <w:lang w:val="en-GB"/>
          </w:rPr>
          <w:t>https://macbartkowski.com/wp-content/uploads/2014/05/Unpublished-Manuscript-Leadership-and-Culture-in-the-UN-Organizations-Bartkowski-1.pdf</w:t>
        </w:r>
      </w:hyperlink>
      <w:r w:rsidRPr="000C2421">
        <w:rPr>
          <w:rFonts w:ascii="Times New Roman" w:eastAsia="Aptos" w:hAnsi="Times New Roman" w:cs="Times New Roman"/>
          <w:lang w:val="en-GB"/>
        </w:rPr>
        <w:t xml:space="preserve">; A. Betts and J-F. Durieux, ‘Convention Plus as a Norm-Setting Exercise’ in </w:t>
      </w:r>
      <w:r w:rsidRPr="000C2421">
        <w:rPr>
          <w:rFonts w:ascii="Times New Roman" w:eastAsia="Aptos" w:hAnsi="Times New Roman" w:cs="Times New Roman"/>
          <w:i/>
          <w:iCs/>
          <w:lang w:val="en-GB"/>
        </w:rPr>
        <w:t>Journal of Refugee Studies</w:t>
      </w:r>
      <w:r w:rsidRPr="000C2421">
        <w:rPr>
          <w:rFonts w:ascii="Times New Roman" w:eastAsia="Aptos" w:hAnsi="Times New Roman" w:cs="Times New Roman"/>
          <w:lang w:val="en-GB"/>
        </w:rPr>
        <w:t xml:space="preserve">, 20/3, 2007, 509-535; G. Loescher, A. Betts and J. Milner, </w:t>
      </w:r>
      <w:r w:rsidRPr="000C2421">
        <w:rPr>
          <w:rFonts w:ascii="Times New Roman" w:eastAsia="Aptos" w:hAnsi="Times New Roman" w:cs="Times New Roman"/>
          <w:i/>
          <w:iCs/>
          <w:lang w:val="en-GB"/>
        </w:rPr>
        <w:t>The United Nations High Commissioner for Refugees (UNHCR): The Politics and Practice of Refugee Protection</w:t>
      </w:r>
      <w:r w:rsidRPr="000C2421">
        <w:rPr>
          <w:rFonts w:ascii="Times New Roman" w:eastAsia="Aptos" w:hAnsi="Times New Roman" w:cs="Times New Roman"/>
          <w:lang w:val="en-GB"/>
        </w:rPr>
        <w:t xml:space="preserve">, New York 2008; M. </w:t>
      </w:r>
      <w:proofErr w:type="spellStart"/>
      <w:r w:rsidRPr="000C2421">
        <w:rPr>
          <w:rFonts w:ascii="Times New Roman" w:eastAsia="Aptos" w:hAnsi="Times New Roman" w:cs="Times New Roman"/>
          <w:lang w:val="en-GB"/>
        </w:rPr>
        <w:t>Zieck</w:t>
      </w:r>
      <w:proofErr w:type="spellEnd"/>
      <w:r w:rsidRPr="000C2421">
        <w:rPr>
          <w:rFonts w:ascii="Times New Roman" w:eastAsia="Aptos" w:hAnsi="Times New Roman" w:cs="Times New Roman"/>
          <w:lang w:val="en-GB"/>
        </w:rPr>
        <w:t xml:space="preserve">, ‘Doomed to Fail from the Outset? UNHCR’s Convention Plus Initiative Revisited’ in </w:t>
      </w:r>
      <w:r w:rsidRPr="000C2421">
        <w:rPr>
          <w:rFonts w:ascii="Times New Roman" w:eastAsia="Aptos" w:hAnsi="Times New Roman" w:cs="Times New Roman"/>
          <w:i/>
          <w:iCs/>
          <w:lang w:val="en-GB"/>
        </w:rPr>
        <w:t>International Journal of Refugee Law</w:t>
      </w:r>
      <w:r w:rsidRPr="000C2421">
        <w:rPr>
          <w:rFonts w:ascii="Times New Roman" w:eastAsia="Aptos" w:hAnsi="Times New Roman" w:cs="Times New Roman"/>
          <w:lang w:val="en-GB"/>
        </w:rPr>
        <w:t xml:space="preserve">, 21/3, October 2009, 387-420; K. Annan, </w:t>
      </w:r>
      <w:r w:rsidRPr="000C2421">
        <w:rPr>
          <w:rFonts w:ascii="Times New Roman" w:eastAsia="Aptos" w:hAnsi="Times New Roman" w:cs="Times New Roman"/>
          <w:i/>
          <w:iCs/>
          <w:lang w:val="en-GB"/>
        </w:rPr>
        <w:t>Interventions: A Life of War and Peace</w:t>
      </w:r>
      <w:r w:rsidRPr="000C2421">
        <w:rPr>
          <w:rFonts w:ascii="Times New Roman" w:eastAsia="Aptos" w:hAnsi="Times New Roman" w:cs="Times New Roman"/>
          <w:lang w:val="en-GB"/>
        </w:rPr>
        <w:t>, London 2012;</w:t>
      </w:r>
      <w:r w:rsidRPr="000C2421">
        <w:rPr>
          <w:rFonts w:ascii="Times New Roman" w:eastAsia="Aptos" w:hAnsi="Times New Roman" w:cs="Times New Roman"/>
          <w:i/>
          <w:iCs/>
          <w:lang w:val="en-GB"/>
        </w:rPr>
        <w:t xml:space="preserve"> </w:t>
      </w:r>
      <w:r w:rsidR="00125FC9" w:rsidRPr="000C2421">
        <w:rPr>
          <w:rFonts w:ascii="Times New Roman" w:eastAsia="Aptos" w:hAnsi="Times New Roman" w:cs="Times New Roman"/>
          <w:lang w:val="en-GB"/>
        </w:rPr>
        <w:t xml:space="preserve">J.E. Krasno (Ed.), </w:t>
      </w:r>
      <w:r w:rsidR="00125FC9" w:rsidRPr="000C2421">
        <w:rPr>
          <w:rFonts w:ascii="Times New Roman" w:eastAsia="Aptos" w:hAnsi="Times New Roman" w:cs="Times New Roman"/>
          <w:i/>
          <w:iCs/>
          <w:lang w:val="en-GB"/>
        </w:rPr>
        <w:t>The Collected Papers of Kofi Annan: UN Secretary-General, 1997-2006</w:t>
      </w:r>
      <w:r w:rsidR="00E24A85" w:rsidRPr="000C2421">
        <w:rPr>
          <w:rFonts w:ascii="Times New Roman" w:eastAsia="Aptos" w:hAnsi="Times New Roman" w:cs="Times New Roman"/>
          <w:lang w:val="en-GB"/>
        </w:rPr>
        <w:t xml:space="preserve">, Boulder 2012 (5 Volumes); </w:t>
      </w:r>
      <w:r w:rsidRPr="000C2421">
        <w:rPr>
          <w:rFonts w:ascii="Times New Roman" w:eastAsia="Aptos" w:hAnsi="Times New Roman" w:cs="Times New Roman"/>
          <w:lang w:val="en-GB"/>
        </w:rPr>
        <w:t xml:space="preserve">P. Boissieu </w:t>
      </w:r>
      <w:r w:rsidRPr="000C2421">
        <w:rPr>
          <w:rFonts w:ascii="Times New Roman" w:eastAsia="Aptos" w:hAnsi="Times New Roman" w:cs="Times New Roman"/>
          <w:color w:val="000000" w:themeColor="text1"/>
          <w:lang w:val="en-GB"/>
        </w:rPr>
        <w:t xml:space="preserve">et al., </w:t>
      </w:r>
      <w:r w:rsidRPr="000C2421">
        <w:rPr>
          <w:rFonts w:ascii="Times New Roman" w:eastAsia="Aptos" w:hAnsi="Times New Roman" w:cs="Times New Roman"/>
          <w:i/>
          <w:iCs/>
          <w:lang w:val="en-GB"/>
        </w:rPr>
        <w:t>National Leaders and the Making of Europe: Key Episodes in the Life of the European Council</w:t>
      </w:r>
      <w:r w:rsidRPr="000C2421">
        <w:rPr>
          <w:rFonts w:ascii="Times New Roman" w:eastAsia="Aptos" w:hAnsi="Times New Roman" w:cs="Times New Roman"/>
          <w:lang w:val="en-GB"/>
        </w:rPr>
        <w:t xml:space="preserve">, London 2015; </w:t>
      </w:r>
      <w:r w:rsidR="00514158" w:rsidRPr="000C2421">
        <w:rPr>
          <w:rFonts w:ascii="Times New Roman" w:eastAsia="Aptos" w:hAnsi="Times New Roman" w:cs="Times New Roman"/>
          <w:lang w:val="en-GB"/>
        </w:rPr>
        <w:t xml:space="preserve">S. Roberts, ‘Ruud Lubbers, Former Dutch Prime Minister, Is Dead at 78’ in </w:t>
      </w:r>
      <w:r w:rsidR="00514158" w:rsidRPr="000C2421">
        <w:rPr>
          <w:rFonts w:ascii="Times New Roman" w:eastAsia="Aptos" w:hAnsi="Times New Roman" w:cs="Times New Roman"/>
          <w:i/>
          <w:iCs/>
          <w:lang w:val="en-GB"/>
        </w:rPr>
        <w:t>The New York Times</w:t>
      </w:r>
      <w:r w:rsidR="00514158" w:rsidRPr="000C2421">
        <w:rPr>
          <w:rFonts w:ascii="Times New Roman" w:eastAsia="Aptos" w:hAnsi="Times New Roman" w:cs="Times New Roman"/>
          <w:lang w:val="en-GB"/>
        </w:rPr>
        <w:t xml:space="preserve">, 19 February 2018; </w:t>
      </w:r>
      <w:r w:rsidRPr="000C2421">
        <w:rPr>
          <w:rFonts w:ascii="Times New Roman" w:eastAsia="Aptos" w:hAnsi="Times New Roman" w:cs="Times New Roman"/>
          <w:lang w:val="en-GB"/>
        </w:rPr>
        <w:t xml:space="preserve">J. van </w:t>
      </w:r>
      <w:proofErr w:type="spellStart"/>
      <w:r w:rsidRPr="000C2421">
        <w:rPr>
          <w:rFonts w:ascii="Times New Roman" w:eastAsia="Aptos" w:hAnsi="Times New Roman" w:cs="Times New Roman"/>
          <w:lang w:val="en-GB"/>
        </w:rPr>
        <w:t>Merriënboer</w:t>
      </w:r>
      <w:proofErr w:type="spellEnd"/>
      <w:r w:rsidRPr="000C2421">
        <w:rPr>
          <w:rFonts w:ascii="Times New Roman" w:eastAsia="Aptos" w:hAnsi="Times New Roman" w:cs="Times New Roman"/>
          <w:lang w:val="en-GB"/>
        </w:rPr>
        <w:t xml:space="preserve"> and L. Steenbergen, </w:t>
      </w:r>
      <w:r w:rsidRPr="000C2421">
        <w:rPr>
          <w:rFonts w:ascii="Times New Roman" w:eastAsia="Aptos" w:hAnsi="Times New Roman" w:cs="Times New Roman"/>
          <w:i/>
          <w:lang w:val="en-GB"/>
        </w:rPr>
        <w:t xml:space="preserve">Lubbers </w:t>
      </w:r>
      <w:proofErr w:type="spellStart"/>
      <w:r w:rsidRPr="000C2421">
        <w:rPr>
          <w:rFonts w:ascii="Times New Roman" w:eastAsia="Aptos" w:hAnsi="Times New Roman" w:cs="Times New Roman"/>
          <w:i/>
          <w:lang w:val="en-GB"/>
        </w:rPr>
        <w:t>biografie</w:t>
      </w:r>
      <w:proofErr w:type="spellEnd"/>
      <w:r w:rsidR="00C9128A"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Een slag </w:t>
      </w:r>
      <w:proofErr w:type="spellStart"/>
      <w:r w:rsidRPr="000C2421">
        <w:rPr>
          <w:rFonts w:ascii="Times New Roman" w:eastAsia="Aptos" w:hAnsi="Times New Roman" w:cs="Times New Roman"/>
          <w:i/>
          <w:lang w:val="en-GB"/>
        </w:rPr>
        <w:t>anders</w:t>
      </w:r>
      <w:proofErr w:type="spellEnd"/>
      <w:r w:rsidRPr="000C2421">
        <w:rPr>
          <w:rFonts w:ascii="Times New Roman" w:eastAsia="Aptos" w:hAnsi="Times New Roman" w:cs="Times New Roman"/>
          <w:lang w:val="en-GB"/>
        </w:rPr>
        <w:t>, Amsterdam 2024.</w:t>
      </w:r>
    </w:p>
    <w:p w14:paraId="237DE2A3" w14:textId="77777777" w:rsidR="00154038" w:rsidRPr="000C2421" w:rsidRDefault="00154038" w:rsidP="00BD7791">
      <w:pPr>
        <w:spacing w:after="0" w:line="240" w:lineRule="auto"/>
        <w:jc w:val="both"/>
        <w:rPr>
          <w:rFonts w:ascii="Times New Roman" w:eastAsia="Aptos" w:hAnsi="Times New Roman" w:cs="Times New Roman"/>
          <w:lang w:val="en-GB"/>
        </w:rPr>
      </w:pPr>
    </w:p>
    <w:p w14:paraId="2F6C4F5F" w14:textId="77777777" w:rsidR="00154038" w:rsidRPr="007F1471" w:rsidRDefault="00154038" w:rsidP="00BD7791">
      <w:pPr>
        <w:spacing w:after="0" w:line="240" w:lineRule="auto"/>
        <w:jc w:val="both"/>
        <w:rPr>
          <w:rFonts w:ascii="Times New Roman" w:eastAsia="Aptos" w:hAnsi="Times New Roman" w:cs="Times New Roman"/>
          <w:b/>
          <w:lang w:val="en-GB"/>
        </w:rPr>
      </w:pPr>
      <w:r w:rsidRPr="007F1471">
        <w:rPr>
          <w:rFonts w:ascii="Times New Roman" w:eastAsia="Aptos" w:hAnsi="Times New Roman" w:cs="Times New Roman"/>
          <w:b/>
          <w:lang w:val="en-GB"/>
        </w:rPr>
        <w:t xml:space="preserve">Johan van Merriënboer </w:t>
      </w:r>
    </w:p>
    <w:p w14:paraId="692DC647" w14:textId="77777777" w:rsidR="00154038" w:rsidRPr="000C2421" w:rsidRDefault="00154038" w:rsidP="00BD7791">
      <w:pPr>
        <w:spacing w:after="0" w:line="240" w:lineRule="auto"/>
        <w:jc w:val="both"/>
        <w:rPr>
          <w:rFonts w:ascii="Times New Roman" w:eastAsia="Aptos" w:hAnsi="Times New Roman" w:cs="Times New Roman"/>
          <w:lang w:val="en-GB"/>
        </w:rPr>
      </w:pPr>
    </w:p>
    <w:p w14:paraId="1C1C78AC" w14:textId="6A7C67A6" w:rsidR="00154038" w:rsidRPr="000C2421" w:rsidRDefault="00154038" w:rsidP="00BD7791">
      <w:pPr>
        <w:spacing w:after="0" w:line="240" w:lineRule="auto"/>
        <w:jc w:val="both"/>
        <w:rPr>
          <w:rFonts w:ascii="Times New Roman" w:eastAsia="Aptos" w:hAnsi="Times New Roman" w:cs="Times New Roman"/>
          <w:b/>
          <w:bCs/>
          <w:lang w:val="en-GB"/>
        </w:rPr>
      </w:pPr>
      <w:r w:rsidRPr="000C2421">
        <w:rPr>
          <w:rFonts w:ascii="Times New Roman" w:eastAsia="Aptos" w:hAnsi="Times New Roman" w:cs="Times New Roman"/>
          <w:b/>
          <w:bCs/>
          <w:lang w:val="en-GB"/>
        </w:rPr>
        <w:t xml:space="preserve">Version </w:t>
      </w:r>
      <w:r w:rsidR="007C4FFB" w:rsidRPr="000C2421">
        <w:rPr>
          <w:rFonts w:ascii="Times New Roman" w:eastAsia="Aptos" w:hAnsi="Times New Roman" w:cs="Times New Roman"/>
          <w:b/>
          <w:bCs/>
          <w:lang w:val="en-GB"/>
        </w:rPr>
        <w:t>1</w:t>
      </w:r>
      <w:r w:rsidR="00BD3C18">
        <w:rPr>
          <w:rFonts w:ascii="Times New Roman" w:eastAsia="Aptos" w:hAnsi="Times New Roman" w:cs="Times New Roman"/>
          <w:b/>
          <w:bCs/>
          <w:lang w:val="en-GB"/>
        </w:rPr>
        <w:t>5</w:t>
      </w:r>
      <w:r w:rsidRPr="000C2421">
        <w:rPr>
          <w:rFonts w:ascii="Times New Roman" w:eastAsia="Aptos" w:hAnsi="Times New Roman" w:cs="Times New Roman"/>
          <w:b/>
          <w:bCs/>
          <w:lang w:val="en-GB"/>
        </w:rPr>
        <w:t xml:space="preserve"> </w:t>
      </w:r>
      <w:r w:rsidR="00BD7791" w:rsidRPr="000C2421">
        <w:rPr>
          <w:rFonts w:ascii="Times New Roman" w:eastAsia="Aptos" w:hAnsi="Times New Roman" w:cs="Times New Roman"/>
          <w:b/>
          <w:bCs/>
          <w:lang w:val="en-GB"/>
        </w:rPr>
        <w:t>January</w:t>
      </w:r>
      <w:r w:rsidRPr="000C2421">
        <w:rPr>
          <w:rFonts w:ascii="Times New Roman" w:eastAsia="Aptos" w:hAnsi="Times New Roman" w:cs="Times New Roman"/>
          <w:b/>
          <w:bCs/>
          <w:lang w:val="en-GB"/>
        </w:rPr>
        <w:t xml:space="preserve"> 202</w:t>
      </w:r>
      <w:r w:rsidR="00BD7791" w:rsidRPr="000C2421">
        <w:rPr>
          <w:rFonts w:ascii="Times New Roman" w:eastAsia="Aptos" w:hAnsi="Times New Roman" w:cs="Times New Roman"/>
          <w:b/>
          <w:bCs/>
          <w:lang w:val="en-GB"/>
        </w:rPr>
        <w:t>6</w:t>
      </w:r>
      <w:r w:rsidRPr="000C2421">
        <w:rPr>
          <w:rFonts w:ascii="Times New Roman" w:eastAsia="Aptos" w:hAnsi="Times New Roman" w:cs="Times New Roman"/>
          <w:b/>
          <w:bCs/>
          <w:lang w:val="en-GB"/>
        </w:rPr>
        <w:t xml:space="preserve"> </w:t>
      </w:r>
    </w:p>
    <w:p w14:paraId="0B4E2106" w14:textId="77777777" w:rsidR="00154038" w:rsidRPr="000C2421" w:rsidRDefault="00154038" w:rsidP="00BD7791">
      <w:pPr>
        <w:spacing w:after="0" w:line="240" w:lineRule="auto"/>
        <w:jc w:val="both"/>
        <w:rPr>
          <w:rFonts w:ascii="Times New Roman" w:eastAsia="Aptos" w:hAnsi="Times New Roman" w:cs="Times New Roman"/>
          <w:lang w:val="en-GB"/>
        </w:rPr>
      </w:pPr>
    </w:p>
    <w:p w14:paraId="51965E08" w14:textId="77777777" w:rsidR="00783F68" w:rsidRPr="000C2421" w:rsidRDefault="00783F68" w:rsidP="00BD7791">
      <w:pPr>
        <w:spacing w:after="0" w:line="240" w:lineRule="auto"/>
        <w:jc w:val="both"/>
        <w:rPr>
          <w:rFonts w:ascii="Times New Roman" w:hAnsi="Times New Roman" w:cs="Times New Roman"/>
          <w:b/>
          <w:lang w:val="en-GB"/>
        </w:rPr>
      </w:pPr>
      <w:r w:rsidRPr="000C2421">
        <w:rPr>
          <w:rFonts w:ascii="Times New Roman" w:hAnsi="Times New Roman" w:cs="Times New Roman"/>
          <w:b/>
          <w:lang w:val="en-GB"/>
        </w:rPr>
        <w:t xml:space="preserve">How To Cite This IO BIO Entry? </w:t>
      </w:r>
    </w:p>
    <w:p w14:paraId="10A227BC" w14:textId="3CA36EDE" w:rsidR="00783F68" w:rsidRPr="000C2421" w:rsidRDefault="00783F68" w:rsidP="00BD7791">
      <w:pPr>
        <w:spacing w:after="0" w:line="240" w:lineRule="auto"/>
        <w:jc w:val="both"/>
        <w:rPr>
          <w:rFonts w:ascii="Times New Roman" w:hAnsi="Times New Roman" w:cs="Times New Roman"/>
          <w:lang w:val="en-GB"/>
        </w:rPr>
      </w:pPr>
      <w:r w:rsidRPr="000C2421">
        <w:rPr>
          <w:rFonts w:ascii="Times New Roman" w:hAnsi="Times New Roman" w:cs="Times New Roman"/>
          <w:lang w:val="en-GB"/>
        </w:rPr>
        <w:t xml:space="preserve">Johan van Merriënboer, ‘Lubbers, Rudolphus Franciscus Marie (Ruud)’ in </w:t>
      </w:r>
      <w:r w:rsidRPr="000C2421">
        <w:rPr>
          <w:rFonts w:ascii="Times New Roman" w:hAnsi="Times New Roman" w:cs="Times New Roman"/>
          <w:i/>
          <w:lang w:val="en-GB"/>
        </w:rPr>
        <w:t>IO BIO, Biographical Dictionary of Secretaries-General of International Organizations</w:t>
      </w:r>
      <w:r w:rsidRPr="000C2421">
        <w:rPr>
          <w:rFonts w:ascii="Times New Roman" w:hAnsi="Times New Roman" w:cs="Times New Roman"/>
          <w:lang w:val="en-GB"/>
        </w:rPr>
        <w:t xml:space="preserve">, Edited by Bob Reinalda, Kent J. Kille and Jaci L. Eisenberg, </w:t>
      </w:r>
      <w:hyperlink r:id="rId16" w:history="1">
        <w:r w:rsidRPr="000C2421">
          <w:rPr>
            <w:rStyle w:val="Hyperlink"/>
            <w:rFonts w:ascii="Times New Roman" w:hAnsi="Times New Roman" w:cs="Times New Roman"/>
            <w:u w:val="none"/>
            <w:lang w:val="en-GB"/>
          </w:rPr>
          <w:t>www.ru.nl/fm/iobio</w:t>
        </w:r>
      </w:hyperlink>
      <w:r w:rsidRPr="000C2421">
        <w:rPr>
          <w:rFonts w:ascii="Times New Roman" w:hAnsi="Times New Roman" w:cs="Times New Roman"/>
          <w:lang w:val="en-GB"/>
        </w:rPr>
        <w:t>, Accessed DAY MONTH YEAR</w:t>
      </w:r>
    </w:p>
    <w:p w14:paraId="4F55A20B" w14:textId="77777777" w:rsidR="00154038" w:rsidRPr="000C2421" w:rsidRDefault="00154038" w:rsidP="00BD7791">
      <w:pPr>
        <w:spacing w:after="0" w:line="240" w:lineRule="auto"/>
        <w:jc w:val="both"/>
        <w:rPr>
          <w:rFonts w:ascii="Times New Roman" w:eastAsia="Aptos" w:hAnsi="Times New Roman" w:cs="Times New Roman"/>
          <w:lang w:val="en-GB"/>
        </w:rPr>
      </w:pPr>
    </w:p>
    <w:p w14:paraId="4159B19E" w14:textId="77777777" w:rsidR="002178BC" w:rsidRPr="000C2421" w:rsidRDefault="002178BC" w:rsidP="00BD7791">
      <w:pPr>
        <w:jc w:val="both"/>
        <w:rPr>
          <w:rFonts w:ascii="Times New Roman" w:hAnsi="Times New Roman" w:cs="Times New Roman"/>
          <w:lang w:val="en-GB"/>
        </w:rPr>
      </w:pPr>
    </w:p>
    <w:sectPr w:rsidR="002178BC" w:rsidRPr="000C2421" w:rsidSect="00EC2293">
      <w:headerReference w:type="even" r:id="rId17"/>
      <w:headerReference w:type="default" r:id="rId18"/>
      <w:footerReference w:type="default" r:id="rId1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826F" w14:textId="77777777" w:rsidR="00DE7065" w:rsidRDefault="00DE7065" w:rsidP="00154038">
      <w:pPr>
        <w:spacing w:after="0" w:line="240" w:lineRule="auto"/>
      </w:pPr>
      <w:r>
        <w:separator/>
      </w:r>
    </w:p>
  </w:endnote>
  <w:endnote w:type="continuationSeparator" w:id="0">
    <w:p w14:paraId="0A174D71" w14:textId="77777777" w:rsidR="00DE7065" w:rsidRDefault="00DE7065" w:rsidP="0015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F5C2" w14:textId="33E0A040" w:rsidR="00783F68" w:rsidRPr="00783F68" w:rsidRDefault="00783F68" w:rsidP="00783F68">
    <w:pPr>
      <w:pStyle w:val="Voettekst"/>
      <w:jc w:val="center"/>
      <w:rPr>
        <w:rFonts w:ascii="Times New Roman" w:hAnsi="Times New Roman" w:cs="Times New Roman"/>
        <w:sz w:val="20"/>
        <w:szCs w:val="20"/>
      </w:rPr>
    </w:pPr>
    <w:r w:rsidRPr="00783F68">
      <w:rPr>
        <w:rFonts w:ascii="Times New Roman" w:hAnsi="Times New Roman" w:cs="Times New Roman"/>
        <w:sz w:val="20"/>
        <w:szCs w:val="20"/>
        <w:lang w:val="en-GB"/>
      </w:rPr>
      <w:t xml:space="preserve">IO BIO, </w:t>
    </w:r>
    <w:r w:rsidRPr="00783F68">
      <w:rPr>
        <w:rFonts w:ascii="Times New Roman" w:hAnsi="Times New Roman" w:cs="Times New Roman"/>
        <w:i/>
        <w:sz w:val="20"/>
        <w:szCs w:val="20"/>
        <w:lang w:val="en-GB"/>
      </w:rPr>
      <w:t>Biographical Dictionary of Secretaries-General of International Organizations</w:t>
    </w:r>
    <w:r w:rsidRPr="00783F68">
      <w:rPr>
        <w:rFonts w:ascii="Times New Roman" w:hAnsi="Times New Roman" w:cs="Times New Roman"/>
        <w:sz w:val="20"/>
        <w:szCs w:val="20"/>
        <w:lang w:val="en-GB"/>
      </w:rPr>
      <w:t xml:space="preserve">, </w:t>
    </w:r>
    <w:hyperlink r:id="rId1" w:history="1">
      <w:r w:rsidRPr="00783F68">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D8BA" w14:textId="77777777" w:rsidR="00DE7065" w:rsidRDefault="00DE7065" w:rsidP="00154038">
      <w:pPr>
        <w:spacing w:after="0" w:line="240" w:lineRule="auto"/>
      </w:pPr>
      <w:r>
        <w:separator/>
      </w:r>
    </w:p>
  </w:footnote>
  <w:footnote w:type="continuationSeparator" w:id="0">
    <w:p w14:paraId="2988FE83" w14:textId="77777777" w:rsidR="00DE7065" w:rsidRDefault="00DE7065" w:rsidP="0015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046754858"/>
      <w:docPartObj>
        <w:docPartGallery w:val="Page Numbers (Top of Page)"/>
        <w:docPartUnique/>
      </w:docPartObj>
    </w:sdtPr>
    <w:sdtContent>
      <w:p w14:paraId="2C9DF3FA" w14:textId="661F7B69" w:rsidR="00154038" w:rsidRDefault="00154038" w:rsidP="007D4366">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4FF2B1DB" w14:textId="77777777" w:rsidR="00154038" w:rsidRDefault="0015403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3259864"/>
      <w:docPartObj>
        <w:docPartGallery w:val="Page Numbers (Top of Page)"/>
        <w:docPartUnique/>
      </w:docPartObj>
    </w:sdtPr>
    <w:sdtEndPr>
      <w:rPr>
        <w:rStyle w:val="Paginanummer"/>
        <w:rFonts w:ascii="Times New Roman" w:hAnsi="Times New Roman" w:cs="Times New Roman"/>
      </w:rPr>
    </w:sdtEndPr>
    <w:sdtContent>
      <w:p w14:paraId="7EF02D4E" w14:textId="6ADB2945" w:rsidR="00154038" w:rsidRPr="00154038" w:rsidRDefault="00154038" w:rsidP="007D4366">
        <w:pPr>
          <w:pStyle w:val="Koptekst"/>
          <w:framePr w:wrap="none" w:vAnchor="text" w:hAnchor="margin" w:xAlign="center" w:y="1"/>
          <w:rPr>
            <w:rStyle w:val="Paginanummer"/>
            <w:rFonts w:ascii="Times New Roman" w:hAnsi="Times New Roman" w:cs="Times New Roman"/>
          </w:rPr>
        </w:pPr>
        <w:r w:rsidRPr="00154038">
          <w:rPr>
            <w:rStyle w:val="Paginanummer"/>
            <w:rFonts w:ascii="Times New Roman" w:hAnsi="Times New Roman" w:cs="Times New Roman"/>
          </w:rPr>
          <w:fldChar w:fldCharType="begin"/>
        </w:r>
        <w:r w:rsidRPr="00154038">
          <w:rPr>
            <w:rStyle w:val="Paginanummer"/>
            <w:rFonts w:ascii="Times New Roman" w:hAnsi="Times New Roman" w:cs="Times New Roman"/>
          </w:rPr>
          <w:instrText xml:space="preserve"> PAGE </w:instrText>
        </w:r>
        <w:r w:rsidRPr="00154038">
          <w:rPr>
            <w:rStyle w:val="Paginanummer"/>
            <w:rFonts w:ascii="Times New Roman" w:hAnsi="Times New Roman" w:cs="Times New Roman"/>
          </w:rPr>
          <w:fldChar w:fldCharType="separate"/>
        </w:r>
        <w:r w:rsidRPr="00154038">
          <w:rPr>
            <w:rStyle w:val="Paginanummer"/>
            <w:rFonts w:ascii="Times New Roman" w:hAnsi="Times New Roman" w:cs="Times New Roman"/>
            <w:noProof/>
          </w:rPr>
          <w:t>1</w:t>
        </w:r>
        <w:r w:rsidRPr="00154038">
          <w:rPr>
            <w:rStyle w:val="Paginanummer"/>
            <w:rFonts w:ascii="Times New Roman" w:hAnsi="Times New Roman" w:cs="Times New Roman"/>
          </w:rPr>
          <w:fldChar w:fldCharType="end"/>
        </w:r>
      </w:p>
    </w:sdtContent>
  </w:sdt>
  <w:p w14:paraId="5848E118" w14:textId="77777777" w:rsidR="00154038" w:rsidRDefault="0015403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10F29"/>
    <w:multiLevelType w:val="hybridMultilevel"/>
    <w:tmpl w:val="0CD48EAE"/>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5FC5A4D"/>
    <w:multiLevelType w:val="hybridMultilevel"/>
    <w:tmpl w:val="D900712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67200441">
    <w:abstractNumId w:val="0"/>
  </w:num>
  <w:num w:numId="2" w16cid:durableId="1665547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38"/>
    <w:rsid w:val="0000079C"/>
    <w:rsid w:val="00000DF0"/>
    <w:rsid w:val="00001FF5"/>
    <w:rsid w:val="0000614A"/>
    <w:rsid w:val="0000767B"/>
    <w:rsid w:val="00010C09"/>
    <w:rsid w:val="000168CC"/>
    <w:rsid w:val="00021055"/>
    <w:rsid w:val="000333ED"/>
    <w:rsid w:val="00033DF2"/>
    <w:rsid w:val="00035BD0"/>
    <w:rsid w:val="00040182"/>
    <w:rsid w:val="00050955"/>
    <w:rsid w:val="000545FE"/>
    <w:rsid w:val="00055C29"/>
    <w:rsid w:val="00055CF5"/>
    <w:rsid w:val="00056E1B"/>
    <w:rsid w:val="00057BF9"/>
    <w:rsid w:val="00062C67"/>
    <w:rsid w:val="00063961"/>
    <w:rsid w:val="000706C7"/>
    <w:rsid w:val="000729A8"/>
    <w:rsid w:val="00082482"/>
    <w:rsid w:val="000839B1"/>
    <w:rsid w:val="000937AC"/>
    <w:rsid w:val="00095489"/>
    <w:rsid w:val="00096C16"/>
    <w:rsid w:val="000A74CD"/>
    <w:rsid w:val="000A76E9"/>
    <w:rsid w:val="000B42E4"/>
    <w:rsid w:val="000B5E81"/>
    <w:rsid w:val="000C2278"/>
    <w:rsid w:val="000C2421"/>
    <w:rsid w:val="000C4BED"/>
    <w:rsid w:val="000D0F2A"/>
    <w:rsid w:val="000D71F1"/>
    <w:rsid w:val="000D7B55"/>
    <w:rsid w:val="000E157C"/>
    <w:rsid w:val="000E2A78"/>
    <w:rsid w:val="000E5A80"/>
    <w:rsid w:val="000E76D2"/>
    <w:rsid w:val="000F04BD"/>
    <w:rsid w:val="000F2748"/>
    <w:rsid w:val="000F285F"/>
    <w:rsid w:val="000F302F"/>
    <w:rsid w:val="000F3673"/>
    <w:rsid w:val="000F4A73"/>
    <w:rsid w:val="001024B9"/>
    <w:rsid w:val="0011357F"/>
    <w:rsid w:val="00114401"/>
    <w:rsid w:val="00114BC3"/>
    <w:rsid w:val="00117EA0"/>
    <w:rsid w:val="00122CF4"/>
    <w:rsid w:val="0012493C"/>
    <w:rsid w:val="00125FC9"/>
    <w:rsid w:val="00144F64"/>
    <w:rsid w:val="001522DD"/>
    <w:rsid w:val="00154038"/>
    <w:rsid w:val="001557CA"/>
    <w:rsid w:val="0015766C"/>
    <w:rsid w:val="00164D98"/>
    <w:rsid w:val="00166C65"/>
    <w:rsid w:val="00173239"/>
    <w:rsid w:val="00173811"/>
    <w:rsid w:val="00173FED"/>
    <w:rsid w:val="00175F41"/>
    <w:rsid w:val="00176791"/>
    <w:rsid w:val="00191D47"/>
    <w:rsid w:val="0019517A"/>
    <w:rsid w:val="00195740"/>
    <w:rsid w:val="00197C0A"/>
    <w:rsid w:val="001A5B0B"/>
    <w:rsid w:val="001C2B03"/>
    <w:rsid w:val="001D02B2"/>
    <w:rsid w:val="001D082E"/>
    <w:rsid w:val="001D1E0B"/>
    <w:rsid w:val="001D48AF"/>
    <w:rsid w:val="001D6299"/>
    <w:rsid w:val="001D7DF6"/>
    <w:rsid w:val="001F023F"/>
    <w:rsid w:val="001F2D0B"/>
    <w:rsid w:val="001F471B"/>
    <w:rsid w:val="001F5EFA"/>
    <w:rsid w:val="001F7B37"/>
    <w:rsid w:val="00202237"/>
    <w:rsid w:val="002025A2"/>
    <w:rsid w:val="00203A59"/>
    <w:rsid w:val="00203CC6"/>
    <w:rsid w:val="00205B4D"/>
    <w:rsid w:val="002136EA"/>
    <w:rsid w:val="002159EF"/>
    <w:rsid w:val="002178BC"/>
    <w:rsid w:val="00230FE9"/>
    <w:rsid w:val="00234B59"/>
    <w:rsid w:val="00234EBF"/>
    <w:rsid w:val="002409C2"/>
    <w:rsid w:val="0024386E"/>
    <w:rsid w:val="0025048B"/>
    <w:rsid w:val="002620EE"/>
    <w:rsid w:val="00263E64"/>
    <w:rsid w:val="0026629F"/>
    <w:rsid w:val="00267745"/>
    <w:rsid w:val="00274D86"/>
    <w:rsid w:val="0027727B"/>
    <w:rsid w:val="00286906"/>
    <w:rsid w:val="002872C3"/>
    <w:rsid w:val="00295EC2"/>
    <w:rsid w:val="0029722C"/>
    <w:rsid w:val="00297485"/>
    <w:rsid w:val="002A2B5B"/>
    <w:rsid w:val="002A513D"/>
    <w:rsid w:val="002A5930"/>
    <w:rsid w:val="002A79B5"/>
    <w:rsid w:val="002B108F"/>
    <w:rsid w:val="002B23FA"/>
    <w:rsid w:val="002B4E28"/>
    <w:rsid w:val="002C185A"/>
    <w:rsid w:val="002C2508"/>
    <w:rsid w:val="002D25B9"/>
    <w:rsid w:val="002D3704"/>
    <w:rsid w:val="002E1937"/>
    <w:rsid w:val="002E370F"/>
    <w:rsid w:val="002E3BC3"/>
    <w:rsid w:val="002E7792"/>
    <w:rsid w:val="002F351A"/>
    <w:rsid w:val="002F3585"/>
    <w:rsid w:val="00301056"/>
    <w:rsid w:val="003036C1"/>
    <w:rsid w:val="00310FDA"/>
    <w:rsid w:val="00315DE0"/>
    <w:rsid w:val="00321429"/>
    <w:rsid w:val="003248F8"/>
    <w:rsid w:val="00325515"/>
    <w:rsid w:val="003259A5"/>
    <w:rsid w:val="0033210A"/>
    <w:rsid w:val="0033516C"/>
    <w:rsid w:val="00342CFD"/>
    <w:rsid w:val="003448C7"/>
    <w:rsid w:val="0034548E"/>
    <w:rsid w:val="003553B4"/>
    <w:rsid w:val="00361117"/>
    <w:rsid w:val="00364B2D"/>
    <w:rsid w:val="00374087"/>
    <w:rsid w:val="003845C9"/>
    <w:rsid w:val="003878ED"/>
    <w:rsid w:val="00394B02"/>
    <w:rsid w:val="003A00CD"/>
    <w:rsid w:val="003A1C29"/>
    <w:rsid w:val="003B5DC8"/>
    <w:rsid w:val="003C2B23"/>
    <w:rsid w:val="003C6CBD"/>
    <w:rsid w:val="003C7D8A"/>
    <w:rsid w:val="003C7F17"/>
    <w:rsid w:val="003D7AD8"/>
    <w:rsid w:val="003E2767"/>
    <w:rsid w:val="003E6E05"/>
    <w:rsid w:val="003F049F"/>
    <w:rsid w:val="003F3CB8"/>
    <w:rsid w:val="003F5724"/>
    <w:rsid w:val="003F5F60"/>
    <w:rsid w:val="00402730"/>
    <w:rsid w:val="00404C2A"/>
    <w:rsid w:val="00407CF1"/>
    <w:rsid w:val="00410D01"/>
    <w:rsid w:val="004206EE"/>
    <w:rsid w:val="0042170C"/>
    <w:rsid w:val="00423F7B"/>
    <w:rsid w:val="00426B13"/>
    <w:rsid w:val="00430C00"/>
    <w:rsid w:val="00431C4D"/>
    <w:rsid w:val="0043216B"/>
    <w:rsid w:val="004332B9"/>
    <w:rsid w:val="004333FA"/>
    <w:rsid w:val="0044283D"/>
    <w:rsid w:val="004439CF"/>
    <w:rsid w:val="00444FDE"/>
    <w:rsid w:val="004469C2"/>
    <w:rsid w:val="0045027B"/>
    <w:rsid w:val="0045149D"/>
    <w:rsid w:val="00464A76"/>
    <w:rsid w:val="004860CF"/>
    <w:rsid w:val="00490EFD"/>
    <w:rsid w:val="00491704"/>
    <w:rsid w:val="00491F33"/>
    <w:rsid w:val="004A1BD1"/>
    <w:rsid w:val="004A438A"/>
    <w:rsid w:val="004C3658"/>
    <w:rsid w:val="004C6C31"/>
    <w:rsid w:val="004D6511"/>
    <w:rsid w:val="004E1762"/>
    <w:rsid w:val="004E4803"/>
    <w:rsid w:val="004E66C3"/>
    <w:rsid w:val="004E7BBA"/>
    <w:rsid w:val="004F0894"/>
    <w:rsid w:val="004F0BFA"/>
    <w:rsid w:val="004F7145"/>
    <w:rsid w:val="005006E2"/>
    <w:rsid w:val="00501E16"/>
    <w:rsid w:val="00514158"/>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6058"/>
    <w:rsid w:val="00597A9F"/>
    <w:rsid w:val="00597DDF"/>
    <w:rsid w:val="005A4081"/>
    <w:rsid w:val="005A72DD"/>
    <w:rsid w:val="005B139D"/>
    <w:rsid w:val="005B1F99"/>
    <w:rsid w:val="005B4AFC"/>
    <w:rsid w:val="005B77E7"/>
    <w:rsid w:val="005C1C71"/>
    <w:rsid w:val="005C2FAC"/>
    <w:rsid w:val="005C3807"/>
    <w:rsid w:val="005C4491"/>
    <w:rsid w:val="005C6371"/>
    <w:rsid w:val="005C6C41"/>
    <w:rsid w:val="005C73D1"/>
    <w:rsid w:val="005D4241"/>
    <w:rsid w:val="005D792D"/>
    <w:rsid w:val="005E2FC9"/>
    <w:rsid w:val="005E3136"/>
    <w:rsid w:val="005E57D9"/>
    <w:rsid w:val="005E7688"/>
    <w:rsid w:val="005F70DB"/>
    <w:rsid w:val="00602416"/>
    <w:rsid w:val="00605891"/>
    <w:rsid w:val="006069EF"/>
    <w:rsid w:val="00607044"/>
    <w:rsid w:val="00610260"/>
    <w:rsid w:val="006121BC"/>
    <w:rsid w:val="0061370A"/>
    <w:rsid w:val="00614B57"/>
    <w:rsid w:val="006179F7"/>
    <w:rsid w:val="00622BBB"/>
    <w:rsid w:val="00624FAA"/>
    <w:rsid w:val="006278A5"/>
    <w:rsid w:val="00631495"/>
    <w:rsid w:val="0063306D"/>
    <w:rsid w:val="00645FFA"/>
    <w:rsid w:val="006529A4"/>
    <w:rsid w:val="00653915"/>
    <w:rsid w:val="00654255"/>
    <w:rsid w:val="00655D99"/>
    <w:rsid w:val="00655E00"/>
    <w:rsid w:val="00660595"/>
    <w:rsid w:val="00661A86"/>
    <w:rsid w:val="006657FD"/>
    <w:rsid w:val="0066683D"/>
    <w:rsid w:val="00672DF6"/>
    <w:rsid w:val="00673DE0"/>
    <w:rsid w:val="00674069"/>
    <w:rsid w:val="00683084"/>
    <w:rsid w:val="00690C0D"/>
    <w:rsid w:val="00691580"/>
    <w:rsid w:val="00691B41"/>
    <w:rsid w:val="00695A59"/>
    <w:rsid w:val="00696047"/>
    <w:rsid w:val="006A2BCF"/>
    <w:rsid w:val="006B0ED5"/>
    <w:rsid w:val="006B19CC"/>
    <w:rsid w:val="006B7C7A"/>
    <w:rsid w:val="006B7F97"/>
    <w:rsid w:val="006C3603"/>
    <w:rsid w:val="006C4C4A"/>
    <w:rsid w:val="006C5488"/>
    <w:rsid w:val="006C5915"/>
    <w:rsid w:val="006D41CF"/>
    <w:rsid w:val="006F2B0D"/>
    <w:rsid w:val="006F31CE"/>
    <w:rsid w:val="00701137"/>
    <w:rsid w:val="00702AD0"/>
    <w:rsid w:val="00704983"/>
    <w:rsid w:val="00707C06"/>
    <w:rsid w:val="00712108"/>
    <w:rsid w:val="00712B90"/>
    <w:rsid w:val="007161D7"/>
    <w:rsid w:val="00720349"/>
    <w:rsid w:val="00733465"/>
    <w:rsid w:val="00735F18"/>
    <w:rsid w:val="0073631D"/>
    <w:rsid w:val="00740724"/>
    <w:rsid w:val="007431DD"/>
    <w:rsid w:val="00743A58"/>
    <w:rsid w:val="007468AA"/>
    <w:rsid w:val="00751873"/>
    <w:rsid w:val="00755A64"/>
    <w:rsid w:val="007563E0"/>
    <w:rsid w:val="00761D09"/>
    <w:rsid w:val="007762CF"/>
    <w:rsid w:val="00780CCA"/>
    <w:rsid w:val="00780D50"/>
    <w:rsid w:val="00782CD2"/>
    <w:rsid w:val="0078322A"/>
    <w:rsid w:val="00783F68"/>
    <w:rsid w:val="00790157"/>
    <w:rsid w:val="00791F7F"/>
    <w:rsid w:val="00792D38"/>
    <w:rsid w:val="007A3D84"/>
    <w:rsid w:val="007A41E3"/>
    <w:rsid w:val="007B72C1"/>
    <w:rsid w:val="007C3D06"/>
    <w:rsid w:val="007C4FFB"/>
    <w:rsid w:val="007C5276"/>
    <w:rsid w:val="007D012C"/>
    <w:rsid w:val="007D6FBC"/>
    <w:rsid w:val="007E5F2B"/>
    <w:rsid w:val="007E61AE"/>
    <w:rsid w:val="007E7E94"/>
    <w:rsid w:val="007F072C"/>
    <w:rsid w:val="007F1471"/>
    <w:rsid w:val="007F38A5"/>
    <w:rsid w:val="007F7959"/>
    <w:rsid w:val="008041BF"/>
    <w:rsid w:val="008110FA"/>
    <w:rsid w:val="0081696C"/>
    <w:rsid w:val="0082202D"/>
    <w:rsid w:val="008253B4"/>
    <w:rsid w:val="00844FD2"/>
    <w:rsid w:val="0085086B"/>
    <w:rsid w:val="00851000"/>
    <w:rsid w:val="008525D9"/>
    <w:rsid w:val="00852A23"/>
    <w:rsid w:val="00861274"/>
    <w:rsid w:val="00862821"/>
    <w:rsid w:val="0086600D"/>
    <w:rsid w:val="00866416"/>
    <w:rsid w:val="00866AC2"/>
    <w:rsid w:val="00872AEC"/>
    <w:rsid w:val="00876E2A"/>
    <w:rsid w:val="00877C0E"/>
    <w:rsid w:val="008852D3"/>
    <w:rsid w:val="00887807"/>
    <w:rsid w:val="008900EF"/>
    <w:rsid w:val="0089166C"/>
    <w:rsid w:val="008A20B9"/>
    <w:rsid w:val="008A3178"/>
    <w:rsid w:val="008A6932"/>
    <w:rsid w:val="008A7450"/>
    <w:rsid w:val="008B1E60"/>
    <w:rsid w:val="008B6A84"/>
    <w:rsid w:val="008C2D6D"/>
    <w:rsid w:val="008C402E"/>
    <w:rsid w:val="008D05AC"/>
    <w:rsid w:val="008D4F2D"/>
    <w:rsid w:val="008D6DB8"/>
    <w:rsid w:val="008E1D96"/>
    <w:rsid w:val="008E31B8"/>
    <w:rsid w:val="008E40CF"/>
    <w:rsid w:val="008E6530"/>
    <w:rsid w:val="008E655A"/>
    <w:rsid w:val="008F0D8E"/>
    <w:rsid w:val="0090680C"/>
    <w:rsid w:val="0091645E"/>
    <w:rsid w:val="00916CB2"/>
    <w:rsid w:val="0092545E"/>
    <w:rsid w:val="0092574B"/>
    <w:rsid w:val="00925C86"/>
    <w:rsid w:val="0093257A"/>
    <w:rsid w:val="00932736"/>
    <w:rsid w:val="00935E5F"/>
    <w:rsid w:val="0094203A"/>
    <w:rsid w:val="00942278"/>
    <w:rsid w:val="00942C20"/>
    <w:rsid w:val="00943634"/>
    <w:rsid w:val="00952F8B"/>
    <w:rsid w:val="009536DE"/>
    <w:rsid w:val="00960E4E"/>
    <w:rsid w:val="009628DC"/>
    <w:rsid w:val="009663D9"/>
    <w:rsid w:val="00966FE1"/>
    <w:rsid w:val="00977297"/>
    <w:rsid w:val="009855F0"/>
    <w:rsid w:val="00986583"/>
    <w:rsid w:val="00995EEA"/>
    <w:rsid w:val="00996A74"/>
    <w:rsid w:val="009B3D5A"/>
    <w:rsid w:val="009B76BC"/>
    <w:rsid w:val="009B7CE8"/>
    <w:rsid w:val="009B7D93"/>
    <w:rsid w:val="009C2719"/>
    <w:rsid w:val="009C3C57"/>
    <w:rsid w:val="009C3E77"/>
    <w:rsid w:val="009C4247"/>
    <w:rsid w:val="009D52BA"/>
    <w:rsid w:val="009E0C27"/>
    <w:rsid w:val="009F0526"/>
    <w:rsid w:val="009F35FC"/>
    <w:rsid w:val="009F38BD"/>
    <w:rsid w:val="009F4A0E"/>
    <w:rsid w:val="009F534A"/>
    <w:rsid w:val="009F692B"/>
    <w:rsid w:val="009F70BF"/>
    <w:rsid w:val="00A004F4"/>
    <w:rsid w:val="00A03BA4"/>
    <w:rsid w:val="00A06EB0"/>
    <w:rsid w:val="00A07D4F"/>
    <w:rsid w:val="00A10438"/>
    <w:rsid w:val="00A14920"/>
    <w:rsid w:val="00A164E5"/>
    <w:rsid w:val="00A23BAC"/>
    <w:rsid w:val="00A27B81"/>
    <w:rsid w:val="00A407D0"/>
    <w:rsid w:val="00A52BD9"/>
    <w:rsid w:val="00A6105F"/>
    <w:rsid w:val="00A74F97"/>
    <w:rsid w:val="00A76AEA"/>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13B1C"/>
    <w:rsid w:val="00B13BA1"/>
    <w:rsid w:val="00B15FD1"/>
    <w:rsid w:val="00B20E7B"/>
    <w:rsid w:val="00B212CD"/>
    <w:rsid w:val="00B26146"/>
    <w:rsid w:val="00B308E8"/>
    <w:rsid w:val="00B34DED"/>
    <w:rsid w:val="00B35547"/>
    <w:rsid w:val="00B36EAF"/>
    <w:rsid w:val="00B40881"/>
    <w:rsid w:val="00B42757"/>
    <w:rsid w:val="00B53721"/>
    <w:rsid w:val="00B575B1"/>
    <w:rsid w:val="00B579BB"/>
    <w:rsid w:val="00B57EE4"/>
    <w:rsid w:val="00B62386"/>
    <w:rsid w:val="00B674B3"/>
    <w:rsid w:val="00B71483"/>
    <w:rsid w:val="00B716C7"/>
    <w:rsid w:val="00B73954"/>
    <w:rsid w:val="00B770A0"/>
    <w:rsid w:val="00B8131F"/>
    <w:rsid w:val="00B82437"/>
    <w:rsid w:val="00B838C0"/>
    <w:rsid w:val="00B90209"/>
    <w:rsid w:val="00B934EF"/>
    <w:rsid w:val="00B97713"/>
    <w:rsid w:val="00BA0334"/>
    <w:rsid w:val="00BA036D"/>
    <w:rsid w:val="00BA06BF"/>
    <w:rsid w:val="00BA2E66"/>
    <w:rsid w:val="00BA4F46"/>
    <w:rsid w:val="00BB064A"/>
    <w:rsid w:val="00BB325D"/>
    <w:rsid w:val="00BB758D"/>
    <w:rsid w:val="00BC0F74"/>
    <w:rsid w:val="00BC118D"/>
    <w:rsid w:val="00BC755E"/>
    <w:rsid w:val="00BD3C18"/>
    <w:rsid w:val="00BD5A5E"/>
    <w:rsid w:val="00BD7791"/>
    <w:rsid w:val="00BE7B2C"/>
    <w:rsid w:val="00BF0A4B"/>
    <w:rsid w:val="00BF0FFB"/>
    <w:rsid w:val="00BF2794"/>
    <w:rsid w:val="00BF65EB"/>
    <w:rsid w:val="00BF6FBE"/>
    <w:rsid w:val="00C01E30"/>
    <w:rsid w:val="00C10B43"/>
    <w:rsid w:val="00C1351B"/>
    <w:rsid w:val="00C15FFC"/>
    <w:rsid w:val="00C17B73"/>
    <w:rsid w:val="00C31272"/>
    <w:rsid w:val="00C330ED"/>
    <w:rsid w:val="00C35434"/>
    <w:rsid w:val="00C44F6A"/>
    <w:rsid w:val="00C458E5"/>
    <w:rsid w:val="00C468E1"/>
    <w:rsid w:val="00C46BB5"/>
    <w:rsid w:val="00C4791C"/>
    <w:rsid w:val="00C53157"/>
    <w:rsid w:val="00C6263A"/>
    <w:rsid w:val="00C64EEC"/>
    <w:rsid w:val="00C67F96"/>
    <w:rsid w:val="00C74DAC"/>
    <w:rsid w:val="00C7691A"/>
    <w:rsid w:val="00C77B26"/>
    <w:rsid w:val="00C80540"/>
    <w:rsid w:val="00C82431"/>
    <w:rsid w:val="00C8640F"/>
    <w:rsid w:val="00C878AF"/>
    <w:rsid w:val="00C9125A"/>
    <w:rsid w:val="00C9128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2B57"/>
    <w:rsid w:val="00CE4064"/>
    <w:rsid w:val="00CE5229"/>
    <w:rsid w:val="00CF4EA2"/>
    <w:rsid w:val="00CF52F1"/>
    <w:rsid w:val="00CF741A"/>
    <w:rsid w:val="00D01722"/>
    <w:rsid w:val="00D0495E"/>
    <w:rsid w:val="00D05E98"/>
    <w:rsid w:val="00D063FF"/>
    <w:rsid w:val="00D06407"/>
    <w:rsid w:val="00D07FA5"/>
    <w:rsid w:val="00D143ED"/>
    <w:rsid w:val="00D15446"/>
    <w:rsid w:val="00D232EB"/>
    <w:rsid w:val="00D24C13"/>
    <w:rsid w:val="00D317B7"/>
    <w:rsid w:val="00D34780"/>
    <w:rsid w:val="00D3490F"/>
    <w:rsid w:val="00D36660"/>
    <w:rsid w:val="00D37A74"/>
    <w:rsid w:val="00D47C12"/>
    <w:rsid w:val="00D50949"/>
    <w:rsid w:val="00D57BA1"/>
    <w:rsid w:val="00D57C7D"/>
    <w:rsid w:val="00D707DF"/>
    <w:rsid w:val="00D7405C"/>
    <w:rsid w:val="00D768F3"/>
    <w:rsid w:val="00D835F7"/>
    <w:rsid w:val="00D83F1B"/>
    <w:rsid w:val="00D878B6"/>
    <w:rsid w:val="00D91345"/>
    <w:rsid w:val="00D9205B"/>
    <w:rsid w:val="00D92C01"/>
    <w:rsid w:val="00D92F90"/>
    <w:rsid w:val="00DA1C0B"/>
    <w:rsid w:val="00DA2056"/>
    <w:rsid w:val="00DB4B68"/>
    <w:rsid w:val="00DC1DB9"/>
    <w:rsid w:val="00DC50E9"/>
    <w:rsid w:val="00DC75A5"/>
    <w:rsid w:val="00DD2D9D"/>
    <w:rsid w:val="00DD4517"/>
    <w:rsid w:val="00DE7065"/>
    <w:rsid w:val="00DE7428"/>
    <w:rsid w:val="00DF4C60"/>
    <w:rsid w:val="00E02E6E"/>
    <w:rsid w:val="00E0478C"/>
    <w:rsid w:val="00E063F7"/>
    <w:rsid w:val="00E106E1"/>
    <w:rsid w:val="00E11801"/>
    <w:rsid w:val="00E14216"/>
    <w:rsid w:val="00E22C21"/>
    <w:rsid w:val="00E23BA1"/>
    <w:rsid w:val="00E24A85"/>
    <w:rsid w:val="00E24BE7"/>
    <w:rsid w:val="00E26C7F"/>
    <w:rsid w:val="00E26F9E"/>
    <w:rsid w:val="00E3001E"/>
    <w:rsid w:val="00E304EE"/>
    <w:rsid w:val="00E4198E"/>
    <w:rsid w:val="00E461F7"/>
    <w:rsid w:val="00E5580B"/>
    <w:rsid w:val="00E5630A"/>
    <w:rsid w:val="00E60CE8"/>
    <w:rsid w:val="00E72530"/>
    <w:rsid w:val="00E80445"/>
    <w:rsid w:val="00E811E1"/>
    <w:rsid w:val="00E86C68"/>
    <w:rsid w:val="00E96160"/>
    <w:rsid w:val="00EA18E1"/>
    <w:rsid w:val="00EA485B"/>
    <w:rsid w:val="00EB0FEE"/>
    <w:rsid w:val="00EB3A5B"/>
    <w:rsid w:val="00EB6BA4"/>
    <w:rsid w:val="00EC2293"/>
    <w:rsid w:val="00EC25C0"/>
    <w:rsid w:val="00EC397C"/>
    <w:rsid w:val="00EC6382"/>
    <w:rsid w:val="00ED044B"/>
    <w:rsid w:val="00EF52E6"/>
    <w:rsid w:val="00F00AF3"/>
    <w:rsid w:val="00F167F4"/>
    <w:rsid w:val="00F20B32"/>
    <w:rsid w:val="00F21213"/>
    <w:rsid w:val="00F2183A"/>
    <w:rsid w:val="00F25244"/>
    <w:rsid w:val="00F25753"/>
    <w:rsid w:val="00F35EEC"/>
    <w:rsid w:val="00F40536"/>
    <w:rsid w:val="00F411D4"/>
    <w:rsid w:val="00F42BB5"/>
    <w:rsid w:val="00F457F4"/>
    <w:rsid w:val="00F518CA"/>
    <w:rsid w:val="00F5419C"/>
    <w:rsid w:val="00F55F54"/>
    <w:rsid w:val="00F610D4"/>
    <w:rsid w:val="00F6177A"/>
    <w:rsid w:val="00F63278"/>
    <w:rsid w:val="00F63DCA"/>
    <w:rsid w:val="00F64C1F"/>
    <w:rsid w:val="00F74B3C"/>
    <w:rsid w:val="00F81FB1"/>
    <w:rsid w:val="00F8671D"/>
    <w:rsid w:val="00F8773B"/>
    <w:rsid w:val="00F90C6B"/>
    <w:rsid w:val="00F94BEB"/>
    <w:rsid w:val="00F96408"/>
    <w:rsid w:val="00FA0875"/>
    <w:rsid w:val="00FA2C11"/>
    <w:rsid w:val="00FA30C2"/>
    <w:rsid w:val="00FA6F9E"/>
    <w:rsid w:val="00FB3C6E"/>
    <w:rsid w:val="00FB4845"/>
    <w:rsid w:val="00FC2851"/>
    <w:rsid w:val="00FD2FAD"/>
    <w:rsid w:val="00FD4E67"/>
    <w:rsid w:val="00FD5C25"/>
    <w:rsid w:val="00FE30EA"/>
    <w:rsid w:val="00FE4758"/>
    <w:rsid w:val="00FE648B"/>
    <w:rsid w:val="00FE66D1"/>
    <w:rsid w:val="00FF3C4C"/>
    <w:rsid w:val="00FF4276"/>
    <w:rsid w:val="00FF5E5F"/>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9777"/>
  <w14:defaultImageDpi w14:val="32767"/>
  <w15:chartTrackingRefBased/>
  <w15:docId w15:val="{CC5D1C4A-8EEE-9348-AE2E-0AFF3E24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154038"/>
    <w:pPr>
      <w:spacing w:after="160" w:line="278" w:lineRule="auto"/>
    </w:pPr>
  </w:style>
  <w:style w:type="paragraph" w:styleId="Kop1">
    <w:name w:val="heading 1"/>
    <w:basedOn w:val="Standaard"/>
    <w:next w:val="Standaard"/>
    <w:link w:val="Kop1Char"/>
    <w:uiPriority w:val="9"/>
    <w:qFormat/>
    <w:rsid w:val="00154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154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15403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15403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unhideWhenUsed/>
    <w:qFormat/>
    <w:rsid w:val="0015403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5403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403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403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403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4038"/>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rsid w:val="00154038"/>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rsid w:val="00154038"/>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rsid w:val="00154038"/>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rsid w:val="00154038"/>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154038"/>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154038"/>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154038"/>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154038"/>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15403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4038"/>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15403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4038"/>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15403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4038"/>
    <w:rPr>
      <w:rFonts w:ascii="Times New Roman" w:hAnsi="Times New Roman"/>
      <w:i/>
      <w:iCs/>
      <w:color w:val="404040" w:themeColor="text1" w:themeTint="BF"/>
      <w:lang w:val="en-GB"/>
    </w:rPr>
  </w:style>
  <w:style w:type="paragraph" w:styleId="Lijstalinea">
    <w:name w:val="List Paragraph"/>
    <w:basedOn w:val="Standaard"/>
    <w:uiPriority w:val="34"/>
    <w:qFormat/>
    <w:rsid w:val="00154038"/>
    <w:pPr>
      <w:ind w:left="720"/>
      <w:contextualSpacing/>
    </w:pPr>
  </w:style>
  <w:style w:type="character" w:styleId="Intensievebenadrukking">
    <w:name w:val="Intense Emphasis"/>
    <w:basedOn w:val="Standaardalinea-lettertype"/>
    <w:uiPriority w:val="21"/>
    <w:qFormat/>
    <w:rsid w:val="00154038"/>
    <w:rPr>
      <w:i/>
      <w:iCs/>
      <w:color w:val="2F5496" w:themeColor="accent1" w:themeShade="BF"/>
    </w:rPr>
  </w:style>
  <w:style w:type="paragraph" w:styleId="Duidelijkcitaat">
    <w:name w:val="Intense Quote"/>
    <w:basedOn w:val="Standaard"/>
    <w:next w:val="Standaard"/>
    <w:link w:val="DuidelijkcitaatChar"/>
    <w:uiPriority w:val="30"/>
    <w:qFormat/>
    <w:rsid w:val="00154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54038"/>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154038"/>
    <w:rPr>
      <w:b/>
      <w:bCs/>
      <w:smallCaps/>
      <w:color w:val="2F5496" w:themeColor="accent1" w:themeShade="BF"/>
      <w:spacing w:val="5"/>
    </w:rPr>
  </w:style>
  <w:style w:type="paragraph" w:styleId="Koptekst">
    <w:name w:val="header"/>
    <w:basedOn w:val="Standaard"/>
    <w:link w:val="KoptekstChar"/>
    <w:uiPriority w:val="99"/>
    <w:unhideWhenUsed/>
    <w:rsid w:val="00154038"/>
    <w:pPr>
      <w:tabs>
        <w:tab w:val="center" w:pos="4536"/>
        <w:tab w:val="right" w:pos="9072"/>
      </w:tabs>
    </w:pPr>
  </w:style>
  <w:style w:type="character" w:customStyle="1" w:styleId="KoptekstChar">
    <w:name w:val="Koptekst Char"/>
    <w:basedOn w:val="Standaardalinea-lettertype"/>
    <w:link w:val="Koptekst"/>
    <w:uiPriority w:val="99"/>
    <w:rsid w:val="00154038"/>
    <w:rPr>
      <w:rFonts w:ascii="Times New Roman" w:hAnsi="Times New Roman"/>
      <w:lang w:val="en-GB"/>
    </w:rPr>
  </w:style>
  <w:style w:type="character" w:styleId="Paginanummer">
    <w:name w:val="page number"/>
    <w:basedOn w:val="Standaardalinea-lettertype"/>
    <w:uiPriority w:val="99"/>
    <w:semiHidden/>
    <w:unhideWhenUsed/>
    <w:rsid w:val="00154038"/>
  </w:style>
  <w:style w:type="paragraph" w:styleId="Voetnoottekst">
    <w:name w:val="footnote text"/>
    <w:basedOn w:val="Standaard"/>
    <w:link w:val="VoetnoottekstChar"/>
    <w:uiPriority w:val="99"/>
    <w:semiHidden/>
    <w:unhideWhenUsed/>
    <w:rsid w:val="0015403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54038"/>
    <w:rPr>
      <w:sz w:val="20"/>
      <w:szCs w:val="20"/>
    </w:rPr>
  </w:style>
  <w:style w:type="character" w:styleId="Voetnootmarkering">
    <w:name w:val="footnote reference"/>
    <w:basedOn w:val="Standaardalinea-lettertype"/>
    <w:uiPriority w:val="99"/>
    <w:semiHidden/>
    <w:unhideWhenUsed/>
    <w:rsid w:val="00154038"/>
    <w:rPr>
      <w:vertAlign w:val="superscript"/>
    </w:rPr>
  </w:style>
  <w:style w:type="character" w:styleId="Hyperlink">
    <w:name w:val="Hyperlink"/>
    <w:basedOn w:val="Standaardalinea-lettertype"/>
    <w:uiPriority w:val="99"/>
    <w:unhideWhenUsed/>
    <w:rsid w:val="00154038"/>
    <w:rPr>
      <w:color w:val="0563C1" w:themeColor="hyperlink"/>
      <w:u w:val="single"/>
    </w:rPr>
  </w:style>
  <w:style w:type="character" w:styleId="Onopgelostemelding">
    <w:name w:val="Unresolved Mention"/>
    <w:basedOn w:val="Standaardalinea-lettertype"/>
    <w:uiPriority w:val="99"/>
    <w:unhideWhenUsed/>
    <w:rsid w:val="00154038"/>
    <w:rPr>
      <w:color w:val="605E5C"/>
      <w:shd w:val="clear" w:color="auto" w:fill="E1DFDD"/>
    </w:rPr>
  </w:style>
  <w:style w:type="character" w:styleId="Zwaar">
    <w:name w:val="Strong"/>
    <w:basedOn w:val="Standaardalinea-lettertype"/>
    <w:uiPriority w:val="22"/>
    <w:qFormat/>
    <w:rsid w:val="00154038"/>
    <w:rPr>
      <w:b/>
      <w:bCs/>
    </w:rPr>
  </w:style>
  <w:style w:type="character" w:customStyle="1" w:styleId="Hyperlink1">
    <w:name w:val="Hyperlink1"/>
    <w:basedOn w:val="Standaardalinea-lettertype"/>
    <w:uiPriority w:val="99"/>
    <w:unhideWhenUsed/>
    <w:rsid w:val="00154038"/>
    <w:rPr>
      <w:color w:val="467886"/>
      <w:u w:val="single"/>
    </w:rPr>
  </w:style>
  <w:style w:type="paragraph" w:styleId="Voettekst">
    <w:name w:val="footer"/>
    <w:basedOn w:val="Standaard"/>
    <w:link w:val="VoettekstChar"/>
    <w:uiPriority w:val="99"/>
    <w:unhideWhenUsed/>
    <w:rsid w:val="0015403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54038"/>
  </w:style>
  <w:style w:type="character" w:styleId="GevolgdeHyperlink">
    <w:name w:val="FollowedHyperlink"/>
    <w:basedOn w:val="Standaardalinea-lettertype"/>
    <w:uiPriority w:val="99"/>
    <w:semiHidden/>
    <w:unhideWhenUsed/>
    <w:rsid w:val="00154038"/>
    <w:rPr>
      <w:color w:val="954F72" w:themeColor="followedHyperlink"/>
      <w:u w:val="single"/>
    </w:rPr>
  </w:style>
  <w:style w:type="paragraph" w:styleId="HTML-voorafopgemaakt">
    <w:name w:val="HTML Preformatted"/>
    <w:basedOn w:val="Standaard"/>
    <w:link w:val="HTML-voorafopgemaaktChar"/>
    <w:uiPriority w:val="99"/>
    <w:semiHidden/>
    <w:unhideWhenUsed/>
    <w:rsid w:val="00154038"/>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154038"/>
    <w:rPr>
      <w:rFonts w:ascii="Consolas" w:hAnsi="Consolas"/>
      <w:sz w:val="20"/>
      <w:szCs w:val="20"/>
    </w:rPr>
  </w:style>
  <w:style w:type="paragraph" w:styleId="Revisie">
    <w:name w:val="Revision"/>
    <w:hidden/>
    <w:uiPriority w:val="99"/>
    <w:semiHidden/>
    <w:rsid w:val="0019517A"/>
  </w:style>
  <w:style w:type="character" w:styleId="Verwijzingopmerking">
    <w:name w:val="annotation reference"/>
    <w:basedOn w:val="Standaardalinea-lettertype"/>
    <w:uiPriority w:val="99"/>
    <w:semiHidden/>
    <w:unhideWhenUsed/>
    <w:rsid w:val="003C2B23"/>
    <w:rPr>
      <w:sz w:val="16"/>
      <w:szCs w:val="16"/>
    </w:rPr>
  </w:style>
  <w:style w:type="paragraph" w:styleId="Tekstopmerking">
    <w:name w:val="annotation text"/>
    <w:basedOn w:val="Standaard"/>
    <w:link w:val="TekstopmerkingChar"/>
    <w:uiPriority w:val="99"/>
    <w:semiHidden/>
    <w:unhideWhenUsed/>
    <w:rsid w:val="003C2B2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3C2B23"/>
    <w:rPr>
      <w:sz w:val="20"/>
      <w:szCs w:val="20"/>
    </w:rPr>
  </w:style>
  <w:style w:type="paragraph" w:styleId="Onderwerpvanopmerking">
    <w:name w:val="annotation subject"/>
    <w:basedOn w:val="Tekstopmerking"/>
    <w:next w:val="Tekstopmerking"/>
    <w:link w:val="OnderwerpvanopmerkingChar"/>
    <w:uiPriority w:val="99"/>
    <w:semiHidden/>
    <w:unhideWhenUsed/>
    <w:rsid w:val="003C2B23"/>
    <w:rPr>
      <w:b/>
      <w:bCs/>
    </w:rPr>
  </w:style>
  <w:style w:type="character" w:customStyle="1" w:styleId="OnderwerpvanopmerkingChar">
    <w:name w:val="Onderwerp van opmerking Char"/>
    <w:basedOn w:val="TekstopmerkingChar"/>
    <w:link w:val="Onderwerpvanopmerking"/>
    <w:uiPriority w:val="99"/>
    <w:semiHidden/>
    <w:rsid w:val="003C2B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cr.org/about-unhcr/who-we-are/high-commissioner/previous-high-commissioners/ruud-lubbers" TargetMode="External"/><Relationship Id="rId13" Type="http://schemas.openxmlformats.org/officeDocument/2006/relationships/hyperlink" Target="https://earthcharter.org/library/inspiration-for-global-governance-the-universal-declaration-of-human-rights-and-the-earth-charter/"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unhcr.org/media/framework-durable-solutions-refugees-and-persons-concern-0"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ru.nl/fm/iobi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nhcr.org/publications/mandeville-lecture-mr-ruud-lubbers-united-nations-high-commissioner-refugees-rotterdam" TargetMode="External"/><Relationship Id="rId5" Type="http://schemas.openxmlformats.org/officeDocument/2006/relationships/footnotes" Target="footnotes.xml"/><Relationship Id="rId15" Type="http://schemas.openxmlformats.org/officeDocument/2006/relationships/hyperlink" Target="https://macbartkowski.com/wp-content/uploads/2014/05/Unpublished-Manuscript-Leadership-and-Culture-in-the-UN-Organizations-Bartkowski-1.pdf" TargetMode="External"/><Relationship Id="rId10" Type="http://schemas.openxmlformats.org/officeDocument/2006/relationships/hyperlink" Target="http://www.unhcr.org/sites/default/files/legacy-pdf/3b83c8e74.pd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unhcr.org/search?search=Lubbers&amp;sm_site_name%5B%5D=Global%20site" TargetMode="External"/><Relationship Id="rId14" Type="http://schemas.openxmlformats.org/officeDocument/2006/relationships/hyperlink" Target="http://www.unhcr.org/media/european-refugee-policy-there-such-thing-joanne-van-sel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4578d9-400d-4a5a-a7c7-e76ca47af400}" enabled="0" method="" siteId="{084578d9-400d-4a5a-a7c7-e76ca47af400}" removed="1"/>
</clbl:labelList>
</file>

<file path=docProps/app.xml><?xml version="1.0" encoding="utf-8"?>
<Properties xmlns="http://schemas.openxmlformats.org/officeDocument/2006/extended-properties" xmlns:vt="http://schemas.openxmlformats.org/officeDocument/2006/docPropsVTypes">
  <Template>Normal.dotm</Template>
  <TotalTime>264</TotalTime>
  <Pages>7</Pages>
  <Words>4281</Words>
  <Characters>23547</Characters>
  <Application>Microsoft Office Word</Application>
  <DocSecurity>0</DocSecurity>
  <Lines>196</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53</cp:revision>
  <dcterms:created xsi:type="dcterms:W3CDTF">2025-11-18T14:39:00Z</dcterms:created>
  <dcterms:modified xsi:type="dcterms:W3CDTF">2026-01-28T10:01:00Z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2025-11-18T14:39:27Z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76c09edd-b00f-4f33-a80d-d40d5f32a01e</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