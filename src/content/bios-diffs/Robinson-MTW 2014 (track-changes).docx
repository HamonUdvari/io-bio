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ACA8" w14:textId="77777777" w:rsidR="00EF3ADB" w:rsidRPr="00DC2F1B" w:rsidRDefault="006A1E0B" w:rsidP="00FE3EB3">
      <w:pPr>
        <w:spacing w:after="0" w:line="240" w:lineRule="auto"/>
        <w:jc w:val="both"/>
        <w:rPr>
          <w:rFonts w:ascii="Times New Roman" w:hAnsi="Times New Roman" w:cs="Times New Roman"/>
          <w:b/>
          <w:sz w:val="24"/>
          <w:szCs w:val="24"/>
        </w:rPr>
      </w:pPr>
      <w:del w:id="1000" w:author="IO BIO parser" w:date="2026-05-18T09:16:08Z">
        <w:r w:rsidRPr="00DC2F1B">
          <w:rPr>
            <w:rFonts w:ascii="Times New Roman" w:hAnsi="Times New Roman" w:cs="Times New Roman"/>
            <w:b/>
            <w:sz w:val="24"/>
            <w:szCs w:val="24"/>
          </w:rPr>
          <w:delText xml:space="preserve">ROBINSON, Mary Therese Winifred (née Bourke), seventh President of Ireland and second United Nations High</w:delText>
        </w:r>
      </w:del>
      <w:del w:id="1000" w:author="IO BIO parser" w:date="2026-05-18T09:16:08Z">
        <w:r w:rsidR="007D5015" w:rsidRPr="00DC2F1B">
          <w:rPr>
            <w:rFonts w:ascii="Times New Roman" w:hAnsi="Times New Roman" w:cs="Times New Roman"/>
            <w:b/>
            <w:sz w:val="24"/>
            <w:szCs w:val="24"/>
          </w:rPr>
          <w:delText xml:space="preserve"> Commissioner for Human Rights </w:delText>
        </w:r>
      </w:del>
      <w:del w:id="1000" w:author="IO BIO parser" w:date="2026-05-18T09:16:08Z">
        <w:r w:rsidR="008D2D84" w:rsidRPr="00DC2F1B">
          <w:rPr>
            <w:rFonts w:ascii="Times New Roman" w:hAnsi="Times New Roman" w:cs="Times New Roman"/>
            <w:b/>
            <w:sz w:val="24"/>
            <w:szCs w:val="24"/>
          </w:rPr>
          <w:delText xml:space="preserve">1997-2002</w:delText>
        </w:r>
      </w:del>
      <w:del w:id="1000" w:author="IO BIO parser" w:date="2026-05-18T09:16:08Z">
        <w:r w:rsidRPr="00DC2F1B">
          <w:rPr>
            <w:rFonts w:ascii="Times New Roman" w:hAnsi="Times New Roman" w:cs="Times New Roman"/>
            <w:b/>
            <w:sz w:val="24"/>
            <w:szCs w:val="24"/>
          </w:rPr>
          <w:delText xml:space="preserve">, was born 21 May 1944 in Ballina</w:delText>
        </w:r>
      </w:del>
      <w:del w:id="1000" w:author="IO BIO parser" w:date="2026-05-18T09:16:08Z">
        <w:r w:rsidR="009E25B2" w:rsidRPr="00DC2F1B">
          <w:rPr>
            <w:rFonts w:ascii="Times New Roman" w:hAnsi="Times New Roman" w:cs="Times New Roman"/>
            <w:b/>
            <w:sz w:val="24"/>
            <w:szCs w:val="24"/>
          </w:rPr>
          <w:delText xml:space="preserve">, County Mayo, Ireland.</w:delText>
        </w:r>
      </w:del>
      <w:del w:id="1000" w:author="IO BIO parser" w:date="2026-05-18T09:16:08Z">
        <w:r w:rsidR="0063170A" w:rsidRPr="00DC2F1B">
          <w:rPr>
            <w:rFonts w:ascii="Times New Roman" w:hAnsi="Times New Roman" w:cs="Times New Roman"/>
            <w:b/>
            <w:sz w:val="24"/>
            <w:szCs w:val="24"/>
          </w:rPr>
          <w:delText xml:space="preserve"> She i</w:delText>
        </w:r>
      </w:del>
      <w:del w:id="1000" w:author="IO BIO parser" w:date="2026-05-18T09:16:08Z">
        <w:r w:rsidRPr="00DC2F1B">
          <w:rPr>
            <w:rFonts w:ascii="Times New Roman" w:hAnsi="Times New Roman" w:cs="Times New Roman"/>
            <w:b/>
            <w:sz w:val="24"/>
            <w:szCs w:val="24"/>
          </w:rPr>
          <w:delText xml:space="preserve">s the daughter of </w:delText>
        </w:r>
      </w:del>
      <w:del w:id="1000" w:author="IO BIO parser" w:date="2026-05-18T09:16:08Z">
        <w:r w:rsidR="008D2D84" w:rsidRPr="00DC2F1B">
          <w:rPr>
            <w:rFonts w:ascii="Times New Roman" w:hAnsi="Times New Roman" w:cs="Times New Roman"/>
            <w:b/>
            <w:sz w:val="24"/>
            <w:szCs w:val="24"/>
          </w:rPr>
          <w:delText xml:space="preserve">A</w:delText>
        </w:r>
      </w:del>
      <w:del w:id="1000" w:author="IO BIO parser" w:date="2026-05-18T09:16:08Z">
        <w:r w:rsidR="00025B7F" w:rsidRPr="00DC2F1B">
          <w:rPr>
            <w:rFonts w:ascii="Times New Roman" w:hAnsi="Times New Roman" w:cs="Times New Roman"/>
            <w:b/>
            <w:sz w:val="24"/>
            <w:szCs w:val="24"/>
          </w:rPr>
          <w:delText xml:space="preserve">ubrey Bourke </w:delText>
        </w:r>
      </w:del>
      <w:del w:id="1000" w:author="IO BIO parser" w:date="2026-05-18T09:16:08Z">
        <w:r w:rsidRPr="00DC2F1B">
          <w:rPr>
            <w:rFonts w:ascii="Times New Roman" w:hAnsi="Times New Roman" w:cs="Times New Roman"/>
            <w:b/>
            <w:sz w:val="24"/>
            <w:szCs w:val="24"/>
          </w:rPr>
          <w:delText xml:space="preserve">and Tessa </w:delText>
        </w:r>
      </w:del>
      <w:del w:id="1000" w:author="IO BIO parser" w:date="2026-05-18T09:16:08Z">
        <w:r w:rsidR="00621852" w:rsidRPr="00DC2F1B">
          <w:rPr>
            <w:rFonts w:ascii="Times New Roman" w:hAnsi="Times New Roman" w:cs="Times New Roman"/>
            <w:b/>
            <w:sz w:val="24"/>
            <w:szCs w:val="24"/>
          </w:rPr>
          <w:delText xml:space="preserve">O’Donnell</w:delText>
        </w:r>
      </w:del>
      <w:del w:id="1000" w:author="IO BIO parser" w:date="2026-05-18T09:16:08Z">
        <w:r w:rsidR="009E25B2" w:rsidRPr="00DC2F1B">
          <w:rPr>
            <w:rFonts w:ascii="Times New Roman" w:hAnsi="Times New Roman" w:cs="Times New Roman"/>
            <w:b/>
            <w:sz w:val="24"/>
            <w:szCs w:val="24"/>
          </w:rPr>
          <w:delText xml:space="preserve">, </w:delText>
        </w:r>
      </w:del>
      <w:del w:id="1000" w:author="IO BIO parser" w:date="2026-05-18T09:16:08Z">
        <w:r w:rsidR="00025B7F" w:rsidRPr="00DC2F1B">
          <w:rPr>
            <w:rFonts w:ascii="Times New Roman" w:hAnsi="Times New Roman" w:cs="Times New Roman"/>
            <w:b/>
            <w:sz w:val="24"/>
            <w:szCs w:val="24"/>
          </w:rPr>
          <w:delText xml:space="preserve">both </w:delText>
        </w:r>
      </w:del>
      <w:del w:id="1000" w:author="IO BIO parser" w:date="2026-05-18T09:16:08Z">
        <w:r w:rsidR="00AB6340" w:rsidRPr="00DC2F1B">
          <w:rPr>
            <w:rFonts w:ascii="Times New Roman" w:hAnsi="Times New Roman" w:cs="Times New Roman"/>
            <w:b/>
            <w:sz w:val="24"/>
            <w:szCs w:val="24"/>
          </w:rPr>
          <w:delText xml:space="preserve">medical doctor</w:delText>
        </w:r>
      </w:del>
      <w:del w:id="1000" w:author="IO BIO parser" w:date="2026-05-18T09:16:08Z">
        <w:r w:rsidR="00025B7F" w:rsidRPr="00DC2F1B">
          <w:rPr>
            <w:rFonts w:ascii="Times New Roman" w:hAnsi="Times New Roman" w:cs="Times New Roman"/>
            <w:b/>
            <w:sz w:val="24"/>
            <w:szCs w:val="24"/>
          </w:rPr>
          <w:delText xml:space="preserve">s</w:delText>
        </w:r>
      </w:del>
      <w:del w:id="1000" w:author="IO BIO parser" w:date="2026-05-18T09:16:08Z">
        <w:r w:rsidRPr="00DC2F1B">
          <w:rPr>
            <w:rFonts w:ascii="Times New Roman" w:hAnsi="Times New Roman" w:cs="Times New Roman"/>
            <w:b/>
            <w:sz w:val="24"/>
            <w:szCs w:val="24"/>
          </w:rPr>
          <w:delText xml:space="preserve">.</w:delText>
        </w:r>
      </w:del>
      <w:del w:id="1000" w:author="IO BIO parser" w:date="2026-05-18T09:16:08Z">
        <w:r w:rsidR="009E25B2" w:rsidRPr="00DC2F1B">
          <w:rPr>
            <w:rFonts w:ascii="Times New Roman" w:hAnsi="Times New Roman" w:cs="Times New Roman"/>
            <w:b/>
            <w:sz w:val="24"/>
            <w:szCs w:val="24"/>
          </w:rPr>
          <w:delText xml:space="preserve"> </w:delText>
        </w:r>
      </w:del>
      <w:del w:id="1000" w:author="IO BIO parser" w:date="2026-05-18T09:16:08Z">
        <w:r w:rsidR="00AB6340" w:rsidRPr="00DC2F1B">
          <w:rPr>
            <w:rFonts w:ascii="Times New Roman" w:hAnsi="Times New Roman" w:cs="Times New Roman"/>
            <w:b/>
            <w:sz w:val="24"/>
            <w:szCs w:val="24"/>
          </w:rPr>
          <w:delText xml:space="preserve">On 12 December 1970</w:delText>
        </w:r>
      </w:del>
      <w:del w:id="1000" w:author="IO BIO parser" w:date="2026-05-18T09:16:08Z">
        <w:r w:rsidRPr="00DC2F1B">
          <w:rPr>
            <w:rFonts w:ascii="Times New Roman" w:hAnsi="Times New Roman" w:cs="Times New Roman"/>
            <w:b/>
            <w:sz w:val="24"/>
            <w:szCs w:val="24"/>
          </w:rPr>
          <w:delText xml:space="preserve"> she married Nicholas </w:delText>
        </w:r>
      </w:del>
      <w:del w:id="1000" w:author="IO BIO parser" w:date="2026-05-18T09:16:08Z">
        <w:r w:rsidR="00FE3EB3" w:rsidRPr="00DC2F1B">
          <w:rPr>
            <w:rFonts w:ascii="Times New Roman" w:hAnsi="Times New Roman" w:cs="Times New Roman"/>
            <w:b/>
            <w:sz w:val="24"/>
            <w:szCs w:val="24"/>
          </w:rPr>
          <w:delText xml:space="preserve">K. </w:delText>
        </w:r>
      </w:del>
      <w:del w:id="1000" w:author="IO BIO parser" w:date="2026-05-18T09:16:08Z">
        <w:r w:rsidRPr="00DC2F1B">
          <w:rPr>
            <w:rFonts w:ascii="Times New Roman" w:hAnsi="Times New Roman" w:cs="Times New Roman"/>
            <w:b/>
            <w:sz w:val="24"/>
            <w:szCs w:val="24"/>
          </w:rPr>
          <w:delText xml:space="preserve">Robinson</w:delText>
        </w:r>
      </w:del>
      <w:del w:id="1000" w:author="IO BIO parser" w:date="2026-05-18T09:16:08Z">
        <w:r w:rsidR="00572C32" w:rsidRPr="00DC2F1B">
          <w:rPr>
            <w:rFonts w:ascii="Times New Roman" w:hAnsi="Times New Roman" w:cs="Times New Roman"/>
            <w:b/>
            <w:sz w:val="24"/>
            <w:szCs w:val="24"/>
          </w:rPr>
          <w:delText xml:space="preserve">, </w:delText>
        </w:r>
      </w:del>
      <w:del w:id="1000" w:author="IO BIO parser" w:date="2026-05-18T09:16:08Z">
        <w:r w:rsidR="00B8687F" w:rsidRPr="00DC2F1B">
          <w:rPr>
            <w:rFonts w:ascii="Times New Roman" w:hAnsi="Times New Roman" w:cs="Times New Roman"/>
            <w:b/>
            <w:sz w:val="24"/>
            <w:szCs w:val="24"/>
          </w:rPr>
          <w:delText xml:space="preserve">solicitor</w:delText>
        </w:r>
      </w:del>
      <w:del w:id="1000" w:author="IO BIO parser" w:date="2026-05-18T09:16:08Z">
        <w:r w:rsidR="00621852" w:rsidRPr="00DC2F1B">
          <w:rPr>
            <w:rFonts w:ascii="Times New Roman" w:hAnsi="Times New Roman" w:cs="Times New Roman"/>
            <w:b/>
            <w:sz w:val="24"/>
            <w:szCs w:val="24"/>
          </w:rPr>
          <w:delText xml:space="preserve"> and cartoonist</w:delText>
        </w:r>
      </w:del>
      <w:del w:id="1000" w:author="IO BIO parser" w:date="2026-05-18T09:16:08Z">
        <w:r w:rsidR="00B8687F" w:rsidRPr="00DC2F1B">
          <w:rPr>
            <w:rFonts w:ascii="Times New Roman" w:hAnsi="Times New Roman" w:cs="Times New Roman"/>
            <w:b/>
            <w:sz w:val="24"/>
            <w:szCs w:val="24"/>
          </w:rPr>
          <w:delText xml:space="preserve">.</w:delText>
        </w:r>
      </w:del>
      <w:del w:id="1000" w:author="IO BIO parser" w:date="2026-05-18T09:16:08Z">
        <w:r w:rsidR="009E25B2" w:rsidRPr="00DC2F1B">
          <w:rPr>
            <w:rFonts w:ascii="Times New Roman" w:hAnsi="Times New Roman" w:cs="Times New Roman"/>
            <w:b/>
            <w:sz w:val="24"/>
            <w:szCs w:val="24"/>
          </w:rPr>
          <w:delText xml:space="preserve"> </w:delText>
        </w:r>
      </w:del>
      <w:del w:id="1000" w:author="IO BIO parser" w:date="2026-05-18T09:16:08Z">
        <w:r w:rsidR="00AB6340" w:rsidRPr="00DC2F1B">
          <w:rPr>
            <w:rFonts w:ascii="Times New Roman" w:hAnsi="Times New Roman" w:cs="Times New Roman"/>
            <w:b/>
            <w:sz w:val="24"/>
            <w:szCs w:val="24"/>
          </w:rPr>
          <w:delText xml:space="preserve">They have</w:delText>
        </w:r>
      </w:del>
      <w:del w:id="1000" w:author="IO BIO parser" w:date="2026-05-18T09:16:08Z">
        <w:r w:rsidR="00572C32" w:rsidRPr="00DC2F1B">
          <w:rPr>
            <w:rFonts w:ascii="Times New Roman" w:hAnsi="Times New Roman" w:cs="Times New Roman"/>
            <w:b/>
            <w:sz w:val="24"/>
            <w:szCs w:val="24"/>
          </w:rPr>
          <w:delText xml:space="preserve"> one daughter and two sons.</w:delText>
        </w:r>
      </w:del>
      <w:del w:id="1000" w:author="IO BIO parser" w:date="2026-05-18T09:16:08Z">
        <w:r w:rsidR="009E25B2" w:rsidRPr="00DC2F1B">
          <w:rPr>
            <w:rFonts w:ascii="Times New Roman" w:hAnsi="Times New Roman" w:cs="Times New Roman"/>
            <w:b/>
            <w:sz w:val="24"/>
            <w:szCs w:val="24"/>
          </w:rPr>
          <w:delText xml:space="preserve"> </w:delText>
        </w:r>
      </w:del>
      <w:ins w:id="1001" w:author="IO BIO parser" w:date="2026-05-18T09:16:08Z">
        <w:r>
          <w:t xml:space="preserve">ROBINSON, Mary Therese Winifred (née Bourke), Irish politician and seventh President of Ireland and second United Nations High Commissioner for Human Rights 1997-2002, was born 21 May 1944 in Ballina, County Mayo, Ireland. She is the daughter of Aubrey Bourke and Tessa O’Donnell, both medical doctors. On 12 December 1970 she married Nicholas K. Robinson, solicitor and cartoonist. They have one daughter and two sons. </w:t>
        </w:r>
      </w:ins>
    </w:p>
    <w:p w14:paraId="52F1529E" w14:textId="77777777" w:rsidR="00EF3ADB" w:rsidRPr="00DC2F1B" w:rsidRDefault="00EF3ADB" w:rsidP="00FE3EB3">
      <w:pPr>
        <w:spacing w:after="0" w:line="240" w:lineRule="auto"/>
        <w:jc w:val="both"/>
        <w:rPr>
          <w:rFonts w:ascii="Times New Roman" w:hAnsi="Times New Roman" w:cs="Times New Roman"/>
          <w:b/>
          <w:sz w:val="24"/>
          <w:szCs w:val="24"/>
        </w:rPr>
      </w:pPr>
    </w:p>
    <w:p w14:paraId="0EFB49F9" w14:textId="77777777" w:rsidR="007D5015" w:rsidRPr="00DC2F1B" w:rsidRDefault="00EF3ADB"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noProof/>
          <w:sz w:val="24"/>
          <w:szCs w:val="24"/>
          <w:lang w:eastAsia="nl-NL"/>
        </w:rPr>
        <w:drawing>
          <wp:inline distT="0" distB="0" distL="0" distR="0" wp14:anchorId="239B2711" wp14:editId="0F455BB8">
            <wp:extent cx="1612900" cy="1917700"/>
            <wp:effectExtent l="0" t="0" r="0" b="0"/>
            <wp:docPr id="1" name="Picture 1" descr="Mary Robin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y Robinson"/>
                    <pic:cNvPicPr>
                      <a:picLocks noChangeAspect="1" noChangeArrowheads="1"/>
                    </pic:cNvPicPr>
                  </pic:nvPicPr>
                  <pic:blipFill rotWithShape="1">
                    <a:blip r:embed="rId7">
                      <a:extLst>
                        <a:ext uri="{28A0092B-C50C-407E-A947-70E740481C1C}">
                          <a14:useLocalDpi xmlns:a14="http://schemas.microsoft.com/office/drawing/2010/main" val="0"/>
                        </a:ext>
                      </a:extLst>
                    </a:blip>
                    <a:srcRect l="1851" t="1482" r="4073" b="9036"/>
                    <a:stretch/>
                  </pic:blipFill>
                  <pic:spPr bwMode="auto">
                    <a:xfrm>
                      <a:off x="0" y="0"/>
                      <a:ext cx="1612900" cy="1917700"/>
                    </a:xfrm>
                    <a:prstGeom prst="rect">
                      <a:avLst/>
                    </a:prstGeom>
                    <a:noFill/>
                    <a:ln>
                      <a:noFill/>
                    </a:ln>
                    <a:extLst>
                      <a:ext uri="{53640926-AAD7-44D8-BBD7-CCE9431645EC}">
                        <a14:shadowObscured xmlns:a14="http://schemas.microsoft.com/office/drawing/2010/main"/>
                      </a:ext>
                    </a:extLst>
                  </pic:spPr>
                </pic:pic>
              </a:graphicData>
            </a:graphic>
          </wp:inline>
        </w:drawing>
      </w:r>
    </w:p>
    <w:p w14:paraId="59518F60" w14:textId="77777777" w:rsidR="007D5015" w:rsidRPr="00DC2F1B" w:rsidRDefault="009C2ABA"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sz w:val="24"/>
          <w:szCs w:val="24"/>
        </w:rPr>
        <w:t xml:space="preserve">Source: </w:t>
      </w:r>
      <w:hyperlink r:id="rId8" w:history="1">
        <w:r w:rsidRPr="00DC2F1B">
          <w:rPr>
            <w:rStyle w:val="Hyperlink"/>
            <w:rFonts w:ascii="Times New Roman" w:hAnsi="Times New Roman" w:cs="Times New Roman"/>
            <w:sz w:val="24"/>
            <w:szCs w:val="24"/>
            <w:u w:val="none"/>
          </w:rPr>
          <w:t>www.ohchr.org/SiteCollectionImages/AboutUs/robinson.jpg</w:t>
        </w:r>
      </w:hyperlink>
    </w:p>
    <w:p w14:paraId="28F63F60" w14:textId="77777777" w:rsidR="007D5015" w:rsidRPr="00DC2F1B" w:rsidRDefault="007D5015" w:rsidP="00FE3EB3">
      <w:pPr>
        <w:spacing w:after="0" w:line="240" w:lineRule="auto"/>
        <w:jc w:val="both"/>
        <w:rPr>
          <w:rFonts w:ascii="Times New Roman" w:hAnsi="Times New Roman" w:cs="Times New Roman"/>
          <w:sz w:val="24"/>
          <w:szCs w:val="24"/>
        </w:rPr>
      </w:pPr>
    </w:p>
    <w:p w14:paraId="09EA1620" w14:textId="77777777" w:rsidR="00B814DB" w:rsidRPr="00DC2F1B" w:rsidRDefault="0022344F"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sz w:val="24"/>
          <w:szCs w:val="24"/>
        </w:rPr>
        <w:t>Bourke</w:t>
      </w:r>
      <w:r w:rsidR="00774D1A" w:rsidRPr="00DC2F1B">
        <w:rPr>
          <w:rFonts w:ascii="Times New Roman" w:hAnsi="Times New Roman" w:cs="Times New Roman"/>
          <w:sz w:val="24"/>
          <w:szCs w:val="24"/>
        </w:rPr>
        <w:t>,</w:t>
      </w:r>
      <w:r w:rsidR="00244D5F" w:rsidRPr="00DC2F1B">
        <w:rPr>
          <w:rFonts w:ascii="Times New Roman" w:hAnsi="Times New Roman" w:cs="Times New Roman"/>
          <w:sz w:val="24"/>
          <w:szCs w:val="24"/>
        </w:rPr>
        <w:t xml:space="preserve"> the third of five children</w:t>
      </w:r>
      <w:r w:rsidR="00A9545C" w:rsidRPr="00DC2F1B">
        <w:rPr>
          <w:rFonts w:ascii="Times New Roman" w:hAnsi="Times New Roman" w:cs="Times New Roman"/>
          <w:sz w:val="24"/>
          <w:szCs w:val="24"/>
        </w:rPr>
        <w:t xml:space="preserve"> and only daughter</w:t>
      </w:r>
      <w:r w:rsidR="00244D5F" w:rsidRPr="00DC2F1B">
        <w:rPr>
          <w:rFonts w:ascii="Times New Roman" w:hAnsi="Times New Roman" w:cs="Times New Roman"/>
          <w:sz w:val="24"/>
          <w:szCs w:val="24"/>
        </w:rPr>
        <w:t xml:space="preserve">, grew up in </w:t>
      </w:r>
      <w:proofErr w:type="gramStart"/>
      <w:r w:rsidR="00812EB5" w:rsidRPr="00DC2F1B">
        <w:rPr>
          <w:rFonts w:ascii="Times New Roman" w:hAnsi="Times New Roman" w:cs="Times New Roman"/>
          <w:sz w:val="24"/>
          <w:szCs w:val="24"/>
        </w:rPr>
        <w:t xml:space="preserve">fairly </w:t>
      </w:r>
      <w:r w:rsidR="00244D5F" w:rsidRPr="00DC2F1B">
        <w:rPr>
          <w:rFonts w:ascii="Times New Roman" w:hAnsi="Times New Roman" w:cs="Times New Roman"/>
          <w:sz w:val="24"/>
          <w:szCs w:val="24"/>
        </w:rPr>
        <w:t>prosperous</w:t>
      </w:r>
      <w:proofErr w:type="gramEnd"/>
      <w:r w:rsidR="00244D5F" w:rsidRPr="00DC2F1B">
        <w:rPr>
          <w:rFonts w:ascii="Times New Roman" w:hAnsi="Times New Roman" w:cs="Times New Roman"/>
          <w:sz w:val="24"/>
          <w:szCs w:val="24"/>
        </w:rPr>
        <w:t xml:space="preserve"> circumstances.</w:t>
      </w:r>
      <w:r w:rsidR="009E25B2" w:rsidRPr="00DC2F1B">
        <w:rPr>
          <w:rFonts w:ascii="Times New Roman" w:hAnsi="Times New Roman" w:cs="Times New Roman"/>
          <w:sz w:val="24"/>
          <w:szCs w:val="24"/>
        </w:rPr>
        <w:t xml:space="preserve"> </w:t>
      </w:r>
      <w:r w:rsidR="00860B39" w:rsidRPr="00DC2F1B">
        <w:rPr>
          <w:rFonts w:ascii="Times New Roman" w:hAnsi="Times New Roman" w:cs="Times New Roman"/>
          <w:sz w:val="24"/>
          <w:szCs w:val="24"/>
        </w:rPr>
        <w:t xml:space="preserve">While her mother gave up medicine to raise a family, her father continued to be active in the profession for more than fifty years. </w:t>
      </w:r>
      <w:r w:rsidR="00FE3EB3" w:rsidRPr="00DC2F1B">
        <w:rPr>
          <w:rFonts w:ascii="Times New Roman" w:hAnsi="Times New Roman" w:cs="Times New Roman"/>
          <w:sz w:val="24"/>
          <w:szCs w:val="24"/>
        </w:rPr>
        <w:t>Bourke</w:t>
      </w:r>
      <w:r w:rsidR="00823D1B" w:rsidRPr="00DC2F1B">
        <w:rPr>
          <w:rFonts w:ascii="Times New Roman" w:hAnsi="Times New Roman" w:cs="Times New Roman"/>
          <w:sz w:val="24"/>
          <w:szCs w:val="24"/>
        </w:rPr>
        <w:t xml:space="preserve"> began her education at a small private school in Ballina, but at age ten she enrolled in Mount </w:t>
      </w:r>
      <w:proofErr w:type="spellStart"/>
      <w:r w:rsidR="00823D1B" w:rsidRPr="00DC2F1B">
        <w:rPr>
          <w:rFonts w:ascii="Times New Roman" w:hAnsi="Times New Roman" w:cs="Times New Roman"/>
          <w:sz w:val="24"/>
          <w:szCs w:val="24"/>
        </w:rPr>
        <w:t>Anville</w:t>
      </w:r>
      <w:proofErr w:type="spellEnd"/>
      <w:r w:rsidR="00823D1B" w:rsidRPr="00DC2F1B">
        <w:rPr>
          <w:rFonts w:ascii="Times New Roman" w:hAnsi="Times New Roman" w:cs="Times New Roman"/>
          <w:sz w:val="24"/>
          <w:szCs w:val="24"/>
        </w:rPr>
        <w:t xml:space="preserve"> in Dublin, a small, strict convent school. </w:t>
      </w:r>
      <w:r w:rsidR="001A0F3E" w:rsidRPr="00DC2F1B">
        <w:rPr>
          <w:rFonts w:ascii="Times New Roman" w:hAnsi="Times New Roman" w:cs="Times New Roman"/>
          <w:sz w:val="24"/>
          <w:szCs w:val="24"/>
        </w:rPr>
        <w:t xml:space="preserve">Although at one point her scientific curiosity made medicine a likely ambition, she eventually gravitated toward the law. </w:t>
      </w:r>
      <w:r w:rsidR="00244D5F" w:rsidRPr="00DC2F1B">
        <w:rPr>
          <w:rFonts w:ascii="Times New Roman" w:hAnsi="Times New Roman" w:cs="Times New Roman"/>
          <w:sz w:val="24"/>
          <w:szCs w:val="24"/>
        </w:rPr>
        <w:t xml:space="preserve">Her older brothers became doctors </w:t>
      </w:r>
      <w:r w:rsidR="00363DAA" w:rsidRPr="00DC2F1B">
        <w:rPr>
          <w:rFonts w:ascii="Times New Roman" w:hAnsi="Times New Roman" w:cs="Times New Roman"/>
          <w:sz w:val="24"/>
          <w:szCs w:val="24"/>
        </w:rPr>
        <w:t xml:space="preserve">like their parents, but </w:t>
      </w:r>
      <w:r w:rsidR="00244D5F" w:rsidRPr="00DC2F1B">
        <w:rPr>
          <w:rFonts w:ascii="Times New Roman" w:hAnsi="Times New Roman" w:cs="Times New Roman"/>
          <w:sz w:val="24"/>
          <w:szCs w:val="24"/>
        </w:rPr>
        <w:t>her younger brothers followed their sister i</w:t>
      </w:r>
      <w:r w:rsidR="00DF697B" w:rsidRPr="00DC2F1B">
        <w:rPr>
          <w:rFonts w:ascii="Times New Roman" w:hAnsi="Times New Roman" w:cs="Times New Roman"/>
          <w:sz w:val="24"/>
          <w:szCs w:val="24"/>
        </w:rPr>
        <w:t>nto the law.</w:t>
      </w:r>
      <w:r w:rsidR="009E25B2" w:rsidRPr="00DC2F1B">
        <w:rPr>
          <w:rFonts w:ascii="Times New Roman" w:hAnsi="Times New Roman" w:cs="Times New Roman"/>
          <w:sz w:val="24"/>
          <w:szCs w:val="24"/>
        </w:rPr>
        <w:t xml:space="preserve"> </w:t>
      </w:r>
      <w:r w:rsidR="00823D1B" w:rsidRPr="00DC2F1B">
        <w:rPr>
          <w:rFonts w:ascii="Times New Roman" w:hAnsi="Times New Roman" w:cs="Times New Roman"/>
          <w:sz w:val="24"/>
          <w:szCs w:val="24"/>
        </w:rPr>
        <w:t>I</w:t>
      </w:r>
      <w:r w:rsidR="00DF697B" w:rsidRPr="00DC2F1B">
        <w:rPr>
          <w:rFonts w:ascii="Times New Roman" w:hAnsi="Times New Roman" w:cs="Times New Roman"/>
          <w:sz w:val="24"/>
          <w:szCs w:val="24"/>
        </w:rPr>
        <w:t xml:space="preserve">t has been suggested </w:t>
      </w:r>
      <w:r w:rsidR="00FC60F2" w:rsidRPr="00DC2F1B">
        <w:rPr>
          <w:rFonts w:ascii="Times New Roman" w:hAnsi="Times New Roman" w:cs="Times New Roman"/>
          <w:sz w:val="24"/>
          <w:szCs w:val="24"/>
        </w:rPr>
        <w:t>that her belief in the legal system as</w:t>
      </w:r>
      <w:r w:rsidR="00DF697B" w:rsidRPr="00DC2F1B">
        <w:rPr>
          <w:rFonts w:ascii="Times New Roman" w:hAnsi="Times New Roman" w:cs="Times New Roman"/>
          <w:sz w:val="24"/>
          <w:szCs w:val="24"/>
        </w:rPr>
        <w:t xml:space="preserve"> an instrument of social justice</w:t>
      </w:r>
      <w:r w:rsidR="00FC60F2" w:rsidRPr="00DC2F1B">
        <w:rPr>
          <w:rFonts w:ascii="Times New Roman" w:hAnsi="Times New Roman" w:cs="Times New Roman"/>
          <w:sz w:val="24"/>
          <w:szCs w:val="24"/>
        </w:rPr>
        <w:t xml:space="preserve"> and protection of individual </w:t>
      </w:r>
      <w:r w:rsidR="00DF697B" w:rsidRPr="00DC2F1B">
        <w:rPr>
          <w:rFonts w:ascii="Times New Roman" w:hAnsi="Times New Roman" w:cs="Times New Roman"/>
          <w:sz w:val="24"/>
          <w:szCs w:val="24"/>
        </w:rPr>
        <w:t xml:space="preserve">rights is rooted as much in her grandfather Adrian Bourke’s influence </w:t>
      </w:r>
      <w:r w:rsidR="00CC26C4" w:rsidRPr="00DC2F1B">
        <w:rPr>
          <w:rFonts w:ascii="Times New Roman" w:hAnsi="Times New Roman" w:cs="Times New Roman"/>
          <w:sz w:val="24"/>
          <w:szCs w:val="24"/>
        </w:rPr>
        <w:t xml:space="preserve">(a Ballina solicitor with a passionate commitment to justice) </w:t>
      </w:r>
      <w:r w:rsidR="00DF697B" w:rsidRPr="00DC2F1B">
        <w:rPr>
          <w:rFonts w:ascii="Times New Roman" w:hAnsi="Times New Roman" w:cs="Times New Roman"/>
          <w:sz w:val="24"/>
          <w:szCs w:val="24"/>
        </w:rPr>
        <w:t>as in her own idealism (Mary Robinson 1944-</w:t>
      </w:r>
      <w:r w:rsidR="005513C2" w:rsidRPr="00DC2F1B">
        <w:rPr>
          <w:rFonts w:ascii="Times New Roman" w:hAnsi="Times New Roman" w:cs="Times New Roman"/>
          <w:sz w:val="24"/>
          <w:szCs w:val="24"/>
        </w:rPr>
        <w:t xml:space="preserve"> </w:t>
      </w:r>
      <w:r w:rsidR="00FC60F2" w:rsidRPr="00DC2F1B">
        <w:rPr>
          <w:rFonts w:ascii="Times New Roman" w:hAnsi="Times New Roman" w:cs="Times New Roman"/>
          <w:sz w:val="24"/>
          <w:szCs w:val="24"/>
        </w:rPr>
        <w:t>1993:</w:t>
      </w:r>
      <w:r w:rsidR="009E25B2" w:rsidRPr="00DC2F1B">
        <w:rPr>
          <w:rFonts w:ascii="Times New Roman" w:hAnsi="Times New Roman" w:cs="Times New Roman"/>
          <w:sz w:val="24"/>
          <w:szCs w:val="24"/>
        </w:rPr>
        <w:t xml:space="preserve"> </w:t>
      </w:r>
      <w:r w:rsidR="00FC60F2" w:rsidRPr="00DC2F1B">
        <w:rPr>
          <w:rFonts w:ascii="Times New Roman" w:hAnsi="Times New Roman" w:cs="Times New Roman"/>
          <w:sz w:val="24"/>
          <w:szCs w:val="24"/>
        </w:rPr>
        <w:t>278).</w:t>
      </w:r>
      <w:r w:rsidR="009E25B2" w:rsidRPr="00DC2F1B">
        <w:rPr>
          <w:rFonts w:ascii="Times New Roman" w:hAnsi="Times New Roman" w:cs="Times New Roman"/>
          <w:sz w:val="24"/>
          <w:szCs w:val="24"/>
        </w:rPr>
        <w:t xml:space="preserve"> </w:t>
      </w:r>
      <w:r w:rsidR="00287548" w:rsidRPr="00DC2F1B">
        <w:rPr>
          <w:rFonts w:ascii="Times New Roman" w:hAnsi="Times New Roman" w:cs="Times New Roman"/>
          <w:sz w:val="24"/>
          <w:szCs w:val="24"/>
        </w:rPr>
        <w:t>Upon graduation</w:t>
      </w:r>
      <w:r w:rsidR="00A228DF" w:rsidRPr="00DC2F1B">
        <w:rPr>
          <w:rFonts w:ascii="Times New Roman" w:hAnsi="Times New Roman" w:cs="Times New Roman"/>
          <w:sz w:val="24"/>
          <w:szCs w:val="24"/>
        </w:rPr>
        <w:t xml:space="preserve"> she spent a year at Madame Anita’s, a finishing school in Paris.</w:t>
      </w:r>
      <w:r w:rsidR="009E25B2" w:rsidRPr="00DC2F1B">
        <w:rPr>
          <w:rFonts w:ascii="Times New Roman" w:hAnsi="Times New Roman" w:cs="Times New Roman"/>
          <w:sz w:val="24"/>
          <w:szCs w:val="24"/>
        </w:rPr>
        <w:t xml:space="preserve"> </w:t>
      </w:r>
      <w:r w:rsidR="00287548" w:rsidRPr="00DC2F1B">
        <w:rPr>
          <w:rFonts w:ascii="Times New Roman" w:hAnsi="Times New Roman" w:cs="Times New Roman"/>
          <w:sz w:val="24"/>
          <w:szCs w:val="24"/>
        </w:rPr>
        <w:t>In 1963</w:t>
      </w:r>
      <w:r w:rsidR="00EF3321"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she</w:t>
      </w:r>
      <w:r w:rsidR="00EF3321" w:rsidRPr="00DC2F1B">
        <w:rPr>
          <w:rFonts w:ascii="Times New Roman" w:hAnsi="Times New Roman" w:cs="Times New Roman"/>
          <w:sz w:val="24"/>
          <w:szCs w:val="24"/>
        </w:rPr>
        <w:t xml:space="preserve"> won a scholarship to Trinity College, Dublin, where, as a Catholic, she was a minority.</w:t>
      </w:r>
      <w:r w:rsidR="009E25B2" w:rsidRPr="00DC2F1B">
        <w:rPr>
          <w:rFonts w:ascii="Times New Roman" w:hAnsi="Times New Roman" w:cs="Times New Roman"/>
          <w:sz w:val="24"/>
          <w:szCs w:val="24"/>
        </w:rPr>
        <w:t xml:space="preserve"> </w:t>
      </w:r>
      <w:r w:rsidR="008C36B4" w:rsidRPr="00DC2F1B">
        <w:rPr>
          <w:rFonts w:ascii="Times New Roman" w:hAnsi="Times New Roman" w:cs="Times New Roman"/>
          <w:sz w:val="24"/>
          <w:szCs w:val="24"/>
        </w:rPr>
        <w:t>Two years later</w:t>
      </w:r>
      <w:r w:rsidR="005B7B89" w:rsidRPr="00DC2F1B">
        <w:rPr>
          <w:rFonts w:ascii="Times New Roman" w:hAnsi="Times New Roman" w:cs="Times New Roman"/>
          <w:sz w:val="24"/>
          <w:szCs w:val="24"/>
        </w:rPr>
        <w:t xml:space="preserve"> she won a scholarship to the university’s law school.</w:t>
      </w:r>
      <w:r w:rsidR="009E25B2" w:rsidRPr="00DC2F1B">
        <w:rPr>
          <w:rFonts w:ascii="Times New Roman" w:hAnsi="Times New Roman" w:cs="Times New Roman"/>
          <w:sz w:val="24"/>
          <w:szCs w:val="24"/>
        </w:rPr>
        <w:t xml:space="preserve"> </w:t>
      </w:r>
      <w:r w:rsidR="008C36B4" w:rsidRPr="00DC2F1B">
        <w:rPr>
          <w:rFonts w:ascii="Times New Roman" w:hAnsi="Times New Roman" w:cs="Times New Roman"/>
          <w:sz w:val="24"/>
          <w:szCs w:val="24"/>
        </w:rPr>
        <w:t xml:space="preserve">In 1967 </w:t>
      </w:r>
      <w:r w:rsidR="00A61A7D" w:rsidRPr="00DC2F1B">
        <w:rPr>
          <w:rFonts w:ascii="Times New Roman" w:hAnsi="Times New Roman" w:cs="Times New Roman"/>
          <w:sz w:val="24"/>
          <w:szCs w:val="24"/>
        </w:rPr>
        <w:t>Bourke</w:t>
      </w:r>
      <w:r w:rsidR="008C36B4" w:rsidRPr="00DC2F1B">
        <w:rPr>
          <w:rFonts w:ascii="Times New Roman" w:hAnsi="Times New Roman" w:cs="Times New Roman"/>
          <w:sz w:val="24"/>
          <w:szCs w:val="24"/>
        </w:rPr>
        <w:t xml:space="preserve"> was awarded a Bachelor of Arts </w:t>
      </w:r>
      <w:r w:rsidR="001925E8" w:rsidRPr="00DC2F1B">
        <w:rPr>
          <w:rFonts w:ascii="Times New Roman" w:hAnsi="Times New Roman" w:cs="Times New Roman"/>
          <w:sz w:val="24"/>
          <w:szCs w:val="24"/>
        </w:rPr>
        <w:t>in French</w:t>
      </w:r>
      <w:r w:rsidR="005B7B89" w:rsidRPr="00DC2F1B">
        <w:rPr>
          <w:rFonts w:ascii="Times New Roman" w:hAnsi="Times New Roman" w:cs="Times New Roman"/>
          <w:sz w:val="24"/>
          <w:szCs w:val="24"/>
        </w:rPr>
        <w:t xml:space="preserve"> </w:t>
      </w:r>
      <w:r w:rsidR="001925E8" w:rsidRPr="00DC2F1B">
        <w:rPr>
          <w:rFonts w:ascii="Times New Roman" w:hAnsi="Times New Roman" w:cs="Times New Roman"/>
          <w:sz w:val="24"/>
          <w:szCs w:val="24"/>
        </w:rPr>
        <w:t xml:space="preserve">and </w:t>
      </w:r>
      <w:r w:rsidR="008C36B4" w:rsidRPr="00DC2F1B">
        <w:rPr>
          <w:rFonts w:ascii="Times New Roman" w:hAnsi="Times New Roman" w:cs="Times New Roman"/>
          <w:sz w:val="24"/>
          <w:szCs w:val="24"/>
        </w:rPr>
        <w:t>a Bachelor of Laws</w:t>
      </w:r>
      <w:r w:rsidR="00B814DB" w:rsidRPr="00DC2F1B">
        <w:rPr>
          <w:rFonts w:ascii="Times New Roman" w:hAnsi="Times New Roman" w:cs="Times New Roman"/>
          <w:sz w:val="24"/>
          <w:szCs w:val="24"/>
        </w:rPr>
        <w:t xml:space="preserve">, </w:t>
      </w:r>
      <w:r w:rsidR="005B7B89" w:rsidRPr="00DC2F1B">
        <w:rPr>
          <w:rFonts w:ascii="Times New Roman" w:hAnsi="Times New Roman" w:cs="Times New Roman"/>
          <w:sz w:val="24"/>
          <w:szCs w:val="24"/>
        </w:rPr>
        <w:t>both with first class</w:t>
      </w:r>
      <w:r w:rsidR="00B814DB" w:rsidRPr="00DC2F1B">
        <w:rPr>
          <w:rFonts w:ascii="Times New Roman" w:hAnsi="Times New Roman" w:cs="Times New Roman"/>
          <w:sz w:val="24"/>
          <w:szCs w:val="24"/>
        </w:rPr>
        <w:t xml:space="preserve"> honors,</w:t>
      </w:r>
      <w:r w:rsidR="00DF697B" w:rsidRPr="00DC2F1B">
        <w:rPr>
          <w:rFonts w:ascii="Times New Roman" w:hAnsi="Times New Roman" w:cs="Times New Roman"/>
          <w:sz w:val="24"/>
          <w:szCs w:val="24"/>
        </w:rPr>
        <w:t xml:space="preserve"> and was called to the b</w:t>
      </w:r>
      <w:r w:rsidR="005B7B89" w:rsidRPr="00DC2F1B">
        <w:rPr>
          <w:rFonts w:ascii="Times New Roman" w:hAnsi="Times New Roman" w:cs="Times New Roman"/>
          <w:sz w:val="24"/>
          <w:szCs w:val="24"/>
        </w:rPr>
        <w:t>ar in the same year.</w:t>
      </w:r>
      <w:r w:rsidR="009E25B2" w:rsidRPr="00DC2F1B">
        <w:rPr>
          <w:rFonts w:ascii="Times New Roman" w:hAnsi="Times New Roman" w:cs="Times New Roman"/>
          <w:sz w:val="24"/>
          <w:szCs w:val="24"/>
        </w:rPr>
        <w:t xml:space="preserve"> </w:t>
      </w:r>
      <w:r w:rsidR="005B7B89" w:rsidRPr="00DC2F1B">
        <w:rPr>
          <w:rFonts w:ascii="Times New Roman" w:hAnsi="Times New Roman" w:cs="Times New Roman"/>
          <w:sz w:val="24"/>
          <w:szCs w:val="24"/>
        </w:rPr>
        <w:t xml:space="preserve">Her credentials attracted the attention of some Harvard Law School </w:t>
      </w:r>
      <w:r w:rsidR="00B814DB" w:rsidRPr="00DC2F1B">
        <w:rPr>
          <w:rFonts w:ascii="Times New Roman" w:hAnsi="Times New Roman" w:cs="Times New Roman"/>
          <w:sz w:val="24"/>
          <w:szCs w:val="24"/>
        </w:rPr>
        <w:t xml:space="preserve">professors, who </w:t>
      </w:r>
      <w:r w:rsidR="005B7B89" w:rsidRPr="00DC2F1B">
        <w:rPr>
          <w:rFonts w:ascii="Times New Roman" w:hAnsi="Times New Roman" w:cs="Times New Roman"/>
          <w:sz w:val="24"/>
          <w:szCs w:val="24"/>
        </w:rPr>
        <w:t xml:space="preserve">suggested that she study there for her </w:t>
      </w:r>
      <w:r w:rsidR="00B814DB" w:rsidRPr="00DC2F1B">
        <w:rPr>
          <w:rFonts w:ascii="Times New Roman" w:hAnsi="Times New Roman" w:cs="Times New Roman"/>
          <w:sz w:val="24"/>
          <w:szCs w:val="24"/>
        </w:rPr>
        <w:t>Master of Law</w:t>
      </w:r>
      <w:r w:rsidR="005B7B89"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812EB5" w:rsidRPr="00DC2F1B">
        <w:rPr>
          <w:rFonts w:ascii="Times New Roman" w:hAnsi="Times New Roman" w:cs="Times New Roman"/>
          <w:sz w:val="24"/>
          <w:szCs w:val="24"/>
        </w:rPr>
        <w:t>S</w:t>
      </w:r>
      <w:r w:rsidR="001925E8" w:rsidRPr="00DC2F1B">
        <w:rPr>
          <w:rFonts w:ascii="Times New Roman" w:hAnsi="Times New Roman" w:cs="Times New Roman"/>
          <w:sz w:val="24"/>
          <w:szCs w:val="24"/>
        </w:rPr>
        <w:t xml:space="preserve">he attended </w:t>
      </w:r>
      <w:r w:rsidR="00B814DB" w:rsidRPr="00DC2F1B">
        <w:rPr>
          <w:rFonts w:ascii="Times New Roman" w:hAnsi="Times New Roman" w:cs="Times New Roman"/>
          <w:sz w:val="24"/>
          <w:szCs w:val="24"/>
        </w:rPr>
        <w:t>Harvard Law School</w:t>
      </w:r>
      <w:r w:rsidR="00812EB5" w:rsidRPr="00DC2F1B">
        <w:rPr>
          <w:rFonts w:ascii="Times New Roman" w:hAnsi="Times New Roman" w:cs="Times New Roman"/>
          <w:sz w:val="24"/>
          <w:szCs w:val="24"/>
        </w:rPr>
        <w:t xml:space="preserve"> on a scholarship</w:t>
      </w:r>
      <w:r w:rsidR="001925E8" w:rsidRPr="00DC2F1B">
        <w:rPr>
          <w:rFonts w:ascii="Times New Roman" w:hAnsi="Times New Roman" w:cs="Times New Roman"/>
          <w:sz w:val="24"/>
          <w:szCs w:val="24"/>
        </w:rPr>
        <w:t>, where her thesis focused on the Treaty of Rome</w:t>
      </w:r>
      <w:r w:rsidR="00B32FA6" w:rsidRPr="00DC2F1B">
        <w:rPr>
          <w:rFonts w:ascii="Times New Roman" w:hAnsi="Times New Roman" w:cs="Times New Roman"/>
          <w:sz w:val="24"/>
          <w:szCs w:val="24"/>
        </w:rPr>
        <w:t xml:space="preserve"> and she learned ‘that law is an </w:t>
      </w:r>
      <w:r w:rsidR="00644304" w:rsidRPr="00DC2F1B">
        <w:rPr>
          <w:rFonts w:ascii="Times New Roman" w:hAnsi="Times New Roman" w:cs="Times New Roman"/>
          <w:sz w:val="24"/>
          <w:szCs w:val="24"/>
        </w:rPr>
        <w:t>instrument for</w:t>
      </w:r>
      <w:r w:rsidR="00B814DB" w:rsidRPr="00DC2F1B">
        <w:rPr>
          <w:rFonts w:ascii="Times New Roman" w:hAnsi="Times New Roman" w:cs="Times New Roman"/>
          <w:sz w:val="24"/>
          <w:szCs w:val="24"/>
        </w:rPr>
        <w:t xml:space="preserve"> social change’ (Horgan 1997:</w:t>
      </w:r>
      <w:r w:rsidR="00B32FA6" w:rsidRPr="00DC2F1B">
        <w:rPr>
          <w:rFonts w:ascii="Times New Roman" w:hAnsi="Times New Roman" w:cs="Times New Roman"/>
          <w:sz w:val="24"/>
          <w:szCs w:val="24"/>
        </w:rPr>
        <w:t xml:space="preserve"> 18)</w:t>
      </w:r>
      <w:r w:rsidR="001925E8"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p>
    <w:p w14:paraId="745F91B4" w14:textId="77777777" w:rsidR="000D0301" w:rsidRPr="00DC2F1B" w:rsidRDefault="00900452"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Upon her return to Ireland</w:t>
      </w:r>
      <w:r w:rsidR="00DE46A9"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Bourke</w:t>
      </w:r>
      <w:r w:rsidR="00DE46A9" w:rsidRPr="00DC2F1B">
        <w:rPr>
          <w:rFonts w:ascii="Times New Roman" w:hAnsi="Times New Roman" w:cs="Times New Roman"/>
          <w:sz w:val="24"/>
          <w:szCs w:val="24"/>
        </w:rPr>
        <w:t xml:space="preserve"> joined the faculty of Trinity College, becoming the Reid Professor of Constitution</w:t>
      </w:r>
      <w:r w:rsidR="00DF697B" w:rsidRPr="00DC2F1B">
        <w:rPr>
          <w:rFonts w:ascii="Times New Roman" w:hAnsi="Times New Roman" w:cs="Times New Roman"/>
          <w:sz w:val="24"/>
          <w:szCs w:val="24"/>
        </w:rPr>
        <w:t>al</w:t>
      </w:r>
      <w:r w:rsidR="00DE46A9" w:rsidRPr="00DC2F1B">
        <w:rPr>
          <w:rFonts w:ascii="Times New Roman" w:hAnsi="Times New Roman" w:cs="Times New Roman"/>
          <w:sz w:val="24"/>
          <w:szCs w:val="24"/>
        </w:rPr>
        <w:t xml:space="preserve"> and Criminal Law</w:t>
      </w:r>
      <w:r w:rsidR="00812EB5" w:rsidRPr="00DC2F1B">
        <w:rPr>
          <w:rFonts w:ascii="Times New Roman" w:hAnsi="Times New Roman" w:cs="Times New Roman"/>
          <w:sz w:val="24"/>
          <w:szCs w:val="24"/>
        </w:rPr>
        <w:t>. At age 24</w:t>
      </w:r>
      <w:r w:rsidR="00DE46A9" w:rsidRPr="00DC2F1B">
        <w:rPr>
          <w:rFonts w:ascii="Times New Roman" w:hAnsi="Times New Roman" w:cs="Times New Roman"/>
          <w:sz w:val="24"/>
          <w:szCs w:val="24"/>
        </w:rPr>
        <w:t xml:space="preserve"> </w:t>
      </w:r>
      <w:r w:rsidR="00812EB5" w:rsidRPr="00DC2F1B">
        <w:rPr>
          <w:rFonts w:ascii="Times New Roman" w:hAnsi="Times New Roman" w:cs="Times New Roman"/>
          <w:sz w:val="24"/>
          <w:szCs w:val="24"/>
        </w:rPr>
        <w:t xml:space="preserve">she was </w:t>
      </w:r>
      <w:r w:rsidR="00DE46A9" w:rsidRPr="00DC2F1B">
        <w:rPr>
          <w:rFonts w:ascii="Times New Roman" w:hAnsi="Times New Roman" w:cs="Times New Roman"/>
          <w:sz w:val="24"/>
          <w:szCs w:val="24"/>
        </w:rPr>
        <w:t>the youngest professor in the school’s history.</w:t>
      </w:r>
      <w:r w:rsidR="009E25B2" w:rsidRPr="00DC2F1B">
        <w:rPr>
          <w:rFonts w:ascii="Times New Roman" w:hAnsi="Times New Roman" w:cs="Times New Roman"/>
          <w:sz w:val="24"/>
          <w:szCs w:val="24"/>
        </w:rPr>
        <w:t xml:space="preserve"> </w:t>
      </w:r>
      <w:r w:rsidR="00DE46A9" w:rsidRPr="00DC2F1B">
        <w:rPr>
          <w:rFonts w:ascii="Times New Roman" w:hAnsi="Times New Roman" w:cs="Times New Roman"/>
          <w:sz w:val="24"/>
          <w:szCs w:val="24"/>
        </w:rPr>
        <w:t xml:space="preserve">Under Irish law, Trinity College was entitled to three seats in the </w:t>
      </w:r>
      <w:r w:rsidR="005C57C6" w:rsidRPr="00DC2F1B">
        <w:rPr>
          <w:rFonts w:ascii="Times New Roman" w:hAnsi="Times New Roman" w:cs="Times New Roman"/>
          <w:sz w:val="24"/>
          <w:szCs w:val="24"/>
        </w:rPr>
        <w:t xml:space="preserve">Éireann </w:t>
      </w:r>
      <w:r w:rsidR="00DE46A9" w:rsidRPr="00DC2F1B">
        <w:rPr>
          <w:rFonts w:ascii="Times New Roman" w:hAnsi="Times New Roman" w:cs="Times New Roman"/>
          <w:sz w:val="24"/>
          <w:szCs w:val="24"/>
        </w:rPr>
        <w:t xml:space="preserve">Seanad, the upper </w:t>
      </w:r>
      <w:r w:rsidR="001F62DA" w:rsidRPr="00DC2F1B">
        <w:rPr>
          <w:rFonts w:ascii="Times New Roman" w:hAnsi="Times New Roman" w:cs="Times New Roman"/>
          <w:sz w:val="24"/>
          <w:szCs w:val="24"/>
        </w:rPr>
        <w:t>house</w:t>
      </w:r>
      <w:r w:rsidR="00DE46A9" w:rsidRPr="00DC2F1B">
        <w:rPr>
          <w:rFonts w:ascii="Times New Roman" w:hAnsi="Times New Roman" w:cs="Times New Roman"/>
          <w:sz w:val="24"/>
          <w:szCs w:val="24"/>
        </w:rPr>
        <w:t xml:space="preserve"> of the parliament</w:t>
      </w:r>
      <w:r w:rsidR="00406962" w:rsidRPr="00DC2F1B">
        <w:rPr>
          <w:rFonts w:ascii="Times New Roman" w:hAnsi="Times New Roman" w:cs="Times New Roman"/>
          <w:sz w:val="24"/>
          <w:szCs w:val="24"/>
        </w:rPr>
        <w:t>, with the school’s graduates serving as the electorate.</w:t>
      </w:r>
      <w:r w:rsidR="009E25B2"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Bourke</w:t>
      </w:r>
      <w:r w:rsidR="00406962" w:rsidRPr="00DC2F1B">
        <w:rPr>
          <w:rFonts w:ascii="Times New Roman" w:hAnsi="Times New Roman" w:cs="Times New Roman"/>
          <w:sz w:val="24"/>
          <w:szCs w:val="24"/>
        </w:rPr>
        <w:t xml:space="preserve"> ran on the </w:t>
      </w:r>
      <w:proofErr w:type="spellStart"/>
      <w:r w:rsidR="00406962" w:rsidRPr="00DC2F1B">
        <w:rPr>
          <w:rFonts w:ascii="Times New Roman" w:hAnsi="Times New Roman" w:cs="Times New Roman"/>
          <w:sz w:val="24"/>
          <w:szCs w:val="24"/>
        </w:rPr>
        <w:t>Labour</w:t>
      </w:r>
      <w:proofErr w:type="spellEnd"/>
      <w:r w:rsidR="00406962" w:rsidRPr="00DC2F1B">
        <w:rPr>
          <w:rFonts w:ascii="Times New Roman" w:hAnsi="Times New Roman" w:cs="Times New Roman"/>
          <w:sz w:val="24"/>
          <w:szCs w:val="24"/>
        </w:rPr>
        <w:t xml:space="preserve"> ticket, then Ireland’s third largest party.</w:t>
      </w:r>
      <w:r w:rsidR="009E25B2" w:rsidRPr="00DC2F1B">
        <w:rPr>
          <w:rFonts w:ascii="Times New Roman" w:hAnsi="Times New Roman" w:cs="Times New Roman"/>
          <w:sz w:val="24"/>
          <w:szCs w:val="24"/>
        </w:rPr>
        <w:t xml:space="preserve"> </w:t>
      </w:r>
      <w:r w:rsidR="00406962" w:rsidRPr="00DC2F1B">
        <w:rPr>
          <w:rFonts w:ascii="Times New Roman" w:hAnsi="Times New Roman" w:cs="Times New Roman"/>
          <w:sz w:val="24"/>
          <w:szCs w:val="24"/>
        </w:rPr>
        <w:t xml:space="preserve">She won the seat in 1969, becoming the youngest member of the Seanad </w:t>
      </w:r>
      <w:proofErr w:type="gramStart"/>
      <w:r w:rsidR="00406962" w:rsidRPr="00DC2F1B">
        <w:rPr>
          <w:rFonts w:ascii="Times New Roman" w:hAnsi="Times New Roman" w:cs="Times New Roman"/>
          <w:sz w:val="24"/>
          <w:szCs w:val="24"/>
        </w:rPr>
        <w:t>and also</w:t>
      </w:r>
      <w:proofErr w:type="gramEnd"/>
      <w:r w:rsidR="00406962" w:rsidRPr="00DC2F1B">
        <w:rPr>
          <w:rFonts w:ascii="Times New Roman" w:hAnsi="Times New Roman" w:cs="Times New Roman"/>
          <w:sz w:val="24"/>
          <w:szCs w:val="24"/>
        </w:rPr>
        <w:t xml:space="preserve"> the first Catholic ever to represent </w:t>
      </w:r>
      <w:r w:rsidR="00DF697B" w:rsidRPr="00DC2F1B">
        <w:rPr>
          <w:rFonts w:ascii="Times New Roman" w:hAnsi="Times New Roman" w:cs="Times New Roman"/>
          <w:sz w:val="24"/>
          <w:szCs w:val="24"/>
        </w:rPr>
        <w:t>the college.</w:t>
      </w:r>
      <w:r w:rsidR="009E25B2" w:rsidRPr="00DC2F1B">
        <w:rPr>
          <w:rFonts w:ascii="Times New Roman" w:hAnsi="Times New Roman" w:cs="Times New Roman"/>
          <w:sz w:val="24"/>
          <w:szCs w:val="24"/>
        </w:rPr>
        <w:t xml:space="preserve"> </w:t>
      </w:r>
      <w:r w:rsidR="009F28D1" w:rsidRPr="00DC2F1B">
        <w:rPr>
          <w:rFonts w:ascii="Times New Roman" w:hAnsi="Times New Roman" w:cs="Times New Roman"/>
          <w:sz w:val="24"/>
          <w:szCs w:val="24"/>
        </w:rPr>
        <w:t xml:space="preserve">Although the powers of the Seanad were limited to introducing legislation to the lower house </w:t>
      </w:r>
      <w:r w:rsidR="00A22DEC" w:rsidRPr="00DC2F1B">
        <w:rPr>
          <w:rFonts w:ascii="Times New Roman" w:hAnsi="Times New Roman" w:cs="Times New Roman"/>
          <w:sz w:val="24"/>
          <w:szCs w:val="24"/>
        </w:rPr>
        <w:t xml:space="preserve">(Dáil </w:t>
      </w:r>
      <w:proofErr w:type="spellStart"/>
      <w:r w:rsidR="00A22DEC" w:rsidRPr="00DC2F1B">
        <w:rPr>
          <w:rFonts w:ascii="Times New Roman" w:hAnsi="Times New Roman" w:cs="Times New Roman"/>
          <w:sz w:val="24"/>
          <w:szCs w:val="24"/>
        </w:rPr>
        <w:t>Éirann</w:t>
      </w:r>
      <w:proofErr w:type="spellEnd"/>
      <w:r w:rsidR="00A22DEC" w:rsidRPr="00DC2F1B">
        <w:rPr>
          <w:rFonts w:ascii="Times New Roman" w:hAnsi="Times New Roman" w:cs="Times New Roman"/>
          <w:sz w:val="24"/>
          <w:szCs w:val="24"/>
        </w:rPr>
        <w:t xml:space="preserve">) </w:t>
      </w:r>
      <w:r w:rsidR="009F28D1" w:rsidRPr="00DC2F1B">
        <w:rPr>
          <w:rFonts w:ascii="Times New Roman" w:hAnsi="Times New Roman" w:cs="Times New Roman"/>
          <w:sz w:val="24"/>
          <w:szCs w:val="24"/>
        </w:rPr>
        <w:t xml:space="preserve">and delaying legislation that the lower house had endorsed, </w:t>
      </w:r>
      <w:r w:rsidR="00F75ED7" w:rsidRPr="00DC2F1B">
        <w:rPr>
          <w:rFonts w:ascii="Times New Roman" w:hAnsi="Times New Roman" w:cs="Times New Roman"/>
          <w:sz w:val="24"/>
          <w:szCs w:val="24"/>
        </w:rPr>
        <w:t>Bourke</w:t>
      </w:r>
      <w:r w:rsidR="009F28D1" w:rsidRPr="00DC2F1B">
        <w:rPr>
          <w:rFonts w:ascii="Times New Roman" w:hAnsi="Times New Roman" w:cs="Times New Roman"/>
          <w:sz w:val="24"/>
          <w:szCs w:val="24"/>
        </w:rPr>
        <w:t xml:space="preserve"> quickly made her presence know</w:t>
      </w:r>
      <w:r w:rsidR="00DF697B" w:rsidRPr="00DC2F1B">
        <w:rPr>
          <w:rFonts w:ascii="Times New Roman" w:hAnsi="Times New Roman" w:cs="Times New Roman"/>
          <w:sz w:val="24"/>
          <w:szCs w:val="24"/>
        </w:rPr>
        <w:t>n</w:t>
      </w:r>
      <w:r w:rsidR="009F28D1" w:rsidRPr="00DC2F1B">
        <w:rPr>
          <w:rFonts w:ascii="Times New Roman" w:hAnsi="Times New Roman" w:cs="Times New Roman"/>
          <w:sz w:val="24"/>
          <w:szCs w:val="24"/>
        </w:rPr>
        <w:t xml:space="preserve"> as a champion of liberal causes.</w:t>
      </w:r>
      <w:r w:rsidR="009E25B2" w:rsidRPr="00DC2F1B">
        <w:rPr>
          <w:rFonts w:ascii="Times New Roman" w:hAnsi="Times New Roman" w:cs="Times New Roman"/>
          <w:sz w:val="24"/>
          <w:szCs w:val="24"/>
        </w:rPr>
        <w:t xml:space="preserve"> </w:t>
      </w:r>
      <w:r w:rsidR="00A22DEC" w:rsidRPr="00DC2F1B">
        <w:rPr>
          <w:rFonts w:ascii="Times New Roman" w:hAnsi="Times New Roman" w:cs="Times New Roman"/>
          <w:sz w:val="24"/>
          <w:szCs w:val="24"/>
        </w:rPr>
        <w:t>Only a year after her election</w:t>
      </w:r>
      <w:r w:rsidR="00E312B0" w:rsidRPr="00DC2F1B">
        <w:rPr>
          <w:rFonts w:ascii="Times New Roman" w:hAnsi="Times New Roman" w:cs="Times New Roman"/>
          <w:sz w:val="24"/>
          <w:szCs w:val="24"/>
        </w:rPr>
        <w:t xml:space="preserve"> </w:t>
      </w:r>
      <w:r w:rsidR="005A50BB" w:rsidRPr="00DC2F1B">
        <w:rPr>
          <w:rFonts w:ascii="Times New Roman" w:hAnsi="Times New Roman" w:cs="Times New Roman"/>
          <w:sz w:val="24"/>
          <w:szCs w:val="24"/>
        </w:rPr>
        <w:t>Robinson (her surname since her marriage in 1970)</w:t>
      </w:r>
      <w:r w:rsidR="00E312B0" w:rsidRPr="00DC2F1B">
        <w:rPr>
          <w:rFonts w:ascii="Times New Roman" w:hAnsi="Times New Roman" w:cs="Times New Roman"/>
          <w:sz w:val="24"/>
          <w:szCs w:val="24"/>
        </w:rPr>
        <w:t xml:space="preserve"> introduced legislation to legalize the sale of contraceptives in Ireland.</w:t>
      </w:r>
      <w:r w:rsidR="009E25B2" w:rsidRPr="00DC2F1B">
        <w:rPr>
          <w:rFonts w:ascii="Times New Roman" w:hAnsi="Times New Roman" w:cs="Times New Roman"/>
          <w:sz w:val="24"/>
          <w:szCs w:val="24"/>
        </w:rPr>
        <w:t xml:space="preserve"> </w:t>
      </w:r>
      <w:r w:rsidR="00F738D9" w:rsidRPr="00DC2F1B">
        <w:rPr>
          <w:rFonts w:ascii="Times New Roman" w:hAnsi="Times New Roman" w:cs="Times New Roman"/>
          <w:sz w:val="24"/>
          <w:szCs w:val="24"/>
        </w:rPr>
        <w:t xml:space="preserve">Throughout the 1970s she worked to improve the lot of </w:t>
      </w:r>
      <w:r w:rsidR="00D23DF8" w:rsidRPr="00DC2F1B">
        <w:rPr>
          <w:rFonts w:ascii="Times New Roman" w:hAnsi="Times New Roman" w:cs="Times New Roman"/>
          <w:sz w:val="24"/>
          <w:szCs w:val="24"/>
        </w:rPr>
        <w:t xml:space="preserve">Irish </w:t>
      </w:r>
      <w:r w:rsidR="00F738D9" w:rsidRPr="00DC2F1B">
        <w:rPr>
          <w:rFonts w:ascii="Times New Roman" w:hAnsi="Times New Roman" w:cs="Times New Roman"/>
          <w:sz w:val="24"/>
          <w:szCs w:val="24"/>
        </w:rPr>
        <w:t>women.</w:t>
      </w:r>
      <w:r w:rsidR="009E25B2" w:rsidRPr="00DC2F1B">
        <w:rPr>
          <w:rFonts w:ascii="Times New Roman" w:hAnsi="Times New Roman" w:cs="Times New Roman"/>
          <w:sz w:val="24"/>
          <w:szCs w:val="24"/>
        </w:rPr>
        <w:t xml:space="preserve"> </w:t>
      </w:r>
      <w:r w:rsidR="00D23DF8" w:rsidRPr="00DC2F1B">
        <w:rPr>
          <w:rFonts w:ascii="Times New Roman" w:hAnsi="Times New Roman" w:cs="Times New Roman"/>
          <w:sz w:val="24"/>
          <w:szCs w:val="24"/>
        </w:rPr>
        <w:t>From 1977 to 1987</w:t>
      </w:r>
      <w:r w:rsidR="00E312B0" w:rsidRPr="00DC2F1B">
        <w:rPr>
          <w:rFonts w:ascii="Times New Roman" w:hAnsi="Times New Roman" w:cs="Times New Roman"/>
          <w:sz w:val="24"/>
          <w:szCs w:val="24"/>
        </w:rPr>
        <w:t xml:space="preserve"> she chaired the Parliamentary Joint Committee’s social-affairs sub</w:t>
      </w:r>
      <w:r w:rsidR="00D23DF8" w:rsidRPr="00DC2F1B">
        <w:rPr>
          <w:rFonts w:ascii="Times New Roman" w:hAnsi="Times New Roman" w:cs="Times New Roman"/>
          <w:sz w:val="24"/>
          <w:szCs w:val="24"/>
        </w:rPr>
        <w:t>committee and from 1987 to 1989</w:t>
      </w:r>
      <w:r w:rsidR="00E312B0" w:rsidRPr="00DC2F1B">
        <w:rPr>
          <w:rFonts w:ascii="Times New Roman" w:hAnsi="Times New Roman" w:cs="Times New Roman"/>
          <w:sz w:val="24"/>
          <w:szCs w:val="24"/>
        </w:rPr>
        <w:t xml:space="preserve"> she chaired its legal-affairs committee.</w:t>
      </w:r>
      <w:r w:rsidR="009E25B2" w:rsidRPr="00DC2F1B">
        <w:rPr>
          <w:rFonts w:ascii="Times New Roman" w:hAnsi="Times New Roman" w:cs="Times New Roman"/>
          <w:sz w:val="24"/>
          <w:szCs w:val="24"/>
        </w:rPr>
        <w:t xml:space="preserve"> </w:t>
      </w:r>
      <w:r w:rsidR="00E312B0" w:rsidRPr="00DC2F1B">
        <w:rPr>
          <w:rFonts w:ascii="Times New Roman" w:hAnsi="Times New Roman" w:cs="Times New Roman"/>
          <w:sz w:val="24"/>
          <w:szCs w:val="24"/>
        </w:rPr>
        <w:t xml:space="preserve">At the same time </w:t>
      </w:r>
      <w:r w:rsidR="00E312B0" w:rsidRPr="00DC2F1B">
        <w:rPr>
          <w:rFonts w:ascii="Times New Roman" w:hAnsi="Times New Roman" w:cs="Times New Roman"/>
          <w:sz w:val="24"/>
          <w:szCs w:val="24"/>
        </w:rPr>
        <w:lastRenderedPageBreak/>
        <w:t>tha</w:t>
      </w:r>
      <w:r w:rsidR="00D23DF8" w:rsidRPr="00DC2F1B">
        <w:rPr>
          <w:rFonts w:ascii="Times New Roman" w:hAnsi="Times New Roman" w:cs="Times New Roman"/>
          <w:sz w:val="24"/>
          <w:szCs w:val="24"/>
        </w:rPr>
        <w:t>t she was serving in the Seanad</w:t>
      </w:r>
      <w:r w:rsidR="00E312B0" w:rsidRPr="00DC2F1B">
        <w:rPr>
          <w:rFonts w:ascii="Times New Roman" w:hAnsi="Times New Roman" w:cs="Times New Roman"/>
          <w:sz w:val="24"/>
          <w:szCs w:val="24"/>
        </w:rPr>
        <w:t xml:space="preserve"> </w:t>
      </w:r>
      <w:r w:rsidR="005A50BB" w:rsidRPr="00DC2F1B">
        <w:rPr>
          <w:rFonts w:ascii="Times New Roman" w:hAnsi="Times New Roman" w:cs="Times New Roman"/>
          <w:sz w:val="24"/>
          <w:szCs w:val="24"/>
        </w:rPr>
        <w:t>Robinson</w:t>
      </w:r>
      <w:r w:rsidR="00E312B0" w:rsidRPr="00DC2F1B">
        <w:rPr>
          <w:rFonts w:ascii="Times New Roman" w:hAnsi="Times New Roman" w:cs="Times New Roman"/>
          <w:sz w:val="24"/>
          <w:szCs w:val="24"/>
        </w:rPr>
        <w:t xml:space="preserve"> was making a name for herself as a barrister in the Irish and European courts as an outspoken advocate for liberal causes, </w:t>
      </w:r>
      <w:r w:rsidR="00D0056A" w:rsidRPr="00DC2F1B">
        <w:rPr>
          <w:rFonts w:ascii="Times New Roman" w:hAnsi="Times New Roman" w:cs="Times New Roman"/>
          <w:sz w:val="24"/>
          <w:szCs w:val="24"/>
        </w:rPr>
        <w:t xml:space="preserve">including calling for </w:t>
      </w:r>
      <w:r w:rsidR="00395528" w:rsidRPr="00DC2F1B">
        <w:rPr>
          <w:rFonts w:ascii="Times New Roman" w:hAnsi="Times New Roman" w:cs="Times New Roman"/>
          <w:sz w:val="24"/>
          <w:szCs w:val="24"/>
        </w:rPr>
        <w:t xml:space="preserve">an end to </w:t>
      </w:r>
      <w:r w:rsidR="00D0056A" w:rsidRPr="00DC2F1B">
        <w:rPr>
          <w:rFonts w:ascii="Times New Roman" w:hAnsi="Times New Roman" w:cs="Times New Roman"/>
          <w:sz w:val="24"/>
          <w:szCs w:val="24"/>
        </w:rPr>
        <w:t xml:space="preserve">homosexuality </w:t>
      </w:r>
      <w:r w:rsidR="00395528" w:rsidRPr="00DC2F1B">
        <w:rPr>
          <w:rFonts w:ascii="Times New Roman" w:hAnsi="Times New Roman" w:cs="Times New Roman"/>
          <w:sz w:val="24"/>
          <w:szCs w:val="24"/>
        </w:rPr>
        <w:t xml:space="preserve">being treated </w:t>
      </w:r>
      <w:r w:rsidR="00D0056A" w:rsidRPr="00DC2F1B">
        <w:rPr>
          <w:rFonts w:ascii="Times New Roman" w:hAnsi="Times New Roman" w:cs="Times New Roman"/>
          <w:sz w:val="24"/>
          <w:szCs w:val="24"/>
        </w:rPr>
        <w:t>as an offense punishable by life imprisonment and bringing an end to the legal s</w:t>
      </w:r>
      <w:r w:rsidR="00DF697B" w:rsidRPr="00DC2F1B">
        <w:rPr>
          <w:rFonts w:ascii="Times New Roman" w:hAnsi="Times New Roman" w:cs="Times New Roman"/>
          <w:sz w:val="24"/>
          <w:szCs w:val="24"/>
        </w:rPr>
        <w:t>t</w:t>
      </w:r>
      <w:r w:rsidR="00D0056A" w:rsidRPr="00DC2F1B">
        <w:rPr>
          <w:rFonts w:ascii="Times New Roman" w:hAnsi="Times New Roman" w:cs="Times New Roman"/>
          <w:sz w:val="24"/>
          <w:szCs w:val="24"/>
        </w:rPr>
        <w:t>igma imposed on those born out of wedlock.</w:t>
      </w:r>
      <w:r w:rsidR="009E25B2"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Although personally opposed to abortion, she promoted greater access to information about abortions.</w:t>
      </w:r>
      <w:r w:rsidR="009E25B2"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Perhaps because o</w:t>
      </w:r>
      <w:r w:rsidR="00B8687F" w:rsidRPr="00DC2F1B">
        <w:rPr>
          <w:rFonts w:ascii="Times New Roman" w:hAnsi="Times New Roman" w:cs="Times New Roman"/>
          <w:sz w:val="24"/>
          <w:szCs w:val="24"/>
        </w:rPr>
        <w:t>f her 1970 marriage to Nicholas</w:t>
      </w:r>
      <w:r w:rsidR="00612D0E"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Robinson,</w:t>
      </w:r>
      <w:r w:rsidR="00B8687F" w:rsidRPr="00DC2F1B">
        <w:rPr>
          <w:rFonts w:ascii="Times New Roman" w:hAnsi="Times New Roman" w:cs="Times New Roman"/>
          <w:sz w:val="24"/>
          <w:szCs w:val="24"/>
        </w:rPr>
        <w:t xml:space="preserve"> </w:t>
      </w:r>
      <w:r w:rsidR="00612D0E" w:rsidRPr="00DC2F1B">
        <w:rPr>
          <w:rFonts w:ascii="Times New Roman" w:hAnsi="Times New Roman" w:cs="Times New Roman"/>
          <w:sz w:val="24"/>
          <w:szCs w:val="24"/>
        </w:rPr>
        <w:t xml:space="preserve">a </w:t>
      </w:r>
      <w:r w:rsidR="00D0056A" w:rsidRPr="00DC2F1B">
        <w:rPr>
          <w:rFonts w:ascii="Times New Roman" w:hAnsi="Times New Roman" w:cs="Times New Roman"/>
          <w:sz w:val="24"/>
          <w:szCs w:val="24"/>
        </w:rPr>
        <w:t>Protestant fellow student at Trinity College</w:t>
      </w:r>
      <w:r w:rsidR="00AA0157" w:rsidRPr="00DC2F1B">
        <w:rPr>
          <w:rFonts w:ascii="Times New Roman" w:hAnsi="Times New Roman" w:cs="Times New Roman"/>
          <w:sz w:val="24"/>
          <w:szCs w:val="24"/>
        </w:rPr>
        <w:t>,</w:t>
      </w:r>
      <w:r w:rsidR="00B22DB0" w:rsidRPr="00DC2F1B">
        <w:rPr>
          <w:rFonts w:ascii="Times New Roman" w:hAnsi="Times New Roman" w:cs="Times New Roman"/>
          <w:sz w:val="24"/>
          <w:szCs w:val="24"/>
        </w:rPr>
        <w:t xml:space="preserve"> </w:t>
      </w:r>
      <w:r w:rsidR="00273086" w:rsidRPr="00DC2F1B">
        <w:rPr>
          <w:rFonts w:ascii="Times New Roman" w:hAnsi="Times New Roman" w:cs="Times New Roman"/>
          <w:sz w:val="24"/>
          <w:szCs w:val="24"/>
        </w:rPr>
        <w:t>as well as a conservationist</w:t>
      </w:r>
      <w:r w:rsidR="00B22DB0" w:rsidRPr="00DC2F1B">
        <w:rPr>
          <w:rFonts w:ascii="Times New Roman" w:hAnsi="Times New Roman" w:cs="Times New Roman"/>
          <w:sz w:val="24"/>
          <w:szCs w:val="24"/>
        </w:rPr>
        <w:t xml:space="preserve"> and a published authority on </w:t>
      </w:r>
      <w:r w:rsidR="00273086" w:rsidRPr="00DC2F1B">
        <w:rPr>
          <w:rFonts w:ascii="Times New Roman" w:hAnsi="Times New Roman" w:cs="Times New Roman"/>
          <w:sz w:val="24"/>
          <w:szCs w:val="24"/>
        </w:rPr>
        <w:t>eighteenth</w:t>
      </w:r>
      <w:r w:rsidR="00B22DB0" w:rsidRPr="00DC2F1B">
        <w:rPr>
          <w:rFonts w:ascii="Times New Roman" w:hAnsi="Times New Roman" w:cs="Times New Roman"/>
          <w:sz w:val="24"/>
          <w:szCs w:val="24"/>
        </w:rPr>
        <w:t xml:space="preserve"> century graphic arts, especially caricature</w:t>
      </w:r>
      <w:r w:rsidR="00D0056A" w:rsidRPr="00DC2F1B">
        <w:rPr>
          <w:rFonts w:ascii="Times New Roman" w:hAnsi="Times New Roman" w:cs="Times New Roman"/>
          <w:sz w:val="24"/>
          <w:szCs w:val="24"/>
        </w:rPr>
        <w:t xml:space="preserve">, </w:t>
      </w:r>
      <w:r w:rsidR="00287EDE" w:rsidRPr="00DC2F1B">
        <w:rPr>
          <w:rFonts w:ascii="Times New Roman" w:hAnsi="Times New Roman" w:cs="Times New Roman"/>
          <w:sz w:val="24"/>
          <w:szCs w:val="24"/>
        </w:rPr>
        <w:t>Robinson</w:t>
      </w:r>
      <w:r w:rsidR="00D0056A" w:rsidRPr="00DC2F1B">
        <w:rPr>
          <w:rFonts w:ascii="Times New Roman" w:hAnsi="Times New Roman" w:cs="Times New Roman"/>
          <w:sz w:val="24"/>
          <w:szCs w:val="24"/>
        </w:rPr>
        <w:t xml:space="preserve"> was one of the few Irish Catholic politicians to sympathize with the Protestant majority in Northern Ireland (</w:t>
      </w:r>
      <w:r w:rsidR="00AE0CF4" w:rsidRPr="00DC2F1B">
        <w:rPr>
          <w:rFonts w:ascii="Times New Roman" w:hAnsi="Times New Roman" w:cs="Times New Roman"/>
          <w:sz w:val="24"/>
          <w:szCs w:val="24"/>
        </w:rPr>
        <w:t>Robinson, Mary</w:t>
      </w:r>
      <w:r w:rsidR="00D0056A" w:rsidRPr="00DC2F1B">
        <w:rPr>
          <w:rFonts w:ascii="Times New Roman" w:hAnsi="Times New Roman" w:cs="Times New Roman"/>
          <w:sz w:val="24"/>
          <w:szCs w:val="24"/>
        </w:rPr>
        <w:t xml:space="preserve"> 1991: 477).</w:t>
      </w:r>
      <w:r w:rsidR="009E25B2" w:rsidRPr="00DC2F1B">
        <w:rPr>
          <w:rFonts w:ascii="Times New Roman" w:hAnsi="Times New Roman" w:cs="Times New Roman"/>
          <w:sz w:val="24"/>
          <w:szCs w:val="24"/>
        </w:rPr>
        <w:t xml:space="preserve"> </w:t>
      </w:r>
      <w:r w:rsidR="000E5516" w:rsidRPr="00DC2F1B">
        <w:rPr>
          <w:rFonts w:ascii="Times New Roman" w:hAnsi="Times New Roman" w:cs="Times New Roman"/>
          <w:sz w:val="24"/>
          <w:szCs w:val="24"/>
        </w:rPr>
        <w:t xml:space="preserve">For almost seven years Robinson was one of the European members of the Trilateral Commission, resigning in 1980 because she came to believe that it lacked a real commitment to leadership and creativity in examining issues of North-South relations and because she felt that Henry Kissinger was exerting undue personal influence (Robinson with Robinson 2012: 85). </w:t>
      </w:r>
      <w:r w:rsidR="00612D0E" w:rsidRPr="00DC2F1B">
        <w:rPr>
          <w:rFonts w:ascii="Times New Roman" w:hAnsi="Times New Roman" w:cs="Times New Roman"/>
          <w:sz w:val="24"/>
          <w:szCs w:val="24"/>
        </w:rPr>
        <w:t xml:space="preserve">In 1979 </w:t>
      </w:r>
      <w:r w:rsidR="00176152" w:rsidRPr="00DC2F1B">
        <w:rPr>
          <w:rFonts w:ascii="Times New Roman" w:hAnsi="Times New Roman" w:cs="Times New Roman"/>
          <w:sz w:val="24"/>
          <w:szCs w:val="24"/>
        </w:rPr>
        <w:t>she</w:t>
      </w:r>
      <w:r w:rsidR="00612D0E" w:rsidRPr="00DC2F1B">
        <w:rPr>
          <w:rFonts w:ascii="Times New Roman" w:hAnsi="Times New Roman" w:cs="Times New Roman"/>
          <w:sz w:val="24"/>
          <w:szCs w:val="24"/>
        </w:rPr>
        <w:t xml:space="preserve"> was elected to the Dublin City Council.</w:t>
      </w:r>
      <w:r w:rsidR="009E25B2" w:rsidRPr="00DC2F1B">
        <w:rPr>
          <w:rFonts w:ascii="Times New Roman" w:hAnsi="Times New Roman" w:cs="Times New Roman"/>
          <w:sz w:val="24"/>
          <w:szCs w:val="24"/>
        </w:rPr>
        <w:t xml:space="preserve"> </w:t>
      </w:r>
      <w:r w:rsidR="00B86FA7" w:rsidRPr="00DC2F1B">
        <w:rPr>
          <w:rFonts w:ascii="Times New Roman" w:hAnsi="Times New Roman" w:cs="Times New Roman"/>
          <w:sz w:val="24"/>
          <w:szCs w:val="24"/>
        </w:rPr>
        <w:t xml:space="preserve">However, </w:t>
      </w:r>
      <w:r w:rsidR="00273086" w:rsidRPr="00DC2F1B">
        <w:rPr>
          <w:rFonts w:ascii="Times New Roman" w:hAnsi="Times New Roman" w:cs="Times New Roman"/>
          <w:sz w:val="24"/>
          <w:szCs w:val="24"/>
        </w:rPr>
        <w:t xml:space="preserve">in 1981, running as a </w:t>
      </w:r>
      <w:proofErr w:type="spellStart"/>
      <w:r w:rsidR="00273086" w:rsidRPr="00DC2F1B">
        <w:rPr>
          <w:rFonts w:ascii="Times New Roman" w:hAnsi="Times New Roman" w:cs="Times New Roman"/>
          <w:sz w:val="24"/>
          <w:szCs w:val="24"/>
        </w:rPr>
        <w:t>Labour</w:t>
      </w:r>
      <w:proofErr w:type="spellEnd"/>
      <w:r w:rsidR="00273086" w:rsidRPr="00DC2F1B">
        <w:rPr>
          <w:rFonts w:ascii="Times New Roman" w:hAnsi="Times New Roman" w:cs="Times New Roman"/>
          <w:sz w:val="24"/>
          <w:szCs w:val="24"/>
        </w:rPr>
        <w:t xml:space="preserve"> P</w:t>
      </w:r>
      <w:r w:rsidR="00C42BBB" w:rsidRPr="00DC2F1B">
        <w:rPr>
          <w:rFonts w:ascii="Times New Roman" w:hAnsi="Times New Roman" w:cs="Times New Roman"/>
          <w:sz w:val="24"/>
          <w:szCs w:val="24"/>
        </w:rPr>
        <w:t xml:space="preserve">arty member in </w:t>
      </w:r>
      <w:r w:rsidR="00DF697B" w:rsidRPr="00DC2F1B">
        <w:rPr>
          <w:rFonts w:ascii="Times New Roman" w:hAnsi="Times New Roman" w:cs="Times New Roman"/>
          <w:sz w:val="24"/>
          <w:szCs w:val="24"/>
        </w:rPr>
        <w:t xml:space="preserve">an </w:t>
      </w:r>
      <w:r w:rsidR="00C42BBB" w:rsidRPr="00DC2F1B">
        <w:rPr>
          <w:rFonts w:ascii="Times New Roman" w:hAnsi="Times New Roman" w:cs="Times New Roman"/>
          <w:sz w:val="24"/>
          <w:szCs w:val="24"/>
        </w:rPr>
        <w:t>anti-</w:t>
      </w:r>
      <w:proofErr w:type="spellStart"/>
      <w:r w:rsidR="00C42BBB" w:rsidRPr="00DC2F1B">
        <w:rPr>
          <w:rFonts w:ascii="Times New Roman" w:hAnsi="Times New Roman" w:cs="Times New Roman"/>
          <w:sz w:val="24"/>
          <w:szCs w:val="24"/>
        </w:rPr>
        <w:t>Labour</w:t>
      </w:r>
      <w:proofErr w:type="spellEnd"/>
      <w:r w:rsidR="009E25B2" w:rsidRPr="00DC2F1B">
        <w:rPr>
          <w:rFonts w:ascii="Times New Roman" w:hAnsi="Times New Roman" w:cs="Times New Roman"/>
          <w:sz w:val="24"/>
          <w:szCs w:val="24"/>
        </w:rPr>
        <w:t xml:space="preserve"> </w:t>
      </w:r>
      <w:r w:rsidR="00C42BBB" w:rsidRPr="00DC2F1B">
        <w:rPr>
          <w:rFonts w:ascii="Times New Roman" w:hAnsi="Times New Roman" w:cs="Times New Roman"/>
          <w:sz w:val="24"/>
          <w:szCs w:val="24"/>
        </w:rPr>
        <w:t>constituency, she failed for the second time to be elected to the lower house, a venue where she thought</w:t>
      </w:r>
      <w:r w:rsidR="009E25B2" w:rsidRPr="00DC2F1B">
        <w:rPr>
          <w:rFonts w:ascii="Times New Roman" w:hAnsi="Times New Roman" w:cs="Times New Roman"/>
          <w:sz w:val="24"/>
          <w:szCs w:val="24"/>
        </w:rPr>
        <w:t xml:space="preserve"> </w:t>
      </w:r>
      <w:r w:rsidR="00B86FA7" w:rsidRPr="00DC2F1B">
        <w:rPr>
          <w:rFonts w:ascii="Times New Roman" w:hAnsi="Times New Roman" w:cs="Times New Roman"/>
          <w:sz w:val="24"/>
          <w:szCs w:val="24"/>
        </w:rPr>
        <w:t>she had a better opportunity to</w:t>
      </w:r>
      <w:r w:rsidR="00C42BBB" w:rsidRPr="00DC2F1B">
        <w:rPr>
          <w:rFonts w:ascii="Times New Roman" w:hAnsi="Times New Roman" w:cs="Times New Roman"/>
          <w:sz w:val="24"/>
          <w:szCs w:val="24"/>
        </w:rPr>
        <w:t xml:space="preserve"> advocat</w:t>
      </w:r>
      <w:r w:rsidR="00B86FA7" w:rsidRPr="00DC2F1B">
        <w:rPr>
          <w:rFonts w:ascii="Times New Roman" w:hAnsi="Times New Roman" w:cs="Times New Roman"/>
          <w:sz w:val="24"/>
          <w:szCs w:val="24"/>
        </w:rPr>
        <w:t>e for</w:t>
      </w:r>
      <w:r w:rsidR="00C42BBB" w:rsidRPr="00DC2F1B">
        <w:rPr>
          <w:rFonts w:ascii="Times New Roman" w:hAnsi="Times New Roman" w:cs="Times New Roman"/>
          <w:sz w:val="24"/>
          <w:szCs w:val="24"/>
        </w:rPr>
        <w:t xml:space="preserve"> social change.</w:t>
      </w:r>
      <w:r w:rsidR="009E25B2" w:rsidRPr="00DC2F1B">
        <w:rPr>
          <w:rFonts w:ascii="Times New Roman" w:hAnsi="Times New Roman" w:cs="Times New Roman"/>
          <w:sz w:val="24"/>
          <w:szCs w:val="24"/>
        </w:rPr>
        <w:t xml:space="preserve"> </w:t>
      </w:r>
      <w:r w:rsidR="00AA0157" w:rsidRPr="00DC2F1B">
        <w:rPr>
          <w:rFonts w:ascii="Times New Roman" w:hAnsi="Times New Roman" w:cs="Times New Roman"/>
          <w:sz w:val="24"/>
          <w:szCs w:val="24"/>
        </w:rPr>
        <w:t>Robinson</w:t>
      </w:r>
      <w:r w:rsidR="00A36C71" w:rsidRPr="00DC2F1B">
        <w:rPr>
          <w:rFonts w:ascii="Times New Roman" w:hAnsi="Times New Roman" w:cs="Times New Roman"/>
          <w:sz w:val="24"/>
          <w:szCs w:val="24"/>
        </w:rPr>
        <w:t xml:space="preserve"> part</w:t>
      </w:r>
      <w:r w:rsidR="00B86FA7" w:rsidRPr="00DC2F1B">
        <w:rPr>
          <w:rFonts w:ascii="Times New Roman" w:hAnsi="Times New Roman" w:cs="Times New Roman"/>
          <w:sz w:val="24"/>
          <w:szCs w:val="24"/>
        </w:rPr>
        <w:t xml:space="preserve">ed </w:t>
      </w:r>
      <w:r w:rsidR="00A36C71" w:rsidRPr="00DC2F1B">
        <w:rPr>
          <w:rFonts w:ascii="Times New Roman" w:hAnsi="Times New Roman" w:cs="Times New Roman"/>
          <w:sz w:val="24"/>
          <w:szCs w:val="24"/>
        </w:rPr>
        <w:t xml:space="preserve">from the </w:t>
      </w:r>
      <w:proofErr w:type="spellStart"/>
      <w:r w:rsidR="00A36C71" w:rsidRPr="00DC2F1B">
        <w:rPr>
          <w:rFonts w:ascii="Times New Roman" w:hAnsi="Times New Roman" w:cs="Times New Roman"/>
          <w:sz w:val="24"/>
          <w:szCs w:val="24"/>
        </w:rPr>
        <w:t>Labour</w:t>
      </w:r>
      <w:proofErr w:type="spellEnd"/>
      <w:r w:rsidR="00A36C71" w:rsidRPr="00DC2F1B">
        <w:rPr>
          <w:rFonts w:ascii="Times New Roman" w:hAnsi="Times New Roman" w:cs="Times New Roman"/>
          <w:sz w:val="24"/>
          <w:szCs w:val="24"/>
        </w:rPr>
        <w:t xml:space="preserve"> Party </w:t>
      </w:r>
      <w:r w:rsidR="00B86FA7" w:rsidRPr="00DC2F1B">
        <w:rPr>
          <w:rFonts w:ascii="Times New Roman" w:hAnsi="Times New Roman" w:cs="Times New Roman"/>
          <w:sz w:val="24"/>
          <w:szCs w:val="24"/>
        </w:rPr>
        <w:t>in</w:t>
      </w:r>
      <w:r w:rsidR="00176152" w:rsidRPr="00DC2F1B">
        <w:rPr>
          <w:rFonts w:ascii="Times New Roman" w:hAnsi="Times New Roman" w:cs="Times New Roman"/>
          <w:sz w:val="24"/>
          <w:szCs w:val="24"/>
        </w:rPr>
        <w:t xml:space="preserve"> </w:t>
      </w:r>
      <w:r w:rsidR="00A36C71" w:rsidRPr="00DC2F1B">
        <w:rPr>
          <w:rFonts w:ascii="Times New Roman" w:hAnsi="Times New Roman" w:cs="Times New Roman"/>
          <w:sz w:val="24"/>
          <w:szCs w:val="24"/>
        </w:rPr>
        <w:t>1985</w:t>
      </w:r>
      <w:r w:rsidR="00B86FA7" w:rsidRPr="00DC2F1B">
        <w:rPr>
          <w:rFonts w:ascii="Times New Roman" w:hAnsi="Times New Roman" w:cs="Times New Roman"/>
          <w:sz w:val="24"/>
          <w:szCs w:val="24"/>
        </w:rPr>
        <w:t xml:space="preserve"> and </w:t>
      </w:r>
      <w:r w:rsidR="00D755FD" w:rsidRPr="00DC2F1B">
        <w:rPr>
          <w:rFonts w:ascii="Times New Roman" w:hAnsi="Times New Roman" w:cs="Times New Roman"/>
          <w:sz w:val="24"/>
          <w:szCs w:val="24"/>
        </w:rPr>
        <w:t>declar</w:t>
      </w:r>
      <w:r w:rsidR="00B86FA7" w:rsidRPr="00DC2F1B">
        <w:rPr>
          <w:rFonts w:ascii="Times New Roman" w:hAnsi="Times New Roman" w:cs="Times New Roman"/>
          <w:sz w:val="24"/>
          <w:szCs w:val="24"/>
        </w:rPr>
        <w:t>ed</w:t>
      </w:r>
      <w:r w:rsidR="00D755FD" w:rsidRPr="00DC2F1B">
        <w:rPr>
          <w:rFonts w:ascii="Times New Roman" w:hAnsi="Times New Roman" w:cs="Times New Roman"/>
          <w:sz w:val="24"/>
          <w:szCs w:val="24"/>
        </w:rPr>
        <w:t xml:space="preserve"> herself an I</w:t>
      </w:r>
      <w:r w:rsidR="00BB215E" w:rsidRPr="00DC2F1B">
        <w:rPr>
          <w:rFonts w:ascii="Times New Roman" w:hAnsi="Times New Roman" w:cs="Times New Roman"/>
          <w:sz w:val="24"/>
          <w:szCs w:val="24"/>
        </w:rPr>
        <w:t>ndependent</w:t>
      </w:r>
      <w:r w:rsidR="00A36C7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A36C71" w:rsidRPr="00DC2F1B">
        <w:rPr>
          <w:rFonts w:ascii="Times New Roman" w:hAnsi="Times New Roman" w:cs="Times New Roman"/>
          <w:sz w:val="24"/>
          <w:szCs w:val="24"/>
        </w:rPr>
        <w:t xml:space="preserve">The precipitating issue was </w:t>
      </w:r>
      <w:proofErr w:type="spellStart"/>
      <w:r w:rsidR="00B86FA7" w:rsidRPr="00DC2F1B">
        <w:rPr>
          <w:rFonts w:ascii="Times New Roman" w:hAnsi="Times New Roman" w:cs="Times New Roman"/>
          <w:sz w:val="24"/>
          <w:szCs w:val="24"/>
        </w:rPr>
        <w:t>Labour’s</w:t>
      </w:r>
      <w:proofErr w:type="spellEnd"/>
      <w:r w:rsidR="00DF11D1" w:rsidRPr="00DC2F1B">
        <w:rPr>
          <w:rFonts w:ascii="Times New Roman" w:hAnsi="Times New Roman" w:cs="Times New Roman"/>
          <w:sz w:val="24"/>
          <w:szCs w:val="24"/>
        </w:rPr>
        <w:t xml:space="preserve"> support for the Anglo-Irish Agreement, a top-down approach to conflict resolution in </w:t>
      </w:r>
      <w:r w:rsidR="00A36C71" w:rsidRPr="00DC2F1B">
        <w:rPr>
          <w:rFonts w:ascii="Times New Roman" w:hAnsi="Times New Roman" w:cs="Times New Roman"/>
          <w:sz w:val="24"/>
          <w:szCs w:val="24"/>
        </w:rPr>
        <w:t>Northern Ireland</w:t>
      </w:r>
      <w:r w:rsidR="00DF11D1" w:rsidRPr="00DC2F1B">
        <w:rPr>
          <w:rFonts w:ascii="Times New Roman" w:hAnsi="Times New Roman" w:cs="Times New Roman"/>
          <w:sz w:val="24"/>
          <w:szCs w:val="24"/>
        </w:rPr>
        <w:t xml:space="preserve"> that she believed had been crafted without consulting the North’s Unionist community</w:t>
      </w:r>
      <w:r w:rsidR="00DF697B"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7946" w:rsidRPr="00DC2F1B">
        <w:rPr>
          <w:rFonts w:ascii="Times New Roman" w:hAnsi="Times New Roman" w:cs="Times New Roman"/>
          <w:sz w:val="24"/>
          <w:szCs w:val="24"/>
        </w:rPr>
        <w:t>S</w:t>
      </w:r>
      <w:r w:rsidR="0091168E" w:rsidRPr="00DC2F1B">
        <w:rPr>
          <w:rFonts w:ascii="Times New Roman" w:hAnsi="Times New Roman" w:cs="Times New Roman"/>
          <w:sz w:val="24"/>
          <w:szCs w:val="24"/>
        </w:rPr>
        <w:t>he also found wanting the party’s policies towa</w:t>
      </w:r>
      <w:r w:rsidR="000E7946" w:rsidRPr="00DC2F1B">
        <w:rPr>
          <w:rFonts w:ascii="Times New Roman" w:hAnsi="Times New Roman" w:cs="Times New Roman"/>
          <w:sz w:val="24"/>
          <w:szCs w:val="24"/>
        </w:rPr>
        <w:t>rd women (Horgan</w:t>
      </w:r>
      <w:r w:rsidR="0091168E" w:rsidRPr="00DC2F1B">
        <w:rPr>
          <w:rFonts w:ascii="Times New Roman" w:hAnsi="Times New Roman" w:cs="Times New Roman"/>
          <w:sz w:val="24"/>
          <w:szCs w:val="24"/>
        </w:rPr>
        <w:t xml:space="preserve"> 1997: 108</w:t>
      </w:r>
      <w:r w:rsidR="000E7946" w:rsidRPr="00DC2F1B">
        <w:rPr>
          <w:rFonts w:ascii="Times New Roman" w:hAnsi="Times New Roman" w:cs="Times New Roman"/>
          <w:sz w:val="24"/>
          <w:szCs w:val="24"/>
        </w:rPr>
        <w:t>)</w:t>
      </w:r>
      <w:r w:rsidR="0091168E"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7946" w:rsidRPr="00DC2F1B">
        <w:rPr>
          <w:rFonts w:ascii="Times New Roman" w:hAnsi="Times New Roman" w:cs="Times New Roman"/>
          <w:sz w:val="24"/>
          <w:szCs w:val="24"/>
        </w:rPr>
        <w:t>In 1988</w:t>
      </w:r>
      <w:r w:rsidR="005C57C6" w:rsidRPr="00DC2F1B">
        <w:rPr>
          <w:rFonts w:ascii="Times New Roman" w:hAnsi="Times New Roman" w:cs="Times New Roman"/>
          <w:sz w:val="24"/>
          <w:szCs w:val="24"/>
        </w:rPr>
        <w:t xml:space="preserve"> </w:t>
      </w:r>
      <w:r w:rsidR="000E5516" w:rsidRPr="00DC2F1B">
        <w:rPr>
          <w:rFonts w:ascii="Times New Roman" w:hAnsi="Times New Roman" w:cs="Times New Roman"/>
          <w:sz w:val="24"/>
          <w:szCs w:val="24"/>
        </w:rPr>
        <w:t>Robinson</w:t>
      </w:r>
      <w:r w:rsidR="005C57C6" w:rsidRPr="00DC2F1B">
        <w:rPr>
          <w:rFonts w:ascii="Times New Roman" w:hAnsi="Times New Roman" w:cs="Times New Roman"/>
          <w:sz w:val="24"/>
          <w:szCs w:val="24"/>
        </w:rPr>
        <w:t xml:space="preserve"> and her husband founded the Irish Center for European Law at Trinity College</w:t>
      </w:r>
      <w:r w:rsidR="002A35C2" w:rsidRPr="00DC2F1B">
        <w:rPr>
          <w:rFonts w:ascii="Times New Roman" w:hAnsi="Times New Roman" w:cs="Times New Roman"/>
          <w:sz w:val="24"/>
          <w:szCs w:val="24"/>
        </w:rPr>
        <w:t xml:space="preserve"> and the following year</w:t>
      </w:r>
      <w:r w:rsidR="009E25B2" w:rsidRPr="00DC2F1B">
        <w:rPr>
          <w:rFonts w:ascii="Times New Roman" w:hAnsi="Times New Roman" w:cs="Times New Roman"/>
          <w:sz w:val="24"/>
          <w:szCs w:val="24"/>
        </w:rPr>
        <w:t xml:space="preserve"> </w:t>
      </w:r>
      <w:r w:rsidR="005C57C6" w:rsidRPr="00DC2F1B">
        <w:rPr>
          <w:rFonts w:ascii="Times New Roman" w:hAnsi="Times New Roman" w:cs="Times New Roman"/>
          <w:sz w:val="24"/>
          <w:szCs w:val="24"/>
        </w:rPr>
        <w:t>she decided not to run for re-election to the Senate.</w:t>
      </w:r>
      <w:r w:rsidR="009E25B2" w:rsidRPr="00DC2F1B">
        <w:rPr>
          <w:rFonts w:ascii="Times New Roman" w:hAnsi="Times New Roman" w:cs="Times New Roman"/>
          <w:sz w:val="24"/>
          <w:szCs w:val="24"/>
        </w:rPr>
        <w:t xml:space="preserve"> </w:t>
      </w:r>
    </w:p>
    <w:p w14:paraId="11659C8E" w14:textId="77777777" w:rsidR="00EC721A" w:rsidRPr="00DC2F1B" w:rsidRDefault="008F7CCF"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I</w:t>
      </w:r>
      <w:r w:rsidR="0091168E" w:rsidRPr="00DC2F1B">
        <w:rPr>
          <w:rFonts w:ascii="Times New Roman" w:hAnsi="Times New Roman" w:cs="Times New Roman"/>
          <w:sz w:val="24"/>
          <w:szCs w:val="24"/>
        </w:rPr>
        <w:t>n April 19</w:t>
      </w:r>
      <w:r w:rsidR="00DF697B" w:rsidRPr="00DC2F1B">
        <w:rPr>
          <w:rFonts w:ascii="Times New Roman" w:hAnsi="Times New Roman" w:cs="Times New Roman"/>
          <w:sz w:val="24"/>
          <w:szCs w:val="24"/>
        </w:rPr>
        <w:t xml:space="preserve">90 </w:t>
      </w:r>
      <w:r w:rsidRPr="00DC2F1B">
        <w:rPr>
          <w:rFonts w:ascii="Times New Roman" w:hAnsi="Times New Roman" w:cs="Times New Roman"/>
          <w:sz w:val="24"/>
          <w:szCs w:val="24"/>
        </w:rPr>
        <w:t xml:space="preserve">the </w:t>
      </w:r>
      <w:proofErr w:type="spellStart"/>
      <w:r w:rsidRPr="00DC2F1B">
        <w:rPr>
          <w:rFonts w:ascii="Times New Roman" w:hAnsi="Times New Roman" w:cs="Times New Roman"/>
          <w:sz w:val="24"/>
          <w:szCs w:val="24"/>
        </w:rPr>
        <w:t>Labour</w:t>
      </w:r>
      <w:proofErr w:type="spellEnd"/>
      <w:r w:rsidRPr="00DC2F1B">
        <w:rPr>
          <w:rFonts w:ascii="Times New Roman" w:hAnsi="Times New Roman" w:cs="Times New Roman"/>
          <w:sz w:val="24"/>
          <w:szCs w:val="24"/>
        </w:rPr>
        <w:t xml:space="preserve"> Party </w:t>
      </w:r>
      <w:r w:rsidR="00DF697B" w:rsidRPr="00DC2F1B">
        <w:rPr>
          <w:rFonts w:ascii="Times New Roman" w:hAnsi="Times New Roman" w:cs="Times New Roman"/>
          <w:sz w:val="24"/>
          <w:szCs w:val="24"/>
        </w:rPr>
        <w:t xml:space="preserve">nominated </w:t>
      </w:r>
      <w:r w:rsidR="004C51AE" w:rsidRPr="00DC2F1B">
        <w:rPr>
          <w:rFonts w:ascii="Times New Roman" w:hAnsi="Times New Roman" w:cs="Times New Roman"/>
          <w:sz w:val="24"/>
          <w:szCs w:val="24"/>
        </w:rPr>
        <w:t>Robinson</w:t>
      </w:r>
      <w:r w:rsidR="00E402D5" w:rsidRPr="00DC2F1B">
        <w:rPr>
          <w:rFonts w:ascii="Times New Roman" w:hAnsi="Times New Roman" w:cs="Times New Roman"/>
          <w:sz w:val="24"/>
          <w:szCs w:val="24"/>
        </w:rPr>
        <w:t xml:space="preserve">, </w:t>
      </w:r>
      <w:proofErr w:type="gramStart"/>
      <w:r w:rsidR="00E402D5" w:rsidRPr="00DC2F1B">
        <w:rPr>
          <w:rFonts w:ascii="Times New Roman" w:hAnsi="Times New Roman" w:cs="Times New Roman"/>
          <w:sz w:val="24"/>
          <w:szCs w:val="24"/>
        </w:rPr>
        <w:t>in spite of</w:t>
      </w:r>
      <w:proofErr w:type="gramEnd"/>
      <w:r w:rsidR="00E402D5" w:rsidRPr="00DC2F1B">
        <w:rPr>
          <w:rFonts w:ascii="Times New Roman" w:hAnsi="Times New Roman" w:cs="Times New Roman"/>
          <w:sz w:val="24"/>
          <w:szCs w:val="24"/>
        </w:rPr>
        <w:t xml:space="preserve"> her defection from that party,</w:t>
      </w:r>
      <w:r w:rsidR="004C51AE" w:rsidRPr="00DC2F1B">
        <w:rPr>
          <w:rFonts w:ascii="Times New Roman" w:hAnsi="Times New Roman" w:cs="Times New Roman"/>
          <w:sz w:val="24"/>
          <w:szCs w:val="24"/>
        </w:rPr>
        <w:t xml:space="preserve"> </w:t>
      </w:r>
      <w:r w:rsidR="0091168E" w:rsidRPr="00DC2F1B">
        <w:rPr>
          <w:rFonts w:ascii="Times New Roman" w:hAnsi="Times New Roman" w:cs="Times New Roman"/>
          <w:sz w:val="24"/>
          <w:szCs w:val="24"/>
        </w:rPr>
        <w:t xml:space="preserve">for the Presidency, </w:t>
      </w:r>
      <w:r w:rsidR="007A0563" w:rsidRPr="00DC2F1B">
        <w:rPr>
          <w:rFonts w:ascii="Times New Roman" w:hAnsi="Times New Roman" w:cs="Times New Roman"/>
          <w:sz w:val="24"/>
          <w:szCs w:val="24"/>
        </w:rPr>
        <w:t xml:space="preserve">which was </w:t>
      </w:r>
      <w:r w:rsidR="0091168E" w:rsidRPr="00DC2F1B">
        <w:rPr>
          <w:rFonts w:ascii="Times New Roman" w:hAnsi="Times New Roman" w:cs="Times New Roman"/>
          <w:sz w:val="24"/>
          <w:szCs w:val="24"/>
        </w:rPr>
        <w:t>soon to be vacated by the retiring Patrick J. Hillery.</w:t>
      </w:r>
      <w:r w:rsidR="009E25B2" w:rsidRPr="00DC2F1B">
        <w:rPr>
          <w:rFonts w:ascii="Times New Roman" w:hAnsi="Times New Roman" w:cs="Times New Roman"/>
          <w:sz w:val="24"/>
          <w:szCs w:val="24"/>
        </w:rPr>
        <w:t xml:space="preserve"> </w:t>
      </w:r>
      <w:r w:rsidR="004C51AE" w:rsidRPr="00DC2F1B">
        <w:rPr>
          <w:rFonts w:ascii="Times New Roman" w:hAnsi="Times New Roman" w:cs="Times New Roman"/>
          <w:sz w:val="24"/>
          <w:szCs w:val="24"/>
        </w:rPr>
        <w:t>Robinson</w:t>
      </w:r>
      <w:r w:rsidR="00BB215E" w:rsidRPr="00DC2F1B">
        <w:rPr>
          <w:rFonts w:ascii="Times New Roman" w:hAnsi="Times New Roman" w:cs="Times New Roman"/>
          <w:sz w:val="24"/>
          <w:szCs w:val="24"/>
        </w:rPr>
        <w:t xml:space="preserve"> </w:t>
      </w:r>
      <w:r w:rsidR="007A0563" w:rsidRPr="00DC2F1B">
        <w:rPr>
          <w:rFonts w:ascii="Times New Roman" w:hAnsi="Times New Roman" w:cs="Times New Roman"/>
          <w:sz w:val="24"/>
          <w:szCs w:val="24"/>
        </w:rPr>
        <w:t>explained</w:t>
      </w:r>
      <w:r w:rsidR="00BB215E" w:rsidRPr="00DC2F1B">
        <w:rPr>
          <w:rFonts w:ascii="Times New Roman" w:hAnsi="Times New Roman" w:cs="Times New Roman"/>
          <w:sz w:val="24"/>
          <w:szCs w:val="24"/>
        </w:rPr>
        <w:t xml:space="preserve"> that she was wi</w:t>
      </w:r>
      <w:r w:rsidR="000D0301" w:rsidRPr="00DC2F1B">
        <w:rPr>
          <w:rFonts w:ascii="Times New Roman" w:hAnsi="Times New Roman" w:cs="Times New Roman"/>
          <w:sz w:val="24"/>
          <w:szCs w:val="24"/>
        </w:rPr>
        <w:t xml:space="preserve">lling to be nominated by </w:t>
      </w:r>
      <w:proofErr w:type="spellStart"/>
      <w:proofErr w:type="gramStart"/>
      <w:r w:rsidR="000D0301" w:rsidRPr="00DC2F1B">
        <w:rPr>
          <w:rFonts w:ascii="Times New Roman" w:hAnsi="Times New Roman" w:cs="Times New Roman"/>
          <w:sz w:val="24"/>
          <w:szCs w:val="24"/>
        </w:rPr>
        <w:t>Labour</w:t>
      </w:r>
      <w:proofErr w:type="spellEnd"/>
      <w:r w:rsidR="007A0563" w:rsidRPr="00DC2F1B">
        <w:rPr>
          <w:rFonts w:ascii="Times New Roman" w:hAnsi="Times New Roman" w:cs="Times New Roman"/>
          <w:sz w:val="24"/>
          <w:szCs w:val="24"/>
        </w:rPr>
        <w:t>,</w:t>
      </w:r>
      <w:r w:rsidR="00BB215E" w:rsidRPr="00DC2F1B">
        <w:rPr>
          <w:rFonts w:ascii="Times New Roman" w:hAnsi="Times New Roman" w:cs="Times New Roman"/>
          <w:sz w:val="24"/>
          <w:szCs w:val="24"/>
        </w:rPr>
        <w:t xml:space="preserve"> but</w:t>
      </w:r>
      <w:proofErr w:type="gramEnd"/>
      <w:r w:rsidR="00BB215E" w:rsidRPr="00DC2F1B">
        <w:rPr>
          <w:rFonts w:ascii="Times New Roman" w:hAnsi="Times New Roman" w:cs="Times New Roman"/>
          <w:sz w:val="24"/>
          <w:szCs w:val="24"/>
        </w:rPr>
        <w:t xml:space="preserve"> would run as an Independent</w:t>
      </w:r>
      <w:r w:rsidR="00E402D5" w:rsidRPr="00DC2F1B">
        <w:rPr>
          <w:rFonts w:ascii="Times New Roman" w:hAnsi="Times New Roman" w:cs="Times New Roman"/>
          <w:sz w:val="24"/>
          <w:szCs w:val="24"/>
        </w:rPr>
        <w:t>.</w:t>
      </w:r>
      <w:r w:rsidR="007A0563" w:rsidRPr="00DC2F1B">
        <w:rPr>
          <w:rFonts w:ascii="Times New Roman" w:hAnsi="Times New Roman" w:cs="Times New Roman"/>
          <w:sz w:val="24"/>
          <w:szCs w:val="24"/>
        </w:rPr>
        <w:t xml:space="preserve"> </w:t>
      </w:r>
      <w:proofErr w:type="spellStart"/>
      <w:r w:rsidR="00BB215E" w:rsidRPr="00DC2F1B">
        <w:rPr>
          <w:rFonts w:ascii="Times New Roman" w:hAnsi="Times New Roman" w:cs="Times New Roman"/>
          <w:sz w:val="24"/>
          <w:szCs w:val="24"/>
        </w:rPr>
        <w:t>Labour</w:t>
      </w:r>
      <w:proofErr w:type="spellEnd"/>
      <w:r w:rsidR="00BB215E" w:rsidRPr="00DC2F1B">
        <w:rPr>
          <w:rFonts w:ascii="Times New Roman" w:hAnsi="Times New Roman" w:cs="Times New Roman"/>
          <w:sz w:val="24"/>
          <w:szCs w:val="24"/>
        </w:rPr>
        <w:t xml:space="preserve"> reluctantly agreed.</w:t>
      </w:r>
      <w:r w:rsidR="009E25B2" w:rsidRPr="00DC2F1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The presidency of Ireland, a largely ceremonial position, had long been the domain of the ruling Republican </w:t>
      </w:r>
      <w:r w:rsidR="00644304" w:rsidRPr="00DC2F1B">
        <w:rPr>
          <w:rFonts w:ascii="Times New Roman" w:hAnsi="Times New Roman" w:cs="Times New Roman"/>
          <w:sz w:val="24"/>
          <w:szCs w:val="24"/>
        </w:rPr>
        <w:t>Party</w:t>
      </w:r>
      <w:r w:rsidR="009C5140"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w:t>
      </w:r>
      <w:r w:rsidR="009C5140" w:rsidRPr="00DC2F1B">
        <w:rPr>
          <w:rFonts w:ascii="Times New Roman" w:hAnsi="Times New Roman" w:cs="Times New Roman"/>
          <w:sz w:val="24"/>
          <w:szCs w:val="24"/>
        </w:rPr>
        <w:t>Fianna Fáil).</w:t>
      </w:r>
      <w:r w:rsidR="009E25B2" w:rsidRPr="00DC2F1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Not only had </w:t>
      </w:r>
      <w:r w:rsidRPr="00DC2F1B">
        <w:rPr>
          <w:rFonts w:ascii="Times New Roman" w:hAnsi="Times New Roman" w:cs="Times New Roman"/>
          <w:sz w:val="24"/>
          <w:szCs w:val="24"/>
        </w:rPr>
        <w:t xml:space="preserve">the </w:t>
      </w:r>
      <w:r w:rsidR="00E36CDB" w:rsidRPr="00DC2F1B">
        <w:rPr>
          <w:rFonts w:ascii="Times New Roman" w:hAnsi="Times New Roman" w:cs="Times New Roman"/>
          <w:sz w:val="24"/>
          <w:szCs w:val="24"/>
        </w:rPr>
        <w:t>Republican Party</w:t>
      </w:r>
      <w:r w:rsidR="00E36CDB" w:rsidRPr="00DC2F1B" w:rsidDel="00E36CD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never lost an election, but for the prior </w:t>
      </w:r>
      <w:r w:rsidR="00C00837" w:rsidRPr="00DC2F1B">
        <w:rPr>
          <w:rFonts w:ascii="Times New Roman" w:hAnsi="Times New Roman" w:cs="Times New Roman"/>
          <w:sz w:val="24"/>
          <w:szCs w:val="24"/>
        </w:rPr>
        <w:t>17 years</w:t>
      </w:r>
      <w:r w:rsidR="009C5140" w:rsidRPr="00DC2F1B">
        <w:rPr>
          <w:rFonts w:ascii="Times New Roman" w:hAnsi="Times New Roman" w:cs="Times New Roman"/>
          <w:sz w:val="24"/>
          <w:szCs w:val="24"/>
        </w:rPr>
        <w:t xml:space="preserve"> </w:t>
      </w:r>
      <w:r w:rsidR="00E36CDB" w:rsidRPr="00DC2F1B">
        <w:rPr>
          <w:rFonts w:ascii="Times New Roman" w:hAnsi="Times New Roman" w:cs="Times New Roman"/>
          <w:sz w:val="24"/>
          <w:szCs w:val="24"/>
        </w:rPr>
        <w:t>the party</w:t>
      </w:r>
      <w:r w:rsidR="009C5140" w:rsidRPr="00DC2F1B">
        <w:rPr>
          <w:rFonts w:ascii="Times New Roman" w:hAnsi="Times New Roman" w:cs="Times New Roman"/>
          <w:sz w:val="24"/>
          <w:szCs w:val="24"/>
        </w:rPr>
        <w:t xml:space="preserve"> had run unopposed</w:t>
      </w:r>
      <w:r w:rsidR="00E36CDB" w:rsidRPr="00DC2F1B">
        <w:rPr>
          <w:rFonts w:ascii="Times New Roman" w:hAnsi="Times New Roman" w:cs="Times New Roman"/>
          <w:sz w:val="24"/>
          <w:szCs w:val="24"/>
        </w:rPr>
        <w:t xml:space="preserve"> and their nominee this time</w:t>
      </w:r>
      <w:r w:rsidR="009A4352" w:rsidRPr="00DC2F1B">
        <w:rPr>
          <w:rFonts w:ascii="Times New Roman" w:hAnsi="Times New Roman" w:cs="Times New Roman"/>
          <w:sz w:val="24"/>
          <w:szCs w:val="24"/>
        </w:rPr>
        <w:t>, Deputy Prime Minister Brian Lenihan, was probably the most po</w:t>
      </w:r>
      <w:r w:rsidR="00081109" w:rsidRPr="00DC2F1B">
        <w:rPr>
          <w:rFonts w:ascii="Times New Roman" w:hAnsi="Times New Roman" w:cs="Times New Roman"/>
          <w:sz w:val="24"/>
          <w:szCs w:val="24"/>
        </w:rPr>
        <w:t>pular politician at the time.</w:t>
      </w:r>
      <w:r w:rsidR="009E25B2" w:rsidRPr="00DC2F1B">
        <w:rPr>
          <w:rFonts w:ascii="Times New Roman" w:hAnsi="Times New Roman" w:cs="Times New Roman"/>
          <w:sz w:val="24"/>
          <w:szCs w:val="24"/>
        </w:rPr>
        <w:t xml:space="preserve"> </w:t>
      </w:r>
      <w:r w:rsidR="009A4352" w:rsidRPr="00DC2F1B">
        <w:rPr>
          <w:rFonts w:ascii="Times New Roman" w:hAnsi="Times New Roman" w:cs="Times New Roman"/>
          <w:sz w:val="24"/>
          <w:szCs w:val="24"/>
        </w:rPr>
        <w:t xml:space="preserve">Dublin </w:t>
      </w:r>
      <w:r w:rsidR="00081109" w:rsidRPr="00DC2F1B">
        <w:rPr>
          <w:rFonts w:ascii="Times New Roman" w:hAnsi="Times New Roman" w:cs="Times New Roman"/>
          <w:sz w:val="24"/>
          <w:szCs w:val="24"/>
        </w:rPr>
        <w:t xml:space="preserve">bookmakers listed </w:t>
      </w:r>
      <w:r w:rsidR="00B57815" w:rsidRPr="00DC2F1B">
        <w:rPr>
          <w:rFonts w:ascii="Times New Roman" w:hAnsi="Times New Roman" w:cs="Times New Roman"/>
          <w:sz w:val="24"/>
          <w:szCs w:val="24"/>
        </w:rPr>
        <w:t xml:space="preserve">Robinson </w:t>
      </w:r>
      <w:r w:rsidR="00081109" w:rsidRPr="00DC2F1B">
        <w:rPr>
          <w:rFonts w:ascii="Times New Roman" w:hAnsi="Times New Roman" w:cs="Times New Roman"/>
          <w:sz w:val="24"/>
          <w:szCs w:val="24"/>
        </w:rPr>
        <w:t>as a 1</w:t>
      </w:r>
      <w:r w:rsidR="009A4352" w:rsidRPr="00DC2F1B">
        <w:rPr>
          <w:rFonts w:ascii="Times New Roman" w:hAnsi="Times New Roman" w:cs="Times New Roman"/>
          <w:sz w:val="24"/>
          <w:szCs w:val="24"/>
        </w:rPr>
        <w:t>00-to-</w:t>
      </w:r>
      <w:r w:rsidR="00C00837" w:rsidRPr="00DC2F1B">
        <w:rPr>
          <w:rFonts w:ascii="Times New Roman" w:hAnsi="Times New Roman" w:cs="Times New Roman"/>
          <w:sz w:val="24"/>
          <w:szCs w:val="24"/>
        </w:rPr>
        <w:t>1</w:t>
      </w:r>
      <w:r w:rsidR="009A4352" w:rsidRPr="00DC2F1B">
        <w:rPr>
          <w:rFonts w:ascii="Times New Roman" w:hAnsi="Times New Roman" w:cs="Times New Roman"/>
          <w:sz w:val="24"/>
          <w:szCs w:val="24"/>
        </w:rPr>
        <w:t xml:space="preserve"> under</w:t>
      </w:r>
      <w:r w:rsidR="00081109" w:rsidRPr="00DC2F1B">
        <w:rPr>
          <w:rFonts w:ascii="Times New Roman" w:hAnsi="Times New Roman" w:cs="Times New Roman"/>
          <w:sz w:val="24"/>
          <w:szCs w:val="24"/>
        </w:rPr>
        <w:t>dog</w:t>
      </w:r>
      <w:r w:rsidR="009A4352"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C00837" w:rsidRPr="00DC2F1B">
        <w:rPr>
          <w:rFonts w:ascii="Times New Roman" w:hAnsi="Times New Roman" w:cs="Times New Roman"/>
          <w:sz w:val="24"/>
          <w:szCs w:val="24"/>
        </w:rPr>
        <w:t>The final tally was 44 per cent</w:t>
      </w:r>
      <w:r w:rsidR="00B83CD8" w:rsidRPr="00DC2F1B">
        <w:rPr>
          <w:rFonts w:ascii="Times New Roman" w:hAnsi="Times New Roman" w:cs="Times New Roman"/>
          <w:sz w:val="24"/>
          <w:szCs w:val="24"/>
        </w:rPr>
        <w:t xml:space="preserve"> for Lenihan, 38.9</w:t>
      </w:r>
      <w:r w:rsidR="00C00837" w:rsidRPr="00DC2F1B">
        <w:rPr>
          <w:rFonts w:ascii="Times New Roman" w:hAnsi="Times New Roman" w:cs="Times New Roman"/>
          <w:sz w:val="24"/>
          <w:szCs w:val="24"/>
        </w:rPr>
        <w:t xml:space="preserve"> per cent</w:t>
      </w:r>
      <w:r w:rsidR="00B83CD8" w:rsidRPr="00DC2F1B">
        <w:rPr>
          <w:rFonts w:ascii="Times New Roman" w:hAnsi="Times New Roman" w:cs="Times New Roman"/>
          <w:sz w:val="24"/>
          <w:szCs w:val="24"/>
        </w:rPr>
        <w:t xml:space="preserve"> for Robinson and 17</w:t>
      </w:r>
      <w:r w:rsidR="00C00837" w:rsidRPr="00DC2F1B">
        <w:rPr>
          <w:rFonts w:ascii="Times New Roman" w:hAnsi="Times New Roman" w:cs="Times New Roman"/>
          <w:sz w:val="24"/>
          <w:szCs w:val="24"/>
        </w:rPr>
        <w:t xml:space="preserve"> per cent</w:t>
      </w:r>
      <w:r w:rsidR="00B83CD8" w:rsidRPr="00DC2F1B">
        <w:rPr>
          <w:rFonts w:ascii="Times New Roman" w:hAnsi="Times New Roman" w:cs="Times New Roman"/>
          <w:sz w:val="24"/>
          <w:szCs w:val="24"/>
        </w:rPr>
        <w:t xml:space="preserve"> for Austin Currie of the United Ireland Party (Fine Gael).</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Under Irish law, however, voters mark a first and second preference </w:t>
      </w:r>
      <w:r w:rsidR="00DF697B" w:rsidRPr="00DC2F1B">
        <w:rPr>
          <w:rFonts w:ascii="Times New Roman" w:hAnsi="Times New Roman" w:cs="Times New Roman"/>
          <w:sz w:val="24"/>
          <w:szCs w:val="24"/>
        </w:rPr>
        <w:t>for presidential can</w:t>
      </w:r>
      <w:r w:rsidR="00EC2AE7" w:rsidRPr="00DC2F1B">
        <w:rPr>
          <w:rFonts w:ascii="Times New Roman" w:hAnsi="Times New Roman" w:cs="Times New Roman"/>
          <w:sz w:val="24"/>
          <w:szCs w:val="24"/>
        </w:rPr>
        <w:t>didates and</w:t>
      </w:r>
      <w:r w:rsidR="00B57815" w:rsidRPr="00DC2F1B">
        <w:rPr>
          <w:rFonts w:ascii="Times New Roman" w:hAnsi="Times New Roman" w:cs="Times New Roman"/>
          <w:sz w:val="24"/>
          <w:szCs w:val="24"/>
        </w:rPr>
        <w:t>,</w:t>
      </w:r>
      <w:r w:rsidR="00EC2AE7" w:rsidRPr="00DC2F1B">
        <w:rPr>
          <w:rFonts w:ascii="Times New Roman" w:hAnsi="Times New Roman" w:cs="Times New Roman"/>
          <w:sz w:val="24"/>
          <w:szCs w:val="24"/>
        </w:rPr>
        <w:t xml:space="preserve"> if no one receives the required</w:t>
      </w:r>
      <w:r w:rsidR="00DF697B" w:rsidRPr="00DC2F1B">
        <w:rPr>
          <w:rFonts w:ascii="Times New Roman" w:hAnsi="Times New Roman" w:cs="Times New Roman"/>
          <w:sz w:val="24"/>
          <w:szCs w:val="24"/>
        </w:rPr>
        <w:t xml:space="preserve"> majority</w:t>
      </w:r>
      <w:r w:rsidR="00B57815" w:rsidRPr="00DC2F1B">
        <w:rPr>
          <w:rFonts w:ascii="Times New Roman" w:hAnsi="Times New Roman" w:cs="Times New Roman"/>
          <w:sz w:val="24"/>
          <w:szCs w:val="24"/>
        </w:rPr>
        <w:t>,</w:t>
      </w:r>
      <w:r w:rsidR="0093630F" w:rsidRPr="00DC2F1B">
        <w:rPr>
          <w:rFonts w:ascii="Times New Roman" w:hAnsi="Times New Roman" w:cs="Times New Roman"/>
          <w:sz w:val="24"/>
          <w:szCs w:val="24"/>
        </w:rPr>
        <w:t xml:space="preserve"> </w:t>
      </w:r>
      <w:r w:rsidR="00B57815" w:rsidRPr="00DC2F1B">
        <w:rPr>
          <w:rFonts w:ascii="Times New Roman" w:hAnsi="Times New Roman" w:cs="Times New Roman"/>
          <w:sz w:val="24"/>
          <w:szCs w:val="24"/>
        </w:rPr>
        <w:t xml:space="preserve">then </w:t>
      </w:r>
      <w:r w:rsidR="0093630F" w:rsidRPr="00DC2F1B">
        <w:rPr>
          <w:rFonts w:ascii="Times New Roman" w:hAnsi="Times New Roman" w:cs="Times New Roman"/>
          <w:sz w:val="24"/>
          <w:szCs w:val="24"/>
        </w:rPr>
        <w:t>the second preference votes of the minor candidate are tallied and combined with the first pref</w:t>
      </w:r>
      <w:r w:rsidR="00D755FD" w:rsidRPr="00DC2F1B">
        <w:rPr>
          <w:rFonts w:ascii="Times New Roman" w:hAnsi="Times New Roman" w:cs="Times New Roman"/>
          <w:sz w:val="24"/>
          <w:szCs w:val="24"/>
        </w:rPr>
        <w:t>erence figures</w:t>
      </w:r>
      <w:r w:rsidR="0093630F"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The overwhelming majority of Currie’s supporters had voted for Robinson as their second choice, giving her 52.8</w:t>
      </w:r>
      <w:r w:rsidR="00C00837" w:rsidRPr="00DC2F1B">
        <w:rPr>
          <w:rFonts w:ascii="Times New Roman" w:hAnsi="Times New Roman" w:cs="Times New Roman"/>
          <w:sz w:val="24"/>
          <w:szCs w:val="24"/>
        </w:rPr>
        <w:t xml:space="preserve"> per cent</w:t>
      </w:r>
      <w:r w:rsidR="0093630F" w:rsidRPr="00DC2F1B">
        <w:rPr>
          <w:rFonts w:ascii="Times New Roman" w:hAnsi="Times New Roman" w:cs="Times New Roman"/>
          <w:sz w:val="24"/>
          <w:szCs w:val="24"/>
        </w:rPr>
        <w:t xml:space="preserve"> of the vote, compared to Lenihan’s 47</w:t>
      </w:r>
      <w:r w:rsidR="00C00837" w:rsidRPr="00DC2F1B">
        <w:rPr>
          <w:rFonts w:ascii="Times New Roman" w:hAnsi="Times New Roman" w:cs="Times New Roman"/>
          <w:sz w:val="24"/>
          <w:szCs w:val="24"/>
        </w:rPr>
        <w:t xml:space="preserve"> per cent</w:t>
      </w:r>
      <w:r w:rsidR="0093630F" w:rsidRPr="00DC2F1B">
        <w:rPr>
          <w:rFonts w:ascii="Times New Roman" w:hAnsi="Times New Roman" w:cs="Times New Roman"/>
          <w:sz w:val="24"/>
          <w:szCs w:val="24"/>
        </w:rPr>
        <w:t xml:space="preserve"> (</w:t>
      </w:r>
      <w:r w:rsidR="00AE0CF4" w:rsidRPr="00DC2F1B">
        <w:rPr>
          <w:rFonts w:ascii="Times New Roman" w:hAnsi="Times New Roman" w:cs="Times New Roman"/>
          <w:sz w:val="24"/>
          <w:szCs w:val="24"/>
        </w:rPr>
        <w:t>Robinson, Mary</w:t>
      </w:r>
      <w:r w:rsidR="0093630F" w:rsidRPr="00DC2F1B">
        <w:rPr>
          <w:rFonts w:ascii="Times New Roman" w:hAnsi="Times New Roman" w:cs="Times New Roman"/>
          <w:sz w:val="24"/>
          <w:szCs w:val="24"/>
        </w:rPr>
        <w:t xml:space="preserve"> 1991: 478).</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I</w:t>
      </w:r>
      <w:r w:rsidR="00C00837" w:rsidRPr="00DC2F1B">
        <w:rPr>
          <w:rFonts w:ascii="Times New Roman" w:hAnsi="Times New Roman" w:cs="Times New Roman"/>
          <w:sz w:val="24"/>
          <w:szCs w:val="24"/>
        </w:rPr>
        <w:t>n the aftermath of the election</w:t>
      </w:r>
      <w:r w:rsidR="0093630F" w:rsidRPr="00DC2F1B">
        <w:rPr>
          <w:rFonts w:ascii="Times New Roman" w:hAnsi="Times New Roman" w:cs="Times New Roman"/>
          <w:sz w:val="24"/>
          <w:szCs w:val="24"/>
        </w:rPr>
        <w:t xml:space="preserve"> the Prime Minister announced that his government would repeal the statute threatening homosexuals with life imprisonment and review the constitutional ban on divorce.</w:t>
      </w:r>
      <w:r w:rsidR="009E25B2" w:rsidRPr="00DC2F1B">
        <w:rPr>
          <w:rFonts w:ascii="Times New Roman" w:hAnsi="Times New Roman" w:cs="Times New Roman"/>
          <w:sz w:val="24"/>
          <w:szCs w:val="24"/>
        </w:rPr>
        <w:t xml:space="preserve"> </w:t>
      </w:r>
    </w:p>
    <w:p w14:paraId="0233B84D" w14:textId="77777777" w:rsidR="00D85271" w:rsidRPr="00DC2F1B" w:rsidRDefault="004300DD"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On 3 December 1990 Robinson</w:t>
      </w:r>
      <w:r w:rsidR="007B09A7" w:rsidRPr="00DC2F1B">
        <w:rPr>
          <w:rFonts w:ascii="Times New Roman" w:hAnsi="Times New Roman" w:cs="Times New Roman"/>
          <w:sz w:val="24"/>
          <w:szCs w:val="24"/>
        </w:rPr>
        <w:t xml:space="preserve"> was sworn in as </w:t>
      </w:r>
      <w:r w:rsidR="0093630F" w:rsidRPr="00DC2F1B">
        <w:rPr>
          <w:rFonts w:ascii="Times New Roman" w:hAnsi="Times New Roman" w:cs="Times New Roman"/>
          <w:sz w:val="24"/>
          <w:szCs w:val="24"/>
        </w:rPr>
        <w:t>the fi</w:t>
      </w:r>
      <w:r w:rsidR="007B09A7" w:rsidRPr="00DC2F1B">
        <w:rPr>
          <w:rFonts w:ascii="Times New Roman" w:hAnsi="Times New Roman" w:cs="Times New Roman"/>
          <w:sz w:val="24"/>
          <w:szCs w:val="24"/>
        </w:rPr>
        <w:t>rst female President of Ireland.</w:t>
      </w:r>
      <w:r w:rsidR="009E25B2" w:rsidRPr="00DC2F1B">
        <w:rPr>
          <w:rFonts w:ascii="Times New Roman" w:hAnsi="Times New Roman" w:cs="Times New Roman"/>
          <w:sz w:val="24"/>
          <w:szCs w:val="24"/>
        </w:rPr>
        <w:t xml:space="preserve"> </w:t>
      </w:r>
      <w:r w:rsidR="00672737" w:rsidRPr="00DC2F1B">
        <w:rPr>
          <w:rFonts w:ascii="Times New Roman" w:hAnsi="Times New Roman" w:cs="Times New Roman"/>
          <w:sz w:val="24"/>
          <w:szCs w:val="24"/>
        </w:rPr>
        <w:t xml:space="preserve">She </w:t>
      </w:r>
      <w:r w:rsidR="003C4541" w:rsidRPr="00DC2F1B">
        <w:rPr>
          <w:rFonts w:ascii="Times New Roman" w:hAnsi="Times New Roman" w:cs="Times New Roman"/>
          <w:sz w:val="24"/>
          <w:szCs w:val="24"/>
        </w:rPr>
        <w:t xml:space="preserve">soon </w:t>
      </w:r>
      <w:r w:rsidR="004C51AE" w:rsidRPr="00DC2F1B">
        <w:rPr>
          <w:rFonts w:ascii="Times New Roman" w:hAnsi="Times New Roman" w:cs="Times New Roman"/>
          <w:sz w:val="24"/>
          <w:szCs w:val="24"/>
        </w:rPr>
        <w:t>proved</w:t>
      </w:r>
      <w:r w:rsidR="007B09A7"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to be the most </w:t>
      </w:r>
      <w:r w:rsidR="007B09A7" w:rsidRPr="00DC2F1B">
        <w:rPr>
          <w:rFonts w:ascii="Times New Roman" w:hAnsi="Times New Roman" w:cs="Times New Roman"/>
          <w:sz w:val="24"/>
          <w:szCs w:val="24"/>
        </w:rPr>
        <w:t xml:space="preserve">liberal and </w:t>
      </w:r>
      <w:r w:rsidR="0093630F" w:rsidRPr="00DC2F1B">
        <w:rPr>
          <w:rFonts w:ascii="Times New Roman" w:hAnsi="Times New Roman" w:cs="Times New Roman"/>
          <w:sz w:val="24"/>
          <w:szCs w:val="24"/>
        </w:rPr>
        <w:t>active president in the country’s history</w:t>
      </w:r>
      <w:r w:rsidR="007B09A7" w:rsidRPr="00DC2F1B">
        <w:rPr>
          <w:rFonts w:ascii="Times New Roman" w:hAnsi="Times New Roman" w:cs="Times New Roman"/>
          <w:sz w:val="24"/>
          <w:szCs w:val="24"/>
        </w:rPr>
        <w:t xml:space="preserve"> (</w:t>
      </w:r>
      <w:r w:rsidR="00AE0CF4" w:rsidRPr="00DC2F1B">
        <w:rPr>
          <w:rFonts w:ascii="Times New Roman" w:hAnsi="Times New Roman" w:cs="Times New Roman"/>
          <w:sz w:val="24"/>
          <w:szCs w:val="24"/>
        </w:rPr>
        <w:t>Robinson, Mary</w:t>
      </w:r>
      <w:r w:rsidR="007B09A7" w:rsidRPr="00DC2F1B">
        <w:rPr>
          <w:rFonts w:ascii="Times New Roman" w:hAnsi="Times New Roman" w:cs="Times New Roman"/>
          <w:sz w:val="24"/>
          <w:szCs w:val="24"/>
        </w:rPr>
        <w:t xml:space="preserve"> 1991: 475)</w:t>
      </w:r>
      <w:r w:rsidR="0093630F"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One of her priorities </w:t>
      </w:r>
      <w:r w:rsidR="00DF697B" w:rsidRPr="00DC2F1B">
        <w:rPr>
          <w:rFonts w:ascii="Times New Roman" w:hAnsi="Times New Roman" w:cs="Times New Roman"/>
          <w:sz w:val="24"/>
          <w:szCs w:val="24"/>
        </w:rPr>
        <w:t xml:space="preserve">as President </w:t>
      </w:r>
      <w:r w:rsidR="0093630F" w:rsidRPr="00DC2F1B">
        <w:rPr>
          <w:rFonts w:ascii="Times New Roman" w:hAnsi="Times New Roman" w:cs="Times New Roman"/>
          <w:sz w:val="24"/>
          <w:szCs w:val="24"/>
        </w:rPr>
        <w:t>was to visit deprived or disaster-stricken areas of the world.</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She likened the history of the Great Irish Famine to modern nutrition, poverty and policy issues, thus creating a bridge of partnership between economically developed and econom</w:t>
      </w:r>
      <w:r w:rsidR="002309A3" w:rsidRPr="00DC2F1B">
        <w:rPr>
          <w:rFonts w:ascii="Times New Roman" w:hAnsi="Times New Roman" w:cs="Times New Roman"/>
          <w:sz w:val="24"/>
          <w:szCs w:val="24"/>
        </w:rPr>
        <w:t>ically less developed countries:</w:t>
      </w:r>
      <w:r w:rsidR="009E25B2" w:rsidRPr="00DC2F1B">
        <w:rPr>
          <w:rFonts w:ascii="Times New Roman" w:hAnsi="Times New Roman" w:cs="Times New Roman"/>
          <w:sz w:val="24"/>
          <w:szCs w:val="24"/>
        </w:rPr>
        <w:t xml:space="preserve"> </w:t>
      </w:r>
      <w:r w:rsidR="0050056B" w:rsidRPr="00DC2F1B">
        <w:rPr>
          <w:rFonts w:ascii="Times New Roman" w:hAnsi="Times New Roman" w:cs="Times New Roman"/>
          <w:sz w:val="24"/>
          <w:szCs w:val="24"/>
        </w:rPr>
        <w:t>‘My own approach to human rights is based on an inner sense of justice. Perhaps because I am from Ireland and have my roots in a past of struggle for freedom, of famine and of d</w:t>
      </w:r>
      <w:r w:rsidR="00586013" w:rsidRPr="00DC2F1B">
        <w:rPr>
          <w:rFonts w:ascii="Times New Roman" w:hAnsi="Times New Roman" w:cs="Times New Roman"/>
          <w:sz w:val="24"/>
          <w:szCs w:val="24"/>
        </w:rPr>
        <w:t>ispersal of a people’ (Robinson</w:t>
      </w:r>
      <w:r w:rsidR="0050056B" w:rsidRPr="00DC2F1B">
        <w:rPr>
          <w:rFonts w:ascii="Times New Roman" w:hAnsi="Times New Roman" w:cs="Times New Roman"/>
          <w:sz w:val="24"/>
          <w:szCs w:val="24"/>
        </w:rPr>
        <w:t xml:space="preserve"> February 1998: 45).</w:t>
      </w:r>
      <w:r w:rsidR="009E25B2" w:rsidRPr="00DC2F1B">
        <w:rPr>
          <w:rFonts w:ascii="Times New Roman" w:hAnsi="Times New Roman" w:cs="Times New Roman"/>
          <w:sz w:val="24"/>
          <w:szCs w:val="24"/>
        </w:rPr>
        <w:t xml:space="preserve"> </w:t>
      </w:r>
      <w:r w:rsidR="0050056B" w:rsidRPr="00DC2F1B">
        <w:rPr>
          <w:rFonts w:ascii="Times New Roman" w:hAnsi="Times New Roman" w:cs="Times New Roman"/>
          <w:sz w:val="24"/>
          <w:szCs w:val="24"/>
        </w:rPr>
        <w:t>S</w:t>
      </w:r>
      <w:r w:rsidR="00EB438A" w:rsidRPr="00DC2F1B">
        <w:rPr>
          <w:rFonts w:ascii="Times New Roman" w:hAnsi="Times New Roman" w:cs="Times New Roman"/>
          <w:sz w:val="24"/>
          <w:szCs w:val="24"/>
        </w:rPr>
        <w:t>he received the CARE Humanitarian Award in recogni</w:t>
      </w:r>
      <w:r w:rsidR="008B2688" w:rsidRPr="00DC2F1B">
        <w:rPr>
          <w:rFonts w:ascii="Times New Roman" w:hAnsi="Times New Roman" w:cs="Times New Roman"/>
          <w:sz w:val="24"/>
          <w:szCs w:val="24"/>
        </w:rPr>
        <w:t>tion of her efforts for Somalia</w:t>
      </w:r>
      <w:r w:rsidR="00A470C5" w:rsidRPr="00DC2F1B">
        <w:rPr>
          <w:rFonts w:ascii="Times New Roman" w:hAnsi="Times New Roman" w:cs="Times New Roman"/>
          <w:sz w:val="24"/>
          <w:szCs w:val="24"/>
        </w:rPr>
        <w:t>, after</w:t>
      </w:r>
      <w:r w:rsidR="009E25B2"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s</w:t>
      </w:r>
      <w:r w:rsidR="008B2688" w:rsidRPr="00DC2F1B">
        <w:rPr>
          <w:rFonts w:ascii="Times New Roman" w:hAnsi="Times New Roman" w:cs="Times New Roman"/>
          <w:sz w:val="24"/>
          <w:szCs w:val="24"/>
        </w:rPr>
        <w:t>he respond</w:t>
      </w:r>
      <w:r w:rsidR="00A470C5" w:rsidRPr="00DC2F1B">
        <w:rPr>
          <w:rFonts w:ascii="Times New Roman" w:hAnsi="Times New Roman" w:cs="Times New Roman"/>
          <w:sz w:val="24"/>
          <w:szCs w:val="24"/>
        </w:rPr>
        <w:t>ed</w:t>
      </w:r>
      <w:r w:rsidR="008B2688" w:rsidRPr="00DC2F1B">
        <w:rPr>
          <w:rFonts w:ascii="Times New Roman" w:hAnsi="Times New Roman" w:cs="Times New Roman"/>
          <w:sz w:val="24"/>
          <w:szCs w:val="24"/>
        </w:rPr>
        <w:t xml:space="preserve"> to t</w:t>
      </w:r>
      <w:r w:rsidR="00515972" w:rsidRPr="00DC2F1B">
        <w:rPr>
          <w:rFonts w:ascii="Times New Roman" w:hAnsi="Times New Roman" w:cs="Times New Roman"/>
          <w:sz w:val="24"/>
          <w:szCs w:val="24"/>
        </w:rPr>
        <w:t>he request of various aid agencies</w:t>
      </w:r>
      <w:r w:rsidR="008B2688" w:rsidRPr="00DC2F1B">
        <w:rPr>
          <w:rFonts w:ascii="Times New Roman" w:hAnsi="Times New Roman" w:cs="Times New Roman"/>
          <w:sz w:val="24"/>
          <w:szCs w:val="24"/>
        </w:rPr>
        <w:t xml:space="preserve"> for help in that famine-ravaged country by being the first </w:t>
      </w:r>
      <w:r w:rsidR="00EB438A" w:rsidRPr="00DC2F1B">
        <w:rPr>
          <w:rFonts w:ascii="Times New Roman" w:hAnsi="Times New Roman" w:cs="Times New Roman"/>
          <w:sz w:val="24"/>
          <w:szCs w:val="24"/>
        </w:rPr>
        <w:t>hea</w:t>
      </w:r>
      <w:r w:rsidR="008B2688" w:rsidRPr="00DC2F1B">
        <w:rPr>
          <w:rFonts w:ascii="Times New Roman" w:hAnsi="Times New Roman" w:cs="Times New Roman"/>
          <w:sz w:val="24"/>
          <w:szCs w:val="24"/>
        </w:rPr>
        <w:t xml:space="preserve">d of state to </w:t>
      </w:r>
      <w:proofErr w:type="gramStart"/>
      <w:r w:rsidR="008B2688" w:rsidRPr="00DC2F1B">
        <w:rPr>
          <w:rFonts w:ascii="Times New Roman" w:hAnsi="Times New Roman" w:cs="Times New Roman"/>
          <w:sz w:val="24"/>
          <w:szCs w:val="24"/>
        </w:rPr>
        <w:t>actually go</w:t>
      </w:r>
      <w:proofErr w:type="gramEnd"/>
      <w:r w:rsidR="008B2688"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to Somalia</w:t>
      </w:r>
      <w:r w:rsidR="00EB438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 xml:space="preserve">She was </w:t>
      </w:r>
      <w:r w:rsidR="00DF697B" w:rsidRPr="00DC2F1B">
        <w:rPr>
          <w:rFonts w:ascii="Times New Roman" w:hAnsi="Times New Roman" w:cs="Times New Roman"/>
          <w:sz w:val="24"/>
          <w:szCs w:val="24"/>
        </w:rPr>
        <w:t xml:space="preserve">also </w:t>
      </w:r>
      <w:r w:rsidR="00474355" w:rsidRPr="00DC2F1B">
        <w:rPr>
          <w:rFonts w:ascii="Times New Roman" w:hAnsi="Times New Roman" w:cs="Times New Roman"/>
          <w:sz w:val="24"/>
          <w:szCs w:val="24"/>
        </w:rPr>
        <w:t xml:space="preserve">the first head of </w:t>
      </w:r>
      <w:r w:rsidR="00474355" w:rsidRPr="00DC2F1B">
        <w:rPr>
          <w:rFonts w:ascii="Times New Roman" w:hAnsi="Times New Roman" w:cs="Times New Roman"/>
          <w:sz w:val="24"/>
          <w:szCs w:val="24"/>
        </w:rPr>
        <w:lastRenderedPageBreak/>
        <w:t xml:space="preserve">state to visit Rwanda in the </w:t>
      </w:r>
      <w:r w:rsidR="00252132" w:rsidRPr="00DC2F1B">
        <w:rPr>
          <w:rFonts w:ascii="Times New Roman" w:hAnsi="Times New Roman" w:cs="Times New Roman"/>
          <w:sz w:val="24"/>
          <w:szCs w:val="24"/>
        </w:rPr>
        <w:t xml:space="preserve">direct </w:t>
      </w:r>
      <w:r w:rsidR="00474355" w:rsidRPr="00DC2F1B">
        <w:rPr>
          <w:rFonts w:ascii="Times New Roman" w:hAnsi="Times New Roman" w:cs="Times New Roman"/>
          <w:sz w:val="24"/>
          <w:szCs w:val="24"/>
        </w:rPr>
        <w:t xml:space="preserve">aftermath </w:t>
      </w:r>
      <w:r w:rsidR="00644304" w:rsidRPr="00DC2F1B">
        <w:rPr>
          <w:rFonts w:ascii="Times New Roman" w:hAnsi="Times New Roman" w:cs="Times New Roman"/>
          <w:sz w:val="24"/>
          <w:szCs w:val="24"/>
        </w:rPr>
        <w:t>of the</w:t>
      </w:r>
      <w:r w:rsidR="00DF697B"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 xml:space="preserve">country’s </w:t>
      </w:r>
      <w:r w:rsidR="00474355" w:rsidRPr="00DC2F1B">
        <w:rPr>
          <w:rFonts w:ascii="Times New Roman" w:hAnsi="Times New Roman" w:cs="Times New Roman"/>
          <w:sz w:val="24"/>
          <w:szCs w:val="24"/>
        </w:rPr>
        <w:t>1994 genocide</w:t>
      </w:r>
      <w:r w:rsidR="00EB438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652597" w:rsidRPr="00DC2F1B">
        <w:rPr>
          <w:rFonts w:ascii="Times New Roman" w:hAnsi="Times New Roman" w:cs="Times New Roman"/>
          <w:sz w:val="24"/>
          <w:szCs w:val="24"/>
        </w:rPr>
        <w:t>More locally, Robinson</w:t>
      </w:r>
      <w:r w:rsidR="00A05CBF" w:rsidRPr="00DC2F1B">
        <w:rPr>
          <w:rFonts w:ascii="Times New Roman" w:hAnsi="Times New Roman" w:cs="Times New Roman"/>
          <w:sz w:val="24"/>
          <w:szCs w:val="24"/>
        </w:rPr>
        <w:t xml:space="preserve"> visited Warrington and Manchester to show </w:t>
      </w:r>
      <w:r w:rsidR="00DF11D1" w:rsidRPr="00DC2F1B">
        <w:rPr>
          <w:rFonts w:ascii="Times New Roman" w:hAnsi="Times New Roman" w:cs="Times New Roman"/>
          <w:sz w:val="24"/>
          <w:szCs w:val="24"/>
        </w:rPr>
        <w:t xml:space="preserve">solidarity with the victims of </w:t>
      </w:r>
      <w:r w:rsidR="002D7121" w:rsidRPr="00DC2F1B">
        <w:rPr>
          <w:rFonts w:ascii="Times New Roman" w:hAnsi="Times New Roman" w:cs="Times New Roman"/>
          <w:sz w:val="24"/>
          <w:szCs w:val="24"/>
        </w:rPr>
        <w:t xml:space="preserve">the </w:t>
      </w:r>
      <w:r w:rsidR="00A05CBF" w:rsidRPr="00DC2F1B">
        <w:rPr>
          <w:rFonts w:ascii="Times New Roman" w:hAnsi="Times New Roman" w:cs="Times New Roman"/>
          <w:sz w:val="24"/>
          <w:szCs w:val="24"/>
        </w:rPr>
        <w:t>Pro</w:t>
      </w:r>
      <w:r w:rsidR="00C0406B" w:rsidRPr="00DC2F1B">
        <w:rPr>
          <w:rFonts w:ascii="Times New Roman" w:hAnsi="Times New Roman" w:cs="Times New Roman"/>
          <w:sz w:val="24"/>
          <w:szCs w:val="24"/>
        </w:rPr>
        <w:t xml:space="preserve">visional Irish Republican Army </w:t>
      </w:r>
      <w:r w:rsidR="00A05CBF" w:rsidRPr="00DC2F1B">
        <w:rPr>
          <w:rFonts w:ascii="Times New Roman" w:hAnsi="Times New Roman" w:cs="Times New Roman"/>
          <w:sz w:val="24"/>
          <w:szCs w:val="24"/>
        </w:rPr>
        <w:t>bombings in those English cities</w:t>
      </w:r>
      <w:r w:rsidR="008C7959" w:rsidRPr="00DC2F1B">
        <w:rPr>
          <w:rFonts w:ascii="Times New Roman" w:hAnsi="Times New Roman" w:cs="Times New Roman"/>
          <w:sz w:val="24"/>
          <w:szCs w:val="24"/>
        </w:rPr>
        <w:t xml:space="preserve">, but was also known for meeting politicians from all sides during her various visits to Northern Ireland, including Gerry Adams, the President of Sinn </w:t>
      </w:r>
      <w:r w:rsidR="00644304" w:rsidRPr="00DC2F1B">
        <w:rPr>
          <w:rFonts w:ascii="Times New Roman" w:hAnsi="Times New Roman" w:cs="Times New Roman"/>
          <w:sz w:val="24"/>
          <w:szCs w:val="24"/>
        </w:rPr>
        <w:t>Féin</w:t>
      </w:r>
      <w:r w:rsidR="000F7658" w:rsidRPr="00DC2F1B">
        <w:rPr>
          <w:rFonts w:ascii="Times New Roman" w:hAnsi="Times New Roman" w:cs="Times New Roman"/>
          <w:sz w:val="24"/>
          <w:szCs w:val="24"/>
        </w:rPr>
        <w:t>,</w:t>
      </w:r>
      <w:r w:rsidR="006008A9" w:rsidRPr="00DC2F1B">
        <w:rPr>
          <w:rFonts w:ascii="Times New Roman" w:hAnsi="Times New Roman" w:cs="Times New Roman"/>
          <w:sz w:val="24"/>
          <w:szCs w:val="24"/>
        </w:rPr>
        <w:t xml:space="preserve"> in July 1993</w:t>
      </w:r>
      <w:r w:rsidR="000F7658" w:rsidRPr="00DC2F1B">
        <w:rPr>
          <w:rFonts w:ascii="Times New Roman" w:hAnsi="Times New Roman" w:cs="Times New Roman"/>
          <w:sz w:val="24"/>
          <w:szCs w:val="24"/>
        </w:rPr>
        <w:t>,</w:t>
      </w:r>
      <w:r w:rsidR="006008A9" w:rsidRPr="00DC2F1B">
        <w:rPr>
          <w:rFonts w:ascii="Times New Roman" w:hAnsi="Times New Roman" w:cs="Times New Roman"/>
          <w:sz w:val="24"/>
          <w:szCs w:val="24"/>
        </w:rPr>
        <w:t xml:space="preserve"> during what she described as her ‘most significant, certainly most controversial’ visit</w:t>
      </w:r>
      <w:r w:rsidR="008B2688" w:rsidRPr="00DC2F1B">
        <w:rPr>
          <w:rFonts w:ascii="Times New Roman" w:hAnsi="Times New Roman" w:cs="Times New Roman"/>
          <w:sz w:val="24"/>
          <w:szCs w:val="24"/>
        </w:rPr>
        <w:t xml:space="preserve"> (Robinson with Robinson 201</w:t>
      </w:r>
      <w:r w:rsidR="00DF697B" w:rsidRPr="00DC2F1B">
        <w:rPr>
          <w:rFonts w:ascii="Times New Roman" w:hAnsi="Times New Roman" w:cs="Times New Roman"/>
          <w:sz w:val="24"/>
          <w:szCs w:val="24"/>
        </w:rPr>
        <w:t>2: 173).</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 xml:space="preserve">She </w:t>
      </w:r>
      <w:r w:rsidR="005408C4" w:rsidRPr="00DC2F1B">
        <w:rPr>
          <w:rFonts w:ascii="Times New Roman" w:hAnsi="Times New Roman" w:cs="Times New Roman"/>
          <w:sz w:val="24"/>
          <w:szCs w:val="24"/>
        </w:rPr>
        <w:t>worked to stem the Irish diaspora, the exit of Irish to other countries owing to Irish unemployment.</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 xml:space="preserve">By the midpoint in her presidency her popularity rating reached </w:t>
      </w:r>
      <w:r w:rsidR="00E271E5" w:rsidRPr="00DC2F1B">
        <w:rPr>
          <w:rFonts w:ascii="Times New Roman" w:hAnsi="Times New Roman" w:cs="Times New Roman"/>
          <w:sz w:val="24"/>
          <w:szCs w:val="24"/>
        </w:rPr>
        <w:t>‘</w:t>
      </w:r>
      <w:r w:rsidR="00474355" w:rsidRPr="00DC2F1B">
        <w:rPr>
          <w:rFonts w:ascii="Times New Roman" w:hAnsi="Times New Roman" w:cs="Times New Roman"/>
          <w:sz w:val="24"/>
          <w:szCs w:val="24"/>
        </w:rPr>
        <w:t xml:space="preserve">an unprecedented </w:t>
      </w:r>
      <w:r w:rsidR="00C2501F" w:rsidRPr="00DC2F1B">
        <w:rPr>
          <w:rFonts w:ascii="Times New Roman" w:hAnsi="Times New Roman" w:cs="Times New Roman"/>
          <w:sz w:val="24"/>
          <w:szCs w:val="24"/>
        </w:rPr>
        <w:t>93 percen</w:t>
      </w:r>
      <w:r w:rsidR="00F43246" w:rsidRPr="00DC2F1B">
        <w:rPr>
          <w:rFonts w:ascii="Times New Roman" w:hAnsi="Times New Roman" w:cs="Times New Roman"/>
          <w:sz w:val="24"/>
          <w:szCs w:val="24"/>
        </w:rPr>
        <w:t>t</w:t>
      </w:r>
      <w:r w:rsidR="00C2501F" w:rsidRPr="00DC2F1B">
        <w:rPr>
          <w:rFonts w:ascii="Times New Roman" w:hAnsi="Times New Roman" w:cs="Times New Roman"/>
          <w:sz w:val="24"/>
          <w:szCs w:val="24"/>
        </w:rPr>
        <w:t>’</w:t>
      </w:r>
      <w:r w:rsidR="00474355" w:rsidRPr="00DC2F1B">
        <w:rPr>
          <w:rFonts w:ascii="Times New Roman" w:hAnsi="Times New Roman" w:cs="Times New Roman"/>
          <w:sz w:val="24"/>
          <w:szCs w:val="24"/>
        </w:rPr>
        <w:t xml:space="preserve"> (</w:t>
      </w:r>
      <w:r w:rsidR="000F7658" w:rsidRPr="00DC2F1B">
        <w:rPr>
          <w:rFonts w:ascii="Times New Roman" w:hAnsi="Times New Roman" w:cs="Times New Roman"/>
          <w:sz w:val="24"/>
          <w:szCs w:val="24"/>
        </w:rPr>
        <w:t>Murphy</w:t>
      </w:r>
      <w:r w:rsidR="00C2501F" w:rsidRPr="00DC2F1B">
        <w:rPr>
          <w:rFonts w:ascii="Times New Roman" w:hAnsi="Times New Roman" w:cs="Times New Roman"/>
          <w:sz w:val="24"/>
          <w:szCs w:val="24"/>
        </w:rPr>
        <w:t xml:space="preserve"> 2006: 25). </w:t>
      </w:r>
      <w:r w:rsidR="000F7658" w:rsidRPr="00DC2F1B">
        <w:rPr>
          <w:rFonts w:ascii="Times New Roman" w:hAnsi="Times New Roman" w:cs="Times New Roman"/>
          <w:sz w:val="24"/>
          <w:szCs w:val="24"/>
        </w:rPr>
        <w:t>In 1996</w:t>
      </w:r>
      <w:r w:rsidR="0093630F" w:rsidRPr="00DC2F1B">
        <w:rPr>
          <w:rFonts w:ascii="Times New Roman" w:hAnsi="Times New Roman" w:cs="Times New Roman"/>
          <w:sz w:val="24"/>
          <w:szCs w:val="24"/>
        </w:rPr>
        <w:t xml:space="preserve"> she became the first Irish head of state to pay an official visit to </w:t>
      </w:r>
      <w:r w:rsidR="006746C8" w:rsidRPr="00DC2F1B">
        <w:rPr>
          <w:rFonts w:ascii="Times New Roman" w:hAnsi="Times New Roman" w:cs="Times New Roman"/>
          <w:sz w:val="24"/>
          <w:szCs w:val="24"/>
        </w:rPr>
        <w:t>the United Kingdom</w:t>
      </w:r>
      <w:r w:rsidR="0093630F" w:rsidRPr="00DC2F1B">
        <w:rPr>
          <w:rFonts w:ascii="Times New Roman" w:hAnsi="Times New Roman" w:cs="Times New Roman"/>
          <w:sz w:val="24"/>
          <w:szCs w:val="24"/>
        </w:rPr>
        <w:t>, where she was received by Queen Elizabeth II</w:t>
      </w:r>
      <w:r w:rsidR="00CC3D4C" w:rsidRPr="00DC2F1B">
        <w:rPr>
          <w:rFonts w:ascii="Times New Roman" w:hAnsi="Times New Roman" w:cs="Times New Roman"/>
          <w:sz w:val="24"/>
          <w:szCs w:val="24"/>
        </w:rPr>
        <w:t xml:space="preserve">, whom she had first met the year before, but </w:t>
      </w:r>
      <w:r w:rsidR="00D755FD" w:rsidRPr="00DC2F1B">
        <w:rPr>
          <w:rFonts w:ascii="Times New Roman" w:hAnsi="Times New Roman" w:cs="Times New Roman"/>
          <w:sz w:val="24"/>
          <w:szCs w:val="24"/>
        </w:rPr>
        <w:t xml:space="preserve">that was a ‘state’ visit as her </w:t>
      </w:r>
      <w:r w:rsidR="00CC3D4C" w:rsidRPr="00DC2F1B">
        <w:rPr>
          <w:rFonts w:ascii="Times New Roman" w:hAnsi="Times New Roman" w:cs="Times New Roman"/>
          <w:sz w:val="24"/>
          <w:szCs w:val="24"/>
        </w:rPr>
        <w:t>earlier invitation was not issued by the British government.</w:t>
      </w:r>
      <w:r w:rsidR="009E25B2"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That same year</w:t>
      </w:r>
      <w:r w:rsidR="00F93C3D" w:rsidRPr="00DC2F1B">
        <w:rPr>
          <w:rFonts w:ascii="Times New Roman" w:hAnsi="Times New Roman" w:cs="Times New Roman"/>
          <w:sz w:val="24"/>
          <w:szCs w:val="24"/>
        </w:rPr>
        <w:t xml:space="preserve">, as rumors swirled that Boutros Boutros-Ghali might not be supported in his quest for a second term as </w:t>
      </w:r>
      <w:r w:rsidR="006746C8" w:rsidRPr="00DC2F1B">
        <w:rPr>
          <w:rFonts w:ascii="Times New Roman" w:hAnsi="Times New Roman" w:cs="Times New Roman"/>
          <w:sz w:val="24"/>
          <w:szCs w:val="24"/>
        </w:rPr>
        <w:t>United Nations (</w:t>
      </w:r>
      <w:r w:rsidR="00F93C3D" w:rsidRPr="00DC2F1B">
        <w:rPr>
          <w:rFonts w:ascii="Times New Roman" w:hAnsi="Times New Roman" w:cs="Times New Roman"/>
          <w:sz w:val="24"/>
          <w:szCs w:val="24"/>
        </w:rPr>
        <w:t>UN</w:t>
      </w:r>
      <w:r w:rsidR="006746C8" w:rsidRPr="00DC2F1B">
        <w:rPr>
          <w:rFonts w:ascii="Times New Roman" w:hAnsi="Times New Roman" w:cs="Times New Roman"/>
          <w:sz w:val="24"/>
          <w:szCs w:val="24"/>
        </w:rPr>
        <w:t>)</w:t>
      </w:r>
      <w:r w:rsidR="00F93C3D" w:rsidRPr="00DC2F1B">
        <w:rPr>
          <w:rFonts w:ascii="Times New Roman" w:hAnsi="Times New Roman" w:cs="Times New Roman"/>
          <w:sz w:val="24"/>
          <w:szCs w:val="24"/>
        </w:rPr>
        <w:t xml:space="preserve"> Secretary-General, Robinson’s name </w:t>
      </w:r>
      <w:r w:rsidR="00D85271" w:rsidRPr="00DC2F1B">
        <w:rPr>
          <w:rFonts w:ascii="Times New Roman" w:hAnsi="Times New Roman" w:cs="Times New Roman"/>
          <w:sz w:val="24"/>
          <w:szCs w:val="24"/>
        </w:rPr>
        <w:t>appeared</w:t>
      </w:r>
      <w:r w:rsidR="00F93C3D"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on</w:t>
      </w:r>
      <w:r w:rsidR="00F93C3D" w:rsidRPr="00DC2F1B">
        <w:rPr>
          <w:rFonts w:ascii="Times New Roman" w:hAnsi="Times New Roman" w:cs="Times New Roman"/>
          <w:sz w:val="24"/>
          <w:szCs w:val="24"/>
        </w:rPr>
        <w:t xml:space="preserve"> many lists of</w:t>
      </w:r>
      <w:r w:rsidR="006746C8" w:rsidRPr="00DC2F1B">
        <w:rPr>
          <w:rFonts w:ascii="Times New Roman" w:hAnsi="Times New Roman" w:cs="Times New Roman"/>
          <w:sz w:val="24"/>
          <w:szCs w:val="24"/>
        </w:rPr>
        <w:t xml:space="preserve"> potential successors (Spillane 1996:</w:t>
      </w:r>
      <w:r w:rsidR="00F93C3D" w:rsidRPr="00DC2F1B">
        <w:rPr>
          <w:rFonts w:ascii="Times New Roman" w:hAnsi="Times New Roman" w:cs="Times New Roman"/>
          <w:sz w:val="24"/>
          <w:szCs w:val="24"/>
        </w:rPr>
        <w:t xml:space="preserve"> 12).</w:t>
      </w:r>
      <w:r w:rsidR="009E25B2"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 xml:space="preserve">Yet </w:t>
      </w:r>
      <w:r w:rsidR="00F93C3D" w:rsidRPr="00DC2F1B">
        <w:rPr>
          <w:rFonts w:ascii="Times New Roman" w:hAnsi="Times New Roman" w:cs="Times New Roman"/>
          <w:sz w:val="24"/>
          <w:szCs w:val="24"/>
        </w:rPr>
        <w:t>that was not to come to pass</w:t>
      </w:r>
      <w:r w:rsidR="008F5B5F" w:rsidRPr="00DC2F1B">
        <w:rPr>
          <w:rFonts w:ascii="Times New Roman" w:hAnsi="Times New Roman" w:cs="Times New Roman"/>
          <w:sz w:val="24"/>
          <w:szCs w:val="24"/>
        </w:rPr>
        <w:t>, nor, she has claimed</w:t>
      </w:r>
      <w:r w:rsidR="00D755FD" w:rsidRPr="00DC2F1B">
        <w:rPr>
          <w:rFonts w:ascii="Times New Roman" w:hAnsi="Times New Roman" w:cs="Times New Roman"/>
          <w:sz w:val="24"/>
          <w:szCs w:val="24"/>
        </w:rPr>
        <w:t>,</w:t>
      </w:r>
      <w:r w:rsidR="008F5B5F" w:rsidRPr="00DC2F1B">
        <w:rPr>
          <w:rFonts w:ascii="Times New Roman" w:hAnsi="Times New Roman" w:cs="Times New Roman"/>
          <w:sz w:val="24"/>
          <w:szCs w:val="24"/>
        </w:rPr>
        <w:t xml:space="preserve"> was it something that she was seeking:</w:t>
      </w:r>
      <w:r w:rsidR="009E25B2" w:rsidRPr="00DC2F1B">
        <w:rPr>
          <w:rFonts w:ascii="Times New Roman" w:hAnsi="Times New Roman" w:cs="Times New Roman"/>
          <w:sz w:val="24"/>
          <w:szCs w:val="24"/>
        </w:rPr>
        <w:t xml:space="preserve"> </w:t>
      </w:r>
      <w:r w:rsidR="008F5B5F" w:rsidRPr="00DC2F1B">
        <w:rPr>
          <w:rFonts w:ascii="Times New Roman" w:hAnsi="Times New Roman" w:cs="Times New Roman"/>
          <w:sz w:val="24"/>
          <w:szCs w:val="24"/>
        </w:rPr>
        <w:t>‘I felt instinctively that the role would be too political for me: I was less skillful in the arts of compromise and diplomacy and preferred to speak truth to power.</w:t>
      </w:r>
      <w:r w:rsidR="009E25B2" w:rsidRPr="00DC2F1B">
        <w:rPr>
          <w:rFonts w:ascii="Times New Roman" w:hAnsi="Times New Roman" w:cs="Times New Roman"/>
          <w:sz w:val="24"/>
          <w:szCs w:val="24"/>
        </w:rPr>
        <w:t xml:space="preserve"> </w:t>
      </w:r>
      <w:r w:rsidR="008F5B5F" w:rsidRPr="00DC2F1B">
        <w:rPr>
          <w:rFonts w:ascii="Times New Roman" w:hAnsi="Times New Roman" w:cs="Times New Roman"/>
          <w:sz w:val="24"/>
          <w:szCs w:val="24"/>
        </w:rPr>
        <w:t>But it was flattering to have my name can</w:t>
      </w:r>
      <w:r w:rsidR="00CD5E04" w:rsidRPr="00DC2F1B">
        <w:rPr>
          <w:rFonts w:ascii="Times New Roman" w:hAnsi="Times New Roman" w:cs="Times New Roman"/>
          <w:sz w:val="24"/>
          <w:szCs w:val="24"/>
        </w:rPr>
        <w:t>vassed’ (Robinson with Robinson</w:t>
      </w:r>
      <w:r w:rsidR="008F5B5F" w:rsidRPr="00DC2F1B">
        <w:rPr>
          <w:rFonts w:ascii="Times New Roman" w:hAnsi="Times New Roman" w:cs="Times New Roman"/>
          <w:sz w:val="24"/>
          <w:szCs w:val="24"/>
        </w:rPr>
        <w:t xml:space="preserve"> 2012: 185)</w:t>
      </w:r>
      <w:r w:rsidR="00F93C3D"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F93C3D" w:rsidRPr="00DC2F1B">
        <w:rPr>
          <w:rFonts w:ascii="Times New Roman" w:hAnsi="Times New Roman" w:cs="Times New Roman"/>
          <w:sz w:val="24"/>
          <w:szCs w:val="24"/>
        </w:rPr>
        <w:t>W</w:t>
      </w:r>
      <w:r w:rsidR="00906026" w:rsidRPr="00DC2F1B">
        <w:rPr>
          <w:rFonts w:ascii="Times New Roman" w:hAnsi="Times New Roman" w:cs="Times New Roman"/>
          <w:sz w:val="24"/>
          <w:szCs w:val="24"/>
        </w:rPr>
        <w:t xml:space="preserve">hen </w:t>
      </w:r>
      <w:r w:rsidR="00FC11FC" w:rsidRPr="00DC2F1B">
        <w:rPr>
          <w:rFonts w:ascii="Times New Roman" w:hAnsi="Times New Roman" w:cs="Times New Roman"/>
          <w:sz w:val="24"/>
          <w:szCs w:val="24"/>
        </w:rPr>
        <w:t>Robin</w:t>
      </w:r>
      <w:r w:rsidR="00CD5E04" w:rsidRPr="00DC2F1B">
        <w:rPr>
          <w:rFonts w:ascii="Times New Roman" w:hAnsi="Times New Roman" w:cs="Times New Roman"/>
          <w:sz w:val="24"/>
          <w:szCs w:val="24"/>
        </w:rPr>
        <w:t>son</w:t>
      </w:r>
      <w:r w:rsidR="00906026" w:rsidRPr="00DC2F1B">
        <w:rPr>
          <w:rFonts w:ascii="Times New Roman" w:hAnsi="Times New Roman" w:cs="Times New Roman"/>
          <w:sz w:val="24"/>
          <w:szCs w:val="24"/>
        </w:rPr>
        <w:t xml:space="preserve"> announced her resignation on 24 July 1997, effective </w:t>
      </w:r>
      <w:r w:rsidR="00C2501F" w:rsidRPr="00DC2F1B">
        <w:rPr>
          <w:rFonts w:ascii="Times New Roman" w:hAnsi="Times New Roman" w:cs="Times New Roman"/>
          <w:sz w:val="24"/>
          <w:szCs w:val="24"/>
        </w:rPr>
        <w:t>a few months ahead of schedule, she was the most widely recognized president in Irish history</w:t>
      </w:r>
      <w:r w:rsidR="00850C36" w:rsidRPr="00DC2F1B">
        <w:rPr>
          <w:rFonts w:ascii="Times New Roman" w:hAnsi="Times New Roman" w:cs="Times New Roman"/>
          <w:sz w:val="24"/>
          <w:szCs w:val="24"/>
        </w:rPr>
        <w:t>.</w:t>
      </w:r>
      <w:r w:rsidR="00277B17" w:rsidRPr="00DC2F1B">
        <w:rPr>
          <w:rFonts w:ascii="Times New Roman" w:hAnsi="Times New Roman" w:cs="Times New Roman"/>
          <w:sz w:val="24"/>
          <w:szCs w:val="24"/>
        </w:rPr>
        <w:t xml:space="preserve"> </w:t>
      </w:r>
      <w:r w:rsidR="00850C36" w:rsidRPr="00DC2F1B">
        <w:rPr>
          <w:rFonts w:ascii="Times New Roman" w:hAnsi="Times New Roman" w:cs="Times New Roman"/>
          <w:sz w:val="24"/>
          <w:szCs w:val="24"/>
        </w:rPr>
        <w:t>The 1990s we</w:t>
      </w:r>
      <w:r w:rsidR="00277B17" w:rsidRPr="00DC2F1B">
        <w:rPr>
          <w:rFonts w:ascii="Times New Roman" w:hAnsi="Times New Roman" w:cs="Times New Roman"/>
          <w:sz w:val="24"/>
          <w:szCs w:val="24"/>
        </w:rPr>
        <w:t xml:space="preserve">re now referred to in Ireland </w:t>
      </w:r>
      <w:r w:rsidR="00850C36" w:rsidRPr="00DC2F1B">
        <w:rPr>
          <w:rFonts w:ascii="Times New Roman" w:hAnsi="Times New Roman" w:cs="Times New Roman"/>
          <w:sz w:val="24"/>
          <w:szCs w:val="24"/>
        </w:rPr>
        <w:t>‘</w:t>
      </w:r>
      <w:r w:rsidR="00277B17" w:rsidRPr="00DC2F1B">
        <w:rPr>
          <w:rFonts w:ascii="Times New Roman" w:hAnsi="Times New Roman" w:cs="Times New Roman"/>
          <w:sz w:val="24"/>
          <w:szCs w:val="24"/>
        </w:rPr>
        <w:t xml:space="preserve">as the “Robinson years,” a time of rapid economic improvement and movement toward a more honest and socially inclusive </w:t>
      </w:r>
      <w:r w:rsidR="00CD5E04" w:rsidRPr="00DC2F1B">
        <w:rPr>
          <w:rFonts w:ascii="Times New Roman" w:hAnsi="Times New Roman" w:cs="Times New Roman"/>
          <w:sz w:val="24"/>
          <w:szCs w:val="24"/>
        </w:rPr>
        <w:t>society’ (Boyle</w:t>
      </w:r>
      <w:r w:rsidR="00277B17" w:rsidRPr="00DC2F1B">
        <w:rPr>
          <w:rFonts w:ascii="Times New Roman" w:hAnsi="Times New Roman" w:cs="Times New Roman"/>
          <w:sz w:val="24"/>
          <w:szCs w:val="24"/>
        </w:rPr>
        <w:t xml:space="preserve"> 2006: xi).</w:t>
      </w:r>
      <w:r w:rsidR="009E25B2" w:rsidRPr="00DC2F1B">
        <w:rPr>
          <w:rFonts w:ascii="Times New Roman" w:hAnsi="Times New Roman" w:cs="Times New Roman"/>
          <w:sz w:val="24"/>
          <w:szCs w:val="24"/>
        </w:rPr>
        <w:t xml:space="preserve"> </w:t>
      </w:r>
    </w:p>
    <w:p w14:paraId="153204BE" w14:textId="77777777" w:rsidR="002F5B1B" w:rsidRPr="00DC2F1B" w:rsidRDefault="00850C36"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 xml:space="preserve">Robinson </w:t>
      </w:r>
      <w:r w:rsidR="00FE3A0D" w:rsidRPr="00DC2F1B">
        <w:rPr>
          <w:rFonts w:ascii="Times New Roman" w:hAnsi="Times New Roman" w:cs="Times New Roman"/>
          <w:sz w:val="24"/>
          <w:szCs w:val="24"/>
        </w:rPr>
        <w:t xml:space="preserve">resigned to become the </w:t>
      </w:r>
      <w:r w:rsidRPr="00DC2F1B">
        <w:rPr>
          <w:rFonts w:ascii="Times New Roman" w:hAnsi="Times New Roman" w:cs="Times New Roman"/>
          <w:sz w:val="24"/>
          <w:szCs w:val="24"/>
        </w:rPr>
        <w:t>UN</w:t>
      </w:r>
      <w:r w:rsidR="00FE3A0D" w:rsidRPr="00DC2F1B">
        <w:rPr>
          <w:rFonts w:ascii="Times New Roman" w:hAnsi="Times New Roman" w:cs="Times New Roman"/>
          <w:sz w:val="24"/>
          <w:szCs w:val="24"/>
        </w:rPr>
        <w:t xml:space="preserve"> High </w:t>
      </w:r>
      <w:r w:rsidR="00D755FD" w:rsidRPr="00DC2F1B">
        <w:rPr>
          <w:rFonts w:ascii="Times New Roman" w:hAnsi="Times New Roman" w:cs="Times New Roman"/>
          <w:sz w:val="24"/>
          <w:szCs w:val="24"/>
        </w:rPr>
        <w:t>Commissioner for Human Rights effective</w:t>
      </w:r>
      <w:r w:rsidR="00FE3A0D" w:rsidRPr="00DC2F1B">
        <w:rPr>
          <w:rFonts w:ascii="Times New Roman" w:hAnsi="Times New Roman" w:cs="Times New Roman"/>
          <w:sz w:val="24"/>
          <w:szCs w:val="24"/>
        </w:rPr>
        <w:t xml:space="preserve"> 12 September 1997, following her nomination by UN Secretary-General Kofi Annan</w:t>
      </w:r>
      <w:r w:rsidRPr="00DC2F1B">
        <w:rPr>
          <w:rFonts w:ascii="Times New Roman" w:hAnsi="Times New Roman" w:cs="Times New Roman"/>
          <w:sz w:val="24"/>
          <w:szCs w:val="24"/>
        </w:rPr>
        <w:t xml:space="preserve">, who had succeeded Boutros-Ghali with the strong support of the </w:t>
      </w:r>
      <w:r w:rsidR="00AD5883" w:rsidRPr="00DC2F1B">
        <w:rPr>
          <w:rFonts w:ascii="Times New Roman" w:hAnsi="Times New Roman" w:cs="Times New Roman"/>
          <w:sz w:val="24"/>
          <w:szCs w:val="24"/>
        </w:rPr>
        <w:t>United States (</w:t>
      </w:r>
      <w:r w:rsidRPr="00DC2F1B">
        <w:rPr>
          <w:rFonts w:ascii="Times New Roman" w:hAnsi="Times New Roman" w:cs="Times New Roman"/>
          <w:sz w:val="24"/>
          <w:szCs w:val="24"/>
        </w:rPr>
        <w:t>US</w:t>
      </w:r>
      <w:r w:rsidR="00AD5883" w:rsidRPr="00DC2F1B">
        <w:rPr>
          <w:rFonts w:ascii="Times New Roman" w:hAnsi="Times New Roman" w:cs="Times New Roman"/>
          <w:sz w:val="24"/>
          <w:szCs w:val="24"/>
        </w:rPr>
        <w:t>)</w:t>
      </w:r>
      <w:r w:rsidR="00597079" w:rsidRPr="00DC2F1B">
        <w:rPr>
          <w:rFonts w:ascii="Times New Roman" w:hAnsi="Times New Roman" w:cs="Times New Roman"/>
          <w:sz w:val="24"/>
          <w:szCs w:val="24"/>
        </w:rPr>
        <w:t>,</w:t>
      </w:r>
      <w:r w:rsidRPr="00DC2F1B">
        <w:rPr>
          <w:rFonts w:ascii="Times New Roman" w:hAnsi="Times New Roman" w:cs="Times New Roman"/>
          <w:sz w:val="24"/>
          <w:szCs w:val="24"/>
        </w:rPr>
        <w:t xml:space="preserve"> </w:t>
      </w:r>
      <w:r w:rsidR="00FE3A0D" w:rsidRPr="00DC2F1B">
        <w:rPr>
          <w:rFonts w:ascii="Times New Roman" w:hAnsi="Times New Roman" w:cs="Times New Roman"/>
          <w:sz w:val="24"/>
          <w:szCs w:val="24"/>
        </w:rPr>
        <w:t>and endorsement by the UN General Assembly.</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 xml:space="preserve">Annan </w:t>
      </w:r>
      <w:r w:rsidR="00C76733" w:rsidRPr="00DC2F1B">
        <w:rPr>
          <w:rFonts w:ascii="Times New Roman" w:hAnsi="Times New Roman" w:cs="Times New Roman"/>
          <w:sz w:val="24"/>
          <w:szCs w:val="24"/>
        </w:rPr>
        <w:t>wanted Robinson to take</w:t>
      </w:r>
      <w:r w:rsidR="004E6544" w:rsidRPr="00DC2F1B">
        <w:rPr>
          <w:rFonts w:ascii="Times New Roman" w:hAnsi="Times New Roman" w:cs="Times New Roman"/>
          <w:sz w:val="24"/>
          <w:szCs w:val="24"/>
        </w:rPr>
        <w:t xml:space="preserve"> over as soon as possible </w:t>
      </w:r>
      <w:r w:rsidR="0016533F" w:rsidRPr="00DC2F1B">
        <w:rPr>
          <w:rFonts w:ascii="Times New Roman" w:hAnsi="Times New Roman" w:cs="Times New Roman"/>
          <w:sz w:val="24"/>
          <w:szCs w:val="24"/>
        </w:rPr>
        <w:t>(</w:t>
      </w:r>
      <w:r w:rsidR="004E6544" w:rsidRPr="00DC2F1B">
        <w:rPr>
          <w:rFonts w:ascii="Times New Roman" w:hAnsi="Times New Roman" w:cs="Times New Roman"/>
          <w:sz w:val="24"/>
          <w:szCs w:val="24"/>
        </w:rPr>
        <w:t>thus the ear</w:t>
      </w:r>
      <w:r w:rsidR="0016533F" w:rsidRPr="00DC2F1B">
        <w:rPr>
          <w:rFonts w:ascii="Times New Roman" w:hAnsi="Times New Roman" w:cs="Times New Roman"/>
          <w:sz w:val="24"/>
          <w:szCs w:val="24"/>
        </w:rPr>
        <w:t>ly resignation)</w:t>
      </w:r>
      <w:r w:rsidR="004E6544" w:rsidRPr="00DC2F1B">
        <w:rPr>
          <w:rFonts w:ascii="Times New Roman" w:hAnsi="Times New Roman" w:cs="Times New Roman"/>
          <w:sz w:val="24"/>
          <w:szCs w:val="24"/>
        </w:rPr>
        <w:t xml:space="preserve"> and </w:t>
      </w:r>
      <w:r w:rsidR="00FB045A" w:rsidRPr="00DC2F1B">
        <w:rPr>
          <w:rFonts w:ascii="Times New Roman" w:hAnsi="Times New Roman" w:cs="Times New Roman"/>
          <w:sz w:val="24"/>
          <w:szCs w:val="24"/>
        </w:rPr>
        <w:t xml:space="preserve">he </w:t>
      </w:r>
      <w:r w:rsidR="004E6544" w:rsidRPr="00DC2F1B">
        <w:rPr>
          <w:rFonts w:ascii="Times New Roman" w:hAnsi="Times New Roman" w:cs="Times New Roman"/>
          <w:sz w:val="24"/>
          <w:szCs w:val="24"/>
        </w:rPr>
        <w:t xml:space="preserve">reportedly </w:t>
      </w:r>
      <w:r w:rsidR="00FB045A" w:rsidRPr="00DC2F1B">
        <w:rPr>
          <w:rFonts w:ascii="Times New Roman" w:hAnsi="Times New Roman" w:cs="Times New Roman"/>
          <w:sz w:val="24"/>
          <w:szCs w:val="24"/>
        </w:rPr>
        <w:t>wanted someone to a</w:t>
      </w:r>
      <w:r w:rsidR="00C76733" w:rsidRPr="00DC2F1B">
        <w:rPr>
          <w:rFonts w:ascii="Times New Roman" w:hAnsi="Times New Roman" w:cs="Times New Roman"/>
          <w:sz w:val="24"/>
          <w:szCs w:val="24"/>
        </w:rPr>
        <w:t>ssume an advocacy rather than an administrative role</w:t>
      </w:r>
      <w:r w:rsidR="00047D3F" w:rsidRPr="00DC2F1B">
        <w:rPr>
          <w:rFonts w:ascii="Times New Roman" w:hAnsi="Times New Roman" w:cs="Times New Roman"/>
          <w:sz w:val="24"/>
          <w:szCs w:val="24"/>
        </w:rPr>
        <w:t xml:space="preserve"> (Murphy 2006: 24)</w:t>
      </w:r>
      <w:r w:rsidR="00C76733"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She took over as High Commission</w:t>
      </w:r>
      <w:r w:rsidR="00345560" w:rsidRPr="00DC2F1B">
        <w:rPr>
          <w:rFonts w:ascii="Times New Roman" w:hAnsi="Times New Roman" w:cs="Times New Roman"/>
          <w:sz w:val="24"/>
          <w:szCs w:val="24"/>
        </w:rPr>
        <w:t>er</w:t>
      </w:r>
      <w:r w:rsidR="00553832" w:rsidRPr="00DC2F1B">
        <w:rPr>
          <w:rFonts w:ascii="Times New Roman" w:hAnsi="Times New Roman" w:cs="Times New Roman"/>
          <w:sz w:val="24"/>
          <w:szCs w:val="24"/>
        </w:rPr>
        <w:t xml:space="preserve"> right after the Office of High Commission</w:t>
      </w:r>
      <w:r w:rsidR="00D755FD" w:rsidRPr="00DC2F1B">
        <w:rPr>
          <w:rFonts w:ascii="Times New Roman" w:hAnsi="Times New Roman" w:cs="Times New Roman"/>
          <w:sz w:val="24"/>
          <w:szCs w:val="24"/>
        </w:rPr>
        <w:t>er</w:t>
      </w:r>
      <w:r w:rsidR="00553832" w:rsidRPr="00DC2F1B">
        <w:rPr>
          <w:rFonts w:ascii="Times New Roman" w:hAnsi="Times New Roman" w:cs="Times New Roman"/>
          <w:sz w:val="24"/>
          <w:szCs w:val="24"/>
        </w:rPr>
        <w:t xml:space="preserve"> and the Centre for Human Rights were consolidated into a single office</w:t>
      </w:r>
      <w:r w:rsidR="004E6544" w:rsidRPr="00DC2F1B">
        <w:rPr>
          <w:rFonts w:ascii="Times New Roman" w:hAnsi="Times New Roman" w:cs="Times New Roman"/>
          <w:sz w:val="24"/>
          <w:szCs w:val="24"/>
        </w:rPr>
        <w:t xml:space="preserve">, </w:t>
      </w:r>
      <w:r w:rsidR="00597079" w:rsidRPr="00DC2F1B">
        <w:rPr>
          <w:rFonts w:ascii="Times New Roman" w:hAnsi="Times New Roman" w:cs="Times New Roman"/>
          <w:sz w:val="24"/>
          <w:szCs w:val="24"/>
        </w:rPr>
        <w:t>which</w:t>
      </w:r>
      <w:r w:rsidR="004E6544" w:rsidRPr="00DC2F1B">
        <w:rPr>
          <w:rFonts w:ascii="Times New Roman" w:hAnsi="Times New Roman" w:cs="Times New Roman"/>
          <w:sz w:val="24"/>
          <w:szCs w:val="24"/>
        </w:rPr>
        <w:t xml:space="preserve"> at a time was suffering from minimal resources and, relatedly, low morale</w:t>
      </w:r>
      <w:r w:rsidR="00553832"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As High Commissioner, Robinson gave priority to implementing the Secretary-General’s proposal to integrate human rights into all the UN’s activities.</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This</w:t>
      </w:r>
      <w:r w:rsidR="00DC37F1" w:rsidRPr="00DC2F1B">
        <w:rPr>
          <w:rFonts w:ascii="Times New Roman" w:hAnsi="Times New Roman" w:cs="Times New Roman"/>
          <w:sz w:val="24"/>
          <w:szCs w:val="24"/>
        </w:rPr>
        <w:t xml:space="preserve"> led her, among other things, to press for human rights to be </w:t>
      </w:r>
      <w:r w:rsidR="00AD5883" w:rsidRPr="00DC2F1B">
        <w:rPr>
          <w:rFonts w:ascii="Times New Roman" w:hAnsi="Times New Roman" w:cs="Times New Roman"/>
          <w:sz w:val="24"/>
          <w:szCs w:val="24"/>
        </w:rPr>
        <w:t xml:space="preserve">linked </w:t>
      </w:r>
      <w:r w:rsidR="003E7184" w:rsidRPr="00DC2F1B">
        <w:rPr>
          <w:rFonts w:ascii="Times New Roman" w:hAnsi="Times New Roman" w:cs="Times New Roman"/>
          <w:sz w:val="24"/>
          <w:szCs w:val="24"/>
        </w:rPr>
        <w:t>to</w:t>
      </w:r>
      <w:r w:rsidR="00DC37F1" w:rsidRPr="00DC2F1B">
        <w:rPr>
          <w:rFonts w:ascii="Times New Roman" w:hAnsi="Times New Roman" w:cs="Times New Roman"/>
          <w:sz w:val="24"/>
          <w:szCs w:val="24"/>
        </w:rPr>
        <w:t xml:space="preserve"> each of the Millennium Development Goals</w:t>
      </w:r>
      <w:r w:rsidR="001F2A7D" w:rsidRPr="00DC2F1B">
        <w:rPr>
          <w:rFonts w:ascii="Times New Roman" w:hAnsi="Times New Roman" w:cs="Times New Roman"/>
          <w:sz w:val="24"/>
          <w:szCs w:val="24"/>
        </w:rPr>
        <w:t xml:space="preserve"> because she firmly believed ‘that extreme poverty is itself a human rights violation, [and] that eliminating it was an essential part of state’s obligations to its ci</w:t>
      </w:r>
      <w:r w:rsidR="00345299" w:rsidRPr="00DC2F1B">
        <w:rPr>
          <w:rFonts w:ascii="Times New Roman" w:hAnsi="Times New Roman" w:cs="Times New Roman"/>
          <w:sz w:val="24"/>
          <w:szCs w:val="24"/>
        </w:rPr>
        <w:t>tizens’ (Robinson with Robinson</w:t>
      </w:r>
      <w:r w:rsidR="001F2A7D" w:rsidRPr="00DC2F1B">
        <w:rPr>
          <w:rFonts w:ascii="Times New Roman" w:hAnsi="Times New Roman" w:cs="Times New Roman"/>
          <w:sz w:val="24"/>
          <w:szCs w:val="24"/>
        </w:rPr>
        <w:t xml:space="preserve"> 2012: 207)</w:t>
      </w:r>
      <w:r w:rsidR="00DC37F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During her first year as High Commissioner she travelled to Rwanda, South Africa, Colombia and Cambodia.</w:t>
      </w:r>
      <w:r w:rsidR="009E25B2"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As she later explained, ‘I tried to go to areas where there was conflict, and where there were gross violations of human rights and listen, and by listening empower those who were victims of these violations to try and help them to get their voices heard.</w:t>
      </w:r>
      <w:r w:rsidR="009E25B2"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 xml:space="preserve">I tried to make it clear to them that someone was listening and that it was important we </w:t>
      </w:r>
      <w:r w:rsidR="00E91FD4" w:rsidRPr="00DC2F1B">
        <w:rPr>
          <w:rFonts w:ascii="Times New Roman" w:hAnsi="Times New Roman" w:cs="Times New Roman"/>
          <w:sz w:val="24"/>
          <w:szCs w:val="24"/>
        </w:rPr>
        <w:t>respected and cared about the terrible suffering and the terrible vio</w:t>
      </w:r>
      <w:r w:rsidR="00A71BE2" w:rsidRPr="00DC2F1B">
        <w:rPr>
          <w:rFonts w:ascii="Times New Roman" w:hAnsi="Times New Roman" w:cs="Times New Roman"/>
          <w:sz w:val="24"/>
          <w:szCs w:val="24"/>
        </w:rPr>
        <w:t>lations that they had endured</w:t>
      </w:r>
      <w:r w:rsidR="00FC0387" w:rsidRPr="00DC2F1B">
        <w:rPr>
          <w:rFonts w:ascii="Times New Roman" w:hAnsi="Times New Roman" w:cs="Times New Roman"/>
          <w:sz w:val="24"/>
          <w:szCs w:val="24"/>
        </w:rPr>
        <w:t>’</w:t>
      </w:r>
      <w:r w:rsidR="00A71BE2" w:rsidRPr="00DC2F1B">
        <w:rPr>
          <w:rFonts w:ascii="Times New Roman" w:hAnsi="Times New Roman" w:cs="Times New Roman"/>
          <w:sz w:val="24"/>
          <w:szCs w:val="24"/>
        </w:rPr>
        <w:t xml:space="preserve"> (Living History</w:t>
      </w:r>
      <w:r w:rsidR="00E91FD4" w:rsidRPr="00DC2F1B">
        <w:rPr>
          <w:rFonts w:ascii="Times New Roman" w:hAnsi="Times New Roman" w:cs="Times New Roman"/>
          <w:sz w:val="24"/>
          <w:szCs w:val="24"/>
        </w:rPr>
        <w:t xml:space="preserve"> 2004-2005: 198). </w:t>
      </w:r>
      <w:r w:rsidR="00A71BE2" w:rsidRPr="00DC2F1B">
        <w:rPr>
          <w:rFonts w:ascii="Times New Roman" w:hAnsi="Times New Roman" w:cs="Times New Roman"/>
          <w:sz w:val="24"/>
          <w:szCs w:val="24"/>
        </w:rPr>
        <w:t>Early in her tenure</w:t>
      </w:r>
      <w:r w:rsidR="00EB438A" w:rsidRPr="00DC2F1B">
        <w:rPr>
          <w:rFonts w:ascii="Times New Roman" w:hAnsi="Times New Roman" w:cs="Times New Roman"/>
          <w:sz w:val="24"/>
          <w:szCs w:val="24"/>
        </w:rPr>
        <w:t xml:space="preserve"> she criticized the governments of Algeria and the Democratic Republic of the Congo for their human rights violations.</w:t>
      </w:r>
      <w:r w:rsidR="00553832" w:rsidRPr="00DC2F1B">
        <w:rPr>
          <w:rFonts w:ascii="Times New Roman" w:hAnsi="Times New Roman" w:cs="Times New Roman"/>
          <w:sz w:val="24"/>
          <w:szCs w:val="24"/>
        </w:rPr>
        <w:t xml:space="preserve"> In September 1998</w:t>
      </w:r>
      <w:r w:rsidR="00486A6A" w:rsidRPr="00DC2F1B">
        <w:rPr>
          <w:rFonts w:ascii="Times New Roman" w:hAnsi="Times New Roman" w:cs="Times New Roman"/>
          <w:sz w:val="24"/>
          <w:szCs w:val="24"/>
        </w:rPr>
        <w:t xml:space="preserve"> Robinson visited China, the first High Commissioner to do so.</w:t>
      </w:r>
      <w:r w:rsidR="009E25B2" w:rsidRPr="00DC2F1B">
        <w:rPr>
          <w:rFonts w:ascii="Times New Roman" w:hAnsi="Times New Roman" w:cs="Times New Roman"/>
          <w:sz w:val="24"/>
          <w:szCs w:val="24"/>
        </w:rPr>
        <w:t xml:space="preserve"> </w:t>
      </w:r>
      <w:r w:rsidR="001165A5" w:rsidRPr="00DC2F1B">
        <w:rPr>
          <w:rFonts w:ascii="Times New Roman" w:hAnsi="Times New Roman" w:cs="Times New Roman"/>
          <w:sz w:val="24"/>
          <w:szCs w:val="24"/>
        </w:rPr>
        <w:t>She made seven visits to China</w:t>
      </w:r>
      <w:r w:rsidR="00E6748A" w:rsidRPr="00DC2F1B">
        <w:rPr>
          <w:rFonts w:ascii="Times New Roman" w:hAnsi="Times New Roman" w:cs="Times New Roman"/>
          <w:sz w:val="24"/>
          <w:szCs w:val="24"/>
        </w:rPr>
        <w:t xml:space="preserve"> overall</w:t>
      </w:r>
      <w:r w:rsidR="001165A5" w:rsidRPr="00DC2F1B">
        <w:rPr>
          <w:rFonts w:ascii="Times New Roman" w:hAnsi="Times New Roman" w:cs="Times New Roman"/>
          <w:sz w:val="24"/>
          <w:szCs w:val="24"/>
        </w:rPr>
        <w:t xml:space="preserve">, often criticizing </w:t>
      </w:r>
      <w:r w:rsidR="00A71BE2" w:rsidRPr="00DC2F1B">
        <w:rPr>
          <w:rFonts w:ascii="Times New Roman" w:hAnsi="Times New Roman" w:cs="Times New Roman"/>
          <w:sz w:val="24"/>
          <w:szCs w:val="24"/>
        </w:rPr>
        <w:t>it</w:t>
      </w:r>
      <w:r w:rsidR="001165A5" w:rsidRPr="00DC2F1B">
        <w:rPr>
          <w:rFonts w:ascii="Times New Roman" w:hAnsi="Times New Roman" w:cs="Times New Roman"/>
          <w:sz w:val="24"/>
          <w:szCs w:val="24"/>
        </w:rPr>
        <w:t>s imprisonment of political dissidents and labor protestors</w:t>
      </w:r>
      <w:r w:rsidR="00E6748A" w:rsidRPr="00DC2F1B">
        <w:rPr>
          <w:rFonts w:ascii="Times New Roman" w:hAnsi="Times New Roman" w:cs="Times New Roman"/>
          <w:sz w:val="24"/>
          <w:szCs w:val="24"/>
        </w:rPr>
        <w:t>, b</w:t>
      </w:r>
      <w:r w:rsidR="001165A5" w:rsidRPr="00DC2F1B">
        <w:rPr>
          <w:rFonts w:ascii="Times New Roman" w:hAnsi="Times New Roman" w:cs="Times New Roman"/>
          <w:sz w:val="24"/>
          <w:szCs w:val="24"/>
        </w:rPr>
        <w:t>ut</w:t>
      </w:r>
      <w:r w:rsidR="00A26AB5" w:rsidRPr="00DC2F1B">
        <w:rPr>
          <w:rFonts w:ascii="Times New Roman" w:hAnsi="Times New Roman" w:cs="Times New Roman"/>
          <w:sz w:val="24"/>
          <w:szCs w:val="24"/>
        </w:rPr>
        <w:t xml:space="preserve"> she </w:t>
      </w:r>
      <w:r w:rsidR="001165A5" w:rsidRPr="00DC2F1B">
        <w:rPr>
          <w:rFonts w:ascii="Times New Roman" w:hAnsi="Times New Roman" w:cs="Times New Roman"/>
          <w:sz w:val="24"/>
          <w:szCs w:val="24"/>
        </w:rPr>
        <w:t xml:space="preserve">also </w:t>
      </w:r>
      <w:r w:rsidR="00A26AB5" w:rsidRPr="00DC2F1B">
        <w:rPr>
          <w:rFonts w:ascii="Times New Roman" w:hAnsi="Times New Roman" w:cs="Times New Roman"/>
          <w:sz w:val="24"/>
          <w:szCs w:val="24"/>
        </w:rPr>
        <w:t xml:space="preserve">signed a wide-ranging agreement with China to improve human rights in that country. </w:t>
      </w:r>
      <w:r w:rsidR="001165A5" w:rsidRPr="00DC2F1B">
        <w:rPr>
          <w:rFonts w:ascii="Times New Roman" w:hAnsi="Times New Roman" w:cs="Times New Roman"/>
          <w:sz w:val="24"/>
          <w:szCs w:val="24"/>
        </w:rPr>
        <w:t>In 1998</w:t>
      </w:r>
      <w:r w:rsidR="002660BD" w:rsidRPr="00DC2F1B">
        <w:rPr>
          <w:rFonts w:ascii="Times New Roman" w:hAnsi="Times New Roman" w:cs="Times New Roman"/>
          <w:sz w:val="24"/>
          <w:szCs w:val="24"/>
        </w:rPr>
        <w:t xml:space="preserve"> she controversially visited Tibet, meeting with the 14</w:t>
      </w:r>
      <w:r w:rsidR="002660BD" w:rsidRPr="00DC2F1B">
        <w:rPr>
          <w:rFonts w:ascii="Times New Roman" w:hAnsi="Times New Roman" w:cs="Times New Roman"/>
          <w:sz w:val="24"/>
          <w:szCs w:val="24"/>
          <w:vertAlign w:val="superscript"/>
        </w:rPr>
        <w:t>th</w:t>
      </w:r>
      <w:r w:rsidR="002660BD" w:rsidRPr="00DC2F1B">
        <w:rPr>
          <w:rFonts w:ascii="Times New Roman" w:hAnsi="Times New Roman" w:cs="Times New Roman"/>
          <w:sz w:val="24"/>
          <w:szCs w:val="24"/>
        </w:rPr>
        <w:t xml:space="preserve"> Dalai Lama, Tenzin </w:t>
      </w:r>
      <w:proofErr w:type="spellStart"/>
      <w:r w:rsidR="002660BD" w:rsidRPr="00DC2F1B">
        <w:rPr>
          <w:rFonts w:ascii="Times New Roman" w:hAnsi="Times New Roman" w:cs="Times New Roman"/>
          <w:sz w:val="24"/>
          <w:szCs w:val="24"/>
        </w:rPr>
        <w:t>Gyato</w:t>
      </w:r>
      <w:proofErr w:type="spellEnd"/>
      <w:r w:rsidR="00DF697B"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87570E" w:rsidRPr="00DC2F1B">
        <w:rPr>
          <w:rFonts w:ascii="Times New Roman" w:hAnsi="Times New Roman" w:cs="Times New Roman"/>
          <w:sz w:val="24"/>
          <w:szCs w:val="24"/>
        </w:rPr>
        <w:t>In September 1999</w:t>
      </w:r>
      <w:r w:rsidR="005D6C67" w:rsidRPr="00DC2F1B">
        <w:rPr>
          <w:rFonts w:ascii="Times New Roman" w:hAnsi="Times New Roman" w:cs="Times New Roman"/>
          <w:sz w:val="24"/>
          <w:szCs w:val="24"/>
        </w:rPr>
        <w:t xml:space="preserve"> she was the first High Commissioner to report to the UN Security Council</w:t>
      </w:r>
      <w:r w:rsidR="0087570E" w:rsidRPr="00DC2F1B">
        <w:rPr>
          <w:rFonts w:ascii="Times New Roman" w:hAnsi="Times New Roman" w:cs="Times New Roman"/>
          <w:sz w:val="24"/>
          <w:szCs w:val="24"/>
        </w:rPr>
        <w:t>, referring</w:t>
      </w:r>
      <w:r w:rsidR="005D6C67" w:rsidRPr="00DC2F1B">
        <w:rPr>
          <w:rFonts w:ascii="Times New Roman" w:hAnsi="Times New Roman" w:cs="Times New Roman"/>
          <w:sz w:val="24"/>
          <w:szCs w:val="24"/>
        </w:rPr>
        <w:t xml:space="preserve"> to events in East Timor.</w:t>
      </w:r>
      <w:r w:rsidR="009E25B2"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 xml:space="preserve">She also </w:t>
      </w:r>
      <w:r w:rsidR="00E6748A" w:rsidRPr="00DC2F1B">
        <w:rPr>
          <w:rFonts w:ascii="Times New Roman" w:hAnsi="Times New Roman" w:cs="Times New Roman"/>
          <w:sz w:val="24"/>
          <w:szCs w:val="24"/>
        </w:rPr>
        <w:t>received attention for</w:t>
      </w:r>
      <w:r w:rsidR="00A26AB5" w:rsidRPr="00DC2F1B">
        <w:rPr>
          <w:rFonts w:ascii="Times New Roman" w:hAnsi="Times New Roman" w:cs="Times New Roman"/>
          <w:sz w:val="24"/>
          <w:szCs w:val="24"/>
        </w:rPr>
        <w:t xml:space="preserve"> criticizing I</w:t>
      </w:r>
      <w:r w:rsidR="00EB438A" w:rsidRPr="00DC2F1B">
        <w:rPr>
          <w:rFonts w:ascii="Times New Roman" w:hAnsi="Times New Roman" w:cs="Times New Roman"/>
          <w:sz w:val="24"/>
          <w:szCs w:val="24"/>
        </w:rPr>
        <w:t>reland’s immigration policy</w:t>
      </w:r>
      <w:r w:rsidR="0087570E" w:rsidRPr="00DC2F1B">
        <w:rPr>
          <w:rFonts w:ascii="Times New Roman" w:hAnsi="Times New Roman" w:cs="Times New Roman"/>
          <w:sz w:val="24"/>
          <w:szCs w:val="24"/>
        </w:rPr>
        <w:t>,</w:t>
      </w:r>
      <w:r w:rsidR="00EB438A"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the practice of capital punishment in some states in the US</w:t>
      </w:r>
      <w:r w:rsidR="0087570E" w:rsidRPr="00DC2F1B">
        <w:rPr>
          <w:rFonts w:ascii="Times New Roman" w:hAnsi="Times New Roman" w:cs="Times New Roman"/>
          <w:sz w:val="24"/>
          <w:szCs w:val="24"/>
        </w:rPr>
        <w:t>,</w:t>
      </w:r>
      <w:r w:rsidR="00EB438A" w:rsidRPr="00DC2F1B">
        <w:rPr>
          <w:rFonts w:ascii="Times New Roman" w:hAnsi="Times New Roman" w:cs="Times New Roman"/>
          <w:sz w:val="24"/>
          <w:szCs w:val="24"/>
        </w:rPr>
        <w:t xml:space="preserve"> human rights </w:t>
      </w:r>
      <w:r w:rsidR="00EB438A" w:rsidRPr="00DC2F1B">
        <w:rPr>
          <w:rFonts w:ascii="Times New Roman" w:hAnsi="Times New Roman" w:cs="Times New Roman"/>
          <w:sz w:val="24"/>
          <w:szCs w:val="24"/>
        </w:rPr>
        <w:lastRenderedPageBreak/>
        <w:t xml:space="preserve">violations by </w:t>
      </w:r>
      <w:r w:rsidR="00E6748A" w:rsidRPr="00DC2F1B">
        <w:rPr>
          <w:rFonts w:ascii="Times New Roman" w:hAnsi="Times New Roman" w:cs="Times New Roman"/>
          <w:sz w:val="24"/>
          <w:szCs w:val="24"/>
        </w:rPr>
        <w:t xml:space="preserve">the </w:t>
      </w:r>
      <w:r w:rsidR="00EB438A" w:rsidRPr="00DC2F1B">
        <w:rPr>
          <w:rFonts w:ascii="Times New Roman" w:hAnsi="Times New Roman" w:cs="Times New Roman"/>
          <w:sz w:val="24"/>
          <w:szCs w:val="24"/>
        </w:rPr>
        <w:t>Russian military in its fight in Chechnya</w:t>
      </w:r>
      <w:r w:rsidR="005D6C67" w:rsidRPr="00DC2F1B">
        <w:rPr>
          <w:rFonts w:ascii="Times New Roman" w:hAnsi="Times New Roman" w:cs="Times New Roman"/>
          <w:sz w:val="24"/>
          <w:szCs w:val="24"/>
        </w:rPr>
        <w:t xml:space="preserve"> </w:t>
      </w:r>
      <w:r w:rsidR="0033691D" w:rsidRPr="00DC2F1B">
        <w:rPr>
          <w:rFonts w:ascii="Times New Roman" w:hAnsi="Times New Roman" w:cs="Times New Roman"/>
          <w:sz w:val="24"/>
          <w:szCs w:val="24"/>
        </w:rPr>
        <w:t xml:space="preserve">and by Israel </w:t>
      </w:r>
      <w:r w:rsidR="00DF697B" w:rsidRPr="00DC2F1B">
        <w:rPr>
          <w:rFonts w:ascii="Times New Roman" w:hAnsi="Times New Roman" w:cs="Times New Roman"/>
          <w:sz w:val="24"/>
          <w:szCs w:val="24"/>
        </w:rPr>
        <w:t xml:space="preserve">in Israeli occupied territories, both of </w:t>
      </w:r>
      <w:r w:rsidR="005D6C67" w:rsidRPr="00DC2F1B">
        <w:rPr>
          <w:rFonts w:ascii="Times New Roman" w:hAnsi="Times New Roman" w:cs="Times New Roman"/>
          <w:sz w:val="24"/>
          <w:szCs w:val="24"/>
        </w:rPr>
        <w:t>which she visited in 2000</w:t>
      </w:r>
      <w:r w:rsidR="00A26AB5" w:rsidRPr="00DC2F1B">
        <w:rPr>
          <w:rFonts w:ascii="Times New Roman" w:hAnsi="Times New Roman" w:cs="Times New Roman"/>
          <w:sz w:val="24"/>
          <w:szCs w:val="24"/>
        </w:rPr>
        <w:t>.</w:t>
      </w:r>
      <w:r w:rsidR="00486A6A"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She worked to strengthen</w:t>
      </w:r>
      <w:r w:rsidR="00486A6A" w:rsidRPr="00DC2F1B">
        <w:rPr>
          <w:rFonts w:ascii="Times New Roman" w:hAnsi="Times New Roman" w:cs="Times New Roman"/>
          <w:sz w:val="24"/>
          <w:szCs w:val="24"/>
        </w:rPr>
        <w:t xml:space="preserve"> human rights moni</w:t>
      </w:r>
      <w:r w:rsidR="00DC37F1" w:rsidRPr="00DC2F1B">
        <w:rPr>
          <w:rFonts w:ascii="Times New Roman" w:hAnsi="Times New Roman" w:cs="Times New Roman"/>
          <w:sz w:val="24"/>
          <w:szCs w:val="24"/>
        </w:rPr>
        <w:t>toring in Kosovo</w:t>
      </w:r>
      <w:r w:rsidR="005D6C67" w:rsidRPr="00DC2F1B">
        <w:rPr>
          <w:rFonts w:ascii="Times New Roman" w:hAnsi="Times New Roman" w:cs="Times New Roman"/>
          <w:sz w:val="24"/>
          <w:szCs w:val="24"/>
        </w:rPr>
        <w:t>, Sierra Leone</w:t>
      </w:r>
      <w:r w:rsidR="00DC37F1" w:rsidRPr="00DC2F1B">
        <w:rPr>
          <w:rFonts w:ascii="Times New Roman" w:hAnsi="Times New Roman" w:cs="Times New Roman"/>
          <w:sz w:val="24"/>
          <w:szCs w:val="24"/>
        </w:rPr>
        <w:t xml:space="preserve"> and Yugoslavia and she </w:t>
      </w:r>
      <w:r w:rsidR="00963790" w:rsidRPr="00DC2F1B">
        <w:rPr>
          <w:rFonts w:ascii="Times New Roman" w:hAnsi="Times New Roman" w:cs="Times New Roman"/>
          <w:sz w:val="24"/>
          <w:szCs w:val="24"/>
        </w:rPr>
        <w:t xml:space="preserve">engaged </w:t>
      </w:r>
      <w:r w:rsidR="00DC37F1" w:rsidRPr="00DC2F1B">
        <w:rPr>
          <w:rFonts w:ascii="Times New Roman" w:hAnsi="Times New Roman" w:cs="Times New Roman"/>
          <w:sz w:val="24"/>
          <w:szCs w:val="24"/>
        </w:rPr>
        <w:t>with the boards of the World Bank and the International Monetary Fund to improve their human rights record</w:t>
      </w:r>
      <w:r w:rsidR="00D755FD" w:rsidRPr="00DC2F1B">
        <w:rPr>
          <w:rFonts w:ascii="Times New Roman" w:hAnsi="Times New Roman" w:cs="Times New Roman"/>
          <w:sz w:val="24"/>
          <w:szCs w:val="24"/>
        </w:rPr>
        <w:t>s</w:t>
      </w:r>
      <w:r w:rsidR="00DC37F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DC37F1" w:rsidRPr="00DC2F1B">
        <w:rPr>
          <w:rFonts w:ascii="Times New Roman" w:hAnsi="Times New Roman" w:cs="Times New Roman"/>
          <w:sz w:val="24"/>
          <w:szCs w:val="24"/>
        </w:rPr>
        <w:t>She singled out World Bank President James Wolfensohn as</w:t>
      </w:r>
      <w:r w:rsidR="0087570E" w:rsidRPr="00DC2F1B">
        <w:rPr>
          <w:rFonts w:ascii="Times New Roman" w:hAnsi="Times New Roman" w:cs="Times New Roman"/>
          <w:sz w:val="24"/>
          <w:szCs w:val="24"/>
        </w:rPr>
        <w:t xml:space="preserve"> being particularly receptive (</w:t>
      </w:r>
      <w:r w:rsidR="00EB1464" w:rsidRPr="00DC2F1B">
        <w:rPr>
          <w:rFonts w:ascii="Times New Roman" w:hAnsi="Times New Roman" w:cs="Times New Roman"/>
          <w:sz w:val="24"/>
          <w:szCs w:val="24"/>
        </w:rPr>
        <w:t>Williams</w:t>
      </w:r>
      <w:r w:rsidR="00DC37F1" w:rsidRPr="00DC2F1B">
        <w:rPr>
          <w:rFonts w:ascii="Times New Roman" w:hAnsi="Times New Roman" w:cs="Times New Roman"/>
          <w:sz w:val="24"/>
          <w:szCs w:val="24"/>
        </w:rPr>
        <w:t xml:space="preserve"> 1998: 6).</w:t>
      </w:r>
      <w:r w:rsidR="009E25B2" w:rsidRPr="00DC2F1B">
        <w:rPr>
          <w:rFonts w:ascii="Times New Roman" w:hAnsi="Times New Roman" w:cs="Times New Roman"/>
          <w:sz w:val="24"/>
          <w:szCs w:val="24"/>
        </w:rPr>
        <w:t xml:space="preserve"> </w:t>
      </w:r>
    </w:p>
    <w:p w14:paraId="3AECAB4B" w14:textId="77777777" w:rsidR="00C5273E" w:rsidRPr="00DC2F1B" w:rsidRDefault="002F5B1B"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 xml:space="preserve">Robinson </w:t>
      </w:r>
      <w:r w:rsidR="000E46F4" w:rsidRPr="00DC2F1B">
        <w:rPr>
          <w:rFonts w:ascii="Times New Roman" w:hAnsi="Times New Roman" w:cs="Times New Roman"/>
          <w:sz w:val="24"/>
          <w:szCs w:val="24"/>
        </w:rPr>
        <w:t>decided not to seek a se</w:t>
      </w:r>
      <w:r w:rsidR="001A0F44" w:rsidRPr="00DC2F1B">
        <w:rPr>
          <w:rFonts w:ascii="Times New Roman" w:hAnsi="Times New Roman" w:cs="Times New Roman"/>
          <w:sz w:val="24"/>
          <w:szCs w:val="24"/>
        </w:rPr>
        <w:t xml:space="preserve">cond term as High Commissioner </w:t>
      </w:r>
      <w:r w:rsidR="000E46F4" w:rsidRPr="00DC2F1B">
        <w:rPr>
          <w:rFonts w:ascii="Times New Roman" w:hAnsi="Times New Roman" w:cs="Times New Roman"/>
          <w:sz w:val="24"/>
          <w:szCs w:val="24"/>
        </w:rPr>
        <w:t xml:space="preserve">for several reasons, </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foremost among them being that I lacked a clear signal from Kofi Annan about his support</w:t>
      </w:r>
      <w:r w:rsidR="00F17B0B" w:rsidRPr="00DC2F1B">
        <w:rPr>
          <w:rFonts w:ascii="Times New Roman" w:hAnsi="Times New Roman" w:cs="Times New Roman"/>
          <w:sz w:val="24"/>
          <w:szCs w:val="24"/>
        </w:rPr>
        <w:t>’.</w:t>
      </w:r>
      <w:r w:rsidRPr="00DC2F1B">
        <w:rPr>
          <w:rFonts w:ascii="Times New Roman" w:hAnsi="Times New Roman" w:cs="Times New Roman"/>
          <w:sz w:val="24"/>
          <w:szCs w:val="24"/>
        </w:rPr>
        <w:t xml:space="preserve"> </w:t>
      </w:r>
      <w:r w:rsidR="00F17B0B" w:rsidRPr="00DC2F1B">
        <w:rPr>
          <w:rFonts w:ascii="Times New Roman" w:hAnsi="Times New Roman" w:cs="Times New Roman"/>
          <w:sz w:val="24"/>
          <w:szCs w:val="24"/>
        </w:rPr>
        <w:t>Aware that she</w:t>
      </w:r>
      <w:r w:rsidR="000E46F4" w:rsidRPr="00DC2F1B">
        <w:rPr>
          <w:rFonts w:ascii="Times New Roman" w:hAnsi="Times New Roman" w:cs="Times New Roman"/>
          <w:sz w:val="24"/>
          <w:szCs w:val="24"/>
        </w:rPr>
        <w:t xml:space="preserve"> had been</w:t>
      </w:r>
      <w:r w:rsidR="00F17B0B" w:rsidRPr="00DC2F1B">
        <w:rPr>
          <w:rFonts w:ascii="Times New Roman" w:hAnsi="Times New Roman" w:cs="Times New Roman"/>
          <w:sz w:val="24"/>
          <w:szCs w:val="24"/>
        </w:rPr>
        <w:t xml:space="preserve"> an outspoken High Commissioner, she</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 xml:space="preserve">knew that </w:t>
      </w:r>
      <w:r w:rsidR="00F17B0B" w:rsidRPr="00DC2F1B">
        <w:rPr>
          <w:rFonts w:ascii="Times New Roman" w:hAnsi="Times New Roman" w:cs="Times New Roman"/>
          <w:sz w:val="24"/>
          <w:szCs w:val="24"/>
        </w:rPr>
        <w:t>Annan</w:t>
      </w:r>
      <w:r w:rsidR="000E46F4" w:rsidRPr="00DC2F1B">
        <w:rPr>
          <w:rFonts w:ascii="Times New Roman" w:hAnsi="Times New Roman" w:cs="Times New Roman"/>
          <w:sz w:val="24"/>
          <w:szCs w:val="24"/>
        </w:rPr>
        <w:t xml:space="preserve">, </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whose role as Secretary-General necessitated conciliation and diplomatic compromise</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 xml:space="preserve">, was on occasion </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less than comfortable with my assertive style</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 xml:space="preserve">But </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I took seriously</w:t>
      </w:r>
      <w:r w:rsidR="003576B6" w:rsidRPr="00DC2F1B">
        <w:rPr>
          <w:rFonts w:ascii="Times New Roman" w:hAnsi="Times New Roman" w:cs="Times New Roman"/>
          <w:sz w:val="24"/>
          <w:szCs w:val="24"/>
        </w:rPr>
        <w:t xml:space="preserve"> the UN Charter, which begins, “</w:t>
      </w:r>
      <w:r w:rsidR="000E46F4" w:rsidRPr="00DC2F1B">
        <w:rPr>
          <w:rFonts w:ascii="Times New Roman" w:hAnsi="Times New Roman" w:cs="Times New Roman"/>
          <w:sz w:val="24"/>
          <w:szCs w:val="24"/>
        </w:rPr>
        <w:t>We the</w:t>
      </w:r>
      <w:r w:rsidR="003576B6" w:rsidRPr="00DC2F1B">
        <w:rPr>
          <w:rFonts w:ascii="Times New Roman" w:hAnsi="Times New Roman" w:cs="Times New Roman"/>
          <w:sz w:val="24"/>
          <w:szCs w:val="24"/>
        </w:rPr>
        <w:t xml:space="preserve"> peoples of the United Nations…”</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That’s who I bel</w:t>
      </w:r>
      <w:r w:rsidRPr="00DC2F1B">
        <w:rPr>
          <w:rFonts w:ascii="Times New Roman" w:hAnsi="Times New Roman" w:cs="Times New Roman"/>
          <w:sz w:val="24"/>
          <w:szCs w:val="24"/>
        </w:rPr>
        <w:t xml:space="preserve">ieved I represented, the people – not the governments – </w:t>
      </w:r>
      <w:r w:rsidR="000E46F4" w:rsidRPr="00DC2F1B">
        <w:rPr>
          <w:rFonts w:ascii="Times New Roman" w:hAnsi="Times New Roman" w:cs="Times New Roman"/>
          <w:sz w:val="24"/>
          <w:szCs w:val="24"/>
        </w:rPr>
        <w:t xml:space="preserve">of the member </w:t>
      </w:r>
      <w:r w:rsidRPr="00DC2F1B">
        <w:rPr>
          <w:rFonts w:ascii="Times New Roman" w:hAnsi="Times New Roman" w:cs="Times New Roman"/>
          <w:sz w:val="24"/>
          <w:szCs w:val="24"/>
        </w:rPr>
        <w:t>states’ (Robinson with Robinson</w:t>
      </w:r>
      <w:r w:rsidR="000E46F4" w:rsidRPr="00DC2F1B">
        <w:rPr>
          <w:rFonts w:ascii="Times New Roman" w:hAnsi="Times New Roman" w:cs="Times New Roman"/>
          <w:sz w:val="24"/>
          <w:szCs w:val="24"/>
        </w:rPr>
        <w:t xml:space="preserve"> 2012: 247).</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 xml:space="preserve">She told the Commission </w:t>
      </w:r>
      <w:r w:rsidR="00DF697B" w:rsidRPr="00DC2F1B">
        <w:rPr>
          <w:rFonts w:ascii="Times New Roman" w:hAnsi="Times New Roman" w:cs="Times New Roman"/>
          <w:sz w:val="24"/>
          <w:szCs w:val="24"/>
        </w:rPr>
        <w:t xml:space="preserve">on </w:t>
      </w:r>
      <w:r w:rsidR="00ED29EA" w:rsidRPr="00DC2F1B">
        <w:rPr>
          <w:rFonts w:ascii="Times New Roman" w:hAnsi="Times New Roman" w:cs="Times New Roman"/>
          <w:sz w:val="24"/>
          <w:szCs w:val="24"/>
        </w:rPr>
        <w:t>Human Rights that she believed she could ‘ach</w:t>
      </w:r>
      <w:r w:rsidR="00C560E1" w:rsidRPr="00DC2F1B">
        <w:rPr>
          <w:rFonts w:ascii="Times New Roman" w:hAnsi="Times New Roman" w:cs="Times New Roman"/>
          <w:sz w:val="24"/>
          <w:szCs w:val="24"/>
        </w:rPr>
        <w:t>ieve more outside the constraint</w:t>
      </w:r>
      <w:r w:rsidR="00ED29EA" w:rsidRPr="00DC2F1B">
        <w:rPr>
          <w:rFonts w:ascii="Times New Roman" w:hAnsi="Times New Roman" w:cs="Times New Roman"/>
          <w:sz w:val="24"/>
          <w:szCs w:val="24"/>
        </w:rPr>
        <w:t>s that a multilateral organization inevitably imposes’.</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 xml:space="preserve">Her announcement ‘caused a furor among many governments and human rights organizations who </w:t>
      </w:r>
      <w:r w:rsidRPr="00DC2F1B">
        <w:rPr>
          <w:rFonts w:ascii="Times New Roman" w:hAnsi="Times New Roman" w:cs="Times New Roman"/>
          <w:sz w:val="24"/>
          <w:szCs w:val="24"/>
        </w:rPr>
        <w:t>appealed to her to stay’ (Boyle</w:t>
      </w:r>
      <w:r w:rsidR="00ED29EA" w:rsidRPr="00DC2F1B">
        <w:rPr>
          <w:rFonts w:ascii="Times New Roman" w:hAnsi="Times New Roman" w:cs="Times New Roman"/>
          <w:sz w:val="24"/>
          <w:szCs w:val="24"/>
        </w:rPr>
        <w:t xml:space="preserve"> 2006: xii).</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S</w:t>
      </w:r>
      <w:r w:rsidR="000E46F4" w:rsidRPr="00DC2F1B">
        <w:rPr>
          <w:rFonts w:ascii="Times New Roman" w:hAnsi="Times New Roman" w:cs="Times New Roman"/>
          <w:sz w:val="24"/>
          <w:szCs w:val="24"/>
        </w:rPr>
        <w:t xml:space="preserve">he </w:t>
      </w:r>
      <w:r w:rsidR="00ED29EA" w:rsidRPr="00DC2F1B">
        <w:rPr>
          <w:rFonts w:ascii="Times New Roman" w:hAnsi="Times New Roman" w:cs="Times New Roman"/>
          <w:sz w:val="24"/>
          <w:szCs w:val="24"/>
        </w:rPr>
        <w:t xml:space="preserve">and Annan </w:t>
      </w:r>
      <w:r w:rsidR="000E46F4" w:rsidRPr="00DC2F1B">
        <w:rPr>
          <w:rFonts w:ascii="Times New Roman" w:hAnsi="Times New Roman" w:cs="Times New Roman"/>
          <w:sz w:val="24"/>
          <w:szCs w:val="24"/>
        </w:rPr>
        <w:t xml:space="preserve">worked out a compromise and extended her </w:t>
      </w:r>
      <w:r w:rsidR="00850CF3" w:rsidRPr="00DC2F1B">
        <w:rPr>
          <w:rFonts w:ascii="Times New Roman" w:hAnsi="Times New Roman" w:cs="Times New Roman"/>
          <w:sz w:val="24"/>
          <w:szCs w:val="24"/>
        </w:rPr>
        <w:t>term by a year</w:t>
      </w:r>
      <w:r w:rsidR="0013248D" w:rsidRPr="00DC2F1B">
        <w:rPr>
          <w:rFonts w:ascii="Times New Roman" w:hAnsi="Times New Roman" w:cs="Times New Roman"/>
          <w:sz w:val="24"/>
          <w:szCs w:val="24"/>
        </w:rPr>
        <w:t>, which</w:t>
      </w:r>
      <w:r w:rsidR="00850CF3"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allow</w:t>
      </w:r>
      <w:r w:rsidR="0013248D" w:rsidRPr="00DC2F1B">
        <w:rPr>
          <w:rFonts w:ascii="Times New Roman" w:hAnsi="Times New Roman" w:cs="Times New Roman"/>
          <w:sz w:val="24"/>
          <w:szCs w:val="24"/>
        </w:rPr>
        <w:t>ed</w:t>
      </w:r>
      <w:r w:rsidR="00DF697B" w:rsidRPr="00DC2F1B">
        <w:rPr>
          <w:rFonts w:ascii="Times New Roman" w:hAnsi="Times New Roman" w:cs="Times New Roman"/>
          <w:sz w:val="24"/>
          <w:szCs w:val="24"/>
        </w:rPr>
        <w:t xml:space="preserve"> her </w:t>
      </w:r>
      <w:r w:rsidR="00D755FD" w:rsidRPr="00DC2F1B">
        <w:rPr>
          <w:rFonts w:ascii="Times New Roman" w:hAnsi="Times New Roman" w:cs="Times New Roman"/>
          <w:sz w:val="24"/>
          <w:szCs w:val="24"/>
        </w:rPr>
        <w:t>t</w:t>
      </w:r>
      <w:r w:rsidR="00850CF3" w:rsidRPr="00DC2F1B">
        <w:rPr>
          <w:rFonts w:ascii="Times New Roman" w:hAnsi="Times New Roman" w:cs="Times New Roman"/>
          <w:sz w:val="24"/>
          <w:szCs w:val="24"/>
        </w:rPr>
        <w:t xml:space="preserve">o preside </w:t>
      </w:r>
      <w:r w:rsidR="002A3FF6" w:rsidRPr="00DC2F1B">
        <w:rPr>
          <w:rFonts w:ascii="Times New Roman" w:hAnsi="Times New Roman" w:cs="Times New Roman"/>
          <w:sz w:val="24"/>
          <w:szCs w:val="24"/>
        </w:rPr>
        <w:t xml:space="preserve">as Secretary-General </w:t>
      </w:r>
      <w:r w:rsidR="00850CF3" w:rsidRPr="00DC2F1B">
        <w:rPr>
          <w:rFonts w:ascii="Times New Roman" w:hAnsi="Times New Roman" w:cs="Times New Roman"/>
          <w:sz w:val="24"/>
          <w:szCs w:val="24"/>
        </w:rPr>
        <w:t>over the World Conference against Racism</w:t>
      </w:r>
      <w:r w:rsidR="00D64B33" w:rsidRPr="00DC2F1B">
        <w:rPr>
          <w:rFonts w:ascii="Times New Roman" w:hAnsi="Times New Roman" w:cs="Times New Roman"/>
          <w:sz w:val="24"/>
          <w:szCs w:val="24"/>
        </w:rPr>
        <w:t>, Racial Discrimination and Xenophobia</w:t>
      </w:r>
      <w:r w:rsidR="006F6776" w:rsidRPr="00DC2F1B">
        <w:rPr>
          <w:rFonts w:ascii="Times New Roman" w:hAnsi="Times New Roman" w:cs="Times New Roman"/>
          <w:sz w:val="24"/>
          <w:szCs w:val="24"/>
        </w:rPr>
        <w:t xml:space="preserve"> in Durban, South Africa</w:t>
      </w:r>
      <w:r w:rsidR="00850CF3" w:rsidRPr="00DC2F1B">
        <w:rPr>
          <w:rFonts w:ascii="Times New Roman" w:hAnsi="Times New Roman" w:cs="Times New Roman"/>
          <w:sz w:val="24"/>
          <w:szCs w:val="24"/>
        </w:rPr>
        <w:t xml:space="preserve"> in 2001.</w:t>
      </w:r>
      <w:r w:rsidR="009E25B2" w:rsidRPr="00DC2F1B">
        <w:rPr>
          <w:rFonts w:ascii="Times New Roman" w:hAnsi="Times New Roman" w:cs="Times New Roman"/>
          <w:sz w:val="24"/>
          <w:szCs w:val="24"/>
        </w:rPr>
        <w:t xml:space="preserve"> </w:t>
      </w:r>
      <w:r w:rsidR="00850CF3" w:rsidRPr="00DC2F1B">
        <w:rPr>
          <w:rFonts w:ascii="Times New Roman" w:hAnsi="Times New Roman" w:cs="Times New Roman"/>
          <w:sz w:val="24"/>
          <w:szCs w:val="24"/>
        </w:rPr>
        <w:t>He</w:t>
      </w:r>
      <w:r w:rsidR="002A3FF6" w:rsidRPr="00DC2F1B">
        <w:rPr>
          <w:rFonts w:ascii="Times New Roman" w:hAnsi="Times New Roman" w:cs="Times New Roman"/>
          <w:sz w:val="24"/>
          <w:szCs w:val="24"/>
        </w:rPr>
        <w:t>r</w:t>
      </w:r>
      <w:r w:rsidR="00850CF3" w:rsidRPr="00DC2F1B">
        <w:rPr>
          <w:rFonts w:ascii="Times New Roman" w:hAnsi="Times New Roman" w:cs="Times New Roman"/>
          <w:sz w:val="24"/>
          <w:szCs w:val="24"/>
        </w:rPr>
        <w:t xml:space="preserve"> role </w:t>
      </w:r>
      <w:r w:rsidR="0013248D" w:rsidRPr="00DC2F1B">
        <w:rPr>
          <w:rFonts w:ascii="Times New Roman" w:hAnsi="Times New Roman" w:cs="Times New Roman"/>
          <w:sz w:val="24"/>
          <w:szCs w:val="24"/>
        </w:rPr>
        <w:t xml:space="preserve">at </w:t>
      </w:r>
      <w:r w:rsidR="00850CF3" w:rsidRPr="00DC2F1B">
        <w:rPr>
          <w:rFonts w:ascii="Times New Roman" w:hAnsi="Times New Roman" w:cs="Times New Roman"/>
          <w:sz w:val="24"/>
          <w:szCs w:val="24"/>
        </w:rPr>
        <w:t xml:space="preserve">the pre-conference </w:t>
      </w:r>
      <w:r w:rsidR="0013248D" w:rsidRPr="00DC2F1B">
        <w:rPr>
          <w:rFonts w:ascii="Times New Roman" w:hAnsi="Times New Roman" w:cs="Times New Roman"/>
          <w:sz w:val="24"/>
          <w:szCs w:val="24"/>
        </w:rPr>
        <w:t xml:space="preserve">held </w:t>
      </w:r>
      <w:r w:rsidR="002A3FF6" w:rsidRPr="00DC2F1B">
        <w:rPr>
          <w:rFonts w:ascii="Times New Roman" w:hAnsi="Times New Roman" w:cs="Times New Roman"/>
          <w:sz w:val="24"/>
          <w:szCs w:val="24"/>
        </w:rPr>
        <w:t xml:space="preserve">in Tehran </w:t>
      </w:r>
      <w:r w:rsidR="00850CF3" w:rsidRPr="00DC2F1B">
        <w:rPr>
          <w:rFonts w:ascii="Times New Roman" w:hAnsi="Times New Roman" w:cs="Times New Roman"/>
          <w:sz w:val="24"/>
          <w:szCs w:val="24"/>
        </w:rPr>
        <w:t>and at the conference itself proved</w:t>
      </w:r>
      <w:r w:rsidR="000E46F4" w:rsidRPr="00DC2F1B">
        <w:rPr>
          <w:rFonts w:ascii="Times New Roman" w:hAnsi="Times New Roman" w:cs="Times New Roman"/>
          <w:sz w:val="24"/>
          <w:szCs w:val="24"/>
        </w:rPr>
        <w:t xml:space="preserve"> controversial</w:t>
      </w:r>
      <w:r w:rsidR="006F6776" w:rsidRPr="00DC2F1B">
        <w:rPr>
          <w:rFonts w:ascii="Times New Roman" w:hAnsi="Times New Roman" w:cs="Times New Roman"/>
          <w:sz w:val="24"/>
          <w:szCs w:val="24"/>
        </w:rPr>
        <w:t>, as</w:t>
      </w:r>
      <w:r w:rsidR="009E25B2" w:rsidRPr="00DC2F1B">
        <w:rPr>
          <w:rFonts w:ascii="Times New Roman" w:hAnsi="Times New Roman" w:cs="Times New Roman"/>
          <w:sz w:val="24"/>
          <w:szCs w:val="24"/>
        </w:rPr>
        <w:t xml:space="preserve"> </w:t>
      </w:r>
      <w:r w:rsidR="00D64B33" w:rsidRPr="00DC2F1B">
        <w:rPr>
          <w:rFonts w:ascii="Times New Roman" w:hAnsi="Times New Roman" w:cs="Times New Roman"/>
          <w:sz w:val="24"/>
          <w:szCs w:val="24"/>
        </w:rPr>
        <w:t xml:space="preserve">the US delegation walked out of the conference, asserting that </w:t>
      </w:r>
      <w:r w:rsidR="0013248D" w:rsidRPr="00DC2F1B">
        <w:rPr>
          <w:rFonts w:ascii="Times New Roman" w:hAnsi="Times New Roman" w:cs="Times New Roman"/>
          <w:sz w:val="24"/>
          <w:szCs w:val="24"/>
        </w:rPr>
        <w:t xml:space="preserve">the meeting </w:t>
      </w:r>
      <w:r w:rsidR="00D64B33" w:rsidRPr="00DC2F1B">
        <w:rPr>
          <w:rFonts w:ascii="Times New Roman" w:hAnsi="Times New Roman" w:cs="Times New Roman"/>
          <w:sz w:val="24"/>
          <w:szCs w:val="24"/>
        </w:rPr>
        <w:t>had become a forum for anti-Semitism and blaming Robinson for not keeping the conference on track.</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Robinson</w:t>
      </w:r>
      <w:r w:rsidR="0013248D"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admit</w:t>
      </w:r>
      <w:r w:rsidR="0013248D" w:rsidRPr="00DC2F1B">
        <w:rPr>
          <w:rFonts w:ascii="Times New Roman" w:hAnsi="Times New Roman" w:cs="Times New Roman"/>
          <w:sz w:val="24"/>
          <w:szCs w:val="24"/>
        </w:rPr>
        <w:t>ted herself</w:t>
      </w:r>
      <w:r w:rsidR="000E46F4" w:rsidRPr="00DC2F1B">
        <w:rPr>
          <w:rFonts w:ascii="Times New Roman" w:hAnsi="Times New Roman" w:cs="Times New Roman"/>
          <w:sz w:val="24"/>
          <w:szCs w:val="24"/>
        </w:rPr>
        <w:t xml:space="preserve"> that she was a bit naïve in the handling of the controversy and ‘underestimated the hurt and anxiety words in a document would cause’ (Robin</w:t>
      </w:r>
      <w:r w:rsidR="006F6776" w:rsidRPr="00DC2F1B">
        <w:rPr>
          <w:rFonts w:ascii="Times New Roman" w:hAnsi="Times New Roman" w:cs="Times New Roman"/>
          <w:sz w:val="24"/>
          <w:szCs w:val="24"/>
        </w:rPr>
        <w:t>son with Robinson</w:t>
      </w:r>
      <w:r w:rsidR="00D341E7" w:rsidRPr="00DC2F1B">
        <w:rPr>
          <w:rFonts w:ascii="Times New Roman" w:hAnsi="Times New Roman" w:cs="Times New Roman"/>
          <w:sz w:val="24"/>
          <w:szCs w:val="24"/>
        </w:rPr>
        <w:t xml:space="preserve"> 2012: 251). </w:t>
      </w:r>
      <w:r w:rsidR="0013248D" w:rsidRPr="00DC2F1B">
        <w:rPr>
          <w:rFonts w:ascii="Times New Roman" w:hAnsi="Times New Roman" w:cs="Times New Roman"/>
          <w:sz w:val="24"/>
          <w:szCs w:val="24"/>
        </w:rPr>
        <w:t>Yet,</w:t>
      </w:r>
      <w:r w:rsidR="00D341E7" w:rsidRPr="00DC2F1B">
        <w:rPr>
          <w:rFonts w:ascii="Times New Roman" w:hAnsi="Times New Roman" w:cs="Times New Roman"/>
          <w:sz w:val="24"/>
          <w:szCs w:val="24"/>
        </w:rPr>
        <w:t xml:space="preserve"> she also argued that many in the US delegation did not fully comprehend the bureaucratic and formalistic ways of UN negotiations in world </w:t>
      </w:r>
      <w:r w:rsidR="00F429F6" w:rsidRPr="00DC2F1B">
        <w:rPr>
          <w:rFonts w:ascii="Times New Roman" w:hAnsi="Times New Roman" w:cs="Times New Roman"/>
          <w:sz w:val="24"/>
          <w:szCs w:val="24"/>
        </w:rPr>
        <w:t xml:space="preserve">conferences or the limited power </w:t>
      </w:r>
      <w:r w:rsidR="00D341E7" w:rsidRPr="00DC2F1B">
        <w:rPr>
          <w:rFonts w:ascii="Times New Roman" w:hAnsi="Times New Roman" w:cs="Times New Roman"/>
          <w:sz w:val="24"/>
          <w:szCs w:val="24"/>
        </w:rPr>
        <w:t>that she had as conference Secretary-</w:t>
      </w:r>
      <w:r w:rsidR="006F6776" w:rsidRPr="00DC2F1B">
        <w:rPr>
          <w:rFonts w:ascii="Times New Roman" w:hAnsi="Times New Roman" w:cs="Times New Roman"/>
          <w:sz w:val="24"/>
          <w:szCs w:val="24"/>
        </w:rPr>
        <w:t>General (Robinson with Robinson</w:t>
      </w:r>
      <w:r w:rsidR="00D341E7" w:rsidRPr="00DC2F1B">
        <w:rPr>
          <w:rFonts w:ascii="Times New Roman" w:hAnsi="Times New Roman" w:cs="Times New Roman"/>
          <w:sz w:val="24"/>
          <w:szCs w:val="24"/>
        </w:rPr>
        <w:t xml:space="preserve"> 2012: 254).</w:t>
      </w:r>
      <w:r w:rsidR="009E25B2" w:rsidRPr="00DC2F1B">
        <w:rPr>
          <w:rFonts w:ascii="Times New Roman" w:hAnsi="Times New Roman" w:cs="Times New Roman"/>
          <w:sz w:val="24"/>
          <w:szCs w:val="24"/>
        </w:rPr>
        <w:t xml:space="preserve"> </w:t>
      </w:r>
      <w:r w:rsidR="00D64B33" w:rsidRPr="00DC2F1B">
        <w:rPr>
          <w:rFonts w:ascii="Times New Roman" w:hAnsi="Times New Roman" w:cs="Times New Roman"/>
          <w:sz w:val="24"/>
          <w:szCs w:val="24"/>
        </w:rPr>
        <w:t xml:space="preserve">While Robinson’s role </w:t>
      </w:r>
      <w:r w:rsidR="0013248D" w:rsidRPr="00DC2F1B">
        <w:rPr>
          <w:rFonts w:ascii="Times New Roman" w:hAnsi="Times New Roman" w:cs="Times New Roman"/>
          <w:sz w:val="24"/>
          <w:szCs w:val="24"/>
        </w:rPr>
        <w:t xml:space="preserve">at the conference </w:t>
      </w:r>
      <w:r w:rsidR="00D64B33" w:rsidRPr="00DC2F1B">
        <w:rPr>
          <w:rFonts w:ascii="Times New Roman" w:hAnsi="Times New Roman" w:cs="Times New Roman"/>
          <w:sz w:val="24"/>
          <w:szCs w:val="24"/>
        </w:rPr>
        <w:t>was a major reason for</w:t>
      </w:r>
      <w:r w:rsidR="00D755FD" w:rsidRPr="00DC2F1B">
        <w:rPr>
          <w:rFonts w:ascii="Times New Roman" w:hAnsi="Times New Roman" w:cs="Times New Roman"/>
          <w:sz w:val="24"/>
          <w:szCs w:val="24"/>
        </w:rPr>
        <w:t xml:space="preserve"> </w:t>
      </w:r>
      <w:r w:rsidR="00F429F6" w:rsidRPr="00DC2F1B">
        <w:rPr>
          <w:rFonts w:ascii="Times New Roman" w:hAnsi="Times New Roman" w:cs="Times New Roman"/>
          <w:sz w:val="24"/>
          <w:szCs w:val="24"/>
        </w:rPr>
        <w:t xml:space="preserve">US opposition for </w:t>
      </w:r>
      <w:r w:rsidR="00D755FD" w:rsidRPr="00DC2F1B">
        <w:rPr>
          <w:rFonts w:ascii="Times New Roman" w:hAnsi="Times New Roman" w:cs="Times New Roman"/>
          <w:sz w:val="24"/>
          <w:szCs w:val="24"/>
        </w:rPr>
        <w:t xml:space="preserve">her </w:t>
      </w:r>
      <w:r w:rsidR="00F429F6" w:rsidRPr="00DC2F1B">
        <w:rPr>
          <w:rFonts w:ascii="Times New Roman" w:hAnsi="Times New Roman" w:cs="Times New Roman"/>
          <w:sz w:val="24"/>
          <w:szCs w:val="24"/>
        </w:rPr>
        <w:t>to stay on for a full second term</w:t>
      </w:r>
      <w:r w:rsidR="00D64B33" w:rsidRPr="00DC2F1B">
        <w:rPr>
          <w:rFonts w:ascii="Times New Roman" w:hAnsi="Times New Roman" w:cs="Times New Roman"/>
          <w:sz w:val="24"/>
          <w:szCs w:val="24"/>
        </w:rPr>
        <w:t>, she had also raised the ire of many in the US for criticizing the</w:t>
      </w:r>
      <w:r w:rsidR="00AA51E7" w:rsidRPr="00DC2F1B">
        <w:rPr>
          <w:rFonts w:ascii="Times New Roman" w:hAnsi="Times New Roman" w:cs="Times New Roman"/>
          <w:sz w:val="24"/>
          <w:szCs w:val="24"/>
        </w:rPr>
        <w:t xml:space="preserve"> treatment of prisoners from the Afghan war in Guantánamo naval base, Cuba</w:t>
      </w:r>
      <w:r w:rsidR="003528C4" w:rsidRPr="00DC2F1B">
        <w:rPr>
          <w:rFonts w:ascii="Times New Roman" w:hAnsi="Times New Roman" w:cs="Times New Roman"/>
          <w:sz w:val="24"/>
          <w:szCs w:val="24"/>
        </w:rPr>
        <w:t xml:space="preserve"> and her ‘high-profile discussion of human rights violations in places like China and Israeli-occupied territories did not coinci</w:t>
      </w:r>
      <w:r w:rsidR="00C22458" w:rsidRPr="00DC2F1B">
        <w:rPr>
          <w:rFonts w:ascii="Times New Roman" w:hAnsi="Times New Roman" w:cs="Times New Roman"/>
          <w:sz w:val="24"/>
          <w:szCs w:val="24"/>
        </w:rPr>
        <w:t>de with the US policies’ (Weiss</w:t>
      </w:r>
      <w:r w:rsidR="002B33F6" w:rsidRPr="00DC2F1B">
        <w:rPr>
          <w:rFonts w:ascii="Times New Roman" w:hAnsi="Times New Roman" w:cs="Times New Roman"/>
          <w:sz w:val="24"/>
          <w:szCs w:val="24"/>
        </w:rPr>
        <w:t xml:space="preserve"> 2012: 36</w:t>
      </w:r>
      <w:r w:rsidR="003528C4" w:rsidRPr="00DC2F1B">
        <w:rPr>
          <w:rFonts w:ascii="Times New Roman" w:hAnsi="Times New Roman" w:cs="Times New Roman"/>
          <w:sz w:val="24"/>
          <w:szCs w:val="24"/>
        </w:rPr>
        <w:t>). H</w:t>
      </w:r>
      <w:r w:rsidR="00AA51E7" w:rsidRPr="00DC2F1B">
        <w:rPr>
          <w:rFonts w:ascii="Times New Roman" w:hAnsi="Times New Roman" w:cs="Times New Roman"/>
          <w:sz w:val="24"/>
          <w:szCs w:val="24"/>
        </w:rPr>
        <w:t xml:space="preserve">er position on Chechnya </w:t>
      </w:r>
      <w:r w:rsidR="00FC0387" w:rsidRPr="00DC2F1B">
        <w:rPr>
          <w:rFonts w:ascii="Times New Roman" w:hAnsi="Times New Roman" w:cs="Times New Roman"/>
          <w:sz w:val="24"/>
          <w:szCs w:val="24"/>
        </w:rPr>
        <w:t xml:space="preserve">also </w:t>
      </w:r>
      <w:r w:rsidR="00AA51E7" w:rsidRPr="00DC2F1B">
        <w:rPr>
          <w:rFonts w:ascii="Times New Roman" w:hAnsi="Times New Roman" w:cs="Times New Roman"/>
          <w:sz w:val="24"/>
          <w:szCs w:val="24"/>
        </w:rPr>
        <w:t xml:space="preserve">lost her Russian support </w:t>
      </w:r>
      <w:r w:rsidR="00D755FD" w:rsidRPr="00DC2F1B">
        <w:rPr>
          <w:rFonts w:ascii="Times New Roman" w:hAnsi="Times New Roman" w:cs="Times New Roman"/>
          <w:sz w:val="24"/>
          <w:szCs w:val="24"/>
        </w:rPr>
        <w:t xml:space="preserve">and she </w:t>
      </w:r>
      <w:r w:rsidR="00A50C6A" w:rsidRPr="00DC2F1B">
        <w:rPr>
          <w:rFonts w:ascii="Times New Roman" w:hAnsi="Times New Roman" w:cs="Times New Roman"/>
          <w:sz w:val="24"/>
          <w:szCs w:val="24"/>
        </w:rPr>
        <w:t xml:space="preserve">sensed she </w:t>
      </w:r>
      <w:r w:rsidR="00D755FD" w:rsidRPr="00DC2F1B">
        <w:rPr>
          <w:rFonts w:ascii="Times New Roman" w:hAnsi="Times New Roman" w:cs="Times New Roman"/>
          <w:sz w:val="24"/>
          <w:szCs w:val="24"/>
        </w:rPr>
        <w:t xml:space="preserve">lacked </w:t>
      </w:r>
      <w:r w:rsidR="0016049E" w:rsidRPr="00DC2F1B">
        <w:rPr>
          <w:rFonts w:ascii="Times New Roman" w:hAnsi="Times New Roman" w:cs="Times New Roman"/>
          <w:sz w:val="24"/>
          <w:szCs w:val="24"/>
        </w:rPr>
        <w:t xml:space="preserve">Annan’s </w:t>
      </w:r>
      <w:r w:rsidR="0013248D" w:rsidRPr="00DC2F1B">
        <w:rPr>
          <w:rFonts w:ascii="Times New Roman" w:hAnsi="Times New Roman" w:cs="Times New Roman"/>
          <w:sz w:val="24"/>
          <w:szCs w:val="24"/>
        </w:rPr>
        <w:t xml:space="preserve">backing </w:t>
      </w:r>
      <w:r w:rsidR="0016049E" w:rsidRPr="00DC2F1B">
        <w:rPr>
          <w:rFonts w:ascii="Times New Roman" w:hAnsi="Times New Roman" w:cs="Times New Roman"/>
          <w:sz w:val="24"/>
          <w:szCs w:val="24"/>
        </w:rPr>
        <w:t xml:space="preserve">for three more years </w:t>
      </w:r>
      <w:r w:rsidR="002B33F6" w:rsidRPr="00DC2F1B">
        <w:rPr>
          <w:rFonts w:ascii="Times New Roman" w:hAnsi="Times New Roman" w:cs="Times New Roman"/>
          <w:sz w:val="24"/>
          <w:szCs w:val="24"/>
        </w:rPr>
        <w:t>as well (Robinson with Robinson</w:t>
      </w:r>
      <w:r w:rsidR="0016049E" w:rsidRPr="00DC2F1B">
        <w:rPr>
          <w:rFonts w:ascii="Times New Roman" w:hAnsi="Times New Roman" w:cs="Times New Roman"/>
          <w:sz w:val="24"/>
          <w:szCs w:val="24"/>
        </w:rPr>
        <w:t xml:space="preserve"> 2012: 270-271)</w:t>
      </w:r>
      <w:r w:rsidR="00AA51E7"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16049E" w:rsidRPr="00DC2F1B">
        <w:rPr>
          <w:rFonts w:ascii="Times New Roman" w:hAnsi="Times New Roman" w:cs="Times New Roman"/>
          <w:sz w:val="24"/>
          <w:szCs w:val="24"/>
        </w:rPr>
        <w:t>On her last day in office</w:t>
      </w:r>
      <w:r w:rsidR="000546D9" w:rsidRPr="00DC2F1B">
        <w:rPr>
          <w:rFonts w:ascii="Times New Roman" w:hAnsi="Times New Roman" w:cs="Times New Roman"/>
          <w:sz w:val="24"/>
          <w:szCs w:val="24"/>
        </w:rPr>
        <w:t xml:space="preserve">, 11 September 2002, </w:t>
      </w:r>
      <w:r w:rsidR="002B33F6" w:rsidRPr="00DC2F1B">
        <w:rPr>
          <w:rFonts w:ascii="Times New Roman" w:hAnsi="Times New Roman" w:cs="Times New Roman"/>
          <w:sz w:val="24"/>
          <w:szCs w:val="24"/>
        </w:rPr>
        <w:t>Robinson</w:t>
      </w:r>
      <w:r w:rsidR="000546D9" w:rsidRPr="00DC2F1B">
        <w:rPr>
          <w:rFonts w:ascii="Times New Roman" w:hAnsi="Times New Roman" w:cs="Times New Roman"/>
          <w:sz w:val="24"/>
          <w:szCs w:val="24"/>
        </w:rPr>
        <w:t xml:space="preserve"> complained about how the US, Russia, China and others were abusing human rights under the cover of </w:t>
      </w:r>
      <w:r w:rsidR="0013248D" w:rsidRPr="00DC2F1B">
        <w:rPr>
          <w:rFonts w:ascii="Times New Roman" w:hAnsi="Times New Roman" w:cs="Times New Roman"/>
          <w:sz w:val="24"/>
          <w:szCs w:val="24"/>
        </w:rPr>
        <w:t xml:space="preserve">fighting </w:t>
      </w:r>
      <w:r w:rsidR="000546D9" w:rsidRPr="00DC2F1B">
        <w:rPr>
          <w:rFonts w:ascii="Times New Roman" w:hAnsi="Times New Roman" w:cs="Times New Roman"/>
          <w:sz w:val="24"/>
          <w:szCs w:val="24"/>
        </w:rPr>
        <w:t xml:space="preserve">terrorism and again </w:t>
      </w:r>
      <w:r w:rsidR="0013248D" w:rsidRPr="00DC2F1B">
        <w:rPr>
          <w:rFonts w:ascii="Times New Roman" w:hAnsi="Times New Roman" w:cs="Times New Roman"/>
          <w:sz w:val="24"/>
          <w:szCs w:val="24"/>
        </w:rPr>
        <w:t>criticized</w:t>
      </w:r>
      <w:r w:rsidR="000546D9" w:rsidRPr="00DC2F1B">
        <w:rPr>
          <w:rFonts w:ascii="Times New Roman" w:hAnsi="Times New Roman" w:cs="Times New Roman"/>
          <w:sz w:val="24"/>
          <w:szCs w:val="24"/>
        </w:rPr>
        <w:t xml:space="preserve"> the administration of US President George W. Bush’s defiance of international law in its treatment of prisoners at Guantánamo.</w:t>
      </w:r>
      <w:r w:rsidR="009E25B2" w:rsidRPr="00DC2F1B">
        <w:rPr>
          <w:rFonts w:ascii="Times New Roman" w:hAnsi="Times New Roman" w:cs="Times New Roman"/>
          <w:sz w:val="24"/>
          <w:szCs w:val="24"/>
        </w:rPr>
        <w:t xml:space="preserve"> </w:t>
      </w:r>
      <w:r w:rsidR="00FB045A" w:rsidRPr="00DC2F1B">
        <w:rPr>
          <w:rFonts w:ascii="Times New Roman" w:hAnsi="Times New Roman" w:cs="Times New Roman"/>
          <w:sz w:val="24"/>
          <w:szCs w:val="24"/>
        </w:rPr>
        <w:t>She said that while she knew that the events of 9/11 were going to have a terrible impact on human rights in the US, she did not ‘think it was going to be so bad…</w:t>
      </w:r>
      <w:r w:rsidR="002B33F6" w:rsidRPr="00DC2F1B">
        <w:rPr>
          <w:rFonts w:ascii="Times New Roman" w:hAnsi="Times New Roman" w:cs="Times New Roman"/>
          <w:sz w:val="24"/>
          <w:szCs w:val="24"/>
        </w:rPr>
        <w:t xml:space="preserve"> </w:t>
      </w:r>
      <w:r w:rsidR="00FB045A" w:rsidRPr="00DC2F1B">
        <w:rPr>
          <w:rFonts w:ascii="Times New Roman" w:hAnsi="Times New Roman" w:cs="Times New Roman"/>
          <w:sz w:val="24"/>
          <w:szCs w:val="24"/>
        </w:rPr>
        <w:t>the dipping of standards is quite shoc</w:t>
      </w:r>
      <w:r w:rsidR="00C5273E" w:rsidRPr="00DC2F1B">
        <w:rPr>
          <w:rFonts w:ascii="Times New Roman" w:hAnsi="Times New Roman" w:cs="Times New Roman"/>
          <w:sz w:val="24"/>
          <w:szCs w:val="24"/>
        </w:rPr>
        <w:t>king’ (Realizing Rights</w:t>
      </w:r>
      <w:r w:rsidR="00FB045A" w:rsidRPr="00DC2F1B">
        <w:rPr>
          <w:rFonts w:ascii="Times New Roman" w:hAnsi="Times New Roman" w:cs="Times New Roman"/>
          <w:sz w:val="24"/>
          <w:szCs w:val="24"/>
        </w:rPr>
        <w:t xml:space="preserve"> 2008: 153).</w:t>
      </w:r>
      <w:r w:rsidR="009E25B2" w:rsidRPr="00DC2F1B">
        <w:rPr>
          <w:rFonts w:ascii="Times New Roman" w:hAnsi="Times New Roman" w:cs="Times New Roman"/>
          <w:sz w:val="24"/>
          <w:szCs w:val="24"/>
        </w:rPr>
        <w:t xml:space="preserve"> </w:t>
      </w:r>
      <w:r w:rsidR="001805D9" w:rsidRPr="00DC2F1B">
        <w:rPr>
          <w:rFonts w:ascii="Times New Roman" w:hAnsi="Times New Roman" w:cs="Times New Roman"/>
          <w:sz w:val="24"/>
          <w:szCs w:val="24"/>
        </w:rPr>
        <w:t>At the conclusion of her service, Robinson (</w:t>
      </w:r>
      <w:r w:rsidR="00C5273E" w:rsidRPr="00DC2F1B">
        <w:rPr>
          <w:rFonts w:ascii="Times New Roman" w:hAnsi="Times New Roman" w:cs="Times New Roman"/>
          <w:sz w:val="24"/>
          <w:szCs w:val="24"/>
        </w:rPr>
        <w:t>Ten Priorities</w:t>
      </w:r>
      <w:r w:rsidR="007A65EC" w:rsidRPr="00DC2F1B">
        <w:rPr>
          <w:rFonts w:ascii="Times New Roman" w:hAnsi="Times New Roman" w:cs="Times New Roman"/>
          <w:sz w:val="24"/>
          <w:szCs w:val="24"/>
        </w:rPr>
        <w:t xml:space="preserve"> 2003:</w:t>
      </w:r>
      <w:r w:rsidR="001805D9" w:rsidRPr="00DC2F1B">
        <w:rPr>
          <w:rFonts w:ascii="Times New Roman" w:hAnsi="Times New Roman" w:cs="Times New Roman"/>
          <w:sz w:val="24"/>
          <w:szCs w:val="24"/>
        </w:rPr>
        <w:t xml:space="preserve"> Appendix 1) set forth a summary of own accomplishments as high commissioner:</w:t>
      </w:r>
      <w:r w:rsidR="009E25B2" w:rsidRPr="00DC2F1B">
        <w:rPr>
          <w:rFonts w:ascii="Times New Roman" w:hAnsi="Times New Roman" w:cs="Times New Roman"/>
          <w:sz w:val="24"/>
          <w:szCs w:val="24"/>
        </w:rPr>
        <w:t xml:space="preserve"> </w:t>
      </w:r>
      <w:r w:rsidR="00663FD6" w:rsidRPr="00DC2F1B">
        <w:rPr>
          <w:rFonts w:ascii="Times New Roman" w:hAnsi="Times New Roman" w:cs="Times New Roman"/>
          <w:sz w:val="24"/>
          <w:szCs w:val="24"/>
        </w:rPr>
        <w:t xml:space="preserve">making the </w:t>
      </w:r>
      <w:r w:rsidR="00C5273E" w:rsidRPr="00DC2F1B">
        <w:rPr>
          <w:rFonts w:ascii="Times New Roman" w:hAnsi="Times New Roman" w:cs="Times New Roman"/>
          <w:sz w:val="24"/>
          <w:szCs w:val="24"/>
        </w:rPr>
        <w:t>office of the high commissioner</w:t>
      </w:r>
      <w:r w:rsidR="00462E11" w:rsidRPr="00DC2F1B">
        <w:rPr>
          <w:rFonts w:ascii="Times New Roman" w:hAnsi="Times New Roman" w:cs="Times New Roman"/>
          <w:sz w:val="24"/>
          <w:szCs w:val="24"/>
        </w:rPr>
        <w:t xml:space="preserve"> more effective</w:t>
      </w:r>
      <w:r w:rsidR="00C5273E" w:rsidRPr="00DC2F1B">
        <w:rPr>
          <w:rFonts w:ascii="Times New Roman" w:hAnsi="Times New Roman" w:cs="Times New Roman"/>
          <w:sz w:val="24"/>
          <w:szCs w:val="24"/>
        </w:rPr>
        <w:t>,</w:t>
      </w:r>
      <w:r w:rsidR="001805D9" w:rsidRPr="00DC2F1B">
        <w:rPr>
          <w:rFonts w:ascii="Times New Roman" w:hAnsi="Times New Roman" w:cs="Times New Roman"/>
          <w:sz w:val="24"/>
          <w:szCs w:val="24"/>
        </w:rPr>
        <w:t xml:space="preserve"> international</w:t>
      </w:r>
      <w:r w:rsidR="00C5273E" w:rsidRPr="00DC2F1B">
        <w:rPr>
          <w:rFonts w:ascii="Times New Roman" w:hAnsi="Times New Roman" w:cs="Times New Roman"/>
          <w:sz w:val="24"/>
          <w:szCs w:val="24"/>
        </w:rPr>
        <w:t xml:space="preserve"> understanding of human rights,</w:t>
      </w:r>
      <w:r w:rsidR="001805D9" w:rsidRPr="00DC2F1B">
        <w:rPr>
          <w:rFonts w:ascii="Times New Roman" w:hAnsi="Times New Roman" w:cs="Times New Roman"/>
          <w:sz w:val="24"/>
          <w:szCs w:val="24"/>
        </w:rPr>
        <w:t xml:space="preserve"> rais</w:t>
      </w:r>
      <w:r w:rsidR="00C5273E" w:rsidRPr="00DC2F1B">
        <w:rPr>
          <w:rFonts w:ascii="Times New Roman" w:hAnsi="Times New Roman" w:cs="Times New Roman"/>
          <w:sz w:val="24"/>
          <w:szCs w:val="24"/>
        </w:rPr>
        <w:t>ing the profile of human rights,</w:t>
      </w:r>
      <w:r w:rsidR="001805D9" w:rsidRPr="00DC2F1B">
        <w:rPr>
          <w:rFonts w:ascii="Times New Roman" w:hAnsi="Times New Roman" w:cs="Times New Roman"/>
          <w:sz w:val="24"/>
          <w:szCs w:val="24"/>
        </w:rPr>
        <w:t xml:space="preserve"> mains</w:t>
      </w:r>
      <w:r w:rsidR="00C5273E" w:rsidRPr="00DC2F1B">
        <w:rPr>
          <w:rFonts w:ascii="Times New Roman" w:hAnsi="Times New Roman" w:cs="Times New Roman"/>
          <w:sz w:val="24"/>
          <w:szCs w:val="24"/>
        </w:rPr>
        <w:t>treaming human rights in the UN, developing regional approaches,</w:t>
      </w:r>
      <w:r w:rsidR="001805D9" w:rsidRPr="00DC2F1B">
        <w:rPr>
          <w:rFonts w:ascii="Times New Roman" w:hAnsi="Times New Roman" w:cs="Times New Roman"/>
          <w:sz w:val="24"/>
          <w:szCs w:val="24"/>
        </w:rPr>
        <w:t xml:space="preserve"> </w:t>
      </w:r>
      <w:r w:rsidR="00C5273E" w:rsidRPr="00DC2F1B">
        <w:rPr>
          <w:rFonts w:ascii="Times New Roman" w:hAnsi="Times New Roman" w:cs="Times New Roman"/>
          <w:sz w:val="24"/>
          <w:szCs w:val="24"/>
        </w:rPr>
        <w:t>strengthening national capacity, linking with civil society,</w:t>
      </w:r>
      <w:r w:rsidR="001805D9" w:rsidRPr="00DC2F1B">
        <w:rPr>
          <w:rFonts w:ascii="Times New Roman" w:hAnsi="Times New Roman" w:cs="Times New Roman"/>
          <w:sz w:val="24"/>
          <w:szCs w:val="24"/>
        </w:rPr>
        <w:t xml:space="preserve"> promoting international commitments and their implementa</w:t>
      </w:r>
      <w:r w:rsidR="00C5273E" w:rsidRPr="00DC2F1B">
        <w:rPr>
          <w:rFonts w:ascii="Times New Roman" w:hAnsi="Times New Roman" w:cs="Times New Roman"/>
          <w:sz w:val="24"/>
          <w:szCs w:val="24"/>
        </w:rPr>
        <w:t>tion,</w:t>
      </w:r>
      <w:r w:rsidR="009B4630" w:rsidRPr="00DC2F1B">
        <w:rPr>
          <w:rFonts w:ascii="Times New Roman" w:hAnsi="Times New Roman" w:cs="Times New Roman"/>
          <w:sz w:val="24"/>
          <w:szCs w:val="24"/>
        </w:rPr>
        <w:t xml:space="preserve"> addressing globalization, and increasing resources.</w:t>
      </w:r>
      <w:r w:rsidR="009E25B2" w:rsidRPr="00DC2F1B">
        <w:rPr>
          <w:rFonts w:ascii="Times New Roman" w:hAnsi="Times New Roman" w:cs="Times New Roman"/>
          <w:sz w:val="24"/>
          <w:szCs w:val="24"/>
        </w:rPr>
        <w:t xml:space="preserve"> </w:t>
      </w:r>
    </w:p>
    <w:p w14:paraId="2474248E" w14:textId="77777777" w:rsidR="00796DA3" w:rsidRPr="00DC2F1B" w:rsidRDefault="00850CF3"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After leaving the UN, Robinson</w:t>
      </w:r>
      <w:r w:rsidR="00BB34C3" w:rsidRPr="00DC2F1B">
        <w:rPr>
          <w:rFonts w:ascii="Times New Roman" w:hAnsi="Times New Roman" w:cs="Times New Roman"/>
          <w:sz w:val="24"/>
          <w:szCs w:val="24"/>
        </w:rPr>
        <w:t>, with the assistance</w:t>
      </w:r>
      <w:r w:rsidRPr="00DC2F1B">
        <w:rPr>
          <w:rFonts w:ascii="Times New Roman" w:hAnsi="Times New Roman" w:cs="Times New Roman"/>
          <w:sz w:val="24"/>
          <w:szCs w:val="24"/>
        </w:rPr>
        <w:t xml:space="preserve"> </w:t>
      </w:r>
      <w:r w:rsidR="00D714EB" w:rsidRPr="00DC2F1B">
        <w:rPr>
          <w:rFonts w:ascii="Times New Roman" w:hAnsi="Times New Roman" w:cs="Times New Roman"/>
          <w:sz w:val="24"/>
          <w:szCs w:val="24"/>
        </w:rPr>
        <w:t>of the Aspen Ins</w:t>
      </w:r>
      <w:r w:rsidR="00BB34C3" w:rsidRPr="00DC2F1B">
        <w:rPr>
          <w:rFonts w:ascii="Times New Roman" w:hAnsi="Times New Roman" w:cs="Times New Roman"/>
          <w:sz w:val="24"/>
          <w:szCs w:val="24"/>
        </w:rPr>
        <w:t>titute and funding from Atlantic Philanthropies,</w:t>
      </w:r>
      <w:r w:rsidR="00D714EB" w:rsidRPr="00DC2F1B">
        <w:rPr>
          <w:rFonts w:ascii="Times New Roman" w:hAnsi="Times New Roman" w:cs="Times New Roman"/>
          <w:sz w:val="24"/>
          <w:szCs w:val="24"/>
        </w:rPr>
        <w:t xml:space="preserve"> </w:t>
      </w:r>
      <w:r w:rsidRPr="00DC2F1B">
        <w:rPr>
          <w:rFonts w:ascii="Times New Roman" w:hAnsi="Times New Roman" w:cs="Times New Roman"/>
          <w:sz w:val="24"/>
          <w:szCs w:val="24"/>
        </w:rPr>
        <w:t>formed</w:t>
      </w:r>
      <w:r w:rsidR="00C5273E" w:rsidRPr="00DC2F1B">
        <w:rPr>
          <w:rFonts w:ascii="Times New Roman" w:hAnsi="Times New Roman" w:cs="Times New Roman"/>
          <w:sz w:val="24"/>
          <w:szCs w:val="24"/>
        </w:rPr>
        <w:t xml:space="preserve"> the New York-</w:t>
      </w:r>
      <w:r w:rsidR="002660BD" w:rsidRPr="00DC2F1B">
        <w:rPr>
          <w:rFonts w:ascii="Times New Roman" w:hAnsi="Times New Roman" w:cs="Times New Roman"/>
          <w:sz w:val="24"/>
          <w:szCs w:val="24"/>
        </w:rPr>
        <w:t>based</w:t>
      </w:r>
      <w:r w:rsidRPr="00DC2F1B">
        <w:rPr>
          <w:rFonts w:ascii="Times New Roman" w:hAnsi="Times New Roman" w:cs="Times New Roman"/>
          <w:sz w:val="24"/>
          <w:szCs w:val="24"/>
        </w:rPr>
        <w:t xml:space="preserve"> Realizing Rights:</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The Ethical Globalization Initiative, which came to a planned end </w:t>
      </w:r>
      <w:r w:rsidR="00EA7FD7" w:rsidRPr="00DC2F1B">
        <w:rPr>
          <w:rFonts w:ascii="Times New Roman" w:hAnsi="Times New Roman" w:cs="Times New Roman"/>
          <w:sz w:val="24"/>
          <w:szCs w:val="24"/>
        </w:rPr>
        <w:t>in</w:t>
      </w:r>
      <w:r w:rsidRPr="00DC2F1B">
        <w:rPr>
          <w:rFonts w:ascii="Times New Roman" w:hAnsi="Times New Roman" w:cs="Times New Roman"/>
          <w:sz w:val="24"/>
          <w:szCs w:val="24"/>
        </w:rPr>
        <w:t xml:space="preserve"> 2010.</w:t>
      </w:r>
      <w:r w:rsidR="009E25B2" w:rsidRPr="00DC2F1B">
        <w:rPr>
          <w:rFonts w:ascii="Times New Roman" w:hAnsi="Times New Roman" w:cs="Times New Roman"/>
          <w:sz w:val="24"/>
          <w:szCs w:val="24"/>
        </w:rPr>
        <w:t xml:space="preserve"> </w:t>
      </w:r>
      <w:r w:rsidR="00751BB6" w:rsidRPr="00DC2F1B">
        <w:rPr>
          <w:rFonts w:ascii="Times New Roman" w:hAnsi="Times New Roman" w:cs="Times New Roman"/>
          <w:sz w:val="24"/>
          <w:szCs w:val="24"/>
        </w:rPr>
        <w:t xml:space="preserve">The </w:t>
      </w:r>
      <w:r w:rsidR="00BB34C3" w:rsidRPr="00DC2F1B">
        <w:rPr>
          <w:rFonts w:ascii="Times New Roman" w:hAnsi="Times New Roman" w:cs="Times New Roman"/>
          <w:sz w:val="24"/>
          <w:szCs w:val="24"/>
        </w:rPr>
        <w:t xml:space="preserve">mantra was that everyone should have the birthright to realize </w:t>
      </w:r>
      <w:r w:rsidR="00C5273E" w:rsidRPr="00DC2F1B">
        <w:rPr>
          <w:rFonts w:ascii="Times New Roman" w:hAnsi="Times New Roman" w:cs="Times New Roman"/>
          <w:sz w:val="24"/>
          <w:szCs w:val="24"/>
        </w:rPr>
        <w:t>his or her</w:t>
      </w:r>
      <w:r w:rsidR="00BB34C3" w:rsidRPr="00DC2F1B">
        <w:rPr>
          <w:rFonts w:ascii="Times New Roman" w:hAnsi="Times New Roman" w:cs="Times New Roman"/>
          <w:sz w:val="24"/>
          <w:szCs w:val="24"/>
        </w:rPr>
        <w:t xml:space="preserve"> human rights</w:t>
      </w:r>
      <w:r w:rsidR="00751BB6" w:rsidRPr="00DC2F1B">
        <w:rPr>
          <w:rFonts w:ascii="Times New Roman" w:hAnsi="Times New Roman" w:cs="Times New Roman"/>
          <w:sz w:val="24"/>
          <w:szCs w:val="24"/>
        </w:rPr>
        <w:t>, with</w:t>
      </w:r>
      <w:r w:rsidR="009E25B2" w:rsidRPr="00DC2F1B">
        <w:rPr>
          <w:rFonts w:ascii="Times New Roman" w:hAnsi="Times New Roman" w:cs="Times New Roman"/>
          <w:sz w:val="24"/>
          <w:szCs w:val="24"/>
        </w:rPr>
        <w:t xml:space="preserve"> </w:t>
      </w:r>
      <w:r w:rsidR="00751BB6" w:rsidRPr="00DC2F1B">
        <w:rPr>
          <w:rFonts w:ascii="Times New Roman" w:hAnsi="Times New Roman" w:cs="Times New Roman"/>
          <w:sz w:val="24"/>
          <w:szCs w:val="24"/>
        </w:rPr>
        <w:t>a focus on</w:t>
      </w:r>
      <w:r w:rsidRPr="00DC2F1B">
        <w:rPr>
          <w:rFonts w:ascii="Times New Roman" w:hAnsi="Times New Roman" w:cs="Times New Roman"/>
          <w:sz w:val="24"/>
          <w:szCs w:val="24"/>
        </w:rPr>
        <w:t xml:space="preserve"> fostering equitable trade and decent work,</w:t>
      </w:r>
      <w:r w:rsidR="00743D04" w:rsidRPr="00DC2F1B">
        <w:rPr>
          <w:rFonts w:ascii="Times New Roman" w:hAnsi="Times New Roman" w:cs="Times New Roman"/>
          <w:sz w:val="24"/>
          <w:szCs w:val="24"/>
        </w:rPr>
        <w:t xml:space="preserve"> promoting the right to health </w:t>
      </w:r>
      <w:r w:rsidRPr="00DC2F1B">
        <w:rPr>
          <w:rFonts w:ascii="Times New Roman" w:hAnsi="Times New Roman" w:cs="Times New Roman"/>
          <w:sz w:val="24"/>
          <w:szCs w:val="24"/>
        </w:rPr>
        <w:t>and more</w:t>
      </w:r>
      <w:r w:rsidR="00BB34C3" w:rsidRPr="00DC2F1B">
        <w:rPr>
          <w:rFonts w:ascii="Times New Roman" w:hAnsi="Times New Roman" w:cs="Times New Roman"/>
          <w:sz w:val="24"/>
          <w:szCs w:val="24"/>
        </w:rPr>
        <w:t xml:space="preserve"> humane migration policies, </w:t>
      </w:r>
      <w:r w:rsidRPr="00DC2F1B">
        <w:rPr>
          <w:rFonts w:ascii="Times New Roman" w:hAnsi="Times New Roman" w:cs="Times New Roman"/>
          <w:sz w:val="24"/>
          <w:szCs w:val="24"/>
        </w:rPr>
        <w:t xml:space="preserve">working to strengthen women’s leadership and </w:t>
      </w:r>
      <w:r w:rsidR="00BB34C3" w:rsidRPr="00DC2F1B">
        <w:rPr>
          <w:rFonts w:ascii="Times New Roman" w:hAnsi="Times New Roman" w:cs="Times New Roman"/>
          <w:sz w:val="24"/>
          <w:szCs w:val="24"/>
        </w:rPr>
        <w:t xml:space="preserve">to </w:t>
      </w:r>
      <w:r w:rsidRPr="00DC2F1B">
        <w:rPr>
          <w:rFonts w:ascii="Times New Roman" w:hAnsi="Times New Roman" w:cs="Times New Roman"/>
          <w:sz w:val="24"/>
          <w:szCs w:val="24"/>
        </w:rPr>
        <w:t>encourage corporate responsibility</w:t>
      </w:r>
      <w:r w:rsidR="00743D04" w:rsidRPr="00DC2F1B">
        <w:rPr>
          <w:rFonts w:ascii="Times New Roman" w:hAnsi="Times New Roman" w:cs="Times New Roman"/>
          <w:sz w:val="24"/>
          <w:szCs w:val="24"/>
        </w:rPr>
        <w:t xml:space="preserve"> in </w:t>
      </w:r>
      <w:r w:rsidR="00743D04" w:rsidRPr="00DC2F1B">
        <w:rPr>
          <w:rFonts w:ascii="Times New Roman" w:hAnsi="Times New Roman" w:cs="Times New Roman"/>
          <w:sz w:val="24"/>
          <w:szCs w:val="24"/>
        </w:rPr>
        <w:lastRenderedPageBreak/>
        <w:t>economically less developed countries, with an initial focus on Africa</w:t>
      </w:r>
      <w:r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Since 1998</w:t>
      </w:r>
      <w:r w:rsidR="00345560" w:rsidRPr="00DC2F1B">
        <w:rPr>
          <w:rFonts w:ascii="Times New Roman" w:hAnsi="Times New Roman" w:cs="Times New Roman"/>
          <w:sz w:val="24"/>
          <w:szCs w:val="24"/>
        </w:rPr>
        <w:t xml:space="preserve"> Robi</w:t>
      </w:r>
      <w:r w:rsidR="005818FE" w:rsidRPr="00DC2F1B">
        <w:rPr>
          <w:rFonts w:ascii="Times New Roman" w:hAnsi="Times New Roman" w:cs="Times New Roman"/>
          <w:sz w:val="24"/>
          <w:szCs w:val="24"/>
        </w:rPr>
        <w:t xml:space="preserve">nson has served as </w:t>
      </w:r>
      <w:r w:rsidR="00D755FD" w:rsidRPr="00DC2F1B">
        <w:rPr>
          <w:rFonts w:ascii="Times New Roman" w:hAnsi="Times New Roman" w:cs="Times New Roman"/>
          <w:sz w:val="24"/>
          <w:szCs w:val="24"/>
        </w:rPr>
        <w:t>Chancellor of the University</w:t>
      </w:r>
      <w:r w:rsidR="00345560" w:rsidRPr="00DC2F1B">
        <w:rPr>
          <w:rFonts w:ascii="Times New Roman" w:hAnsi="Times New Roman" w:cs="Times New Roman"/>
          <w:sz w:val="24"/>
          <w:szCs w:val="24"/>
        </w:rPr>
        <w:t xml:space="preserve"> of Dublin</w:t>
      </w:r>
      <w:r w:rsidR="00277B17" w:rsidRPr="00DC2F1B">
        <w:rPr>
          <w:rFonts w:ascii="Times New Roman" w:hAnsi="Times New Roman" w:cs="Times New Roman"/>
          <w:sz w:val="24"/>
          <w:szCs w:val="24"/>
        </w:rPr>
        <w:t>, the fi</w:t>
      </w:r>
      <w:r w:rsidR="00663FD6" w:rsidRPr="00DC2F1B">
        <w:rPr>
          <w:rFonts w:ascii="Times New Roman" w:hAnsi="Times New Roman" w:cs="Times New Roman"/>
          <w:sz w:val="24"/>
          <w:szCs w:val="24"/>
        </w:rPr>
        <w:t>rst woman to hold that position</w:t>
      </w:r>
      <w:r w:rsidR="00277B17" w:rsidRPr="00DC2F1B">
        <w:rPr>
          <w:rFonts w:ascii="Times New Roman" w:hAnsi="Times New Roman" w:cs="Times New Roman"/>
          <w:sz w:val="24"/>
          <w:szCs w:val="24"/>
        </w:rPr>
        <w:t xml:space="preserve"> since the Tudor monarch Elizabeth I</w:t>
      </w:r>
      <w:r w:rsidR="00345560"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E21ECB" w:rsidRPr="00DC2F1B">
        <w:rPr>
          <w:rFonts w:ascii="Times New Roman" w:hAnsi="Times New Roman" w:cs="Times New Roman"/>
          <w:sz w:val="24"/>
          <w:szCs w:val="24"/>
        </w:rPr>
        <w:t>She was</w:t>
      </w:r>
      <w:r w:rsidR="00950029" w:rsidRPr="00DC2F1B">
        <w:rPr>
          <w:rFonts w:ascii="Times New Roman" w:hAnsi="Times New Roman" w:cs="Times New Roman"/>
          <w:sz w:val="24"/>
          <w:szCs w:val="24"/>
        </w:rPr>
        <w:t xml:space="preserve"> Honorary Preside</w:t>
      </w:r>
      <w:r w:rsidR="00E21ECB" w:rsidRPr="00DC2F1B">
        <w:rPr>
          <w:rFonts w:ascii="Times New Roman" w:hAnsi="Times New Roman" w:cs="Times New Roman"/>
          <w:sz w:val="24"/>
          <w:szCs w:val="24"/>
        </w:rPr>
        <w:t xml:space="preserve">nt of Oxfam International from </w:t>
      </w:r>
      <w:r w:rsidR="00950029" w:rsidRPr="00DC2F1B">
        <w:rPr>
          <w:rFonts w:ascii="Times New Roman" w:hAnsi="Times New Roman" w:cs="Times New Roman"/>
          <w:sz w:val="24"/>
          <w:szCs w:val="24"/>
        </w:rPr>
        <w:t>2002</w:t>
      </w:r>
      <w:r w:rsidR="00E21ECB" w:rsidRPr="00DC2F1B">
        <w:rPr>
          <w:rFonts w:ascii="Times New Roman" w:hAnsi="Times New Roman" w:cs="Times New Roman"/>
          <w:sz w:val="24"/>
          <w:szCs w:val="24"/>
        </w:rPr>
        <w:t xml:space="preserve"> to 2012</w:t>
      </w:r>
      <w:r w:rsidR="00950029"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Beginning in 2004</w:t>
      </w:r>
      <w:r w:rsidR="00663FD6" w:rsidRPr="00DC2F1B">
        <w:rPr>
          <w:rFonts w:ascii="Times New Roman" w:hAnsi="Times New Roman" w:cs="Times New Roman"/>
          <w:sz w:val="24"/>
          <w:szCs w:val="24"/>
        </w:rPr>
        <w:t xml:space="preserve"> she</w:t>
      </w:r>
      <w:r w:rsidR="00950029" w:rsidRPr="00DC2F1B">
        <w:rPr>
          <w:rFonts w:ascii="Times New Roman" w:hAnsi="Times New Roman" w:cs="Times New Roman"/>
          <w:sz w:val="24"/>
          <w:szCs w:val="24"/>
        </w:rPr>
        <w:t xml:space="preserve"> was appointed as Pr</w:t>
      </w:r>
      <w:r w:rsidR="00663FD6" w:rsidRPr="00DC2F1B">
        <w:rPr>
          <w:rFonts w:ascii="Times New Roman" w:hAnsi="Times New Roman" w:cs="Times New Roman"/>
          <w:sz w:val="24"/>
          <w:szCs w:val="24"/>
        </w:rPr>
        <w:t xml:space="preserve">ofessor of Practice in Columbia </w:t>
      </w:r>
      <w:r w:rsidR="00644304" w:rsidRPr="00DC2F1B">
        <w:rPr>
          <w:rFonts w:ascii="Times New Roman" w:hAnsi="Times New Roman" w:cs="Times New Roman"/>
          <w:sz w:val="24"/>
          <w:szCs w:val="24"/>
        </w:rPr>
        <w:t>University’s School</w:t>
      </w:r>
      <w:r w:rsidR="00950029" w:rsidRPr="00DC2F1B">
        <w:rPr>
          <w:rFonts w:ascii="Times New Roman" w:hAnsi="Times New Roman" w:cs="Times New Roman"/>
          <w:sz w:val="24"/>
          <w:szCs w:val="24"/>
        </w:rPr>
        <w:t xml:space="preserve"> of International and Public </w:t>
      </w:r>
      <w:r w:rsidR="00644304" w:rsidRPr="00DC2F1B">
        <w:rPr>
          <w:rFonts w:ascii="Times New Roman" w:hAnsi="Times New Roman" w:cs="Times New Roman"/>
          <w:sz w:val="24"/>
          <w:szCs w:val="24"/>
        </w:rPr>
        <w:t>Affairs,</w:t>
      </w:r>
      <w:r w:rsidR="00950029" w:rsidRPr="00DC2F1B">
        <w:rPr>
          <w:rFonts w:ascii="Times New Roman" w:hAnsi="Times New Roman" w:cs="Times New Roman"/>
          <w:sz w:val="24"/>
          <w:szCs w:val="24"/>
        </w:rPr>
        <w:t xml:space="preserve"> teaching a </w:t>
      </w:r>
      <w:r w:rsidR="00663FD6" w:rsidRPr="00DC2F1B">
        <w:rPr>
          <w:rFonts w:ascii="Times New Roman" w:hAnsi="Times New Roman" w:cs="Times New Roman"/>
          <w:sz w:val="24"/>
          <w:szCs w:val="24"/>
        </w:rPr>
        <w:t xml:space="preserve">graduate </w:t>
      </w:r>
      <w:r w:rsidR="00950029" w:rsidRPr="00DC2F1B">
        <w:rPr>
          <w:rFonts w:ascii="Times New Roman" w:hAnsi="Times New Roman" w:cs="Times New Roman"/>
          <w:sz w:val="24"/>
          <w:szCs w:val="24"/>
        </w:rPr>
        <w:t>course on human rights and globalization. She also s</w:t>
      </w:r>
      <w:r w:rsidR="00663FD6" w:rsidRPr="00DC2F1B">
        <w:rPr>
          <w:rFonts w:ascii="Times New Roman" w:hAnsi="Times New Roman" w:cs="Times New Roman"/>
          <w:sz w:val="24"/>
          <w:szCs w:val="24"/>
        </w:rPr>
        <w:t>erved as an advisor to Columbia</w:t>
      </w:r>
      <w:r w:rsidR="00197F30" w:rsidRPr="00DC2F1B">
        <w:rPr>
          <w:rFonts w:ascii="Times New Roman" w:hAnsi="Times New Roman" w:cs="Times New Roman"/>
          <w:sz w:val="24"/>
          <w:szCs w:val="24"/>
        </w:rPr>
        <w:t>’</w:t>
      </w:r>
      <w:r w:rsidR="00950029" w:rsidRPr="00DC2F1B">
        <w:rPr>
          <w:rFonts w:ascii="Times New Roman" w:hAnsi="Times New Roman" w:cs="Times New Roman"/>
          <w:sz w:val="24"/>
          <w:szCs w:val="24"/>
        </w:rPr>
        <w:t>s Earth Institute and as a senior research scholar at Columbia La</w:t>
      </w:r>
      <w:r w:rsidR="00663FD6" w:rsidRPr="00DC2F1B">
        <w:rPr>
          <w:rFonts w:ascii="Times New Roman" w:hAnsi="Times New Roman" w:cs="Times New Roman"/>
          <w:sz w:val="24"/>
          <w:szCs w:val="24"/>
        </w:rPr>
        <w:t>w School</w:t>
      </w:r>
      <w:r w:rsidR="00197F30" w:rsidRPr="00DC2F1B">
        <w:rPr>
          <w:rFonts w:ascii="Times New Roman" w:hAnsi="Times New Roman" w:cs="Times New Roman"/>
          <w:sz w:val="24"/>
          <w:szCs w:val="24"/>
        </w:rPr>
        <w:t>’</w:t>
      </w:r>
      <w:r w:rsidR="00950029" w:rsidRPr="00DC2F1B">
        <w:rPr>
          <w:rFonts w:ascii="Times New Roman" w:hAnsi="Times New Roman" w:cs="Times New Roman"/>
          <w:sz w:val="24"/>
          <w:szCs w:val="24"/>
        </w:rPr>
        <w:t>s Human Rights Institute.</w:t>
      </w:r>
      <w:r w:rsidR="009E25B2"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Since 2005</w:t>
      </w:r>
      <w:r w:rsidR="00950029" w:rsidRPr="00DC2F1B">
        <w:rPr>
          <w:rFonts w:ascii="Times New Roman" w:hAnsi="Times New Roman" w:cs="Times New Roman"/>
          <w:sz w:val="24"/>
          <w:szCs w:val="24"/>
        </w:rPr>
        <w:t xml:space="preserve"> she has served as Honorary President of the European Inter-University Centre for Human Ri</w:t>
      </w:r>
      <w:r w:rsidR="00197F30" w:rsidRPr="00DC2F1B">
        <w:rPr>
          <w:rFonts w:ascii="Times New Roman" w:hAnsi="Times New Roman" w:cs="Times New Roman"/>
          <w:sz w:val="24"/>
          <w:szCs w:val="24"/>
        </w:rPr>
        <w:t xml:space="preserve">ghts and Democratization, </w:t>
      </w:r>
      <w:r w:rsidR="00950029" w:rsidRPr="00DC2F1B">
        <w:rPr>
          <w:rFonts w:ascii="Times New Roman" w:hAnsi="Times New Roman" w:cs="Times New Roman"/>
          <w:sz w:val="24"/>
          <w:szCs w:val="24"/>
        </w:rPr>
        <w:t>has served as Chair of the International Institute for Environment and Development</w:t>
      </w:r>
      <w:r w:rsidR="00663FD6" w:rsidRPr="00DC2F1B">
        <w:rPr>
          <w:rFonts w:ascii="Times New Roman" w:hAnsi="Times New Roman" w:cs="Times New Roman"/>
          <w:sz w:val="24"/>
          <w:szCs w:val="24"/>
        </w:rPr>
        <w:t xml:space="preserve"> and was also </w:t>
      </w:r>
      <w:r w:rsidR="00950029" w:rsidRPr="00DC2F1B">
        <w:rPr>
          <w:rFonts w:ascii="Times New Roman" w:hAnsi="Times New Roman" w:cs="Times New Roman"/>
          <w:sz w:val="24"/>
          <w:szCs w:val="24"/>
        </w:rPr>
        <w:t xml:space="preserve">a founding member and Chair of the Council of </w:t>
      </w:r>
      <w:r w:rsidR="002A46CE" w:rsidRPr="00DC2F1B">
        <w:rPr>
          <w:rFonts w:ascii="Times New Roman" w:hAnsi="Times New Roman" w:cs="Times New Roman"/>
          <w:sz w:val="24"/>
          <w:szCs w:val="24"/>
        </w:rPr>
        <w:t>Women World Leaders.</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In 2007</w:t>
      </w:r>
      <w:r w:rsidR="00BA38FA" w:rsidRPr="00DC2F1B">
        <w:rPr>
          <w:rFonts w:ascii="Times New Roman" w:hAnsi="Times New Roman" w:cs="Times New Roman"/>
          <w:sz w:val="24"/>
          <w:szCs w:val="24"/>
        </w:rPr>
        <w:t xml:space="preserve"> Nelson Mandela invited her to join a group known as the Elders, </w:t>
      </w:r>
      <w:r w:rsidR="00DA69E2" w:rsidRPr="00DC2F1B">
        <w:rPr>
          <w:rFonts w:ascii="Times New Roman" w:hAnsi="Times New Roman" w:cs="Times New Roman"/>
          <w:sz w:val="24"/>
          <w:szCs w:val="24"/>
        </w:rPr>
        <w:t xml:space="preserve">whose </w:t>
      </w:r>
      <w:r w:rsidR="00D755FD" w:rsidRPr="00DC2F1B">
        <w:rPr>
          <w:rFonts w:ascii="Times New Roman" w:hAnsi="Times New Roman" w:cs="Times New Roman"/>
          <w:sz w:val="24"/>
          <w:szCs w:val="24"/>
        </w:rPr>
        <w:t xml:space="preserve">initial </w:t>
      </w:r>
      <w:r w:rsidR="00DA69E2" w:rsidRPr="00DC2F1B">
        <w:rPr>
          <w:rFonts w:ascii="Times New Roman" w:hAnsi="Times New Roman" w:cs="Times New Roman"/>
          <w:sz w:val="24"/>
          <w:szCs w:val="24"/>
        </w:rPr>
        <w:t>goal</w:t>
      </w:r>
      <w:r w:rsidR="00D755FD" w:rsidRPr="00DC2F1B">
        <w:rPr>
          <w:rFonts w:ascii="Times New Roman" w:hAnsi="Times New Roman" w:cs="Times New Roman"/>
          <w:sz w:val="24"/>
          <w:szCs w:val="24"/>
        </w:rPr>
        <w:t xml:space="preserve"> </w:t>
      </w:r>
      <w:r w:rsidR="005A7BE7" w:rsidRPr="00DC2F1B">
        <w:rPr>
          <w:rFonts w:ascii="Times New Roman" w:hAnsi="Times New Roman" w:cs="Times New Roman"/>
          <w:sz w:val="24"/>
          <w:szCs w:val="24"/>
        </w:rPr>
        <w:t>was to work to end ongoing conflicts, but expanded its agenda to encompass human rights, broadly understood</w:t>
      </w:r>
      <w:r w:rsidR="00BA38F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2A46CE" w:rsidRPr="00DC2F1B">
        <w:rPr>
          <w:rFonts w:ascii="Times New Roman" w:hAnsi="Times New Roman" w:cs="Times New Roman"/>
          <w:sz w:val="24"/>
          <w:szCs w:val="24"/>
        </w:rPr>
        <w:t>She also</w:t>
      </w:r>
      <w:r w:rsidR="00335140" w:rsidRPr="00DC2F1B">
        <w:rPr>
          <w:rFonts w:ascii="Times New Roman" w:hAnsi="Times New Roman" w:cs="Times New Roman"/>
          <w:sz w:val="24"/>
          <w:szCs w:val="24"/>
        </w:rPr>
        <w:t xml:space="preserve"> served as President of the Club de Madrid, a group of former democratic leaders who work to strengthen democra</w:t>
      </w:r>
      <w:r w:rsidR="002660BD" w:rsidRPr="00DC2F1B">
        <w:rPr>
          <w:rFonts w:ascii="Times New Roman" w:hAnsi="Times New Roman" w:cs="Times New Roman"/>
          <w:sz w:val="24"/>
          <w:szCs w:val="24"/>
        </w:rPr>
        <w:t xml:space="preserve">tic leadership and governance and serves as the Extraordinary Professor in the Centre for Human Rights and </w:t>
      </w:r>
      <w:r w:rsidR="00663FD6" w:rsidRPr="00DC2F1B">
        <w:rPr>
          <w:rFonts w:ascii="Times New Roman" w:hAnsi="Times New Roman" w:cs="Times New Roman"/>
          <w:sz w:val="24"/>
          <w:szCs w:val="24"/>
        </w:rPr>
        <w:t>the Centre for the Study of AIDS</w:t>
      </w:r>
      <w:r w:rsidR="002660BD" w:rsidRPr="00DC2F1B">
        <w:rPr>
          <w:rFonts w:ascii="Times New Roman" w:hAnsi="Times New Roman" w:cs="Times New Roman"/>
          <w:sz w:val="24"/>
          <w:szCs w:val="24"/>
        </w:rPr>
        <w:t xml:space="preserve"> at the University of Pretoria.</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Robinson</w:t>
      </w:r>
      <w:r w:rsidR="00950029" w:rsidRPr="00DC2F1B">
        <w:rPr>
          <w:rFonts w:ascii="Times New Roman" w:hAnsi="Times New Roman" w:cs="Times New Roman"/>
          <w:sz w:val="24"/>
          <w:szCs w:val="24"/>
        </w:rPr>
        <w:t xml:space="preserve"> </w:t>
      </w:r>
      <w:r w:rsidR="00341EF2" w:rsidRPr="00DC2F1B">
        <w:rPr>
          <w:rFonts w:ascii="Times New Roman" w:hAnsi="Times New Roman" w:cs="Times New Roman"/>
          <w:sz w:val="24"/>
          <w:szCs w:val="24"/>
        </w:rPr>
        <w:t>has served</w:t>
      </w:r>
      <w:r w:rsidR="00950029" w:rsidRPr="00DC2F1B">
        <w:rPr>
          <w:rFonts w:ascii="Times New Roman" w:hAnsi="Times New Roman" w:cs="Times New Roman"/>
          <w:sz w:val="24"/>
          <w:szCs w:val="24"/>
        </w:rPr>
        <w:t xml:space="preserve"> on many boards</w:t>
      </w:r>
      <w:r w:rsidR="00751BB6" w:rsidRPr="00DC2F1B">
        <w:rPr>
          <w:rFonts w:ascii="Times New Roman" w:hAnsi="Times New Roman" w:cs="Times New Roman"/>
          <w:sz w:val="24"/>
          <w:szCs w:val="24"/>
        </w:rPr>
        <w:t>,</w:t>
      </w:r>
      <w:r w:rsidR="00950029" w:rsidRPr="00DC2F1B">
        <w:rPr>
          <w:rFonts w:ascii="Times New Roman" w:hAnsi="Times New Roman" w:cs="Times New Roman"/>
          <w:sz w:val="24"/>
          <w:szCs w:val="24"/>
        </w:rPr>
        <w:t xml:space="preserve"> including </w:t>
      </w:r>
      <w:r w:rsidR="00F46017" w:rsidRPr="00DC2F1B">
        <w:rPr>
          <w:rFonts w:ascii="Times New Roman" w:hAnsi="Times New Roman" w:cs="Times New Roman"/>
          <w:sz w:val="24"/>
          <w:szCs w:val="24"/>
        </w:rPr>
        <w:t xml:space="preserve">until 2010 </w:t>
      </w:r>
      <w:r w:rsidR="00950029" w:rsidRPr="00DC2F1B">
        <w:rPr>
          <w:rFonts w:ascii="Times New Roman" w:hAnsi="Times New Roman" w:cs="Times New Roman"/>
          <w:sz w:val="24"/>
          <w:szCs w:val="24"/>
        </w:rPr>
        <w:t xml:space="preserve">as chair of the GAVI Alliance </w:t>
      </w:r>
      <w:r w:rsidR="006257D8" w:rsidRPr="00DC2F1B">
        <w:rPr>
          <w:rFonts w:ascii="Times New Roman" w:hAnsi="Times New Roman" w:cs="Times New Roman"/>
          <w:sz w:val="24"/>
          <w:szCs w:val="24"/>
        </w:rPr>
        <w:t>whose focus is on saving lives in poor countries through incr</w:t>
      </w:r>
      <w:r w:rsidR="00BE6558" w:rsidRPr="00DC2F1B">
        <w:rPr>
          <w:rFonts w:ascii="Times New Roman" w:hAnsi="Times New Roman" w:cs="Times New Roman"/>
          <w:sz w:val="24"/>
          <w:szCs w:val="24"/>
        </w:rPr>
        <w:t>eased access to immunization,</w:t>
      </w:r>
      <w:r w:rsidR="006257D8" w:rsidRPr="00DC2F1B">
        <w:rPr>
          <w:rFonts w:ascii="Times New Roman" w:hAnsi="Times New Roman" w:cs="Times New Roman"/>
          <w:sz w:val="24"/>
          <w:szCs w:val="24"/>
        </w:rPr>
        <w:t xml:space="preserve"> on the Mo Ibrahim Found</w:t>
      </w:r>
      <w:r w:rsidR="008B2688" w:rsidRPr="00DC2F1B">
        <w:rPr>
          <w:rFonts w:ascii="Times New Roman" w:hAnsi="Times New Roman" w:cs="Times New Roman"/>
          <w:sz w:val="24"/>
          <w:szCs w:val="24"/>
        </w:rPr>
        <w:t>at</w:t>
      </w:r>
      <w:r w:rsidR="006257D8" w:rsidRPr="00DC2F1B">
        <w:rPr>
          <w:rFonts w:ascii="Times New Roman" w:hAnsi="Times New Roman" w:cs="Times New Roman"/>
          <w:sz w:val="24"/>
          <w:szCs w:val="24"/>
        </w:rPr>
        <w:t>ion, an organization which supports good governance and effective leadership in Africa</w:t>
      </w:r>
      <w:r w:rsidR="00796DA3" w:rsidRPr="00DC2F1B">
        <w:rPr>
          <w:rFonts w:ascii="Times New Roman" w:hAnsi="Times New Roman" w:cs="Times New Roman"/>
          <w:sz w:val="24"/>
          <w:szCs w:val="24"/>
        </w:rPr>
        <w:t>,</w:t>
      </w:r>
      <w:r w:rsidR="00BE6558" w:rsidRPr="00DC2F1B">
        <w:rPr>
          <w:rFonts w:ascii="Times New Roman" w:hAnsi="Times New Roman" w:cs="Times New Roman"/>
          <w:sz w:val="24"/>
          <w:szCs w:val="24"/>
        </w:rPr>
        <w:t xml:space="preserve"> and on </w:t>
      </w:r>
      <w:proofErr w:type="spellStart"/>
      <w:r w:rsidR="00BE6558" w:rsidRPr="00DC2F1B">
        <w:rPr>
          <w:rFonts w:ascii="Times New Roman" w:hAnsi="Times New Roman" w:cs="Times New Roman"/>
          <w:sz w:val="24"/>
          <w:szCs w:val="24"/>
        </w:rPr>
        <w:t>Silatech</w:t>
      </w:r>
      <w:proofErr w:type="spellEnd"/>
      <w:r w:rsidR="00BE6558" w:rsidRPr="00DC2F1B">
        <w:rPr>
          <w:rFonts w:ascii="Times New Roman" w:hAnsi="Times New Roman" w:cs="Times New Roman"/>
          <w:sz w:val="24"/>
          <w:szCs w:val="24"/>
        </w:rPr>
        <w:t>, which addresses youth unemployment in t</w:t>
      </w:r>
      <w:r w:rsidR="00796DA3" w:rsidRPr="00DC2F1B">
        <w:rPr>
          <w:rFonts w:ascii="Times New Roman" w:hAnsi="Times New Roman" w:cs="Times New Roman"/>
          <w:sz w:val="24"/>
          <w:szCs w:val="24"/>
        </w:rPr>
        <w:t>he Middle East and North Africa</w:t>
      </w:r>
      <w:r w:rsidR="00950029"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 xml:space="preserve">She </w:t>
      </w:r>
      <w:r w:rsidR="008B2688" w:rsidRPr="00DC2F1B">
        <w:rPr>
          <w:rFonts w:ascii="Times New Roman" w:hAnsi="Times New Roman" w:cs="Times New Roman"/>
          <w:sz w:val="24"/>
          <w:szCs w:val="24"/>
        </w:rPr>
        <w:t xml:space="preserve">served on </w:t>
      </w:r>
      <w:r w:rsidR="00663FD6" w:rsidRPr="00DC2F1B">
        <w:rPr>
          <w:rFonts w:ascii="Times New Roman" w:hAnsi="Times New Roman" w:cs="Times New Roman"/>
          <w:sz w:val="24"/>
          <w:szCs w:val="24"/>
        </w:rPr>
        <w:t xml:space="preserve">the </w:t>
      </w:r>
      <w:r w:rsidR="008B2688" w:rsidRPr="00DC2F1B">
        <w:rPr>
          <w:rFonts w:ascii="Times New Roman" w:hAnsi="Times New Roman" w:cs="Times New Roman"/>
          <w:sz w:val="24"/>
          <w:szCs w:val="24"/>
        </w:rPr>
        <w:t>board of the Vac</w:t>
      </w:r>
      <w:r w:rsidR="00743D04" w:rsidRPr="00DC2F1B">
        <w:rPr>
          <w:rFonts w:ascii="Times New Roman" w:hAnsi="Times New Roman" w:cs="Times New Roman"/>
          <w:sz w:val="24"/>
          <w:szCs w:val="24"/>
        </w:rPr>
        <w:t>cine Fund and chaired the Irish Chamber Orchestra.</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In 2007</w:t>
      </w:r>
      <w:r w:rsidR="0066277A" w:rsidRPr="00DC2F1B">
        <w:rPr>
          <w:rFonts w:ascii="Times New Roman" w:hAnsi="Times New Roman" w:cs="Times New Roman"/>
          <w:sz w:val="24"/>
          <w:szCs w:val="24"/>
        </w:rPr>
        <w:t xml:space="preserve"> she joined the Arab Democracy Foundation as a founding member of its Board of Trustees.</w:t>
      </w:r>
      <w:r w:rsidR="009E25B2" w:rsidRPr="00DC2F1B">
        <w:rPr>
          <w:rFonts w:ascii="Times New Roman" w:hAnsi="Times New Roman" w:cs="Times New Roman"/>
          <w:sz w:val="24"/>
          <w:szCs w:val="24"/>
        </w:rPr>
        <w:t xml:space="preserve"> </w:t>
      </w:r>
      <w:r w:rsidR="0066277A" w:rsidRPr="00DC2F1B">
        <w:rPr>
          <w:rFonts w:ascii="Times New Roman" w:hAnsi="Times New Roman" w:cs="Times New Roman"/>
          <w:sz w:val="24"/>
          <w:szCs w:val="24"/>
        </w:rPr>
        <w:t>In January 20</w:t>
      </w:r>
      <w:r w:rsidR="006257D8" w:rsidRPr="00DC2F1B">
        <w:rPr>
          <w:rFonts w:ascii="Times New Roman" w:hAnsi="Times New Roman" w:cs="Times New Roman"/>
          <w:sz w:val="24"/>
          <w:szCs w:val="24"/>
        </w:rPr>
        <w:t>0</w:t>
      </w:r>
      <w:r w:rsidR="00802B05" w:rsidRPr="00DC2F1B">
        <w:rPr>
          <w:rFonts w:ascii="Times New Roman" w:hAnsi="Times New Roman" w:cs="Times New Roman"/>
          <w:sz w:val="24"/>
          <w:szCs w:val="24"/>
        </w:rPr>
        <w:t>9</w:t>
      </w:r>
      <w:r w:rsidR="0066277A" w:rsidRPr="00DC2F1B">
        <w:rPr>
          <w:rFonts w:ascii="Times New Roman" w:hAnsi="Times New Roman" w:cs="Times New Roman"/>
          <w:sz w:val="24"/>
          <w:szCs w:val="24"/>
        </w:rPr>
        <w:t xml:space="preserve"> she was appointe</w:t>
      </w:r>
      <w:r w:rsidR="00D755FD" w:rsidRPr="00DC2F1B">
        <w:rPr>
          <w:rFonts w:ascii="Times New Roman" w:hAnsi="Times New Roman" w:cs="Times New Roman"/>
          <w:sz w:val="24"/>
          <w:szCs w:val="24"/>
        </w:rPr>
        <w:t>d as head of the International C</w:t>
      </w:r>
      <w:r w:rsidR="0066277A" w:rsidRPr="00DC2F1B">
        <w:rPr>
          <w:rFonts w:ascii="Times New Roman" w:hAnsi="Times New Roman" w:cs="Times New Roman"/>
          <w:sz w:val="24"/>
          <w:szCs w:val="24"/>
        </w:rPr>
        <w:t>ommission of Jurists.</w:t>
      </w:r>
      <w:r w:rsidR="00802B05" w:rsidRPr="00DC2F1B">
        <w:rPr>
          <w:rFonts w:ascii="Times New Roman" w:hAnsi="Times New Roman" w:cs="Times New Roman"/>
          <w:sz w:val="24"/>
          <w:szCs w:val="24"/>
        </w:rPr>
        <w:t xml:space="preserve"> In 2010</w:t>
      </w:r>
      <w:r w:rsidRPr="00DC2F1B">
        <w:rPr>
          <w:rFonts w:ascii="Times New Roman" w:hAnsi="Times New Roman" w:cs="Times New Roman"/>
          <w:sz w:val="24"/>
          <w:szCs w:val="24"/>
        </w:rPr>
        <w:t xml:space="preserve"> Robinson returned </w:t>
      </w:r>
      <w:r w:rsidR="00047D3F" w:rsidRPr="00DC2F1B">
        <w:rPr>
          <w:rFonts w:ascii="Times New Roman" w:hAnsi="Times New Roman" w:cs="Times New Roman"/>
          <w:sz w:val="24"/>
          <w:szCs w:val="24"/>
        </w:rPr>
        <w:t xml:space="preserve">from New York </w:t>
      </w:r>
      <w:r w:rsidRPr="00DC2F1B">
        <w:rPr>
          <w:rFonts w:ascii="Times New Roman" w:hAnsi="Times New Roman" w:cs="Times New Roman"/>
          <w:sz w:val="24"/>
          <w:szCs w:val="24"/>
        </w:rPr>
        <w:t xml:space="preserve">to Ireland and set </w:t>
      </w:r>
      <w:r w:rsidR="00802B05" w:rsidRPr="00DC2F1B">
        <w:rPr>
          <w:rFonts w:ascii="Times New Roman" w:hAnsi="Times New Roman" w:cs="Times New Roman"/>
          <w:sz w:val="24"/>
          <w:szCs w:val="24"/>
        </w:rPr>
        <w:t xml:space="preserve">up The Mary Robinson Foundation – </w:t>
      </w:r>
      <w:r w:rsidRPr="00DC2F1B">
        <w:rPr>
          <w:rFonts w:ascii="Times New Roman" w:hAnsi="Times New Roman" w:cs="Times New Roman"/>
          <w:sz w:val="24"/>
          <w:szCs w:val="24"/>
        </w:rPr>
        <w:t>Cli</w:t>
      </w:r>
      <w:r w:rsidR="00BE6558" w:rsidRPr="00DC2F1B">
        <w:rPr>
          <w:rFonts w:ascii="Times New Roman" w:hAnsi="Times New Roman" w:cs="Times New Roman"/>
          <w:sz w:val="24"/>
          <w:szCs w:val="24"/>
        </w:rPr>
        <w:t>mate Justice, which aims to marry the principles of human rights with issues of sustainable development and responsibility for climate change.</w:t>
      </w:r>
      <w:r w:rsidR="00802B05" w:rsidRPr="00DC2F1B">
        <w:rPr>
          <w:rFonts w:ascii="Times New Roman" w:hAnsi="Times New Roman" w:cs="Times New Roman"/>
          <w:sz w:val="24"/>
          <w:szCs w:val="24"/>
        </w:rPr>
        <w:t xml:space="preserve"> In March 2013</w:t>
      </w:r>
      <w:r w:rsidR="0066277A" w:rsidRPr="00DC2F1B">
        <w:rPr>
          <w:rFonts w:ascii="Times New Roman" w:hAnsi="Times New Roman" w:cs="Times New Roman"/>
          <w:sz w:val="24"/>
          <w:szCs w:val="24"/>
        </w:rPr>
        <w:t xml:space="preserve"> </w:t>
      </w:r>
      <w:r w:rsidR="00802B05" w:rsidRPr="00DC2F1B">
        <w:rPr>
          <w:rFonts w:ascii="Times New Roman" w:hAnsi="Times New Roman" w:cs="Times New Roman"/>
          <w:sz w:val="24"/>
          <w:szCs w:val="24"/>
        </w:rPr>
        <w:t xml:space="preserve">UN Secretary-General Ban Ki-moon chose her </w:t>
      </w:r>
      <w:r w:rsidR="0066277A" w:rsidRPr="00DC2F1B">
        <w:rPr>
          <w:rFonts w:ascii="Times New Roman" w:hAnsi="Times New Roman" w:cs="Times New Roman"/>
          <w:sz w:val="24"/>
          <w:szCs w:val="24"/>
        </w:rPr>
        <w:t xml:space="preserve">to oversee the implementation of </w:t>
      </w:r>
      <w:proofErr w:type="gramStart"/>
      <w:r w:rsidR="0066277A" w:rsidRPr="00DC2F1B">
        <w:rPr>
          <w:rFonts w:ascii="Times New Roman" w:hAnsi="Times New Roman" w:cs="Times New Roman"/>
          <w:sz w:val="24"/>
          <w:szCs w:val="24"/>
        </w:rPr>
        <w:t>a</w:t>
      </w:r>
      <w:proofErr w:type="gramEnd"/>
      <w:r w:rsidR="0066277A" w:rsidRPr="00DC2F1B">
        <w:rPr>
          <w:rFonts w:ascii="Times New Roman" w:hAnsi="Times New Roman" w:cs="Times New Roman"/>
          <w:sz w:val="24"/>
          <w:szCs w:val="24"/>
        </w:rPr>
        <w:t xml:space="preserve"> UN-drafted peace accord in </w:t>
      </w:r>
      <w:proofErr w:type="gramStart"/>
      <w:r w:rsidR="0066277A" w:rsidRPr="00DC2F1B">
        <w:rPr>
          <w:rFonts w:ascii="Times New Roman" w:hAnsi="Times New Roman" w:cs="Times New Roman"/>
          <w:sz w:val="24"/>
          <w:szCs w:val="24"/>
        </w:rPr>
        <w:t>the Congo</w:t>
      </w:r>
      <w:proofErr w:type="gramEnd"/>
      <w:r w:rsidR="0066277A" w:rsidRPr="00DC2F1B">
        <w:rPr>
          <w:rFonts w:ascii="Times New Roman" w:hAnsi="Times New Roman" w:cs="Times New Roman"/>
          <w:sz w:val="24"/>
          <w:szCs w:val="24"/>
        </w:rPr>
        <w:t xml:space="preserve">. </w:t>
      </w:r>
      <w:r w:rsidR="00802B05" w:rsidRPr="00DC2F1B">
        <w:rPr>
          <w:rFonts w:ascii="Times New Roman" w:hAnsi="Times New Roman" w:cs="Times New Roman"/>
          <w:sz w:val="24"/>
          <w:szCs w:val="24"/>
        </w:rPr>
        <w:t>Over the years</w:t>
      </w:r>
      <w:r w:rsidR="00335140" w:rsidRPr="00DC2F1B">
        <w:rPr>
          <w:rFonts w:ascii="Times New Roman" w:hAnsi="Times New Roman" w:cs="Times New Roman"/>
          <w:sz w:val="24"/>
          <w:szCs w:val="24"/>
        </w:rPr>
        <w:t xml:space="preserve"> Robinson has accumulated a huge number of awards and honors, including</w:t>
      </w:r>
      <w:r w:rsidR="00743D04" w:rsidRPr="00DC2F1B">
        <w:rPr>
          <w:rFonts w:ascii="Times New Roman" w:hAnsi="Times New Roman" w:cs="Times New Roman"/>
          <w:sz w:val="24"/>
          <w:szCs w:val="24"/>
        </w:rPr>
        <w:t xml:space="preserve"> be</w:t>
      </w:r>
      <w:r w:rsidR="00633A72" w:rsidRPr="00DC2F1B">
        <w:rPr>
          <w:rFonts w:ascii="Times New Roman" w:hAnsi="Times New Roman" w:cs="Times New Roman"/>
          <w:sz w:val="24"/>
          <w:szCs w:val="24"/>
        </w:rPr>
        <w:t>ing</w:t>
      </w:r>
      <w:r w:rsidR="00743D04" w:rsidRPr="00DC2F1B">
        <w:rPr>
          <w:rFonts w:ascii="Times New Roman" w:hAnsi="Times New Roman" w:cs="Times New Roman"/>
          <w:sz w:val="24"/>
          <w:szCs w:val="24"/>
        </w:rPr>
        <w:t xml:space="preserve"> a member of the Royal Irish Academy and the American Philosophical Society</w:t>
      </w:r>
      <w:r w:rsidR="00802B05" w:rsidRPr="00DC2F1B">
        <w:rPr>
          <w:rFonts w:ascii="Times New Roman" w:hAnsi="Times New Roman" w:cs="Times New Roman"/>
          <w:sz w:val="24"/>
          <w:szCs w:val="24"/>
        </w:rPr>
        <w:t>,</w:t>
      </w:r>
      <w:r w:rsidR="00743D04" w:rsidRPr="00DC2F1B">
        <w:rPr>
          <w:rFonts w:ascii="Times New Roman" w:hAnsi="Times New Roman" w:cs="Times New Roman"/>
          <w:sz w:val="24"/>
          <w:szCs w:val="24"/>
        </w:rPr>
        <w:t xml:space="preserve"> and receiving honorary doctorate degre</w:t>
      </w:r>
      <w:r w:rsidR="00633A72" w:rsidRPr="00DC2F1B">
        <w:rPr>
          <w:rFonts w:ascii="Times New Roman" w:hAnsi="Times New Roman" w:cs="Times New Roman"/>
          <w:sz w:val="24"/>
          <w:szCs w:val="24"/>
        </w:rPr>
        <w:t>e</w:t>
      </w:r>
      <w:r w:rsidR="00743D04" w:rsidRPr="00DC2F1B">
        <w:rPr>
          <w:rFonts w:ascii="Times New Roman" w:hAnsi="Times New Roman" w:cs="Times New Roman"/>
          <w:sz w:val="24"/>
          <w:szCs w:val="24"/>
        </w:rPr>
        <w:t>s</w:t>
      </w:r>
      <w:r w:rsidR="00335140" w:rsidRPr="00DC2F1B">
        <w:rPr>
          <w:rFonts w:ascii="Times New Roman" w:hAnsi="Times New Roman" w:cs="Times New Roman"/>
          <w:sz w:val="24"/>
          <w:szCs w:val="24"/>
        </w:rPr>
        <w:t xml:space="preserve"> from Brown University, the Uni</w:t>
      </w:r>
      <w:r w:rsidR="00EE1DC8" w:rsidRPr="00DC2F1B">
        <w:rPr>
          <w:rFonts w:ascii="Times New Roman" w:hAnsi="Times New Roman" w:cs="Times New Roman"/>
          <w:sz w:val="24"/>
          <w:szCs w:val="24"/>
        </w:rPr>
        <w:t>versity</w:t>
      </w:r>
      <w:r w:rsidR="00335140" w:rsidRPr="00DC2F1B">
        <w:rPr>
          <w:rFonts w:ascii="Times New Roman" w:hAnsi="Times New Roman" w:cs="Times New Roman"/>
          <w:sz w:val="24"/>
          <w:szCs w:val="24"/>
        </w:rPr>
        <w:t xml:space="preserve"> of Cambridge and McGill University.</w:t>
      </w:r>
      <w:r w:rsidR="009E25B2" w:rsidRPr="00DC2F1B">
        <w:rPr>
          <w:rFonts w:ascii="Times New Roman" w:hAnsi="Times New Roman" w:cs="Times New Roman"/>
          <w:sz w:val="24"/>
          <w:szCs w:val="24"/>
        </w:rPr>
        <w:t xml:space="preserve"> </w:t>
      </w:r>
      <w:r w:rsidR="00F83429" w:rsidRPr="00DC2F1B">
        <w:rPr>
          <w:rFonts w:ascii="Times New Roman" w:hAnsi="Times New Roman" w:cs="Times New Roman"/>
          <w:sz w:val="24"/>
          <w:szCs w:val="24"/>
        </w:rPr>
        <w:t>In 1997</w:t>
      </w:r>
      <w:r w:rsidR="00335140" w:rsidRPr="00DC2F1B">
        <w:rPr>
          <w:rFonts w:ascii="Times New Roman" w:hAnsi="Times New Roman" w:cs="Times New Roman"/>
          <w:sz w:val="24"/>
          <w:szCs w:val="24"/>
        </w:rPr>
        <w:t xml:space="preserve"> she was one of two winners of</w:t>
      </w:r>
      <w:r w:rsidR="00F83429" w:rsidRPr="00DC2F1B">
        <w:rPr>
          <w:rFonts w:ascii="Times New Roman" w:hAnsi="Times New Roman" w:cs="Times New Roman"/>
          <w:sz w:val="24"/>
          <w:szCs w:val="24"/>
        </w:rPr>
        <w:t xml:space="preserve"> the North-South Prize. In 2002</w:t>
      </w:r>
      <w:r w:rsidR="00335140" w:rsidRPr="00DC2F1B">
        <w:rPr>
          <w:rFonts w:ascii="Times New Roman" w:hAnsi="Times New Roman" w:cs="Times New Roman"/>
          <w:sz w:val="24"/>
          <w:szCs w:val="24"/>
        </w:rPr>
        <w:t xml:space="preserve"> she was</w:t>
      </w:r>
      <w:r w:rsidR="00F83429" w:rsidRPr="00DC2F1B">
        <w:rPr>
          <w:rFonts w:ascii="Times New Roman" w:hAnsi="Times New Roman" w:cs="Times New Roman"/>
          <w:sz w:val="24"/>
          <w:szCs w:val="24"/>
        </w:rPr>
        <w:t xml:space="preserve"> awarded the Sydney Peace Prize</w:t>
      </w:r>
      <w:r w:rsidR="001243B7" w:rsidRPr="00DC2F1B">
        <w:rPr>
          <w:rFonts w:ascii="Times New Roman" w:hAnsi="Times New Roman" w:cs="Times New Roman"/>
          <w:sz w:val="24"/>
          <w:szCs w:val="24"/>
        </w:rPr>
        <w:t>, in 2003</w:t>
      </w:r>
      <w:r w:rsidR="00F83429" w:rsidRPr="00DC2F1B">
        <w:rPr>
          <w:rFonts w:ascii="Times New Roman" w:hAnsi="Times New Roman" w:cs="Times New Roman"/>
          <w:sz w:val="24"/>
          <w:szCs w:val="24"/>
        </w:rPr>
        <w:t xml:space="preserve"> </w:t>
      </w:r>
      <w:r w:rsidR="00335140" w:rsidRPr="00DC2F1B">
        <w:rPr>
          <w:rFonts w:ascii="Times New Roman" w:hAnsi="Times New Roman" w:cs="Times New Roman"/>
          <w:sz w:val="24"/>
          <w:szCs w:val="24"/>
        </w:rPr>
        <w:t>the Otto Hahn Peace Medal in Gold o</w:t>
      </w:r>
      <w:r w:rsidR="00F83429" w:rsidRPr="00DC2F1B">
        <w:rPr>
          <w:rFonts w:ascii="Times New Roman" w:hAnsi="Times New Roman" w:cs="Times New Roman"/>
          <w:sz w:val="24"/>
          <w:szCs w:val="24"/>
        </w:rPr>
        <w:t>f the UN Association of Germany,</w:t>
      </w:r>
      <w:r w:rsidR="00335140" w:rsidRPr="00DC2F1B">
        <w:rPr>
          <w:rFonts w:ascii="Times New Roman" w:hAnsi="Times New Roman" w:cs="Times New Roman"/>
          <w:sz w:val="24"/>
          <w:szCs w:val="24"/>
        </w:rPr>
        <w:t xml:space="preserve"> i</w:t>
      </w:r>
      <w:r w:rsidR="00F83429" w:rsidRPr="00DC2F1B">
        <w:rPr>
          <w:rFonts w:ascii="Times New Roman" w:hAnsi="Times New Roman" w:cs="Times New Roman"/>
          <w:sz w:val="24"/>
          <w:szCs w:val="24"/>
        </w:rPr>
        <w:t>n 2004 t</w:t>
      </w:r>
      <w:r w:rsidR="00D11B79" w:rsidRPr="00DC2F1B">
        <w:rPr>
          <w:rFonts w:ascii="Times New Roman" w:hAnsi="Times New Roman" w:cs="Times New Roman"/>
          <w:sz w:val="24"/>
          <w:szCs w:val="24"/>
        </w:rPr>
        <w:t xml:space="preserve">he </w:t>
      </w:r>
      <w:r w:rsidR="00F83429" w:rsidRPr="00DC2F1B">
        <w:rPr>
          <w:rFonts w:ascii="Times New Roman" w:hAnsi="Times New Roman" w:cs="Times New Roman"/>
          <w:sz w:val="24"/>
          <w:szCs w:val="24"/>
        </w:rPr>
        <w:t>Amnesty International’</w:t>
      </w:r>
      <w:r w:rsidR="00D11B79" w:rsidRPr="00DC2F1B">
        <w:rPr>
          <w:rFonts w:ascii="Times New Roman" w:hAnsi="Times New Roman" w:cs="Times New Roman"/>
          <w:sz w:val="24"/>
          <w:szCs w:val="24"/>
        </w:rPr>
        <w:t>s</w:t>
      </w:r>
      <w:r w:rsidR="00F83429" w:rsidRPr="00DC2F1B">
        <w:rPr>
          <w:rFonts w:ascii="Times New Roman" w:hAnsi="Times New Roman" w:cs="Times New Roman"/>
          <w:sz w:val="24"/>
          <w:szCs w:val="24"/>
        </w:rPr>
        <w:t xml:space="preserve"> Ambassador of Conscience Award,</w:t>
      </w:r>
      <w:r w:rsidR="00D11B79" w:rsidRPr="00DC2F1B">
        <w:rPr>
          <w:rFonts w:ascii="Times New Roman" w:hAnsi="Times New Roman" w:cs="Times New Roman"/>
          <w:sz w:val="24"/>
          <w:szCs w:val="24"/>
        </w:rPr>
        <w:t xml:space="preserve"> i</w:t>
      </w:r>
      <w:r w:rsidR="00335140" w:rsidRPr="00DC2F1B">
        <w:rPr>
          <w:rFonts w:ascii="Times New Roman" w:hAnsi="Times New Roman" w:cs="Times New Roman"/>
          <w:sz w:val="24"/>
          <w:szCs w:val="24"/>
        </w:rPr>
        <w:t xml:space="preserve">n 2005 the first ‘Outspoken’ award from the International Gay and Lesbian Human Rights Commission </w:t>
      </w:r>
      <w:r w:rsidR="00F83429" w:rsidRPr="00DC2F1B">
        <w:rPr>
          <w:rFonts w:ascii="Times New Roman" w:hAnsi="Times New Roman" w:cs="Times New Roman"/>
          <w:sz w:val="24"/>
          <w:szCs w:val="24"/>
        </w:rPr>
        <w:t>and in 2009</w:t>
      </w:r>
      <w:r w:rsidR="00D11B79" w:rsidRPr="00DC2F1B">
        <w:rPr>
          <w:rFonts w:ascii="Times New Roman" w:hAnsi="Times New Roman" w:cs="Times New Roman"/>
          <w:sz w:val="24"/>
          <w:szCs w:val="24"/>
        </w:rPr>
        <w:t xml:space="preserve"> the Presidential Medal of Freedom, the highest award given to a civilian by the US government.</w:t>
      </w:r>
      <w:r w:rsidR="00C5081B" w:rsidRPr="00DC2F1B">
        <w:rPr>
          <w:rFonts w:ascii="Times New Roman" w:hAnsi="Times New Roman" w:cs="Times New Roman"/>
          <w:sz w:val="24"/>
          <w:szCs w:val="24"/>
        </w:rPr>
        <w:t xml:space="preserve"> </w:t>
      </w:r>
      <w:r w:rsidR="00BE6558" w:rsidRPr="00DC2F1B">
        <w:rPr>
          <w:rFonts w:ascii="Times New Roman" w:hAnsi="Times New Roman" w:cs="Times New Roman"/>
          <w:sz w:val="24"/>
          <w:szCs w:val="24"/>
        </w:rPr>
        <w:t>Although they ‘are in no h</w:t>
      </w:r>
      <w:r w:rsidR="00C5081B" w:rsidRPr="00DC2F1B">
        <w:rPr>
          <w:rFonts w:ascii="Times New Roman" w:hAnsi="Times New Roman" w:cs="Times New Roman"/>
          <w:sz w:val="24"/>
          <w:szCs w:val="24"/>
        </w:rPr>
        <w:t>urry’, Robinson and her husband</w:t>
      </w:r>
      <w:r w:rsidR="00BE6558" w:rsidRPr="00DC2F1B">
        <w:rPr>
          <w:rFonts w:ascii="Times New Roman" w:hAnsi="Times New Roman" w:cs="Times New Roman"/>
          <w:sz w:val="24"/>
          <w:szCs w:val="24"/>
        </w:rPr>
        <w:t xml:space="preserve"> have plots in </w:t>
      </w:r>
      <w:proofErr w:type="spellStart"/>
      <w:r w:rsidR="00BE6558" w:rsidRPr="00DC2F1B">
        <w:rPr>
          <w:rFonts w:ascii="Times New Roman" w:hAnsi="Times New Roman" w:cs="Times New Roman"/>
          <w:sz w:val="24"/>
          <w:szCs w:val="24"/>
        </w:rPr>
        <w:t>Addergoole</w:t>
      </w:r>
      <w:proofErr w:type="spellEnd"/>
      <w:r w:rsidR="00BE6558" w:rsidRPr="00DC2F1B">
        <w:rPr>
          <w:rFonts w:ascii="Times New Roman" w:hAnsi="Times New Roman" w:cs="Times New Roman"/>
          <w:sz w:val="24"/>
          <w:szCs w:val="24"/>
        </w:rPr>
        <w:t xml:space="preserve"> </w:t>
      </w:r>
      <w:r w:rsidR="00644304" w:rsidRPr="00DC2F1B">
        <w:rPr>
          <w:rFonts w:ascii="Times New Roman" w:hAnsi="Times New Roman" w:cs="Times New Roman"/>
          <w:sz w:val="24"/>
          <w:szCs w:val="24"/>
        </w:rPr>
        <w:t>Cemetery</w:t>
      </w:r>
      <w:r w:rsidR="00BE6558" w:rsidRPr="00DC2F1B">
        <w:rPr>
          <w:rFonts w:ascii="Times New Roman" w:hAnsi="Times New Roman" w:cs="Times New Roman"/>
          <w:sz w:val="24"/>
          <w:szCs w:val="24"/>
        </w:rPr>
        <w:t xml:space="preserve"> in </w:t>
      </w:r>
      <w:proofErr w:type="spellStart"/>
      <w:r w:rsidR="00BE6558" w:rsidRPr="00DC2F1B">
        <w:rPr>
          <w:rFonts w:ascii="Times New Roman" w:hAnsi="Times New Roman" w:cs="Times New Roman"/>
          <w:sz w:val="24"/>
          <w:szCs w:val="24"/>
        </w:rPr>
        <w:t>Lahardane</w:t>
      </w:r>
      <w:proofErr w:type="spellEnd"/>
      <w:r w:rsidR="00BE6558" w:rsidRPr="00DC2F1B">
        <w:rPr>
          <w:rFonts w:ascii="Times New Roman" w:hAnsi="Times New Roman" w:cs="Times New Roman"/>
          <w:sz w:val="24"/>
          <w:szCs w:val="24"/>
        </w:rPr>
        <w:t xml:space="preserve"> in County Mayo</w:t>
      </w:r>
      <w:r w:rsidR="00296BF5" w:rsidRPr="00DC2F1B">
        <w:rPr>
          <w:rFonts w:ascii="Times New Roman" w:hAnsi="Times New Roman" w:cs="Times New Roman"/>
          <w:sz w:val="24"/>
          <w:szCs w:val="24"/>
        </w:rPr>
        <w:t xml:space="preserve"> (Robinson with </w:t>
      </w:r>
      <w:proofErr w:type="gramStart"/>
      <w:r w:rsidR="00296BF5" w:rsidRPr="00DC2F1B">
        <w:rPr>
          <w:rFonts w:ascii="Times New Roman" w:hAnsi="Times New Roman" w:cs="Times New Roman"/>
          <w:sz w:val="24"/>
          <w:szCs w:val="24"/>
        </w:rPr>
        <w:t>Robinson  2012</w:t>
      </w:r>
      <w:proofErr w:type="gramEnd"/>
      <w:r w:rsidR="00296BF5" w:rsidRPr="00DC2F1B">
        <w:rPr>
          <w:rFonts w:ascii="Times New Roman" w:hAnsi="Times New Roman" w:cs="Times New Roman"/>
          <w:sz w:val="24"/>
          <w:szCs w:val="24"/>
        </w:rPr>
        <w:t>: 329)</w:t>
      </w:r>
      <w:r w:rsidR="00BE6558" w:rsidRPr="00DC2F1B">
        <w:rPr>
          <w:rFonts w:ascii="Times New Roman" w:hAnsi="Times New Roman" w:cs="Times New Roman"/>
          <w:sz w:val="24"/>
          <w:szCs w:val="24"/>
        </w:rPr>
        <w:t xml:space="preserve">. </w:t>
      </w:r>
    </w:p>
    <w:p w14:paraId="16AB19EE" w14:textId="77777777" w:rsidR="00BE6558" w:rsidRPr="00DC2F1B" w:rsidRDefault="00BE6558" w:rsidP="00FE3EB3">
      <w:pPr>
        <w:spacing w:after="0" w:line="240" w:lineRule="auto"/>
        <w:jc w:val="both"/>
        <w:rPr>
          <w:rFonts w:ascii="Times New Roman" w:hAnsi="Times New Roman" w:cs="Times New Roman"/>
          <w:sz w:val="24"/>
          <w:szCs w:val="24"/>
        </w:rPr>
      </w:pPr>
    </w:p>
    <w:p w14:paraId="3D0E77BC" w14:textId="77777777" w:rsidR="00E522E0" w:rsidRPr="00DC2F1B" w:rsidRDefault="00E522E0"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b/>
          <w:sz w:val="24"/>
          <w:szCs w:val="24"/>
        </w:rPr>
        <w:t>ARCHIVES</w:t>
      </w:r>
      <w:r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Robinson’s archives will be available at the Mary Robinson Centre in the Victoria House in Ballina, Country Mayo, Ireland.</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The National University </w:t>
      </w:r>
      <w:r w:rsidR="00C67802" w:rsidRPr="00DC2F1B">
        <w:rPr>
          <w:rFonts w:ascii="Times New Roman" w:hAnsi="Times New Roman" w:cs="Times New Roman"/>
          <w:sz w:val="24"/>
          <w:szCs w:val="24"/>
        </w:rPr>
        <w:t>of Ireland in</w:t>
      </w:r>
      <w:r w:rsidRPr="00DC2F1B">
        <w:rPr>
          <w:rFonts w:ascii="Times New Roman" w:hAnsi="Times New Roman" w:cs="Times New Roman"/>
          <w:sz w:val="24"/>
          <w:szCs w:val="24"/>
        </w:rPr>
        <w:t xml:space="preserve"> Galway is responsible for advising on the cataloguing and making the archive available.</w:t>
      </w:r>
    </w:p>
    <w:p w14:paraId="6F142A94" w14:textId="1F0DD544" w:rsidR="00E522E0" w:rsidRPr="00DC2F1B" w:rsidRDefault="00E522E0"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b/>
          <w:sz w:val="24"/>
          <w:szCs w:val="24"/>
        </w:rPr>
        <w:t>PUBLICATIONS</w:t>
      </w:r>
      <w:r w:rsidRPr="00DC2F1B">
        <w:rPr>
          <w:rFonts w:ascii="Times New Roman" w:hAnsi="Times New Roman" w:cs="Times New Roman"/>
          <w:sz w:val="24"/>
          <w:szCs w:val="24"/>
        </w:rPr>
        <w:t>:</w:t>
      </w:r>
      <w:r w:rsidR="009E25B2" w:rsidRPr="00DC2F1B">
        <w:rPr>
          <w:rFonts w:ascii="Times New Roman" w:hAnsi="Times New Roman" w:cs="Times New Roman"/>
          <w:b/>
          <w:sz w:val="24"/>
          <w:szCs w:val="24"/>
        </w:rPr>
        <w:t xml:space="preserve"> </w:t>
      </w:r>
      <w:r w:rsidRPr="00DC2F1B">
        <w:rPr>
          <w:rFonts w:ascii="Times New Roman" w:hAnsi="Times New Roman" w:cs="Times New Roman"/>
          <w:i/>
          <w:sz w:val="24"/>
          <w:szCs w:val="24"/>
        </w:rPr>
        <w:t>Intellectual Property: Papers from the I.C.E.L. Conference, April</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1989</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00951DDA" w:rsidRPr="00DC2F1B">
        <w:rPr>
          <w:rFonts w:ascii="Times New Roman" w:hAnsi="Times New Roman" w:cs="Times New Roman"/>
          <w:sz w:val="24"/>
          <w:szCs w:val="24"/>
        </w:rPr>
        <w:t>Dublin</w:t>
      </w:r>
      <w:r w:rsidRPr="00DC2F1B">
        <w:rPr>
          <w:rFonts w:ascii="Times New Roman" w:hAnsi="Times New Roman" w:cs="Times New Roman"/>
          <w:sz w:val="24"/>
          <w:szCs w:val="24"/>
        </w:rPr>
        <w:t xml:space="preserve"> 1989</w:t>
      </w:r>
      <w:r w:rsidR="00951DDA" w:rsidRPr="00DC2F1B">
        <w:rPr>
          <w:rFonts w:ascii="Times New Roman" w:hAnsi="Times New Roman" w:cs="Times New Roman"/>
          <w:sz w:val="24"/>
          <w:szCs w:val="24"/>
        </w:rPr>
        <w:t xml:space="preserve"> (edited)</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Creating a European Economic Space: Legal Aspects of EC-EFTA Relations: Papers from the Dublin Conference, October, 1989</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Dublin 1990</w:t>
      </w:r>
      <w:r w:rsidR="003C28B5" w:rsidRPr="00DC2F1B">
        <w:rPr>
          <w:rFonts w:ascii="Times New Roman" w:hAnsi="Times New Roman" w:cs="Times New Roman"/>
          <w:sz w:val="24"/>
          <w:szCs w:val="24"/>
        </w:rPr>
        <w:t xml:space="preserve"> (edited with J. Findlater)</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A Voice for Somalia</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 xml:space="preserve">Dublin 1992; </w:t>
      </w:r>
      <w:r w:rsidR="00135E98" w:rsidRPr="00DC2F1B">
        <w:rPr>
          <w:rFonts w:ascii="Times New Roman" w:hAnsi="Times New Roman" w:cs="Times New Roman"/>
          <w:sz w:val="24"/>
          <w:szCs w:val="24"/>
        </w:rPr>
        <w:t>‘Human Rights a</w:t>
      </w:r>
      <w:r w:rsidRPr="00DC2F1B">
        <w:rPr>
          <w:rFonts w:ascii="Times New Roman" w:hAnsi="Times New Roman" w:cs="Times New Roman"/>
          <w:sz w:val="24"/>
          <w:szCs w:val="24"/>
        </w:rPr>
        <w:t xml:space="preserve">t the Dawn of the Twenty-First Century’ in </w:t>
      </w:r>
      <w:r w:rsidRPr="00DC2F1B">
        <w:rPr>
          <w:rFonts w:ascii="Times New Roman" w:hAnsi="Times New Roman" w:cs="Times New Roman"/>
          <w:i/>
          <w:sz w:val="24"/>
          <w:szCs w:val="24"/>
        </w:rPr>
        <w:t>Human Rights Quarterly</w:t>
      </w:r>
      <w:r w:rsidRPr="00DC2F1B">
        <w:rPr>
          <w:rFonts w:ascii="Times New Roman" w:hAnsi="Times New Roman" w:cs="Times New Roman"/>
          <w:sz w:val="24"/>
          <w:szCs w:val="24"/>
        </w:rPr>
        <w:t xml:space="preserve">, 15/4, November 1993, 629-639; ‘Shame of Failure on Human Rights’ in </w:t>
      </w:r>
      <w:r w:rsidRPr="00DC2F1B">
        <w:rPr>
          <w:rFonts w:ascii="Times New Roman" w:hAnsi="Times New Roman" w:cs="Times New Roman"/>
          <w:i/>
          <w:sz w:val="24"/>
          <w:szCs w:val="24"/>
        </w:rPr>
        <w:t>World Today</w:t>
      </w:r>
      <w:r w:rsidRPr="00DC2F1B">
        <w:rPr>
          <w:rFonts w:ascii="Times New Roman" w:hAnsi="Times New Roman" w:cs="Times New Roman"/>
          <w:sz w:val="24"/>
          <w:szCs w:val="24"/>
        </w:rPr>
        <w:t xml:space="preserve">, 2/54, February 1998, 45-48; ‘The Universal Declaration of Human Rights: A Living Document’ in </w:t>
      </w:r>
      <w:r w:rsidRPr="00DC2F1B">
        <w:rPr>
          <w:rFonts w:ascii="Times New Roman" w:hAnsi="Times New Roman" w:cs="Times New Roman"/>
          <w:i/>
          <w:sz w:val="24"/>
          <w:szCs w:val="24"/>
        </w:rPr>
        <w:t>Australian Journal of International Affairs</w:t>
      </w:r>
      <w:r w:rsidRPr="00DC2F1B">
        <w:rPr>
          <w:rFonts w:ascii="Times New Roman" w:hAnsi="Times New Roman" w:cs="Times New Roman"/>
          <w:sz w:val="24"/>
          <w:szCs w:val="24"/>
        </w:rPr>
        <w:t xml:space="preserve">, 2/58, July 1998, 117-120; ‘Key-note Address’ in </w:t>
      </w:r>
      <w:r w:rsidRPr="00DC2F1B">
        <w:rPr>
          <w:rFonts w:ascii="Times New Roman" w:hAnsi="Times New Roman" w:cs="Times New Roman"/>
          <w:i/>
          <w:sz w:val="24"/>
          <w:szCs w:val="24"/>
        </w:rPr>
        <w:t>Refugee Survey Quarterly</w:t>
      </w:r>
      <w:r w:rsidRPr="00DC2F1B">
        <w:rPr>
          <w:rFonts w:ascii="Times New Roman" w:hAnsi="Times New Roman" w:cs="Times New Roman"/>
          <w:sz w:val="24"/>
          <w:szCs w:val="24"/>
        </w:rPr>
        <w:t xml:space="preserve">, 3/18, 1999, 11-14; ‘For a Legal and Moral Marshall Plan for the Balkans’ in </w:t>
      </w:r>
      <w:r w:rsidRPr="00DC2F1B">
        <w:rPr>
          <w:rFonts w:ascii="Times New Roman" w:hAnsi="Times New Roman" w:cs="Times New Roman"/>
          <w:i/>
          <w:sz w:val="24"/>
          <w:szCs w:val="24"/>
        </w:rPr>
        <w:t>NPQ: New Perspectives Quarterly</w:t>
      </w:r>
      <w:r w:rsidRPr="00DC2F1B">
        <w:rPr>
          <w:rFonts w:ascii="Times New Roman" w:hAnsi="Times New Roman" w:cs="Times New Roman"/>
          <w:sz w:val="24"/>
          <w:szCs w:val="24"/>
        </w:rPr>
        <w:t xml:space="preserve">, 4/16, </w:t>
      </w:r>
      <w:r w:rsidRPr="00DC2F1B">
        <w:rPr>
          <w:rFonts w:ascii="Times New Roman" w:hAnsi="Times New Roman" w:cs="Times New Roman"/>
          <w:sz w:val="24"/>
          <w:szCs w:val="24"/>
        </w:rPr>
        <w:lastRenderedPageBreak/>
        <w:t>Summer 1999, 12-13; ‘The Next Human Rights Agenda:</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Preventing Conflict’ in </w:t>
      </w:r>
      <w:r w:rsidRPr="00DC2F1B">
        <w:rPr>
          <w:rFonts w:ascii="Times New Roman" w:hAnsi="Times New Roman" w:cs="Times New Roman"/>
          <w:i/>
          <w:sz w:val="24"/>
          <w:szCs w:val="24"/>
        </w:rPr>
        <w:t>NPQ:</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New Perspectives Quarterly</w:t>
      </w:r>
      <w:r w:rsidRPr="00DC2F1B">
        <w:rPr>
          <w:rFonts w:ascii="Times New Roman" w:hAnsi="Times New Roman" w:cs="Times New Roman"/>
          <w:sz w:val="24"/>
          <w:szCs w:val="24"/>
        </w:rPr>
        <w:t xml:space="preserve">, 5/16, Fall 1999, 23-28; ‘A Selective Declaration’ in </w:t>
      </w:r>
      <w:r w:rsidRPr="00DC2F1B">
        <w:rPr>
          <w:rFonts w:ascii="Times New Roman" w:hAnsi="Times New Roman" w:cs="Times New Roman"/>
          <w:i/>
          <w:sz w:val="24"/>
          <w:szCs w:val="24"/>
        </w:rPr>
        <w:t>Harvard International Review</w:t>
      </w:r>
      <w:r w:rsidRPr="00DC2F1B">
        <w:rPr>
          <w:rFonts w:ascii="Times New Roman" w:hAnsi="Times New Roman" w:cs="Times New Roman"/>
          <w:sz w:val="24"/>
          <w:szCs w:val="24"/>
        </w:rPr>
        <w:t xml:space="preserve">, 4/21, Fall 1999, 60-63; ‘Confront Racism’ in </w:t>
      </w:r>
      <w:r w:rsidRPr="00DC2F1B">
        <w:rPr>
          <w:rFonts w:ascii="Times New Roman" w:hAnsi="Times New Roman" w:cs="Times New Roman"/>
          <w:i/>
          <w:sz w:val="24"/>
          <w:szCs w:val="24"/>
        </w:rPr>
        <w:t>World Today</w:t>
      </w:r>
      <w:r w:rsidR="00CA2018" w:rsidRPr="00DC2F1B">
        <w:rPr>
          <w:rFonts w:ascii="Times New Roman" w:hAnsi="Times New Roman" w:cs="Times New Roman"/>
          <w:sz w:val="24"/>
          <w:szCs w:val="24"/>
        </w:rPr>
        <w:t>, 8-9/57, August-</w:t>
      </w:r>
      <w:r w:rsidRPr="00DC2F1B">
        <w:rPr>
          <w:rFonts w:ascii="Times New Roman" w:hAnsi="Times New Roman" w:cs="Times New Roman"/>
          <w:sz w:val="24"/>
          <w:szCs w:val="24"/>
        </w:rPr>
        <w:t>September 2001, 23-24; ‘Ten Priorities as United Nations High Commissioner for Human Rights’</w:t>
      </w:r>
      <w:r w:rsidR="00CA2018" w:rsidRPr="00DC2F1B">
        <w:rPr>
          <w:rFonts w:ascii="Times New Roman" w:hAnsi="Times New Roman" w:cs="Times New Roman"/>
          <w:sz w:val="24"/>
          <w:szCs w:val="24"/>
        </w:rPr>
        <w:t>,</w:t>
      </w:r>
      <w:r w:rsidRPr="00DC2F1B">
        <w:rPr>
          <w:rFonts w:ascii="Times New Roman" w:hAnsi="Times New Roman" w:cs="Times New Roman"/>
          <w:sz w:val="24"/>
          <w:szCs w:val="24"/>
        </w:rPr>
        <w:t xml:space="preserve"> Appendix 1 in </w:t>
      </w:r>
      <w:r w:rsidR="00F6283E" w:rsidRPr="00DC2F1B">
        <w:rPr>
          <w:rFonts w:ascii="Times New Roman" w:hAnsi="Times New Roman" w:cs="Times New Roman"/>
          <w:sz w:val="24"/>
          <w:szCs w:val="24"/>
        </w:rPr>
        <w:t xml:space="preserve">A. Clapham, </w:t>
      </w:r>
      <w:r w:rsidRPr="00DC2F1B">
        <w:rPr>
          <w:rFonts w:ascii="Times New Roman" w:hAnsi="Times New Roman" w:cs="Times New Roman"/>
          <w:i/>
          <w:sz w:val="24"/>
          <w:szCs w:val="24"/>
        </w:rPr>
        <w:t>The UN High Commissioner for Human Rights</w:t>
      </w:r>
      <w:r w:rsidR="00F6283E" w:rsidRPr="00DC2F1B">
        <w:rPr>
          <w:rFonts w:ascii="Times New Roman" w:hAnsi="Times New Roman" w:cs="Times New Roman"/>
          <w:i/>
          <w:sz w:val="24"/>
          <w:szCs w:val="24"/>
        </w:rPr>
        <w:t xml:space="preserve">: Achievements and Frustrations. </w:t>
      </w:r>
      <w:r w:rsidRPr="00DC2F1B">
        <w:rPr>
          <w:rFonts w:ascii="Times New Roman" w:hAnsi="Times New Roman" w:cs="Times New Roman"/>
          <w:i/>
          <w:sz w:val="24"/>
          <w:szCs w:val="24"/>
        </w:rPr>
        <w:t xml:space="preserve">Background paper for the Symposium on the United Nations High Commissioner for Human Rights: The First Ten Years of the Office, and the Next, February 17-18, </w:t>
      </w:r>
      <w:r w:rsidR="00CA2018" w:rsidRPr="00DC2F1B">
        <w:rPr>
          <w:rFonts w:ascii="Times New Roman" w:hAnsi="Times New Roman" w:cs="Times New Roman"/>
          <w:i/>
          <w:sz w:val="24"/>
          <w:szCs w:val="24"/>
        </w:rPr>
        <w:t>2003</w:t>
      </w:r>
      <w:r w:rsidR="00CA2018" w:rsidRPr="00DC2F1B">
        <w:rPr>
          <w:rFonts w:ascii="Times New Roman" w:hAnsi="Times New Roman" w:cs="Times New Roman"/>
          <w:sz w:val="24"/>
          <w:szCs w:val="24"/>
        </w:rPr>
        <w:t>,</w:t>
      </w:r>
      <w:r w:rsidRPr="00DC2F1B">
        <w:rPr>
          <w:rFonts w:ascii="Times New Roman" w:hAnsi="Times New Roman" w:cs="Times New Roman"/>
          <w:sz w:val="24"/>
          <w:szCs w:val="24"/>
        </w:rPr>
        <w:t xml:space="preserve"> 2003</w:t>
      </w:r>
      <w:r w:rsidR="00F57603" w:rsidRPr="00DC2F1B">
        <w:rPr>
          <w:rFonts w:ascii="Times New Roman" w:hAnsi="Times New Roman" w:cs="Times New Roman"/>
          <w:sz w:val="24"/>
          <w:szCs w:val="24"/>
        </w:rPr>
        <w:t>, available at</w:t>
      </w:r>
      <w:r w:rsidRPr="00DC2F1B">
        <w:rPr>
          <w:rFonts w:ascii="Times New Roman" w:hAnsi="Times New Roman" w:cs="Times New Roman"/>
          <w:sz w:val="24"/>
          <w:szCs w:val="24"/>
        </w:rPr>
        <w:t xml:space="preserve"> </w:t>
      </w:r>
      <w:hyperlink r:id="rId9" w:history="1">
        <w:r w:rsidR="00785727" w:rsidRPr="00785727">
          <w:rPr>
            <w:rStyle w:val="Hyperlink"/>
            <w:rFonts w:ascii="Times New Roman" w:hAnsi="Times New Roman" w:cs="Times New Roman"/>
            <w:sz w:val="24"/>
            <w:szCs w:val="24"/>
            <w:u w:val="none"/>
          </w:rPr>
          <w:t>http://www2.law.columbia.edu/hri/symposium/ClaphamPaper.htm</w:t>
        </w:r>
      </w:hyperlink>
      <w:r w:rsidR="00F6283E" w:rsidRPr="00785727">
        <w:rPr>
          <w:rFonts w:ascii="Times New Roman" w:hAnsi="Times New Roman" w:cs="Times New Roman"/>
          <w:sz w:val="24"/>
          <w:szCs w:val="24"/>
        </w:rPr>
        <w:t xml:space="preserve"> </w:t>
      </w:r>
      <w:r w:rsidRPr="00785727">
        <w:rPr>
          <w:rFonts w:ascii="Times New Roman" w:hAnsi="Times New Roman" w:cs="Times New Roman"/>
          <w:sz w:val="24"/>
          <w:szCs w:val="24"/>
        </w:rPr>
        <w:t>(acce</w:t>
      </w:r>
      <w:r w:rsidR="00F6283E" w:rsidRPr="00785727">
        <w:rPr>
          <w:rFonts w:ascii="Times New Roman" w:hAnsi="Times New Roman" w:cs="Times New Roman"/>
          <w:sz w:val="24"/>
          <w:szCs w:val="24"/>
        </w:rPr>
        <w:t xml:space="preserve">ssed </w:t>
      </w:r>
      <w:r w:rsidR="00F57603" w:rsidRPr="00785727">
        <w:rPr>
          <w:rFonts w:ascii="Times New Roman" w:hAnsi="Times New Roman" w:cs="Times New Roman"/>
          <w:sz w:val="24"/>
          <w:szCs w:val="24"/>
        </w:rPr>
        <w:t>12 February</w:t>
      </w:r>
      <w:r w:rsidR="00F57603" w:rsidRPr="00DC2F1B">
        <w:rPr>
          <w:rFonts w:ascii="Times New Roman" w:hAnsi="Times New Roman" w:cs="Times New Roman"/>
          <w:sz w:val="24"/>
          <w:szCs w:val="24"/>
        </w:rPr>
        <w:t xml:space="preserve"> 2014);</w:t>
      </w:r>
      <w:r w:rsidR="00F6283E" w:rsidRPr="00DC2F1B">
        <w:rPr>
          <w:rFonts w:ascii="Times New Roman" w:hAnsi="Times New Roman" w:cs="Times New Roman"/>
          <w:sz w:val="24"/>
          <w:szCs w:val="24"/>
        </w:rPr>
        <w:t xml:space="preserve"> </w:t>
      </w:r>
      <w:r w:rsidRPr="00DC2F1B">
        <w:rPr>
          <w:rFonts w:ascii="Times New Roman" w:hAnsi="Times New Roman" w:cs="Times New Roman"/>
          <w:sz w:val="24"/>
          <w:szCs w:val="24"/>
        </w:rPr>
        <w:t>‘Symposium on the United Nations High Commissioner for Human Rights: The First Ten Years of the Office, and the Next</w:t>
      </w:r>
      <w:r w:rsidR="00F57603" w:rsidRPr="00DC2F1B">
        <w:rPr>
          <w:rFonts w:ascii="Times New Roman" w:hAnsi="Times New Roman" w:cs="Times New Roman"/>
          <w:sz w:val="24"/>
          <w:szCs w:val="24"/>
        </w:rPr>
        <w:t>, February 17-18, 2003, Remarks’</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Columbia Human Rights Law Review</w:t>
      </w:r>
      <w:r w:rsidRPr="00DC2F1B">
        <w:rPr>
          <w:rFonts w:ascii="Times New Roman" w:hAnsi="Times New Roman" w:cs="Times New Roman"/>
          <w:sz w:val="24"/>
          <w:szCs w:val="24"/>
        </w:rPr>
        <w:t>,</w:t>
      </w:r>
      <w:r w:rsidR="009E25B2" w:rsidRPr="00DC2F1B">
        <w:rPr>
          <w:rFonts w:ascii="Times New Roman" w:hAnsi="Times New Roman" w:cs="Times New Roman"/>
          <w:i/>
          <w:sz w:val="24"/>
          <w:szCs w:val="24"/>
        </w:rPr>
        <w:t xml:space="preserve"> </w:t>
      </w:r>
      <w:r w:rsidRPr="00DC2F1B">
        <w:rPr>
          <w:rFonts w:ascii="Times New Roman" w:hAnsi="Times New Roman" w:cs="Times New Roman"/>
          <w:sz w:val="24"/>
          <w:szCs w:val="24"/>
        </w:rPr>
        <w:t xml:space="preserve">35, 2003-2004, 505-508; ‘An Ethical, Human-Rights Approach to Globalization’ in </w:t>
      </w:r>
      <w:r w:rsidRPr="00DC2F1B">
        <w:rPr>
          <w:rFonts w:ascii="Times New Roman" w:hAnsi="Times New Roman" w:cs="Times New Roman"/>
          <w:i/>
          <w:sz w:val="24"/>
          <w:szCs w:val="24"/>
        </w:rPr>
        <w:t>Peace Review</w:t>
      </w:r>
      <w:r w:rsidRPr="00DC2F1B">
        <w:rPr>
          <w:rFonts w:ascii="Times New Roman" w:hAnsi="Times New Roman" w:cs="Times New Roman"/>
          <w:sz w:val="24"/>
          <w:szCs w:val="24"/>
        </w:rPr>
        <w:t xml:space="preserve">, 1/16, March 2004, 13-17; ‘Developing Human Rights’ in </w:t>
      </w:r>
      <w:r w:rsidRPr="00DC2F1B">
        <w:rPr>
          <w:rFonts w:ascii="Times New Roman" w:hAnsi="Times New Roman" w:cs="Times New Roman"/>
          <w:i/>
          <w:sz w:val="24"/>
          <w:szCs w:val="24"/>
        </w:rPr>
        <w:t xml:space="preserve">Foreign </w:t>
      </w:r>
      <w:r w:rsidR="00F57603" w:rsidRPr="00DC2F1B">
        <w:rPr>
          <w:rFonts w:ascii="Times New Roman" w:hAnsi="Times New Roman" w:cs="Times New Roman"/>
          <w:i/>
          <w:sz w:val="24"/>
          <w:szCs w:val="24"/>
        </w:rPr>
        <w:t>Policy</w:t>
      </w:r>
      <w:r w:rsidR="00F57603" w:rsidRPr="00DC2F1B">
        <w:rPr>
          <w:rFonts w:ascii="Times New Roman" w:hAnsi="Times New Roman" w:cs="Times New Roman"/>
          <w:sz w:val="24"/>
          <w:szCs w:val="24"/>
        </w:rPr>
        <w:t>, 144, September-</w:t>
      </w:r>
      <w:r w:rsidRPr="00DC2F1B">
        <w:rPr>
          <w:rFonts w:ascii="Times New Roman" w:hAnsi="Times New Roman" w:cs="Times New Roman"/>
          <w:sz w:val="24"/>
          <w:szCs w:val="24"/>
        </w:rPr>
        <w:t xml:space="preserve">October 2004, 13-14; ‘What We Expect from America’ in </w:t>
      </w:r>
      <w:r w:rsidRPr="00DC2F1B">
        <w:rPr>
          <w:rFonts w:ascii="Times New Roman" w:hAnsi="Times New Roman" w:cs="Times New Roman"/>
          <w:i/>
          <w:sz w:val="24"/>
          <w:szCs w:val="24"/>
        </w:rPr>
        <w:t>American Prospective</w:t>
      </w:r>
      <w:r w:rsidRPr="00DC2F1B">
        <w:rPr>
          <w:rFonts w:ascii="Times New Roman" w:hAnsi="Times New Roman" w:cs="Times New Roman"/>
          <w:sz w:val="24"/>
          <w:szCs w:val="24"/>
        </w:rPr>
        <w:t>, 10/15, October 2004, A32-A46;</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‘Advancing Economic, Social and Cultural Rights:</w:t>
      </w:r>
      <w:r w:rsidR="009E25B2" w:rsidRPr="00DC2F1B">
        <w:rPr>
          <w:rFonts w:ascii="Times New Roman" w:hAnsi="Times New Roman" w:cs="Times New Roman"/>
          <w:sz w:val="24"/>
          <w:szCs w:val="24"/>
        </w:rPr>
        <w:t xml:space="preserve"> </w:t>
      </w:r>
      <w:r w:rsidR="00F57603" w:rsidRPr="00DC2F1B">
        <w:rPr>
          <w:rFonts w:ascii="Times New Roman" w:hAnsi="Times New Roman" w:cs="Times New Roman"/>
          <w:sz w:val="24"/>
          <w:szCs w:val="24"/>
        </w:rPr>
        <w:t>The Way Forward’</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 xml:space="preserve">Human Rights </w:t>
      </w:r>
      <w:r w:rsidRPr="00DC2F1B">
        <w:rPr>
          <w:rFonts w:ascii="Times New Roman" w:hAnsi="Times New Roman" w:cs="Times New Roman"/>
          <w:sz w:val="24"/>
          <w:szCs w:val="24"/>
        </w:rPr>
        <w:t xml:space="preserve">Quarterly, 4/26, November 2004, 866-872; </w:t>
      </w:r>
      <w:r w:rsidRPr="00DC2F1B">
        <w:rPr>
          <w:rFonts w:ascii="Times New Roman" w:hAnsi="Times New Roman" w:cs="Times New Roman"/>
          <w:i/>
          <w:sz w:val="24"/>
          <w:szCs w:val="24"/>
        </w:rPr>
        <w:t>Human Rights and Development:</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Towards Mutual Reinforcement</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Oxford 2005</w:t>
      </w:r>
      <w:r w:rsidR="00F57603" w:rsidRPr="00DC2F1B">
        <w:rPr>
          <w:rFonts w:ascii="Times New Roman" w:hAnsi="Times New Roman" w:cs="Times New Roman"/>
          <w:sz w:val="24"/>
          <w:szCs w:val="24"/>
        </w:rPr>
        <w:t xml:space="preserve"> (edited with P. Alston)</w:t>
      </w:r>
      <w:r w:rsidRPr="00DC2F1B">
        <w:rPr>
          <w:rFonts w:ascii="Times New Roman" w:hAnsi="Times New Roman" w:cs="Times New Roman"/>
          <w:sz w:val="24"/>
          <w:szCs w:val="24"/>
        </w:rPr>
        <w:t xml:space="preserve">; ‘Renewing the Commitment to the Rule of Law and Human Rights in the United States’ in </w:t>
      </w:r>
      <w:r w:rsidRPr="00DC2F1B">
        <w:rPr>
          <w:rFonts w:ascii="Times New Roman" w:hAnsi="Times New Roman" w:cs="Times New Roman"/>
          <w:i/>
          <w:sz w:val="24"/>
          <w:szCs w:val="24"/>
        </w:rPr>
        <w:t>Global Governance</w:t>
      </w:r>
      <w:r w:rsidRPr="00DC2F1B">
        <w:rPr>
          <w:rFonts w:ascii="Times New Roman" w:hAnsi="Times New Roman" w:cs="Times New Roman"/>
          <w:sz w:val="24"/>
          <w:szCs w:val="24"/>
        </w:rPr>
        <w:t>, 11</w:t>
      </w:r>
      <w:r w:rsidR="00ED7359" w:rsidRPr="00DC2F1B">
        <w:rPr>
          <w:rFonts w:ascii="Times New Roman" w:hAnsi="Times New Roman" w:cs="Times New Roman"/>
          <w:sz w:val="24"/>
          <w:szCs w:val="24"/>
        </w:rPr>
        <w:t>/1</w:t>
      </w:r>
      <w:r w:rsidRPr="00DC2F1B">
        <w:rPr>
          <w:rFonts w:ascii="Times New Roman" w:hAnsi="Times New Roman" w:cs="Times New Roman"/>
          <w:sz w:val="24"/>
          <w:szCs w:val="24"/>
        </w:rPr>
        <w:t xml:space="preserve">, January-March 2005, 1-8; </w:t>
      </w:r>
      <w:r w:rsidRPr="00DC2F1B">
        <w:rPr>
          <w:rFonts w:ascii="Times New Roman" w:hAnsi="Times New Roman" w:cs="Times New Roman"/>
          <w:i/>
          <w:sz w:val="24"/>
          <w:szCs w:val="24"/>
        </w:rPr>
        <w:t>Global Health and Global Aging</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San Francisco 2007</w:t>
      </w:r>
      <w:r w:rsidR="00ED7359" w:rsidRPr="00DC2F1B">
        <w:rPr>
          <w:rFonts w:ascii="Times New Roman" w:hAnsi="Times New Roman" w:cs="Times New Roman"/>
          <w:sz w:val="24"/>
          <w:szCs w:val="24"/>
        </w:rPr>
        <w:t xml:space="preserve"> (</w:t>
      </w:r>
      <w:r w:rsidR="00F45862" w:rsidRPr="00DC2F1B">
        <w:rPr>
          <w:rFonts w:ascii="Times New Roman" w:hAnsi="Times New Roman" w:cs="Times New Roman"/>
          <w:sz w:val="24"/>
          <w:szCs w:val="24"/>
        </w:rPr>
        <w:t>edited</w:t>
      </w:r>
      <w:r w:rsidR="00ED7359" w:rsidRPr="00DC2F1B">
        <w:rPr>
          <w:rFonts w:ascii="Times New Roman" w:hAnsi="Times New Roman" w:cs="Times New Roman"/>
          <w:sz w:val="24"/>
          <w:szCs w:val="24"/>
        </w:rPr>
        <w:t xml:space="preserve"> with </w:t>
      </w:r>
      <w:r w:rsidR="009B2645" w:rsidRPr="00DC2F1B">
        <w:rPr>
          <w:rFonts w:ascii="Times New Roman" w:hAnsi="Times New Roman" w:cs="Times New Roman"/>
          <w:sz w:val="24"/>
          <w:szCs w:val="24"/>
        </w:rPr>
        <w:t>A. Novelli, C. Pearson and L. Norris</w:t>
      </w:r>
      <w:r w:rsidR="00ED7359" w:rsidRPr="00DC2F1B">
        <w:rPr>
          <w:rFonts w:ascii="Times New Roman" w:hAnsi="Times New Roman" w:cs="Times New Roman"/>
          <w:sz w:val="24"/>
          <w:szCs w:val="24"/>
        </w:rPr>
        <w:t>)</w:t>
      </w:r>
      <w:r w:rsidRPr="00DC2F1B">
        <w:rPr>
          <w:rFonts w:ascii="Times New Roman" w:hAnsi="Times New Roman" w:cs="Times New Roman"/>
          <w:sz w:val="24"/>
          <w:szCs w:val="24"/>
        </w:rPr>
        <w:t xml:space="preserve">; ‘Climate Justice: Challenge and Opportunity’ in </w:t>
      </w:r>
      <w:r w:rsidRPr="00DC2F1B">
        <w:rPr>
          <w:rFonts w:ascii="Times New Roman" w:hAnsi="Times New Roman" w:cs="Times New Roman"/>
          <w:i/>
          <w:sz w:val="24"/>
          <w:szCs w:val="24"/>
        </w:rPr>
        <w:t>Irish Studies in International Affairs</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22, 2011</w:t>
      </w:r>
      <w:r w:rsidR="009B2645" w:rsidRPr="00DC2F1B">
        <w:rPr>
          <w:rFonts w:ascii="Times New Roman" w:hAnsi="Times New Roman" w:cs="Times New Roman"/>
          <w:sz w:val="24"/>
          <w:szCs w:val="24"/>
        </w:rPr>
        <w:t>, 67-74</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Everybody Matters: A Memoir</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London 2012</w:t>
      </w:r>
      <w:r w:rsidR="00D4047A" w:rsidRPr="00DC2F1B">
        <w:rPr>
          <w:rFonts w:ascii="Times New Roman" w:hAnsi="Times New Roman" w:cs="Times New Roman"/>
          <w:sz w:val="24"/>
          <w:szCs w:val="24"/>
        </w:rPr>
        <w:t xml:space="preserve"> (with T. Robinson)</w:t>
      </w:r>
      <w:r w:rsidRPr="00DC2F1B">
        <w:rPr>
          <w:rFonts w:ascii="Times New Roman" w:hAnsi="Times New Roman" w:cs="Times New Roman"/>
          <w:sz w:val="24"/>
          <w:szCs w:val="24"/>
        </w:rPr>
        <w:t xml:space="preserve">; ‘A Keynote Address by the UN High Commissioner for Human Rights’ in </w:t>
      </w:r>
      <w:r w:rsidR="00D4047A" w:rsidRPr="00DC2F1B">
        <w:rPr>
          <w:rFonts w:ascii="Times New Roman" w:hAnsi="Times New Roman" w:cs="Times New Roman"/>
          <w:sz w:val="24"/>
          <w:szCs w:val="24"/>
        </w:rPr>
        <w:t>J.V. Ulin, H. Edwards and S. O’Brien (Eds),</w:t>
      </w:r>
      <w:r w:rsidR="00D4047A"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Race and Immigration in the New Ireland</w:t>
      </w:r>
      <w:r w:rsidRPr="00DC2F1B">
        <w:rPr>
          <w:rFonts w:ascii="Times New Roman" w:hAnsi="Times New Roman" w:cs="Times New Roman"/>
          <w:sz w:val="24"/>
          <w:szCs w:val="24"/>
        </w:rPr>
        <w:t>,</w:t>
      </w:r>
      <w:r w:rsidR="00D4047A" w:rsidRPr="00DC2F1B">
        <w:rPr>
          <w:rFonts w:ascii="Times New Roman" w:hAnsi="Times New Roman" w:cs="Times New Roman"/>
          <w:sz w:val="24"/>
          <w:szCs w:val="24"/>
        </w:rPr>
        <w:t xml:space="preserve"> Notre Dame 2013</w:t>
      </w:r>
      <w:r w:rsidR="00266D3A" w:rsidRPr="00DC2F1B">
        <w:rPr>
          <w:rFonts w:ascii="Times New Roman" w:hAnsi="Times New Roman" w:cs="Times New Roman"/>
          <w:sz w:val="24"/>
          <w:szCs w:val="24"/>
        </w:rPr>
        <w:t xml:space="preserve">, </w:t>
      </w:r>
      <w:r w:rsidR="00296BF5" w:rsidRPr="00DC2F1B">
        <w:rPr>
          <w:rFonts w:ascii="Times New Roman" w:hAnsi="Times New Roman" w:cs="Times New Roman"/>
          <w:sz w:val="24"/>
          <w:szCs w:val="24"/>
        </w:rPr>
        <w:t>21-38</w:t>
      </w:r>
      <w:r w:rsidRPr="00DC2F1B">
        <w:rPr>
          <w:rFonts w:ascii="Times New Roman" w:hAnsi="Times New Roman" w:cs="Times New Roman"/>
          <w:sz w:val="24"/>
          <w:szCs w:val="24"/>
        </w:rPr>
        <w:t>.</w:t>
      </w:r>
    </w:p>
    <w:p w14:paraId="73B27450" w14:textId="0FEE313D" w:rsidR="00E522E0" w:rsidRPr="00DC2F1B" w:rsidRDefault="00E522E0"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LITERATURE</w:t>
      </w:r>
      <w:r w:rsidRPr="00DC2F1B">
        <w:rPr>
          <w:rFonts w:ascii="Times New Roman" w:hAnsi="Times New Roman" w:cs="Times New Roman"/>
          <w:sz w:val="24"/>
          <w:szCs w:val="24"/>
        </w:rPr>
        <w:t>:</w:t>
      </w:r>
      <w:r w:rsidR="009E25B2" w:rsidRPr="00DC2F1B">
        <w:rPr>
          <w:rFonts w:ascii="Times New Roman" w:hAnsi="Times New Roman" w:cs="Times New Roman"/>
          <w:b/>
          <w:sz w:val="24"/>
          <w:szCs w:val="24"/>
        </w:rPr>
        <w:t xml:space="preserve"> </w:t>
      </w:r>
      <w:r w:rsidRPr="00DC2F1B">
        <w:rPr>
          <w:rFonts w:ascii="Times New Roman" w:hAnsi="Times New Roman" w:cs="Times New Roman"/>
          <w:sz w:val="24"/>
          <w:szCs w:val="24"/>
        </w:rPr>
        <w:t>F. Finlay,</w:t>
      </w:r>
      <w:r w:rsidRPr="00DC2F1B">
        <w:rPr>
          <w:rFonts w:ascii="Times New Roman" w:hAnsi="Times New Roman" w:cs="Times New Roman"/>
          <w:b/>
          <w:sz w:val="24"/>
          <w:szCs w:val="24"/>
        </w:rPr>
        <w:t xml:space="preserve"> </w:t>
      </w:r>
      <w:r w:rsidRPr="00DC2F1B">
        <w:rPr>
          <w:rFonts w:ascii="Times New Roman" w:hAnsi="Times New Roman" w:cs="Times New Roman"/>
          <w:i/>
          <w:sz w:val="24"/>
          <w:szCs w:val="24"/>
        </w:rPr>
        <w:t>Mary Robinson: A President with a Purpose</w:t>
      </w:r>
      <w:r w:rsidR="0065724C" w:rsidRPr="00DC2F1B">
        <w:rPr>
          <w:rFonts w:ascii="Times New Roman" w:hAnsi="Times New Roman" w:cs="Times New Roman"/>
          <w:sz w:val="24"/>
          <w:szCs w:val="24"/>
        </w:rPr>
        <w:t>, Dublin</w:t>
      </w:r>
      <w:r w:rsidRPr="00DC2F1B">
        <w:rPr>
          <w:rFonts w:ascii="Times New Roman" w:hAnsi="Times New Roman" w:cs="Times New Roman"/>
          <w:sz w:val="24"/>
          <w:szCs w:val="24"/>
        </w:rPr>
        <w:t xml:space="preserve"> 1990;</w:t>
      </w:r>
      <w:r w:rsidR="00F921C5"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‘Robinson, Mary’ in </w:t>
      </w:r>
      <w:r w:rsidRPr="00DC2F1B">
        <w:rPr>
          <w:rFonts w:ascii="Times New Roman" w:hAnsi="Times New Roman" w:cs="Times New Roman"/>
          <w:i/>
          <w:sz w:val="24"/>
          <w:szCs w:val="24"/>
        </w:rPr>
        <w:t>1991 Current Biography Yearbook</w:t>
      </w:r>
      <w:r w:rsidRPr="00DC2F1B">
        <w:rPr>
          <w:rFonts w:ascii="Times New Roman" w:hAnsi="Times New Roman" w:cs="Times New Roman"/>
          <w:sz w:val="24"/>
          <w:szCs w:val="24"/>
        </w:rPr>
        <w:t xml:space="preserve">, </w:t>
      </w:r>
      <w:r w:rsidR="0065724C" w:rsidRPr="00DC2F1B">
        <w:rPr>
          <w:rFonts w:ascii="Times New Roman" w:hAnsi="Times New Roman" w:cs="Times New Roman"/>
          <w:sz w:val="24"/>
          <w:szCs w:val="24"/>
        </w:rPr>
        <w:t>Volume 52, 1991</w:t>
      </w:r>
      <w:r w:rsidRPr="00DC2F1B">
        <w:rPr>
          <w:rFonts w:ascii="Times New Roman" w:hAnsi="Times New Roman" w:cs="Times New Roman"/>
          <w:sz w:val="24"/>
          <w:szCs w:val="24"/>
        </w:rPr>
        <w:t xml:space="preserve">, 475-479; E. O’Reilly, </w:t>
      </w:r>
      <w:r w:rsidRPr="00DC2F1B">
        <w:rPr>
          <w:rFonts w:ascii="Times New Roman" w:hAnsi="Times New Roman" w:cs="Times New Roman"/>
          <w:i/>
          <w:sz w:val="24"/>
          <w:szCs w:val="24"/>
        </w:rPr>
        <w:t>Candidate: The Truth Behind Presidential Campaign</w:t>
      </w:r>
      <w:r w:rsidR="0065724C" w:rsidRPr="00DC2F1B">
        <w:rPr>
          <w:rFonts w:ascii="Times New Roman" w:hAnsi="Times New Roman" w:cs="Times New Roman"/>
          <w:sz w:val="24"/>
          <w:szCs w:val="24"/>
        </w:rPr>
        <w:t>, Dublin</w:t>
      </w:r>
      <w:r w:rsidRPr="00DC2F1B">
        <w:rPr>
          <w:rFonts w:ascii="Times New Roman" w:hAnsi="Times New Roman" w:cs="Times New Roman"/>
          <w:sz w:val="24"/>
          <w:szCs w:val="24"/>
        </w:rPr>
        <w:t xml:space="preserve"> 1991; M. O’Sullivan, </w:t>
      </w:r>
      <w:r w:rsidRPr="00DC2F1B">
        <w:rPr>
          <w:rFonts w:ascii="Times New Roman" w:hAnsi="Times New Roman" w:cs="Times New Roman"/>
          <w:i/>
          <w:sz w:val="24"/>
          <w:szCs w:val="24"/>
        </w:rPr>
        <w:t>Mary Robinson: The Life and Times of an Irish Liberal</w:t>
      </w:r>
      <w:r w:rsidRPr="00DC2F1B">
        <w:rPr>
          <w:rFonts w:ascii="Times New Roman" w:hAnsi="Times New Roman" w:cs="Times New Roman"/>
          <w:sz w:val="24"/>
          <w:szCs w:val="24"/>
        </w:rPr>
        <w:t xml:space="preserve">, Dublin 1993; </w:t>
      </w:r>
      <w:r w:rsidR="00372125" w:rsidRPr="00DC2F1B">
        <w:rPr>
          <w:rFonts w:ascii="Times New Roman" w:hAnsi="Times New Roman" w:cs="Times New Roman"/>
          <w:sz w:val="24"/>
          <w:szCs w:val="24"/>
        </w:rPr>
        <w:t>‘Mary Robinson 1944-</w:t>
      </w:r>
      <w:r w:rsidR="00180E1F" w:rsidRPr="00DC2F1B">
        <w:rPr>
          <w:rFonts w:ascii="Times New Roman" w:hAnsi="Times New Roman" w:cs="Times New Roman"/>
          <w:sz w:val="24"/>
          <w:szCs w:val="24"/>
        </w:rPr>
        <w:t>’</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Biography Today: Profiles of People of Interest to Young Readers</w:t>
      </w:r>
      <w:r w:rsidRPr="00DC2F1B">
        <w:rPr>
          <w:rFonts w:ascii="Times New Roman" w:hAnsi="Times New Roman" w:cs="Times New Roman"/>
          <w:sz w:val="24"/>
          <w:szCs w:val="24"/>
        </w:rPr>
        <w:t>, 2, 1993 Annual Accumulation</w:t>
      </w:r>
      <w:r w:rsidR="005B71DE" w:rsidRPr="00DC2F1B">
        <w:rPr>
          <w:rFonts w:ascii="Times New Roman" w:hAnsi="Times New Roman" w:cs="Times New Roman"/>
          <w:sz w:val="24"/>
          <w:szCs w:val="24"/>
        </w:rPr>
        <w:t xml:space="preserve">, </w:t>
      </w:r>
      <w:r w:rsidR="00296BF5" w:rsidRPr="00DC2F1B">
        <w:rPr>
          <w:rFonts w:ascii="Times New Roman" w:hAnsi="Times New Roman" w:cs="Times New Roman"/>
          <w:sz w:val="24"/>
          <w:szCs w:val="24"/>
        </w:rPr>
        <w:t>276-282</w:t>
      </w:r>
      <w:r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673A18" w:rsidRPr="00DC2F1B">
        <w:rPr>
          <w:rFonts w:ascii="Times New Roman" w:hAnsi="Times New Roman" w:cs="Times New Roman"/>
          <w:sz w:val="24"/>
          <w:szCs w:val="24"/>
        </w:rPr>
        <w:t>C. Bogert and</w:t>
      </w:r>
      <w:r w:rsidRPr="00DC2F1B">
        <w:rPr>
          <w:rFonts w:ascii="Times New Roman" w:hAnsi="Times New Roman" w:cs="Times New Roman"/>
          <w:sz w:val="24"/>
          <w:szCs w:val="24"/>
        </w:rPr>
        <w:t xml:space="preserve"> D. McQuillan, </w:t>
      </w:r>
      <w:r w:rsidRPr="00DC2F1B">
        <w:rPr>
          <w:rFonts w:ascii="Times New Roman" w:hAnsi="Times New Roman" w:cs="Times New Roman"/>
          <w:i/>
          <w:sz w:val="24"/>
          <w:szCs w:val="24"/>
        </w:rPr>
        <w:t>Mary Robinson:</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A President in Progress</w:t>
      </w:r>
      <w:r w:rsidRPr="00DC2F1B">
        <w:rPr>
          <w:rFonts w:ascii="Times New Roman" w:hAnsi="Times New Roman" w:cs="Times New Roman"/>
          <w:sz w:val="24"/>
          <w:szCs w:val="24"/>
        </w:rPr>
        <w:t>, Dublin 1994; M. Spillane, ‘Should This Woman Run the</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World?’ in </w:t>
      </w:r>
      <w:r w:rsidRPr="00DC2F1B">
        <w:rPr>
          <w:rFonts w:ascii="Times New Roman" w:hAnsi="Times New Roman" w:cs="Times New Roman"/>
          <w:i/>
          <w:sz w:val="24"/>
          <w:szCs w:val="24"/>
        </w:rPr>
        <w:t xml:space="preserve">Nation, </w:t>
      </w:r>
      <w:r w:rsidRPr="00DC2F1B">
        <w:rPr>
          <w:rFonts w:ascii="Times New Roman" w:hAnsi="Times New Roman" w:cs="Times New Roman"/>
          <w:sz w:val="24"/>
          <w:szCs w:val="24"/>
        </w:rPr>
        <w:t xml:space="preserve">15/262, 15 April 1996, 11-16; ‘Here’s to You, Mrs. R.’ in </w:t>
      </w:r>
      <w:r w:rsidRPr="00DC2F1B">
        <w:rPr>
          <w:rFonts w:ascii="Times New Roman" w:hAnsi="Times New Roman" w:cs="Times New Roman"/>
          <w:i/>
          <w:sz w:val="24"/>
          <w:szCs w:val="24"/>
        </w:rPr>
        <w:t>Newsweek</w:t>
      </w:r>
      <w:r w:rsidRPr="00DC2F1B">
        <w:rPr>
          <w:rFonts w:ascii="Times New Roman" w:hAnsi="Times New Roman" w:cs="Times New Roman"/>
          <w:sz w:val="24"/>
          <w:szCs w:val="24"/>
        </w:rPr>
        <w:t xml:space="preserve">, 130, 6 October 1997, 45; </w:t>
      </w:r>
      <w:r w:rsidR="005F5694" w:rsidRPr="00DC2F1B">
        <w:rPr>
          <w:rFonts w:ascii="Times New Roman" w:hAnsi="Times New Roman" w:cs="Times New Roman"/>
          <w:sz w:val="24"/>
          <w:szCs w:val="24"/>
        </w:rPr>
        <w:t xml:space="preserve">J. Hogan, </w:t>
      </w:r>
      <w:r w:rsidR="005F5694" w:rsidRPr="00DC2F1B">
        <w:rPr>
          <w:rFonts w:ascii="Times New Roman" w:hAnsi="Times New Roman" w:cs="Times New Roman"/>
          <w:i/>
          <w:sz w:val="24"/>
          <w:szCs w:val="24"/>
        </w:rPr>
        <w:t>Mary Robinson: A Woman of Ireland and the World</w:t>
      </w:r>
      <w:r w:rsidR="005F5694" w:rsidRPr="00DC2F1B">
        <w:rPr>
          <w:rFonts w:ascii="Times New Roman" w:hAnsi="Times New Roman" w:cs="Times New Roman"/>
          <w:sz w:val="24"/>
          <w:szCs w:val="24"/>
        </w:rPr>
        <w:t xml:space="preserve">, Niwot, CO 1997; L. Siggins, </w:t>
      </w:r>
      <w:r w:rsidR="005F5694" w:rsidRPr="00DC2F1B">
        <w:rPr>
          <w:rFonts w:ascii="Times New Roman" w:hAnsi="Times New Roman" w:cs="Times New Roman"/>
          <w:i/>
          <w:sz w:val="24"/>
          <w:szCs w:val="24"/>
        </w:rPr>
        <w:t>The Woman Who Took Power in the Park</w:t>
      </w:r>
      <w:r w:rsidR="005F5694" w:rsidRPr="00DC2F1B">
        <w:rPr>
          <w:rFonts w:ascii="Times New Roman" w:hAnsi="Times New Roman" w:cs="Times New Roman"/>
          <w:sz w:val="24"/>
          <w:szCs w:val="24"/>
        </w:rPr>
        <w:t xml:space="preserve">, Edinburgh 1997; I. Williams, ‘Speaking with Mary Robinson’ in </w:t>
      </w:r>
      <w:r w:rsidR="005F5694" w:rsidRPr="00DC2F1B">
        <w:rPr>
          <w:rFonts w:ascii="Times New Roman" w:hAnsi="Times New Roman" w:cs="Times New Roman"/>
          <w:i/>
          <w:sz w:val="24"/>
          <w:szCs w:val="24"/>
        </w:rPr>
        <w:t>Choices</w:t>
      </w:r>
      <w:r w:rsidR="005F5694" w:rsidRPr="00DC2F1B">
        <w:rPr>
          <w:rFonts w:ascii="Times New Roman" w:hAnsi="Times New Roman" w:cs="Times New Roman"/>
          <w:sz w:val="24"/>
          <w:szCs w:val="24"/>
        </w:rPr>
        <w:t xml:space="preserve">, 4/7, December 1998, 5-7; </w:t>
      </w:r>
      <w:r w:rsidRPr="00DC2F1B">
        <w:rPr>
          <w:rFonts w:ascii="Times New Roman" w:hAnsi="Times New Roman" w:cs="Times New Roman"/>
          <w:sz w:val="24"/>
          <w:szCs w:val="24"/>
        </w:rPr>
        <w:t xml:space="preserve">G.C. Jones, </w:t>
      </w:r>
      <w:r w:rsidRPr="00DC2F1B">
        <w:rPr>
          <w:rFonts w:ascii="Times New Roman" w:hAnsi="Times New Roman" w:cs="Times New Roman"/>
          <w:i/>
          <w:sz w:val="24"/>
          <w:szCs w:val="24"/>
        </w:rPr>
        <w:t>Mary Robinson: Citizen of the World</w:t>
      </w:r>
      <w:r w:rsidR="00101BBD" w:rsidRPr="00DC2F1B">
        <w:rPr>
          <w:rFonts w:ascii="Times New Roman" w:hAnsi="Times New Roman" w:cs="Times New Roman"/>
          <w:sz w:val="24"/>
          <w:szCs w:val="24"/>
        </w:rPr>
        <w:t>, Evanston(?)</w:t>
      </w:r>
      <w:r w:rsidRPr="00DC2F1B">
        <w:rPr>
          <w:rFonts w:ascii="Times New Roman" w:hAnsi="Times New Roman" w:cs="Times New Roman"/>
          <w:sz w:val="24"/>
          <w:szCs w:val="24"/>
        </w:rPr>
        <w:t xml:space="preserve"> 2000; E. Cose, ‘One Conscience, 189 Countries’ in </w:t>
      </w:r>
      <w:r w:rsidRPr="00DC2F1B">
        <w:rPr>
          <w:rFonts w:ascii="Times New Roman" w:hAnsi="Times New Roman" w:cs="Times New Roman"/>
          <w:i/>
          <w:sz w:val="24"/>
          <w:szCs w:val="24"/>
        </w:rPr>
        <w:t>Newsweek</w:t>
      </w:r>
      <w:r w:rsidRPr="00DC2F1B">
        <w:rPr>
          <w:rFonts w:ascii="Times New Roman" w:hAnsi="Times New Roman" w:cs="Times New Roman"/>
          <w:sz w:val="24"/>
          <w:szCs w:val="24"/>
        </w:rPr>
        <w:t>, 140, 2 September 2002, 41;</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I. Williams, ‘Human Rights at the UN’ in </w:t>
      </w:r>
      <w:r w:rsidRPr="00DC2F1B">
        <w:rPr>
          <w:rFonts w:ascii="Times New Roman" w:hAnsi="Times New Roman" w:cs="Times New Roman"/>
          <w:i/>
          <w:sz w:val="24"/>
          <w:szCs w:val="24"/>
        </w:rPr>
        <w:t>Nation</w:t>
      </w:r>
      <w:r w:rsidRPr="00DC2F1B">
        <w:rPr>
          <w:rFonts w:ascii="Times New Roman" w:hAnsi="Times New Roman" w:cs="Times New Roman"/>
          <w:sz w:val="24"/>
          <w:szCs w:val="24"/>
        </w:rPr>
        <w:t xml:space="preserve">, 15/275, 4 November 2002, 7-8; </w:t>
      </w:r>
      <w:r w:rsidR="005E0DE3" w:rsidRPr="00DC2F1B">
        <w:rPr>
          <w:rFonts w:ascii="Times New Roman" w:hAnsi="Times New Roman" w:cs="Times New Roman"/>
          <w:sz w:val="24"/>
          <w:szCs w:val="24"/>
        </w:rPr>
        <w:t xml:space="preserve">T. Lantos, ‘The Durban Debacle: An Insider’s View of the UN Conference Against Racism’ in </w:t>
      </w:r>
      <w:r w:rsidR="005E0DE3" w:rsidRPr="00DC2F1B">
        <w:rPr>
          <w:rFonts w:ascii="Times New Roman" w:hAnsi="Times New Roman" w:cs="Times New Roman"/>
          <w:i/>
          <w:sz w:val="24"/>
          <w:szCs w:val="24"/>
        </w:rPr>
        <w:t>Fletcher Forum of World Affairs</w:t>
      </w:r>
      <w:r w:rsidR="005E0DE3" w:rsidRPr="00DC2F1B">
        <w:rPr>
          <w:rFonts w:ascii="Times New Roman" w:hAnsi="Times New Roman" w:cs="Times New Roman"/>
          <w:sz w:val="24"/>
          <w:szCs w:val="24"/>
        </w:rPr>
        <w:t>,</w:t>
      </w:r>
      <w:r w:rsidR="005E0DE3" w:rsidRPr="00DC2F1B">
        <w:rPr>
          <w:rFonts w:ascii="Times New Roman" w:hAnsi="Times New Roman" w:cs="Times New Roman"/>
          <w:i/>
          <w:sz w:val="24"/>
          <w:szCs w:val="24"/>
        </w:rPr>
        <w:t xml:space="preserve"> </w:t>
      </w:r>
      <w:r w:rsidR="005E0DE3" w:rsidRPr="00DC2F1B">
        <w:rPr>
          <w:rFonts w:ascii="Times New Roman" w:hAnsi="Times New Roman" w:cs="Times New Roman"/>
          <w:sz w:val="24"/>
          <w:szCs w:val="24"/>
        </w:rPr>
        <w:t>1/26, Winter/Spring 2002, 31-52; L</w:t>
      </w:r>
      <w:r w:rsidRPr="00DC2F1B">
        <w:rPr>
          <w:rFonts w:ascii="Times New Roman" w:hAnsi="Times New Roman" w:cs="Times New Roman"/>
          <w:sz w:val="24"/>
          <w:szCs w:val="24"/>
        </w:rPr>
        <w:t xml:space="preserve">. Friedman, </w:t>
      </w:r>
      <w:r w:rsidRPr="00DC2F1B">
        <w:rPr>
          <w:rFonts w:ascii="Times New Roman" w:hAnsi="Times New Roman" w:cs="Times New Roman"/>
          <w:i/>
          <w:sz w:val="24"/>
          <w:szCs w:val="24"/>
        </w:rPr>
        <w:t>Mary Robinson:</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Fighter for Human Rights</w:t>
      </w:r>
      <w:r w:rsidR="003922BE" w:rsidRPr="00DC2F1B">
        <w:rPr>
          <w:rFonts w:ascii="Times New Roman" w:hAnsi="Times New Roman" w:cs="Times New Roman"/>
          <w:sz w:val="24"/>
          <w:szCs w:val="24"/>
        </w:rPr>
        <w:t>, Greensboro</w:t>
      </w:r>
      <w:r w:rsidRPr="00DC2F1B">
        <w:rPr>
          <w:rFonts w:ascii="Times New Roman" w:hAnsi="Times New Roman" w:cs="Times New Roman"/>
          <w:sz w:val="24"/>
          <w:szCs w:val="24"/>
        </w:rPr>
        <w:t xml:space="preserve"> 2004; </w:t>
      </w:r>
      <w:r w:rsidR="0056534D" w:rsidRPr="00DC2F1B">
        <w:rPr>
          <w:rFonts w:ascii="Times New Roman" w:hAnsi="Times New Roman" w:cs="Times New Roman"/>
          <w:sz w:val="24"/>
          <w:szCs w:val="24"/>
        </w:rPr>
        <w:t>‘</w:t>
      </w:r>
      <w:r w:rsidRPr="00DC2F1B">
        <w:rPr>
          <w:rFonts w:ascii="Times New Roman" w:hAnsi="Times New Roman" w:cs="Times New Roman"/>
          <w:sz w:val="24"/>
          <w:szCs w:val="24"/>
        </w:rPr>
        <w:t>Living History Interview with Executive Director, Realizing Rights</w:t>
      </w:r>
      <w:r w:rsidR="00F45862" w:rsidRPr="00DC2F1B">
        <w:rPr>
          <w:rFonts w:ascii="Times New Roman" w:hAnsi="Times New Roman" w:cs="Times New Roman"/>
          <w:sz w:val="24"/>
          <w:szCs w:val="24"/>
        </w:rPr>
        <w:t>: The Ethical Globalization Initiative</w:t>
      </w:r>
      <w:r w:rsidR="00C4466F" w:rsidRPr="00DC2F1B">
        <w:rPr>
          <w:rFonts w:ascii="Times New Roman" w:hAnsi="Times New Roman" w:cs="Times New Roman"/>
          <w:sz w:val="24"/>
          <w:szCs w:val="24"/>
        </w:rPr>
        <w:t xml:space="preserve">. Former President of Ireland, and United Nations High Commissioner for Human </w:t>
      </w:r>
      <w:r w:rsidR="005612FA" w:rsidRPr="00DC2F1B">
        <w:rPr>
          <w:rFonts w:ascii="Times New Roman" w:hAnsi="Times New Roman" w:cs="Times New Roman"/>
          <w:sz w:val="24"/>
          <w:szCs w:val="24"/>
        </w:rPr>
        <w:t xml:space="preserve">Rights </w:t>
      </w:r>
      <w:r w:rsidRPr="00DC2F1B">
        <w:rPr>
          <w:rFonts w:ascii="Times New Roman" w:hAnsi="Times New Roman" w:cs="Times New Roman"/>
          <w:sz w:val="24"/>
          <w:szCs w:val="24"/>
        </w:rPr>
        <w:t xml:space="preserve">Mary Robinson’ in </w:t>
      </w:r>
      <w:r w:rsidRPr="00DC2F1B">
        <w:rPr>
          <w:rFonts w:ascii="Times New Roman" w:hAnsi="Times New Roman" w:cs="Times New Roman"/>
          <w:i/>
          <w:sz w:val="24"/>
          <w:szCs w:val="24"/>
        </w:rPr>
        <w:t xml:space="preserve">Journal of Transnational Law </w:t>
      </w:r>
      <w:r w:rsidR="005612FA" w:rsidRPr="00DC2F1B">
        <w:rPr>
          <w:rFonts w:ascii="Times New Roman" w:hAnsi="Times New Roman" w:cs="Times New Roman"/>
          <w:i/>
          <w:sz w:val="24"/>
          <w:szCs w:val="24"/>
        </w:rPr>
        <w:t>&amp;</w:t>
      </w:r>
      <w:r w:rsidRPr="00DC2F1B">
        <w:rPr>
          <w:rFonts w:ascii="Times New Roman" w:hAnsi="Times New Roman" w:cs="Times New Roman"/>
          <w:i/>
          <w:sz w:val="24"/>
          <w:szCs w:val="24"/>
        </w:rPr>
        <w:t xml:space="preserve"> Contemporary Problems</w:t>
      </w:r>
      <w:r w:rsidRPr="00DC2F1B">
        <w:rPr>
          <w:rFonts w:ascii="Times New Roman" w:hAnsi="Times New Roman" w:cs="Times New Roman"/>
          <w:sz w:val="24"/>
          <w:szCs w:val="24"/>
        </w:rPr>
        <w:t>, 14, 2004-2005, 193-199; P. Bindra, J. Finkelstein and J. Kay, ‘Contemporary Ant</w:t>
      </w:r>
      <w:r w:rsidR="004672D2" w:rsidRPr="00DC2F1B">
        <w:rPr>
          <w:rFonts w:ascii="Times New Roman" w:hAnsi="Times New Roman" w:cs="Times New Roman"/>
          <w:sz w:val="24"/>
          <w:szCs w:val="24"/>
        </w:rPr>
        <w:t>i-Semitism: An Urgent Challenge</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Brown Journal of World Affairs</w:t>
      </w:r>
      <w:r w:rsidRPr="00DC2F1B">
        <w:rPr>
          <w:rFonts w:ascii="Times New Roman" w:hAnsi="Times New Roman" w:cs="Times New Roman"/>
          <w:sz w:val="24"/>
          <w:szCs w:val="24"/>
        </w:rPr>
        <w:t xml:space="preserve">, 2/11, Winter/Spring 2005, 11-22; </w:t>
      </w:r>
      <w:r w:rsidR="004672D2" w:rsidRPr="00DC2F1B">
        <w:rPr>
          <w:rFonts w:ascii="Times New Roman" w:hAnsi="Times New Roman" w:cs="Times New Roman"/>
          <w:sz w:val="24"/>
          <w:szCs w:val="24"/>
        </w:rPr>
        <w:t>K. Boyle (Ed</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 xml:space="preserve">A Voice for Human Rights, Mary </w:t>
      </w:r>
      <w:r w:rsidR="004672D2" w:rsidRPr="00DC2F1B">
        <w:rPr>
          <w:rFonts w:ascii="Times New Roman" w:hAnsi="Times New Roman" w:cs="Times New Roman"/>
          <w:i/>
          <w:sz w:val="24"/>
          <w:szCs w:val="24"/>
        </w:rPr>
        <w:t>Robinson</w:t>
      </w:r>
      <w:r w:rsidR="004672D2" w:rsidRPr="00DC2F1B">
        <w:rPr>
          <w:rFonts w:ascii="Times New Roman" w:hAnsi="Times New Roman" w:cs="Times New Roman"/>
          <w:sz w:val="24"/>
          <w:szCs w:val="24"/>
        </w:rPr>
        <w:t>, Philadelphia</w:t>
      </w:r>
      <w:r w:rsidRPr="00DC2F1B">
        <w:rPr>
          <w:rFonts w:ascii="Times New Roman" w:hAnsi="Times New Roman" w:cs="Times New Roman"/>
          <w:sz w:val="24"/>
          <w:szCs w:val="24"/>
        </w:rPr>
        <w:t xml:space="preserve"> 2006; C. Murphy, ‘Speaking Out for the Voiceless’ in </w:t>
      </w:r>
      <w:r w:rsidRPr="00DC2F1B">
        <w:rPr>
          <w:rFonts w:ascii="Times New Roman" w:hAnsi="Times New Roman" w:cs="Times New Roman"/>
          <w:i/>
          <w:sz w:val="24"/>
          <w:szCs w:val="24"/>
        </w:rPr>
        <w:t>International Educator</w:t>
      </w:r>
      <w:r w:rsidRPr="00DC2F1B">
        <w:rPr>
          <w:rFonts w:ascii="Times New Roman" w:hAnsi="Times New Roman" w:cs="Times New Roman"/>
          <w:sz w:val="24"/>
          <w:szCs w:val="24"/>
        </w:rPr>
        <w:t>, 3/15, May-June 2006, 24-31; I. Williams, ‘The Former High Commissioner for Human Rights Disc</w:t>
      </w:r>
      <w:r w:rsidR="004672D2" w:rsidRPr="00DC2F1B">
        <w:rPr>
          <w:rFonts w:ascii="Times New Roman" w:hAnsi="Times New Roman" w:cs="Times New Roman"/>
          <w:sz w:val="24"/>
          <w:szCs w:val="24"/>
        </w:rPr>
        <w:t>usses Key Human Rights Concerns</w:t>
      </w:r>
      <w:r w:rsidRPr="00DC2F1B">
        <w:rPr>
          <w:rFonts w:ascii="Times New Roman" w:hAnsi="Times New Roman" w:cs="Times New Roman"/>
          <w:sz w:val="24"/>
          <w:szCs w:val="24"/>
        </w:rPr>
        <w:t xml:space="preserve">’ in </w:t>
      </w:r>
      <w:r w:rsidR="004672D2" w:rsidRPr="00DC2F1B">
        <w:rPr>
          <w:rFonts w:ascii="Times New Roman" w:hAnsi="Times New Roman" w:cs="Times New Roman"/>
          <w:sz w:val="24"/>
          <w:szCs w:val="24"/>
        </w:rPr>
        <w:t>A. Soliz</w:t>
      </w:r>
      <w:r w:rsidR="004672D2" w:rsidRPr="00DC2F1B">
        <w:rPr>
          <w:rFonts w:ascii="Times New Roman" w:hAnsi="Times New Roman" w:cs="Times New Roman"/>
          <w:i/>
          <w:sz w:val="24"/>
          <w:szCs w:val="24"/>
        </w:rPr>
        <w:t xml:space="preserve"> </w:t>
      </w:r>
      <w:r w:rsidR="004672D2" w:rsidRPr="00DC2F1B">
        <w:rPr>
          <w:rFonts w:ascii="Times New Roman" w:hAnsi="Times New Roman" w:cs="Times New Roman"/>
          <w:sz w:val="24"/>
          <w:szCs w:val="24"/>
        </w:rPr>
        <w:t xml:space="preserve">(Ed.), </w:t>
      </w:r>
      <w:r w:rsidRPr="00DC2F1B">
        <w:rPr>
          <w:rFonts w:ascii="Times New Roman" w:hAnsi="Times New Roman" w:cs="Times New Roman"/>
          <w:i/>
          <w:sz w:val="24"/>
          <w:szCs w:val="24"/>
        </w:rPr>
        <w:t>Human Rights</w:t>
      </w:r>
      <w:r w:rsidRPr="00DC2F1B">
        <w:rPr>
          <w:rFonts w:ascii="Times New Roman" w:hAnsi="Times New Roman" w:cs="Times New Roman"/>
          <w:sz w:val="24"/>
          <w:szCs w:val="24"/>
        </w:rPr>
        <w:t xml:space="preserve">, </w:t>
      </w:r>
      <w:r w:rsidR="004672D2" w:rsidRPr="00DC2F1B">
        <w:rPr>
          <w:rFonts w:ascii="Times New Roman" w:hAnsi="Times New Roman" w:cs="Times New Roman"/>
          <w:sz w:val="24"/>
          <w:szCs w:val="24"/>
        </w:rPr>
        <w:t>Detroit</w:t>
      </w:r>
      <w:r w:rsidRPr="00DC2F1B">
        <w:rPr>
          <w:rFonts w:ascii="Times New Roman" w:hAnsi="Times New Roman" w:cs="Times New Roman"/>
          <w:sz w:val="24"/>
          <w:szCs w:val="24"/>
        </w:rPr>
        <w:t xml:space="preserve"> 2007</w:t>
      </w:r>
      <w:r w:rsidR="004672D2" w:rsidRPr="00DC2F1B">
        <w:rPr>
          <w:rFonts w:ascii="Times New Roman" w:hAnsi="Times New Roman" w:cs="Times New Roman"/>
          <w:sz w:val="24"/>
          <w:szCs w:val="24"/>
        </w:rPr>
        <w:t xml:space="preserve">, </w:t>
      </w:r>
      <w:r w:rsidR="00FC0387" w:rsidRPr="00DC2F1B">
        <w:rPr>
          <w:rFonts w:ascii="Times New Roman" w:hAnsi="Times New Roman" w:cs="Times New Roman"/>
          <w:sz w:val="24"/>
          <w:szCs w:val="24"/>
        </w:rPr>
        <w:t>145-152</w:t>
      </w:r>
      <w:r w:rsidRPr="00DC2F1B">
        <w:rPr>
          <w:rFonts w:ascii="Times New Roman" w:hAnsi="Times New Roman" w:cs="Times New Roman"/>
          <w:sz w:val="24"/>
          <w:szCs w:val="24"/>
        </w:rPr>
        <w:t xml:space="preserve">; ‘Realizing Rights’ in </w:t>
      </w:r>
      <w:r w:rsidRPr="00DC2F1B">
        <w:rPr>
          <w:rFonts w:ascii="Times New Roman" w:hAnsi="Times New Roman" w:cs="Times New Roman"/>
          <w:i/>
          <w:sz w:val="24"/>
          <w:szCs w:val="24"/>
        </w:rPr>
        <w:t>Georgetown Journal of International Affairs</w:t>
      </w:r>
      <w:r w:rsidRPr="00DC2F1B">
        <w:rPr>
          <w:rFonts w:ascii="Times New Roman" w:hAnsi="Times New Roman" w:cs="Times New Roman"/>
          <w:sz w:val="24"/>
          <w:szCs w:val="24"/>
        </w:rPr>
        <w:t>, 2/9, Summer/Fall 2008, 149-156</w:t>
      </w:r>
      <w:r w:rsidR="00F921C5" w:rsidRPr="00DC2F1B">
        <w:rPr>
          <w:rFonts w:ascii="Times New Roman" w:hAnsi="Times New Roman" w:cs="Times New Roman"/>
          <w:sz w:val="24"/>
          <w:szCs w:val="24"/>
        </w:rPr>
        <w:t xml:space="preserve"> (interview with Robinson)</w:t>
      </w:r>
      <w:r w:rsidRPr="00DC2F1B">
        <w:rPr>
          <w:rFonts w:ascii="Times New Roman" w:hAnsi="Times New Roman" w:cs="Times New Roman"/>
          <w:sz w:val="24"/>
          <w:szCs w:val="24"/>
        </w:rPr>
        <w:t xml:space="preserve">; T.G. Weiss, </w:t>
      </w:r>
      <w:r w:rsidRPr="00DC2F1B">
        <w:rPr>
          <w:rFonts w:ascii="Times New Roman" w:hAnsi="Times New Roman" w:cs="Times New Roman"/>
          <w:i/>
          <w:sz w:val="24"/>
          <w:szCs w:val="24"/>
        </w:rPr>
        <w:lastRenderedPageBreak/>
        <w:t>What’s Wrong with the United Nations and How to Fix It</w:t>
      </w:r>
      <w:r w:rsidR="00F921C5" w:rsidRPr="00DC2F1B">
        <w:rPr>
          <w:rFonts w:ascii="Times New Roman" w:hAnsi="Times New Roman" w:cs="Times New Roman"/>
          <w:i/>
          <w:sz w:val="24"/>
          <w:szCs w:val="24"/>
        </w:rPr>
        <w:t>.</w:t>
      </w:r>
      <w:r w:rsidRPr="00DC2F1B">
        <w:rPr>
          <w:rFonts w:ascii="Times New Roman" w:hAnsi="Times New Roman" w:cs="Times New Roman"/>
          <w:i/>
          <w:sz w:val="24"/>
          <w:szCs w:val="24"/>
        </w:rPr>
        <w:t xml:space="preserve"> </w:t>
      </w:r>
      <w:r w:rsidR="00F921C5" w:rsidRPr="00DC2F1B">
        <w:rPr>
          <w:rFonts w:ascii="Times New Roman" w:hAnsi="Times New Roman" w:cs="Times New Roman"/>
          <w:i/>
          <w:sz w:val="24"/>
          <w:szCs w:val="24"/>
        </w:rPr>
        <w:t>Second Edition</w:t>
      </w:r>
      <w:r w:rsidR="00F921C5" w:rsidRPr="00DC2F1B">
        <w:rPr>
          <w:rFonts w:ascii="Times New Roman" w:hAnsi="Times New Roman" w:cs="Times New Roman"/>
          <w:sz w:val="24"/>
          <w:szCs w:val="24"/>
        </w:rPr>
        <w:t>, Cambridge</w:t>
      </w:r>
      <w:r w:rsidRPr="00DC2F1B">
        <w:rPr>
          <w:rFonts w:ascii="Times New Roman" w:hAnsi="Times New Roman" w:cs="Times New Roman"/>
          <w:sz w:val="24"/>
          <w:szCs w:val="24"/>
        </w:rPr>
        <w:t xml:space="preserve"> 2012; Y. Galligan, ‘Transforming the Irish Presidency: Activist Presidents and Gender Politics, 1990-2011’ in </w:t>
      </w:r>
      <w:r w:rsidRPr="00DC2F1B">
        <w:rPr>
          <w:rFonts w:ascii="Times New Roman" w:hAnsi="Times New Roman" w:cs="Times New Roman"/>
          <w:i/>
          <w:sz w:val="24"/>
          <w:szCs w:val="24"/>
        </w:rPr>
        <w:t>Irish Political Studies</w:t>
      </w:r>
      <w:r w:rsidRPr="00DC2F1B">
        <w:rPr>
          <w:rFonts w:ascii="Times New Roman" w:hAnsi="Times New Roman" w:cs="Times New Roman"/>
          <w:sz w:val="24"/>
          <w:szCs w:val="24"/>
        </w:rPr>
        <w:t>, 4/27, December 2012, 596-614</w:t>
      </w:r>
      <w:r w:rsidR="00DC2F1B">
        <w:rPr>
          <w:rFonts w:ascii="Times New Roman" w:hAnsi="Times New Roman" w:cs="Times New Roman"/>
          <w:sz w:val="24"/>
          <w:szCs w:val="24"/>
        </w:rPr>
        <w:t xml:space="preserve"> (all websites accessed on 20 February 2014)</w:t>
      </w:r>
      <w:r w:rsidRPr="00DC2F1B">
        <w:rPr>
          <w:rFonts w:ascii="Times New Roman" w:hAnsi="Times New Roman" w:cs="Times New Roman"/>
          <w:sz w:val="24"/>
          <w:szCs w:val="24"/>
        </w:rPr>
        <w:t>.</w:t>
      </w:r>
    </w:p>
    <w:p w14:paraId="20250758" w14:textId="77777777" w:rsidR="00E522E0" w:rsidRPr="00DC2F1B" w:rsidRDefault="00E522E0" w:rsidP="00FE3EB3">
      <w:pPr>
        <w:spacing w:after="0" w:line="240" w:lineRule="auto"/>
        <w:jc w:val="both"/>
        <w:rPr>
          <w:rFonts w:ascii="Times New Roman" w:hAnsi="Times New Roman" w:cs="Times New Roman"/>
          <w:sz w:val="24"/>
          <w:szCs w:val="24"/>
        </w:rPr>
      </w:pPr>
    </w:p>
    <w:p w14:paraId="47976C32" w14:textId="77777777" w:rsidR="00762158" w:rsidRPr="00DC2F1B" w:rsidRDefault="00E522E0" w:rsidP="00FE3EB3">
      <w:pPr>
        <w:spacing w:after="0" w:line="240" w:lineRule="auto"/>
        <w:jc w:val="both"/>
        <w:rPr>
          <w:rFonts w:ascii="Times New Roman" w:hAnsi="Times New Roman" w:cs="Times New Roman"/>
          <w:b/>
          <w:bCs/>
          <w:sz w:val="24"/>
          <w:szCs w:val="24"/>
        </w:rPr>
      </w:pPr>
      <w:r w:rsidRPr="00DC2F1B">
        <w:rPr>
          <w:rFonts w:ascii="Times New Roman" w:hAnsi="Times New Roman" w:cs="Times New Roman"/>
          <w:b/>
          <w:bCs/>
          <w:sz w:val="24"/>
          <w:szCs w:val="24"/>
        </w:rPr>
        <w:t>Michael G. Schechter</w:t>
      </w:r>
    </w:p>
    <w:p w14:paraId="171EA0F8" w14:textId="77777777" w:rsidR="00762158" w:rsidRPr="00DC2F1B" w:rsidRDefault="00762158" w:rsidP="00FE3EB3">
      <w:pPr>
        <w:spacing w:after="0" w:line="240" w:lineRule="auto"/>
        <w:jc w:val="both"/>
        <w:rPr>
          <w:rFonts w:ascii="Times New Roman" w:hAnsi="Times New Roman" w:cs="Times New Roman"/>
          <w:sz w:val="24"/>
          <w:szCs w:val="24"/>
        </w:rPr>
      </w:pPr>
    </w:p>
    <w:p w14:paraId="0D1205AA" w14:textId="77777777" w:rsidR="00E522E0" w:rsidRPr="00DC2F1B" w:rsidRDefault="00762158"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 xml:space="preserve">Version </w:t>
      </w:r>
      <w:r w:rsidR="0097467C" w:rsidRPr="00DC2F1B">
        <w:rPr>
          <w:rFonts w:ascii="Times New Roman" w:hAnsi="Times New Roman" w:cs="Times New Roman"/>
          <w:b/>
          <w:sz w:val="24"/>
          <w:szCs w:val="24"/>
        </w:rPr>
        <w:t>4 March</w:t>
      </w:r>
      <w:r w:rsidRPr="00DC2F1B">
        <w:rPr>
          <w:rFonts w:ascii="Times New Roman" w:hAnsi="Times New Roman" w:cs="Times New Roman"/>
          <w:b/>
          <w:sz w:val="24"/>
          <w:szCs w:val="24"/>
        </w:rPr>
        <w:t xml:space="preserve"> 2014 </w:t>
      </w:r>
    </w:p>
    <w:p w14:paraId="07700DBF" w14:textId="77777777" w:rsidR="00EC721A" w:rsidRPr="00DC2F1B" w:rsidRDefault="00EC721A" w:rsidP="00EC721A">
      <w:pPr>
        <w:spacing w:after="0" w:line="240" w:lineRule="auto"/>
        <w:jc w:val="both"/>
        <w:rPr>
          <w:rFonts w:ascii="Times New Roman" w:hAnsi="Times New Roman" w:cs="Times New Roman"/>
          <w:sz w:val="24"/>
          <w:szCs w:val="24"/>
        </w:rPr>
      </w:pPr>
    </w:p>
    <w:p w14:paraId="70CC1AB2" w14:textId="77777777" w:rsidR="00EC721A" w:rsidRPr="00DC2F1B" w:rsidRDefault="00EC721A" w:rsidP="00EC721A">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 xml:space="preserve">How To Cite This IO BIO Entry? </w:t>
      </w:r>
    </w:p>
    <w:p w14:paraId="61291559" w14:textId="3053899B" w:rsidR="00B85B36" w:rsidRPr="00DC2F1B" w:rsidRDefault="00EC721A" w:rsidP="00EC721A">
      <w:pPr>
        <w:spacing w:after="0" w:line="240" w:lineRule="auto"/>
        <w:jc w:val="both"/>
        <w:rPr>
          <w:rFonts w:ascii="Times New Roman" w:hAnsi="Times New Roman" w:cs="Times New Roman"/>
          <w:sz w:val="24"/>
          <w:szCs w:val="24"/>
        </w:rPr>
      </w:pPr>
      <w:r w:rsidRPr="00DC2F1B">
        <w:rPr>
          <w:rFonts w:ascii="Times New Roman" w:hAnsi="Times New Roman" w:cs="Times New Roman"/>
          <w:sz w:val="24"/>
          <w:szCs w:val="24"/>
        </w:rPr>
        <w:t xml:space="preserve">Michael G. Schechter, ‘Robinson, Mary Therese’ in </w:t>
      </w:r>
      <w:r w:rsidRPr="00DC2F1B">
        <w:rPr>
          <w:rFonts w:ascii="Times New Roman" w:hAnsi="Times New Roman" w:cs="Times New Roman"/>
          <w:i/>
          <w:sz w:val="24"/>
          <w:szCs w:val="24"/>
        </w:rPr>
        <w:t>IO BIO, Biographical Dictionary of Secretaries-General of International Organizations</w:t>
      </w:r>
      <w:r w:rsidRPr="00DC2F1B">
        <w:rPr>
          <w:rFonts w:ascii="Times New Roman" w:hAnsi="Times New Roman" w:cs="Times New Roman"/>
          <w:sz w:val="24"/>
          <w:szCs w:val="24"/>
        </w:rPr>
        <w:t xml:space="preserve">, Edited by Bob Reinalda, Kent J. Kille and Jaci </w:t>
      </w:r>
      <w:r w:rsidR="00DC2F1B">
        <w:rPr>
          <w:rFonts w:ascii="Times New Roman" w:hAnsi="Times New Roman" w:cs="Times New Roman"/>
          <w:sz w:val="24"/>
          <w:szCs w:val="24"/>
        </w:rPr>
        <w:t xml:space="preserve">L. </w:t>
      </w:r>
      <w:r w:rsidRPr="00DC2F1B">
        <w:rPr>
          <w:rFonts w:ascii="Times New Roman" w:hAnsi="Times New Roman" w:cs="Times New Roman"/>
          <w:sz w:val="24"/>
          <w:szCs w:val="24"/>
        </w:rPr>
        <w:t xml:space="preserve">Eisenberg, </w:t>
      </w:r>
      <w:hyperlink r:id="rId10" w:history="1">
        <w:r w:rsidRPr="00DC2F1B">
          <w:rPr>
            <w:rStyle w:val="Hyperlink"/>
            <w:rFonts w:ascii="Times New Roman" w:hAnsi="Times New Roman" w:cs="Times New Roman"/>
            <w:sz w:val="24"/>
            <w:szCs w:val="24"/>
            <w:u w:val="none"/>
          </w:rPr>
          <w:t>www.ru.nl/fm/iobio</w:t>
        </w:r>
      </w:hyperlink>
      <w:r w:rsidRPr="00DC2F1B">
        <w:rPr>
          <w:rFonts w:ascii="Times New Roman" w:hAnsi="Times New Roman" w:cs="Times New Roman"/>
          <w:sz w:val="24"/>
          <w:szCs w:val="24"/>
        </w:rPr>
        <w:t>, Accessed DAY MONTH YEAR</w:t>
      </w:r>
    </w:p>
    <w:p w14:paraId="0024ECC0" w14:textId="77777777" w:rsidR="00E522E0" w:rsidRPr="00DC2F1B" w:rsidRDefault="00E522E0" w:rsidP="00EC721A">
      <w:pPr>
        <w:spacing w:after="0" w:line="240" w:lineRule="auto"/>
        <w:jc w:val="both"/>
        <w:rPr>
          <w:rFonts w:ascii="Times New Roman" w:hAnsi="Times New Roman" w:cs="Times New Roman"/>
          <w:sz w:val="24"/>
          <w:szCs w:val="24"/>
        </w:rPr>
      </w:pPr>
    </w:p>
    <w:p w14:paraId="24E481AF" w14:textId="77777777" w:rsidR="00DC2F1B" w:rsidRPr="00DC2F1B" w:rsidRDefault="00DC2F1B">
      <w:pPr>
        <w:spacing w:after="0" w:line="240" w:lineRule="auto"/>
        <w:jc w:val="both"/>
        <w:rPr>
          <w:rFonts w:ascii="Times New Roman" w:hAnsi="Times New Roman" w:cs="Times New Roman"/>
          <w:sz w:val="24"/>
          <w:szCs w:val="24"/>
        </w:rPr>
      </w:pPr>
    </w:p>
    <w:sectPr w:rsidR="00DC2F1B" w:rsidRPr="00DC2F1B" w:rsidSect="00DC2F1B">
      <w:headerReference w:type="default" r:id="rId11"/>
      <w:footerReference w:type="default" r:id="rId12"/>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3645E" w14:textId="77777777" w:rsidR="00A9322F" w:rsidRDefault="00A9322F" w:rsidP="00A36C71">
      <w:pPr>
        <w:spacing w:after="0" w:line="240" w:lineRule="auto"/>
      </w:pPr>
      <w:r>
        <w:separator/>
      </w:r>
    </w:p>
  </w:endnote>
  <w:endnote w:type="continuationSeparator" w:id="0">
    <w:p w14:paraId="3D4C9626" w14:textId="77777777" w:rsidR="00A9322F" w:rsidRDefault="00A9322F" w:rsidP="00A36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E17C" w14:textId="77777777" w:rsidR="00372125" w:rsidRPr="00EC721A" w:rsidRDefault="00372125" w:rsidP="003F4426">
    <w:pPr>
      <w:pStyle w:val="Voettekst"/>
      <w:jc w:val="center"/>
      <w:rPr>
        <w:rFonts w:ascii="Times New Roman" w:hAnsi="Times New Roman"/>
        <w:sz w:val="20"/>
      </w:rPr>
    </w:pPr>
    <w:r w:rsidRPr="00EC721A">
      <w:rPr>
        <w:rFonts w:ascii="Times New Roman" w:hAnsi="Times New Roman"/>
        <w:sz w:val="20"/>
        <w:szCs w:val="18"/>
      </w:rPr>
      <w:t xml:space="preserve">IO BIO, </w:t>
    </w:r>
    <w:r w:rsidRPr="00EC721A">
      <w:rPr>
        <w:rFonts w:ascii="Times New Roman" w:hAnsi="Times New Roman"/>
        <w:i/>
        <w:sz w:val="20"/>
        <w:szCs w:val="18"/>
      </w:rPr>
      <w:t>Biographical Dictionary of Secretaries-General of International Organizations</w:t>
    </w:r>
    <w:r w:rsidRPr="00EC721A">
      <w:rPr>
        <w:rFonts w:ascii="Times New Roman" w:hAnsi="Times New Roman"/>
        <w:sz w:val="20"/>
        <w:szCs w:val="18"/>
      </w:rPr>
      <w:t xml:space="preserve">, </w:t>
    </w:r>
    <w:hyperlink r:id="rId1" w:history="1">
      <w:r w:rsidRPr="00EC721A">
        <w:rPr>
          <w:rStyle w:val="Hyperlink"/>
          <w:rFonts w:ascii="Times New Roman" w:hAnsi="Times New Roman"/>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1AB76" w14:textId="77777777" w:rsidR="00A9322F" w:rsidRDefault="00A9322F" w:rsidP="00A36C71">
      <w:pPr>
        <w:spacing w:after="0" w:line="240" w:lineRule="auto"/>
      </w:pPr>
      <w:r>
        <w:separator/>
      </w:r>
    </w:p>
  </w:footnote>
  <w:footnote w:type="continuationSeparator" w:id="0">
    <w:p w14:paraId="275DB322" w14:textId="77777777" w:rsidR="00A9322F" w:rsidRDefault="00A9322F" w:rsidP="00A36C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833491"/>
      <w:docPartObj>
        <w:docPartGallery w:val="Page Numbers (Top of Page)"/>
        <w:docPartUnique/>
      </w:docPartObj>
    </w:sdtPr>
    <w:sdtEndPr>
      <w:rPr>
        <w:noProof/>
      </w:rPr>
    </w:sdtEndPr>
    <w:sdtContent>
      <w:p w14:paraId="604BC55B" w14:textId="77777777" w:rsidR="00372125" w:rsidRDefault="00EC721A">
        <w:pPr>
          <w:pStyle w:val="Koptekst"/>
          <w:jc w:val="center"/>
        </w:pPr>
        <w:r>
          <w:fldChar w:fldCharType="begin"/>
        </w:r>
        <w:r>
          <w:instrText xml:space="preserve"> PAGE   \* MERGEFORMAT </w:instrText>
        </w:r>
        <w:r>
          <w:fldChar w:fldCharType="separate"/>
        </w:r>
        <w:r w:rsidRPr="00EC721A">
          <w:rPr>
            <w:rFonts w:ascii="Times New Roman" w:hAnsi="Times New Roman"/>
            <w:noProof/>
            <w:sz w:val="24"/>
          </w:rPr>
          <w:t>7</w:t>
        </w:r>
        <w:r>
          <w:rPr>
            <w:rFonts w:ascii="Times New Roman" w:hAnsi="Times New Roman"/>
            <w:noProof/>
            <w:sz w:val="24"/>
          </w:rPr>
          <w:fldChar w:fldCharType="end"/>
        </w:r>
      </w:p>
    </w:sdtContent>
  </w:sdt>
  <w:p w14:paraId="55DF21C1" w14:textId="77777777" w:rsidR="00372125" w:rsidRDefault="00372125">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0B"/>
    <w:rsid w:val="000052AF"/>
    <w:rsid w:val="00025B7F"/>
    <w:rsid w:val="000274A8"/>
    <w:rsid w:val="00034E20"/>
    <w:rsid w:val="00047D3F"/>
    <w:rsid w:val="00053566"/>
    <w:rsid w:val="000546D9"/>
    <w:rsid w:val="000565AC"/>
    <w:rsid w:val="00065D1B"/>
    <w:rsid w:val="00081109"/>
    <w:rsid w:val="00081907"/>
    <w:rsid w:val="000D0301"/>
    <w:rsid w:val="000E46F4"/>
    <w:rsid w:val="000E5516"/>
    <w:rsid w:val="000E7946"/>
    <w:rsid w:val="000F285F"/>
    <w:rsid w:val="000F2E21"/>
    <w:rsid w:val="000F7658"/>
    <w:rsid w:val="00101BBD"/>
    <w:rsid w:val="00106087"/>
    <w:rsid w:val="00110216"/>
    <w:rsid w:val="001165A5"/>
    <w:rsid w:val="001243B7"/>
    <w:rsid w:val="0013248D"/>
    <w:rsid w:val="00135E98"/>
    <w:rsid w:val="0016049E"/>
    <w:rsid w:val="0016533F"/>
    <w:rsid w:val="00176152"/>
    <w:rsid w:val="00177AD2"/>
    <w:rsid w:val="001805D9"/>
    <w:rsid w:val="00180E1F"/>
    <w:rsid w:val="00191F6B"/>
    <w:rsid w:val="001925E8"/>
    <w:rsid w:val="00197F30"/>
    <w:rsid w:val="001A0F3E"/>
    <w:rsid w:val="001A0F44"/>
    <w:rsid w:val="001B496D"/>
    <w:rsid w:val="001F2A7D"/>
    <w:rsid w:val="001F62DA"/>
    <w:rsid w:val="001F7D7A"/>
    <w:rsid w:val="0022344F"/>
    <w:rsid w:val="00226958"/>
    <w:rsid w:val="002309A3"/>
    <w:rsid w:val="00244D5F"/>
    <w:rsid w:val="00251A81"/>
    <w:rsid w:val="00252132"/>
    <w:rsid w:val="002660BD"/>
    <w:rsid w:val="00266D3A"/>
    <w:rsid w:val="00273086"/>
    <w:rsid w:val="00277B17"/>
    <w:rsid w:val="00287548"/>
    <w:rsid w:val="00287EDE"/>
    <w:rsid w:val="00296BF5"/>
    <w:rsid w:val="002A35C2"/>
    <w:rsid w:val="002A3FF6"/>
    <w:rsid w:val="002A44A1"/>
    <w:rsid w:val="002A46CE"/>
    <w:rsid w:val="002B33F6"/>
    <w:rsid w:val="002C185A"/>
    <w:rsid w:val="002D7121"/>
    <w:rsid w:val="002F5B1B"/>
    <w:rsid w:val="00305C28"/>
    <w:rsid w:val="0033223A"/>
    <w:rsid w:val="00335140"/>
    <w:rsid w:val="0033691D"/>
    <w:rsid w:val="00341EF2"/>
    <w:rsid w:val="00345299"/>
    <w:rsid w:val="00345560"/>
    <w:rsid w:val="003528C4"/>
    <w:rsid w:val="003576B6"/>
    <w:rsid w:val="00361115"/>
    <w:rsid w:val="00363DAA"/>
    <w:rsid w:val="00365E8E"/>
    <w:rsid w:val="00372125"/>
    <w:rsid w:val="003922BE"/>
    <w:rsid w:val="00395528"/>
    <w:rsid w:val="003B0F9A"/>
    <w:rsid w:val="003B36F5"/>
    <w:rsid w:val="003B3E8D"/>
    <w:rsid w:val="003C28B5"/>
    <w:rsid w:val="003C4541"/>
    <w:rsid w:val="003C66E9"/>
    <w:rsid w:val="003E7184"/>
    <w:rsid w:val="003F4426"/>
    <w:rsid w:val="003F6BB4"/>
    <w:rsid w:val="00406962"/>
    <w:rsid w:val="004300DD"/>
    <w:rsid w:val="00462E11"/>
    <w:rsid w:val="004672D2"/>
    <w:rsid w:val="00474355"/>
    <w:rsid w:val="00482AA8"/>
    <w:rsid w:val="00486A6A"/>
    <w:rsid w:val="00495D34"/>
    <w:rsid w:val="004A53E5"/>
    <w:rsid w:val="004C34A6"/>
    <w:rsid w:val="004C51AE"/>
    <w:rsid w:val="004D7D6B"/>
    <w:rsid w:val="004E6544"/>
    <w:rsid w:val="004F7486"/>
    <w:rsid w:val="0050056B"/>
    <w:rsid w:val="00515972"/>
    <w:rsid w:val="005408C4"/>
    <w:rsid w:val="005513C2"/>
    <w:rsid w:val="00553832"/>
    <w:rsid w:val="00557F52"/>
    <w:rsid w:val="005612FA"/>
    <w:rsid w:val="00564240"/>
    <w:rsid w:val="0056534D"/>
    <w:rsid w:val="00572C32"/>
    <w:rsid w:val="005818FE"/>
    <w:rsid w:val="00586013"/>
    <w:rsid w:val="0059687C"/>
    <w:rsid w:val="00597079"/>
    <w:rsid w:val="005A50BB"/>
    <w:rsid w:val="005A7BE7"/>
    <w:rsid w:val="005B71DE"/>
    <w:rsid w:val="005B748C"/>
    <w:rsid w:val="005B7B89"/>
    <w:rsid w:val="005C57C6"/>
    <w:rsid w:val="005D6C67"/>
    <w:rsid w:val="005E0DE3"/>
    <w:rsid w:val="005F5694"/>
    <w:rsid w:val="006008A9"/>
    <w:rsid w:val="00612D0E"/>
    <w:rsid w:val="00621852"/>
    <w:rsid w:val="006257D8"/>
    <w:rsid w:val="00625BBD"/>
    <w:rsid w:val="0063170A"/>
    <w:rsid w:val="00633A72"/>
    <w:rsid w:val="00644304"/>
    <w:rsid w:val="00652597"/>
    <w:rsid w:val="0065724C"/>
    <w:rsid w:val="0066277A"/>
    <w:rsid w:val="00663FD6"/>
    <w:rsid w:val="00672737"/>
    <w:rsid w:val="00673A18"/>
    <w:rsid w:val="006746C8"/>
    <w:rsid w:val="006A1E0B"/>
    <w:rsid w:val="006B7584"/>
    <w:rsid w:val="006F6776"/>
    <w:rsid w:val="00703A9A"/>
    <w:rsid w:val="00723FA0"/>
    <w:rsid w:val="00743D04"/>
    <w:rsid w:val="00751BB6"/>
    <w:rsid w:val="00762158"/>
    <w:rsid w:val="007667FF"/>
    <w:rsid w:val="00774D1A"/>
    <w:rsid w:val="00785727"/>
    <w:rsid w:val="00796DA3"/>
    <w:rsid w:val="007A0563"/>
    <w:rsid w:val="007A388D"/>
    <w:rsid w:val="007A63D4"/>
    <w:rsid w:val="007A65EC"/>
    <w:rsid w:val="007B09A7"/>
    <w:rsid w:val="007D5015"/>
    <w:rsid w:val="007E1B4E"/>
    <w:rsid w:val="00802B05"/>
    <w:rsid w:val="00812EB5"/>
    <w:rsid w:val="00823D1B"/>
    <w:rsid w:val="00840C7D"/>
    <w:rsid w:val="00850C36"/>
    <w:rsid w:val="00850CF3"/>
    <w:rsid w:val="00860B39"/>
    <w:rsid w:val="0087570E"/>
    <w:rsid w:val="008877BC"/>
    <w:rsid w:val="008B2688"/>
    <w:rsid w:val="008C36B4"/>
    <w:rsid w:val="008C7959"/>
    <w:rsid w:val="008D2AB4"/>
    <w:rsid w:val="008D2D84"/>
    <w:rsid w:val="008F5B5F"/>
    <w:rsid w:val="008F7CCF"/>
    <w:rsid w:val="00900452"/>
    <w:rsid w:val="00906026"/>
    <w:rsid w:val="0091168E"/>
    <w:rsid w:val="00934C47"/>
    <w:rsid w:val="0093630F"/>
    <w:rsid w:val="00943DB1"/>
    <w:rsid w:val="00950029"/>
    <w:rsid w:val="00951DDA"/>
    <w:rsid w:val="0095265B"/>
    <w:rsid w:val="009634C7"/>
    <w:rsid w:val="00963790"/>
    <w:rsid w:val="0097467C"/>
    <w:rsid w:val="00980749"/>
    <w:rsid w:val="00981DF3"/>
    <w:rsid w:val="009A4352"/>
    <w:rsid w:val="009B2645"/>
    <w:rsid w:val="009B4630"/>
    <w:rsid w:val="009C2ABA"/>
    <w:rsid w:val="009C5140"/>
    <w:rsid w:val="009E1324"/>
    <w:rsid w:val="009E25B2"/>
    <w:rsid w:val="009E4DE1"/>
    <w:rsid w:val="009F28D1"/>
    <w:rsid w:val="00A05CBF"/>
    <w:rsid w:val="00A228DF"/>
    <w:rsid w:val="00A22DEC"/>
    <w:rsid w:val="00A26AB5"/>
    <w:rsid w:val="00A343C5"/>
    <w:rsid w:val="00A36C71"/>
    <w:rsid w:val="00A41B07"/>
    <w:rsid w:val="00A470C5"/>
    <w:rsid w:val="00A50C6A"/>
    <w:rsid w:val="00A61A7D"/>
    <w:rsid w:val="00A71BE2"/>
    <w:rsid w:val="00A72138"/>
    <w:rsid w:val="00A9322F"/>
    <w:rsid w:val="00A9545C"/>
    <w:rsid w:val="00A9576E"/>
    <w:rsid w:val="00AA0157"/>
    <w:rsid w:val="00AA51E7"/>
    <w:rsid w:val="00AB6340"/>
    <w:rsid w:val="00AD5883"/>
    <w:rsid w:val="00AE0CF4"/>
    <w:rsid w:val="00AE5BA3"/>
    <w:rsid w:val="00B02A33"/>
    <w:rsid w:val="00B10E4B"/>
    <w:rsid w:val="00B1318A"/>
    <w:rsid w:val="00B22DB0"/>
    <w:rsid w:val="00B2488C"/>
    <w:rsid w:val="00B32FA6"/>
    <w:rsid w:val="00B57815"/>
    <w:rsid w:val="00B814DB"/>
    <w:rsid w:val="00B83CD8"/>
    <w:rsid w:val="00B85B36"/>
    <w:rsid w:val="00B8687F"/>
    <w:rsid w:val="00B86FA7"/>
    <w:rsid w:val="00B931F4"/>
    <w:rsid w:val="00BA38FA"/>
    <w:rsid w:val="00BB215E"/>
    <w:rsid w:val="00BB34C3"/>
    <w:rsid w:val="00BB64AD"/>
    <w:rsid w:val="00BE6558"/>
    <w:rsid w:val="00BF2E94"/>
    <w:rsid w:val="00C00837"/>
    <w:rsid w:val="00C0406B"/>
    <w:rsid w:val="00C05B8C"/>
    <w:rsid w:val="00C07BA6"/>
    <w:rsid w:val="00C22458"/>
    <w:rsid w:val="00C2501F"/>
    <w:rsid w:val="00C42BBB"/>
    <w:rsid w:val="00C4466F"/>
    <w:rsid w:val="00C5081B"/>
    <w:rsid w:val="00C5273E"/>
    <w:rsid w:val="00C560E1"/>
    <w:rsid w:val="00C67802"/>
    <w:rsid w:val="00C76733"/>
    <w:rsid w:val="00CA2018"/>
    <w:rsid w:val="00CB3A4F"/>
    <w:rsid w:val="00CC01BB"/>
    <w:rsid w:val="00CC26C4"/>
    <w:rsid w:val="00CC3D4C"/>
    <w:rsid w:val="00CD5E04"/>
    <w:rsid w:val="00D0056A"/>
    <w:rsid w:val="00D11B79"/>
    <w:rsid w:val="00D23DF8"/>
    <w:rsid w:val="00D341E7"/>
    <w:rsid w:val="00D4047A"/>
    <w:rsid w:val="00D50499"/>
    <w:rsid w:val="00D64B33"/>
    <w:rsid w:val="00D714EB"/>
    <w:rsid w:val="00D755FD"/>
    <w:rsid w:val="00D85271"/>
    <w:rsid w:val="00DA69E2"/>
    <w:rsid w:val="00DC1B65"/>
    <w:rsid w:val="00DC2F1B"/>
    <w:rsid w:val="00DC37F1"/>
    <w:rsid w:val="00DD0736"/>
    <w:rsid w:val="00DE46A9"/>
    <w:rsid w:val="00DF11D1"/>
    <w:rsid w:val="00DF43CF"/>
    <w:rsid w:val="00DF697B"/>
    <w:rsid w:val="00E10880"/>
    <w:rsid w:val="00E21ECB"/>
    <w:rsid w:val="00E271E5"/>
    <w:rsid w:val="00E312B0"/>
    <w:rsid w:val="00E36CDB"/>
    <w:rsid w:val="00E402D5"/>
    <w:rsid w:val="00E522E0"/>
    <w:rsid w:val="00E54052"/>
    <w:rsid w:val="00E60D8E"/>
    <w:rsid w:val="00E6748A"/>
    <w:rsid w:val="00E67EAB"/>
    <w:rsid w:val="00E91FD4"/>
    <w:rsid w:val="00EA276D"/>
    <w:rsid w:val="00EA7FD7"/>
    <w:rsid w:val="00EB1464"/>
    <w:rsid w:val="00EB438A"/>
    <w:rsid w:val="00EC2AE7"/>
    <w:rsid w:val="00EC721A"/>
    <w:rsid w:val="00ED29EA"/>
    <w:rsid w:val="00ED7359"/>
    <w:rsid w:val="00EE1DC8"/>
    <w:rsid w:val="00EE417E"/>
    <w:rsid w:val="00EF3321"/>
    <w:rsid w:val="00EF3ADB"/>
    <w:rsid w:val="00F17B0B"/>
    <w:rsid w:val="00F429F6"/>
    <w:rsid w:val="00F43246"/>
    <w:rsid w:val="00F45862"/>
    <w:rsid w:val="00F46017"/>
    <w:rsid w:val="00F57603"/>
    <w:rsid w:val="00F6283E"/>
    <w:rsid w:val="00F71793"/>
    <w:rsid w:val="00F738D9"/>
    <w:rsid w:val="00F75ED7"/>
    <w:rsid w:val="00F83429"/>
    <w:rsid w:val="00F921C5"/>
    <w:rsid w:val="00F93C3D"/>
    <w:rsid w:val="00FB045A"/>
    <w:rsid w:val="00FB2E2F"/>
    <w:rsid w:val="00FB4067"/>
    <w:rsid w:val="00FB7B1E"/>
    <w:rsid w:val="00FC0387"/>
    <w:rsid w:val="00FC11FC"/>
    <w:rsid w:val="00FC60F2"/>
    <w:rsid w:val="00FD3113"/>
    <w:rsid w:val="00FE3A0D"/>
    <w:rsid w:val="00FE3EB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16CE"/>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A36C71"/>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A36C71"/>
  </w:style>
  <w:style w:type="paragraph" w:styleId="Voettekst">
    <w:name w:val="footer"/>
    <w:basedOn w:val="Standaard"/>
    <w:link w:val="VoettekstChar"/>
    <w:uiPriority w:val="99"/>
    <w:unhideWhenUsed/>
    <w:rsid w:val="00A36C71"/>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A36C71"/>
  </w:style>
  <w:style w:type="character" w:styleId="Hyperlink">
    <w:name w:val="Hyperlink"/>
    <w:basedOn w:val="Standaardalinea-lettertype"/>
    <w:uiPriority w:val="99"/>
    <w:unhideWhenUsed/>
    <w:rsid w:val="001805D9"/>
    <w:rPr>
      <w:color w:val="0000FF" w:themeColor="hyperlink"/>
      <w:u w:val="single"/>
    </w:rPr>
  </w:style>
  <w:style w:type="paragraph" w:styleId="Ballontekst">
    <w:name w:val="Balloon Text"/>
    <w:basedOn w:val="Standaard"/>
    <w:link w:val="BallontekstChar"/>
    <w:uiPriority w:val="99"/>
    <w:semiHidden/>
    <w:unhideWhenUsed/>
    <w:rsid w:val="004C34A6"/>
    <w:pPr>
      <w:spacing w:after="0" w:line="240" w:lineRule="auto"/>
    </w:pPr>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4C34A6"/>
    <w:rPr>
      <w:rFonts w:ascii="Lucida Grande" w:hAnsi="Lucida Grande"/>
      <w:sz w:val="18"/>
      <w:szCs w:val="18"/>
    </w:rPr>
  </w:style>
  <w:style w:type="character" w:styleId="Verwijzingopmerking">
    <w:name w:val="annotation reference"/>
    <w:basedOn w:val="Standaardalinea-lettertype"/>
    <w:uiPriority w:val="99"/>
    <w:semiHidden/>
    <w:unhideWhenUsed/>
    <w:rsid w:val="00A9545C"/>
    <w:rPr>
      <w:sz w:val="18"/>
      <w:szCs w:val="18"/>
    </w:rPr>
  </w:style>
  <w:style w:type="paragraph" w:styleId="Tekstopmerking">
    <w:name w:val="annotation text"/>
    <w:basedOn w:val="Standaard"/>
    <w:link w:val="TekstopmerkingChar"/>
    <w:uiPriority w:val="99"/>
    <w:semiHidden/>
    <w:unhideWhenUsed/>
    <w:rsid w:val="00A9545C"/>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A9545C"/>
    <w:rPr>
      <w:sz w:val="24"/>
      <w:szCs w:val="24"/>
    </w:rPr>
  </w:style>
  <w:style w:type="paragraph" w:styleId="Onderwerpvanopmerking">
    <w:name w:val="annotation subject"/>
    <w:basedOn w:val="Tekstopmerking"/>
    <w:next w:val="Tekstopmerking"/>
    <w:link w:val="OnderwerpvanopmerkingChar"/>
    <w:uiPriority w:val="99"/>
    <w:semiHidden/>
    <w:unhideWhenUsed/>
    <w:rsid w:val="00A9545C"/>
    <w:rPr>
      <w:b/>
      <w:bCs/>
      <w:sz w:val="20"/>
      <w:szCs w:val="20"/>
    </w:rPr>
  </w:style>
  <w:style w:type="character" w:customStyle="1" w:styleId="OnderwerpvanopmerkingChar">
    <w:name w:val="Onderwerp van opmerking Char"/>
    <w:basedOn w:val="TekstopmerkingChar"/>
    <w:link w:val="Onderwerpvanopmerking"/>
    <w:uiPriority w:val="99"/>
    <w:semiHidden/>
    <w:rsid w:val="00A9545C"/>
    <w:rPr>
      <w:b/>
      <w:bCs/>
      <w:sz w:val="20"/>
      <w:szCs w:val="20"/>
    </w:rPr>
  </w:style>
  <w:style w:type="character" w:styleId="GevolgdeHyperlink">
    <w:name w:val="FollowedHyperlink"/>
    <w:basedOn w:val="Standaardalinea-lettertype"/>
    <w:uiPriority w:val="99"/>
    <w:semiHidden/>
    <w:unhideWhenUsed/>
    <w:rsid w:val="005B748C"/>
    <w:rPr>
      <w:color w:val="800080" w:themeColor="followedHyperlink"/>
      <w:u w:val="single"/>
    </w:rPr>
  </w:style>
  <w:style w:type="character" w:styleId="Onopgelostemelding">
    <w:name w:val="Unresolved Mention"/>
    <w:basedOn w:val="Standaardalinea-lettertype"/>
    <w:uiPriority w:val="99"/>
    <w:semiHidden/>
    <w:unhideWhenUsed/>
    <w:rsid w:val="00DC2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hchr.org/SiteCollectionImages/AboutUs/robinson.jp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ru.nl/fm/iobio" TargetMode="External"/><Relationship Id="rId4" Type="http://schemas.openxmlformats.org/officeDocument/2006/relationships/webSettings" Target="webSettings.xml"/><Relationship Id="rId9" Type="http://schemas.openxmlformats.org/officeDocument/2006/relationships/hyperlink" Target="http://www2.law.columbia.edu/hri/symposium/ClaphamPaper.ht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2A5B7-7A65-C549-BD30-AA911A546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4069</Words>
  <Characters>22383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4</cp:revision>
  <cp:lastPrinted>2014-03-04T16:31:00Z</cp:lastPrinted>
  <dcterms:created xsi:type="dcterms:W3CDTF">2025-03-18T13:34:00Z</dcterms:created>
  <dcterms:modified xsi:type="dcterms:W3CDTF">2026-01-28T09:31:00Z</dcterms:modified>
</cp:coreProperties>
</file>