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3DD5" w14:textId="7D2819B9" w:rsidR="0069076D" w:rsidRPr="00762AEB" w:rsidRDefault="00AE3921" w:rsidP="006915A7">
      <w:pPr>
        <w:spacing w:after="0" w:line="240" w:lineRule="auto"/>
        <w:jc w:val="both"/>
        <w:rPr>
          <w:rFonts w:ascii="Times New Roman" w:hAnsi="Times New Roman" w:cs="Times New Roman"/>
          <w:b/>
          <w:sz w:val="24"/>
          <w:szCs w:val="24"/>
        </w:rPr>
      </w:pPr>
      <w:del w:id="1000" w:author="IO BIO parser" w:date="2026-05-18T08:57:46Z">
        <w:r w:rsidRPr="00762AEB">
          <w:rPr>
            <w:rFonts w:ascii="Times New Roman" w:hAnsi="Times New Roman" w:cs="Times New Roman"/>
            <w:b/>
            <w:sz w:val="24"/>
            <w:szCs w:val="24"/>
          </w:rPr>
          <w:delText xml:space="preserve">WYNDHAM </w:delText>
        </w:r>
      </w:del>
      <w:del w:id="1000" w:author="IO BIO parser" w:date="2026-05-18T08:57:46Z">
        <w:r w:rsidR="0069076D" w:rsidRPr="00762AEB">
          <w:rPr>
            <w:rFonts w:ascii="Times New Roman" w:hAnsi="Times New Roman" w:cs="Times New Roman"/>
            <w:b/>
            <w:sz w:val="24"/>
            <w:szCs w:val="24"/>
          </w:rPr>
          <w:delText xml:space="preserve">WHITE, Eric</w:delText>
        </w:r>
      </w:del>
      <w:del w:id="1000" w:author="IO BIO parser" w:date="2026-05-18T08:57:46Z">
        <w:r w:rsidR="00AE72CC" w:rsidRPr="00762AEB">
          <w:rPr>
            <w:rFonts w:ascii="Times New Roman" w:hAnsi="Times New Roman" w:cs="Times New Roman"/>
            <w:b/>
            <w:sz w:val="24"/>
            <w:szCs w:val="24"/>
          </w:rPr>
          <w:delText xml:space="preserve"> </w:delText>
        </w:r>
      </w:del>
      <w:del w:id="1000" w:author="IO BIO parser" w:date="2026-05-18T08:57:46Z">
        <w:r w:rsidR="009E3124" w:rsidRPr="00762AEB">
          <w:rPr>
            <w:rFonts w:ascii="Times New Roman" w:hAnsi="Times New Roman" w:cs="Times New Roman"/>
            <w:b/>
            <w:sz w:val="24"/>
            <w:szCs w:val="24"/>
          </w:rPr>
          <w:delText xml:space="preserve">Henry</w:delText>
        </w:r>
      </w:del>
      <w:del w:id="1000" w:author="IO BIO parser" w:date="2026-05-18T08:57:46Z">
        <w:r w:rsidR="0069076D" w:rsidRPr="00762AEB">
          <w:rPr>
            <w:rFonts w:ascii="Times New Roman" w:hAnsi="Times New Roman" w:cs="Times New Roman"/>
            <w:b/>
            <w:sz w:val="24"/>
            <w:szCs w:val="24"/>
          </w:rPr>
          <w:delText xml:space="preserve">, British </w:delText>
        </w:r>
      </w:del>
      <w:del w:id="1000" w:author="IO BIO parser" w:date="2026-05-18T08:57:46Z">
        <w:r w:rsidR="00171E04" w:rsidRPr="00762AEB">
          <w:rPr>
            <w:rFonts w:ascii="Times New Roman" w:hAnsi="Times New Roman" w:cs="Times New Roman"/>
            <w:b/>
            <w:sz w:val="24"/>
            <w:szCs w:val="24"/>
          </w:rPr>
          <w:delText xml:space="preserve">civil servant and first</w:delText>
        </w:r>
      </w:del>
      <w:del w:id="1000" w:author="IO BIO parser" w:date="2026-05-18T08:57:46Z">
        <w:r w:rsidR="005A5571" w:rsidRPr="00762AEB">
          <w:rPr>
            <w:rFonts w:ascii="Times New Roman" w:hAnsi="Times New Roman" w:cs="Times New Roman"/>
            <w:b/>
            <w:sz w:val="24"/>
            <w:szCs w:val="24"/>
          </w:rPr>
          <w:delText xml:space="preserve"> Executive </w:delText>
        </w:r>
      </w:del>
      <w:del w:id="1000" w:author="IO BIO parser" w:date="2026-05-18T08:57:46Z">
        <w:r w:rsidR="007144A3" w:rsidRPr="00762AEB">
          <w:rPr>
            <w:rFonts w:ascii="Times New Roman" w:hAnsi="Times New Roman" w:cs="Times New Roman"/>
            <w:b/>
            <w:sz w:val="24"/>
            <w:szCs w:val="24"/>
          </w:rPr>
          <w:delText xml:space="preserve">S</w:delText>
        </w:r>
      </w:del>
      <w:del w:id="1000" w:author="IO BIO parser" w:date="2026-05-18T08:57:46Z">
        <w:r w:rsidR="0069076D" w:rsidRPr="00762AEB">
          <w:rPr>
            <w:rFonts w:ascii="Times New Roman" w:hAnsi="Times New Roman" w:cs="Times New Roman"/>
            <w:b/>
            <w:sz w:val="24"/>
            <w:szCs w:val="24"/>
          </w:rPr>
          <w:delText xml:space="preserve">ecretary </w:delText>
        </w:r>
      </w:del>
      <w:del w:id="1000" w:author="IO BIO parser" w:date="2026-05-18T08:57:46Z">
        <w:r w:rsidR="00171E04" w:rsidRPr="00762AEB">
          <w:rPr>
            <w:rFonts w:ascii="Times New Roman" w:hAnsi="Times New Roman" w:cs="Times New Roman"/>
            <w:b/>
            <w:sz w:val="24"/>
            <w:szCs w:val="24"/>
          </w:rPr>
          <w:delText xml:space="preserve">(1948-</w:delText>
        </w:r>
      </w:del>
      <w:del w:id="1000" w:author="IO BIO parser" w:date="2026-05-18T08:57:46Z">
        <w:r w:rsidR="004A09A6" w:rsidRPr="00762AEB">
          <w:rPr>
            <w:rFonts w:ascii="Times New Roman" w:hAnsi="Times New Roman" w:cs="Times New Roman"/>
            <w:b/>
            <w:sz w:val="24"/>
            <w:szCs w:val="24"/>
          </w:rPr>
          <w:delText xml:space="preserve">19</w:delText>
        </w:r>
      </w:del>
      <w:del w:id="1000" w:author="IO BIO parser" w:date="2026-05-18T08:57:46Z">
        <w:r w:rsidR="00171E04" w:rsidRPr="00762AEB">
          <w:rPr>
            <w:rFonts w:ascii="Times New Roman" w:hAnsi="Times New Roman" w:cs="Times New Roman"/>
            <w:b/>
            <w:sz w:val="24"/>
            <w:szCs w:val="24"/>
          </w:rPr>
          <w:delText xml:space="preserve">65) </w:delText>
        </w:r>
      </w:del>
      <w:del w:id="1000" w:author="IO BIO parser" w:date="2026-05-18T08:57:46Z">
        <w:r w:rsidR="003158CC" w:rsidRPr="00762AEB">
          <w:rPr>
            <w:rFonts w:ascii="Times New Roman" w:hAnsi="Times New Roman" w:cs="Times New Roman"/>
            <w:b/>
            <w:sz w:val="24"/>
            <w:szCs w:val="24"/>
          </w:rPr>
          <w:delText xml:space="preserve">and</w:delText>
        </w:r>
      </w:del>
      <w:del w:id="1000" w:author="IO BIO parser" w:date="2026-05-18T08:57:46Z">
        <w:r w:rsidR="00171E04" w:rsidRPr="00762AEB">
          <w:rPr>
            <w:rFonts w:ascii="Times New Roman" w:hAnsi="Times New Roman" w:cs="Times New Roman"/>
            <w:b/>
            <w:sz w:val="24"/>
            <w:szCs w:val="24"/>
          </w:rPr>
          <w:delText xml:space="preserve"> Director-General (1965-</w:delText>
        </w:r>
      </w:del>
      <w:del w:id="1000" w:author="IO BIO parser" w:date="2026-05-18T08:57:46Z">
        <w:r w:rsidR="004A09A6" w:rsidRPr="00762AEB">
          <w:rPr>
            <w:rFonts w:ascii="Times New Roman" w:hAnsi="Times New Roman" w:cs="Times New Roman"/>
            <w:b/>
            <w:sz w:val="24"/>
            <w:szCs w:val="24"/>
          </w:rPr>
          <w:delText xml:space="preserve">19</w:delText>
        </w:r>
      </w:del>
      <w:del w:id="1000" w:author="IO BIO parser" w:date="2026-05-18T08:57:46Z">
        <w:r w:rsidR="00171E04" w:rsidRPr="00762AEB">
          <w:rPr>
            <w:rFonts w:ascii="Times New Roman" w:hAnsi="Times New Roman" w:cs="Times New Roman"/>
            <w:b/>
            <w:sz w:val="24"/>
            <w:szCs w:val="24"/>
          </w:rPr>
          <w:delText xml:space="preserve">68) </w:delText>
        </w:r>
      </w:del>
      <w:del w:id="1000" w:author="IO BIO parser" w:date="2026-05-18T08:57:46Z">
        <w:r w:rsidR="0069076D" w:rsidRPr="00762AEB">
          <w:rPr>
            <w:rFonts w:ascii="Times New Roman" w:hAnsi="Times New Roman" w:cs="Times New Roman"/>
            <w:b/>
            <w:sz w:val="24"/>
            <w:szCs w:val="24"/>
          </w:rPr>
          <w:delText xml:space="preserve">of the General Agreement on T</w:delText>
        </w:r>
      </w:del>
      <w:del w:id="1000" w:author="IO BIO parser" w:date="2026-05-18T08:57:46Z">
        <w:r w:rsidR="00171E04" w:rsidRPr="00762AEB">
          <w:rPr>
            <w:rFonts w:ascii="Times New Roman" w:hAnsi="Times New Roman" w:cs="Times New Roman"/>
            <w:b/>
            <w:sz w:val="24"/>
            <w:szCs w:val="24"/>
          </w:rPr>
          <w:delText xml:space="preserve">ariffs and Trade</w:delText>
        </w:r>
      </w:del>
      <w:del w:id="1000" w:author="IO BIO parser" w:date="2026-05-18T08:57:46Z">
        <w:r w:rsidR="003158CC" w:rsidRPr="00762AEB">
          <w:rPr>
            <w:rFonts w:ascii="Times New Roman" w:hAnsi="Times New Roman" w:cs="Times New Roman"/>
            <w:b/>
            <w:sz w:val="24"/>
            <w:szCs w:val="24"/>
          </w:rPr>
          <w:delText xml:space="preserve"> (GATT)</w:delText>
        </w:r>
      </w:del>
      <w:del w:id="1000" w:author="IO BIO parser" w:date="2026-05-18T08:57:46Z">
        <w:r w:rsidR="00C407CC" w:rsidRPr="00762AEB">
          <w:rPr>
            <w:rFonts w:ascii="Times New Roman" w:hAnsi="Times New Roman" w:cs="Times New Roman"/>
            <w:b/>
            <w:sz w:val="24"/>
            <w:szCs w:val="24"/>
          </w:rPr>
          <w:delText xml:space="preserve">,</w:delText>
        </w:r>
      </w:del>
      <w:del w:id="1000" w:author="IO BIO parser" w:date="2026-05-18T08:57:46Z">
        <w:r w:rsidR="00AE72CC" w:rsidRPr="00762AEB">
          <w:rPr>
            <w:rFonts w:ascii="Times New Roman" w:hAnsi="Times New Roman" w:cs="Times New Roman"/>
            <w:b/>
            <w:sz w:val="24"/>
            <w:szCs w:val="24"/>
          </w:rPr>
          <w:delText xml:space="preserve"> </w:delText>
        </w:r>
      </w:del>
      <w:del w:id="1000" w:author="IO BIO parser" w:date="2026-05-18T08:57:46Z">
        <w:r w:rsidR="00171E04" w:rsidRPr="00762AEB">
          <w:rPr>
            <w:rFonts w:ascii="Times New Roman" w:hAnsi="Times New Roman" w:cs="Times New Roman"/>
            <w:b/>
            <w:sz w:val="24"/>
            <w:szCs w:val="24"/>
          </w:rPr>
          <w:delText xml:space="preserve">was </w:delText>
        </w:r>
      </w:del>
      <w:del w:id="1000" w:author="IO BIO parser" w:date="2026-05-18T08:57:46Z">
        <w:r w:rsidR="00C4296B" w:rsidRPr="00762AEB">
          <w:rPr>
            <w:rFonts w:ascii="Times New Roman" w:hAnsi="Times New Roman" w:cs="Times New Roman"/>
            <w:b/>
            <w:sz w:val="24"/>
            <w:szCs w:val="24"/>
          </w:rPr>
          <w:delText xml:space="preserve">born on 26</w:delText>
        </w:r>
      </w:del>
      <w:del w:id="1000" w:author="IO BIO parser" w:date="2026-05-18T08:57:46Z">
        <w:r w:rsidRPr="00762AEB">
          <w:rPr>
            <w:rFonts w:ascii="Times New Roman" w:hAnsi="Times New Roman" w:cs="Times New Roman"/>
            <w:b/>
            <w:sz w:val="24"/>
            <w:szCs w:val="24"/>
          </w:rPr>
          <w:delText xml:space="preserve"> January 1913 </w:delText>
        </w:r>
      </w:del>
      <w:del w:id="1000" w:author="IO BIO parser" w:date="2026-05-18T08:57:46Z">
        <w:r w:rsidR="00B25296" w:rsidRPr="00762AEB">
          <w:rPr>
            <w:rFonts w:ascii="Times New Roman" w:hAnsi="Times New Roman" w:cs="Times New Roman"/>
            <w:b/>
            <w:sz w:val="24"/>
            <w:szCs w:val="24"/>
          </w:rPr>
          <w:delText xml:space="preserve">in London</w:delText>
        </w:r>
      </w:del>
      <w:del w:id="1000" w:author="IO BIO parser" w:date="2026-05-18T08:57:46Z">
        <w:r w:rsidR="008850B8" w:rsidRPr="00762AEB">
          <w:rPr>
            <w:rFonts w:ascii="Times New Roman" w:hAnsi="Times New Roman" w:cs="Times New Roman"/>
            <w:b/>
            <w:sz w:val="24"/>
            <w:szCs w:val="24"/>
          </w:rPr>
          <w:delText xml:space="preserve">, United Kingdom,</w:delText>
        </w:r>
      </w:del>
      <w:del w:id="1000" w:author="IO BIO parser" w:date="2026-05-18T08:57:46Z">
        <w:r w:rsidR="00AE72CC" w:rsidRPr="00762AEB">
          <w:rPr>
            <w:rFonts w:ascii="Times New Roman" w:hAnsi="Times New Roman" w:cs="Times New Roman"/>
            <w:b/>
            <w:sz w:val="24"/>
            <w:szCs w:val="24"/>
          </w:rPr>
          <w:delText xml:space="preserve"> </w:delText>
        </w:r>
      </w:del>
      <w:del w:id="1000" w:author="IO BIO parser" w:date="2026-05-18T08:57:46Z">
        <w:r w:rsidRPr="00762AEB">
          <w:rPr>
            <w:rFonts w:ascii="Times New Roman" w:hAnsi="Times New Roman" w:cs="Times New Roman"/>
            <w:b/>
            <w:sz w:val="24"/>
            <w:szCs w:val="24"/>
          </w:rPr>
          <w:delText xml:space="preserve">and</w:delText>
        </w:r>
      </w:del>
      <w:del w:id="1000" w:author="IO BIO parser" w:date="2026-05-18T08:57:46Z">
        <w:r w:rsidR="0069076D" w:rsidRPr="00762AEB">
          <w:rPr>
            <w:rFonts w:ascii="Times New Roman" w:hAnsi="Times New Roman" w:cs="Times New Roman"/>
            <w:b/>
            <w:sz w:val="24"/>
            <w:szCs w:val="24"/>
          </w:rPr>
          <w:delText xml:space="preserve"> died on 2</w:delText>
        </w:r>
      </w:del>
      <w:del w:id="1000" w:author="IO BIO parser" w:date="2026-05-18T08:57:46Z">
        <w:r w:rsidR="00C4296B" w:rsidRPr="00762AEB">
          <w:rPr>
            <w:rFonts w:ascii="Times New Roman" w:hAnsi="Times New Roman" w:cs="Times New Roman"/>
            <w:b/>
            <w:sz w:val="24"/>
            <w:szCs w:val="24"/>
          </w:rPr>
          <w:delText xml:space="preserve">7 January 1980</w:delText>
        </w:r>
      </w:del>
      <w:del w:id="1000" w:author="IO BIO parser" w:date="2026-05-18T08:57:46Z">
        <w:r w:rsidR="0069076D" w:rsidRPr="00762AEB">
          <w:rPr>
            <w:rFonts w:ascii="Times New Roman" w:hAnsi="Times New Roman" w:cs="Times New Roman"/>
            <w:b/>
            <w:sz w:val="24"/>
            <w:szCs w:val="24"/>
          </w:rPr>
          <w:delText xml:space="preserve"> in </w:delText>
        </w:r>
      </w:del>
      <w:del w:id="1000" w:author="IO BIO parser" w:date="2026-05-18T08:57:46Z">
        <w:r w:rsidR="006B4803" w:rsidRPr="00762AEB">
          <w:rPr>
            <w:rFonts w:ascii="Times New Roman" w:hAnsi="Times New Roman" w:cs="Times New Roman"/>
            <w:b/>
            <w:sz w:val="24"/>
            <w:szCs w:val="24"/>
          </w:rPr>
          <w:delText xml:space="preserve">Ferney-Voltaire, </w:delText>
        </w:r>
      </w:del>
      <w:del w:id="1000" w:author="IO BIO parser" w:date="2026-05-18T08:57:46Z">
        <w:r w:rsidR="0069076D" w:rsidRPr="00762AEB">
          <w:rPr>
            <w:rFonts w:ascii="Times New Roman" w:hAnsi="Times New Roman" w:cs="Times New Roman"/>
            <w:b/>
            <w:sz w:val="24"/>
            <w:szCs w:val="24"/>
          </w:rPr>
          <w:delText xml:space="preserve">France.</w:delText>
        </w:r>
      </w:del>
      <w:del w:id="1000" w:author="IO BIO parser" w:date="2026-05-18T08:57:46Z">
        <w:r w:rsidR="00AE72CC" w:rsidRPr="00762AEB">
          <w:rPr>
            <w:rFonts w:ascii="Times New Roman" w:hAnsi="Times New Roman" w:cs="Times New Roman"/>
            <w:b/>
            <w:sz w:val="24"/>
            <w:szCs w:val="24"/>
          </w:rPr>
          <w:delText xml:space="preserve"> </w:delText>
        </w:r>
      </w:del>
      <w:del w:id="1000" w:author="IO BIO parser" w:date="2026-05-18T08:57:46Z">
        <w:r w:rsidRPr="00762AEB">
          <w:rPr>
            <w:rFonts w:ascii="Times New Roman" w:hAnsi="Times New Roman" w:cs="Times New Roman"/>
            <w:b/>
            <w:sz w:val="24"/>
            <w:szCs w:val="24"/>
          </w:rPr>
          <w:delText xml:space="preserve">He was the s</w:delText>
        </w:r>
      </w:del>
      <w:del w:id="1000" w:author="IO BIO parser" w:date="2026-05-18T08:57:46Z">
        <w:r w:rsidR="00C4296B" w:rsidRPr="00762AEB">
          <w:rPr>
            <w:rFonts w:ascii="Times New Roman" w:hAnsi="Times New Roman" w:cs="Times New Roman"/>
            <w:b/>
            <w:sz w:val="24"/>
            <w:szCs w:val="24"/>
          </w:rPr>
          <w:delText xml:space="preserve">on of Henry Wyndham White</w:delText>
        </w:r>
      </w:del>
      <w:del w:id="1000" w:author="IO BIO parser" w:date="2026-05-18T08:57:46Z">
        <w:r w:rsidR="006B4803" w:rsidRPr="00762AEB">
          <w:rPr>
            <w:rFonts w:ascii="Times New Roman" w:hAnsi="Times New Roman" w:cs="Times New Roman"/>
            <w:b/>
            <w:sz w:val="24"/>
            <w:szCs w:val="24"/>
          </w:rPr>
          <w:delText xml:space="preserve">, </w:delText>
        </w:r>
      </w:del>
      <w:del w:id="1000" w:author="IO BIO parser" w:date="2026-05-18T08:57:46Z">
        <w:r w:rsidR="009E3124" w:rsidRPr="00762AEB">
          <w:rPr>
            <w:rFonts w:ascii="Times New Roman" w:hAnsi="Times New Roman" w:cs="Times New Roman"/>
            <w:b/>
            <w:sz w:val="24"/>
            <w:szCs w:val="24"/>
          </w:rPr>
          <w:delText xml:space="preserve">barrister-at-law</w:delText>
        </w:r>
      </w:del>
      <w:del w:id="1000" w:author="IO BIO parser" w:date="2026-05-18T08:57:46Z">
        <w:r w:rsidR="006B4803" w:rsidRPr="00762AEB">
          <w:rPr>
            <w:rFonts w:ascii="Times New Roman" w:hAnsi="Times New Roman" w:cs="Times New Roman"/>
            <w:b/>
            <w:sz w:val="24"/>
            <w:szCs w:val="24"/>
          </w:rPr>
          <w:delText xml:space="preserve">,</w:delText>
        </w:r>
      </w:del>
      <w:del w:id="1000" w:author="IO BIO parser" w:date="2026-05-18T08:57:46Z">
        <w:r w:rsidR="00C4296B" w:rsidRPr="00762AEB">
          <w:rPr>
            <w:rFonts w:ascii="Times New Roman" w:hAnsi="Times New Roman" w:cs="Times New Roman"/>
            <w:b/>
            <w:sz w:val="24"/>
            <w:szCs w:val="24"/>
          </w:rPr>
          <w:delText xml:space="preserve"> and Helen </w:delText>
        </w:r>
      </w:del>
      <w:del w:id="1000" w:author="IO BIO parser" w:date="2026-05-18T08:57:46Z">
        <w:r w:rsidRPr="00762AEB">
          <w:rPr>
            <w:rFonts w:ascii="Times New Roman" w:hAnsi="Times New Roman" w:cs="Times New Roman"/>
            <w:b/>
            <w:sz w:val="24"/>
            <w:szCs w:val="24"/>
          </w:rPr>
          <w:delText xml:space="preserve">Peppiatt</w:delText>
        </w:r>
      </w:del>
      <w:del w:id="1000" w:author="IO BIO parser" w:date="2026-05-18T08:57:46Z">
        <w:r w:rsidR="0069076D" w:rsidRPr="00762AEB">
          <w:rPr>
            <w:rFonts w:ascii="Times New Roman" w:hAnsi="Times New Roman" w:cs="Times New Roman"/>
            <w:b/>
            <w:sz w:val="24"/>
            <w:szCs w:val="24"/>
          </w:rPr>
          <w:delText xml:space="preserve">. </w:delText>
        </w:r>
      </w:del>
      <w:del w:id="1000" w:author="IO BIO parser" w:date="2026-05-18T08:57:46Z">
        <w:r w:rsidR="006B4803" w:rsidRPr="00762AEB">
          <w:rPr>
            <w:rFonts w:ascii="Times New Roman" w:hAnsi="Times New Roman" w:cs="Times New Roman"/>
            <w:b/>
            <w:sz w:val="24"/>
            <w:szCs w:val="24"/>
          </w:rPr>
          <w:delText xml:space="preserve">On 12 November 1947 h</w:delText>
        </w:r>
      </w:del>
      <w:del w:id="1000" w:author="IO BIO parser" w:date="2026-05-18T08:57:46Z">
        <w:r w:rsidR="0069076D" w:rsidRPr="00762AEB">
          <w:rPr>
            <w:rFonts w:ascii="Times New Roman" w:hAnsi="Times New Roman" w:cs="Times New Roman"/>
            <w:b/>
            <w:sz w:val="24"/>
            <w:szCs w:val="24"/>
          </w:rPr>
          <w:delText xml:space="preserve">e married </w:delText>
        </w:r>
      </w:del>
      <w:del w:id="1000" w:author="IO BIO parser" w:date="2026-05-18T08:57:46Z">
        <w:r w:rsidR="006B4803" w:rsidRPr="00762AEB">
          <w:rPr>
            <w:rFonts w:ascii="Times New Roman" w:hAnsi="Times New Roman" w:cs="Times New Roman"/>
            <w:b/>
            <w:sz w:val="24"/>
            <w:szCs w:val="24"/>
          </w:rPr>
          <w:delText xml:space="preserve">Tina Gibson, American actress</w:delText>
        </w:r>
      </w:del>
      <w:del w:id="1000" w:author="IO BIO parser" w:date="2026-05-18T08:57:46Z">
        <w:r w:rsidR="00847AE4" w:rsidRPr="00762AEB">
          <w:rPr>
            <w:rFonts w:ascii="Times New Roman" w:hAnsi="Times New Roman" w:cs="Times New Roman"/>
            <w:b/>
            <w:sz w:val="24"/>
            <w:szCs w:val="24"/>
          </w:rPr>
          <w:delText xml:space="preserve"> (professional name Tina Thayer)</w:delText>
        </w:r>
      </w:del>
      <w:del w:id="1000" w:author="IO BIO parser" w:date="2026-05-18T08:57:46Z">
        <w:r w:rsidR="00812509" w:rsidRPr="00762AEB">
          <w:rPr>
            <w:rFonts w:ascii="Times New Roman" w:hAnsi="Times New Roman" w:cs="Times New Roman"/>
            <w:b/>
            <w:sz w:val="24"/>
            <w:szCs w:val="24"/>
          </w:rPr>
          <w:delText xml:space="preserve">, in New York City</w:delText>
        </w:r>
      </w:del>
      <w:del w:id="1000" w:author="IO BIO parser" w:date="2026-05-18T08:57:46Z">
        <w:r w:rsidR="0069076D" w:rsidRPr="00762AEB">
          <w:rPr>
            <w:rFonts w:ascii="Times New Roman" w:hAnsi="Times New Roman" w:cs="Times New Roman"/>
            <w:b/>
            <w:sz w:val="24"/>
            <w:szCs w:val="24"/>
          </w:rPr>
          <w:delText xml:space="preserve">. </w:delText>
        </w:r>
      </w:del>
      <w:del w:id="1000" w:author="IO BIO parser" w:date="2026-05-18T08:57:46Z">
        <w:r w:rsidR="00847AE4" w:rsidRPr="00762AEB">
          <w:rPr>
            <w:rFonts w:ascii="Times New Roman" w:hAnsi="Times New Roman" w:cs="Times New Roman"/>
            <w:b/>
            <w:sz w:val="24"/>
            <w:szCs w:val="24"/>
          </w:rPr>
          <w:delText xml:space="preserve">They had two daughters and</w:delText>
        </w:r>
      </w:del>
      <w:del w:id="1000" w:author="IO BIO parser" w:date="2026-05-18T08:57:46Z">
        <w:r w:rsidR="0069076D" w:rsidRPr="00762AEB">
          <w:rPr>
            <w:rFonts w:ascii="Times New Roman" w:hAnsi="Times New Roman" w:cs="Times New Roman"/>
            <w:b/>
            <w:sz w:val="24"/>
            <w:szCs w:val="24"/>
          </w:rPr>
          <w:delText xml:space="preserve"> divorced</w:delText>
        </w:r>
      </w:del>
      <w:del w:id="1000" w:author="IO BIO parser" w:date="2026-05-18T08:57:46Z">
        <w:r w:rsidR="00AE72CC" w:rsidRPr="00762AEB">
          <w:rPr>
            <w:rFonts w:ascii="Times New Roman" w:hAnsi="Times New Roman" w:cs="Times New Roman"/>
            <w:b/>
            <w:sz w:val="24"/>
            <w:szCs w:val="24"/>
          </w:rPr>
          <w:delText xml:space="preserve"> </w:delText>
        </w:r>
      </w:del>
      <w:del w:id="1000" w:author="IO BIO parser" w:date="2026-05-18T08:57:46Z">
        <w:r w:rsidR="0086350D" w:rsidRPr="00762AEB">
          <w:rPr>
            <w:rFonts w:ascii="Times New Roman" w:hAnsi="Times New Roman" w:cs="Times New Roman"/>
            <w:b/>
            <w:sz w:val="24"/>
            <w:szCs w:val="24"/>
          </w:rPr>
          <w:delText xml:space="preserve">after 1964</w:delText>
        </w:r>
      </w:del>
      <w:del w:id="1000" w:author="IO BIO parser" w:date="2026-05-18T08:57:46Z">
        <w:r w:rsidR="0069076D" w:rsidRPr="00762AEB">
          <w:rPr>
            <w:rFonts w:ascii="Times New Roman" w:hAnsi="Times New Roman" w:cs="Times New Roman"/>
            <w:b/>
            <w:sz w:val="24"/>
            <w:szCs w:val="24"/>
          </w:rPr>
          <w:delText xml:space="preserve">.</w:delText>
        </w:r>
      </w:del>
      <w:ins w:id="1001" w:author="IO BIO parser" w:date="2026-05-18T08:57:46Z">
        <w:r>
          <w:t xml:space="preserve">WYNDHAM WHITE, Eric Henry, British civil servant, first Executive Secretary of the General Agreement on Tariffs and Trade (GATT) 1948-1965 and Director-General of the General Agreement on Tariffs and Trade (GATT) 1965-1968, was born on 26 January 1913 in London, United Kingdom, and died on 27 January 1980 in Ferney-Voltaire, France. He was the son of Henry Wyndham White, barrister-at-law, and Helen Peppiatt. On 12 November 1947 he married Tina Gibson, American actress (professional name Tina Thayer), in New York City. They had two daughters and divorced after 1964.</w:t>
        </w:r>
      </w:ins>
    </w:p>
    <w:p w14:paraId="2BC1DDF6" w14:textId="77777777" w:rsidR="0069076D" w:rsidRPr="00762AEB" w:rsidRDefault="0069076D" w:rsidP="006915A7">
      <w:pPr>
        <w:spacing w:after="0" w:line="240" w:lineRule="auto"/>
        <w:jc w:val="both"/>
        <w:rPr>
          <w:rFonts w:ascii="Times New Roman" w:hAnsi="Times New Roman" w:cs="Times New Roman"/>
          <w:sz w:val="24"/>
          <w:szCs w:val="24"/>
        </w:rPr>
      </w:pPr>
    </w:p>
    <w:p w14:paraId="476CE814" w14:textId="77777777" w:rsidR="009E1FBB" w:rsidRPr="00762AEB" w:rsidRDefault="00262F02"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noProof/>
          <w:sz w:val="24"/>
          <w:szCs w:val="24"/>
          <w:lang w:val="en-US" w:eastAsia="nl-NL"/>
        </w:rPr>
        <w:drawing>
          <wp:inline distT="0" distB="0" distL="0" distR="0" wp14:anchorId="32A994C3" wp14:editId="756058AE">
            <wp:extent cx="1797050" cy="2139950"/>
            <wp:effectExtent l="0" t="0" r="6350" b="6350"/>
            <wp:docPr id="1" name="Picture 1" descr="C:\Documents and Settings\fmckenzi.UWO\My Documents\GATT book\images\Wyndham 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fmckenzi.UWO\My Documents\GATT book\images\Wyndham White.jpg"/>
                    <pic:cNvPicPr>
                      <a:picLocks noChangeAspect="1" noChangeArrowheads="1"/>
                    </pic:cNvPicPr>
                  </pic:nvPicPr>
                  <pic:blipFill rotWithShape="1">
                    <a:blip r:embed="rId7" cstate="print"/>
                    <a:srcRect r="1736" b="6622"/>
                    <a:stretch/>
                  </pic:blipFill>
                  <pic:spPr bwMode="auto">
                    <a:xfrm>
                      <a:off x="0" y="0"/>
                      <a:ext cx="1797050" cy="2139950"/>
                    </a:xfrm>
                    <a:prstGeom prst="rect">
                      <a:avLst/>
                    </a:prstGeom>
                    <a:noFill/>
                    <a:ln>
                      <a:noFill/>
                    </a:ln>
                    <a:extLst>
                      <a:ext uri="{53640926-AAD7-44D8-BBD7-CCE9431645EC}">
                        <a14:shadowObscured xmlns:a14="http://schemas.microsoft.com/office/drawing/2010/main"/>
                      </a:ext>
                    </a:extLst>
                  </pic:spPr>
                </pic:pic>
              </a:graphicData>
            </a:graphic>
          </wp:inline>
        </w:drawing>
      </w:r>
    </w:p>
    <w:p w14:paraId="38102C92" w14:textId="77777777" w:rsidR="0048030C" w:rsidRPr="00762AEB" w:rsidRDefault="001432E7"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 xml:space="preserve">Source: </w:t>
      </w:r>
      <w:hyperlink r:id="rId8" w:history="1">
        <w:r w:rsidR="00DC719A" w:rsidRPr="00762AEB">
          <w:rPr>
            <w:rStyle w:val="Hyperlink"/>
            <w:rFonts w:ascii="Times New Roman" w:hAnsi="Times New Roman" w:cs="Times New Roman"/>
            <w:sz w:val="24"/>
            <w:szCs w:val="24"/>
            <w:u w:val="none"/>
          </w:rPr>
          <w:t>www.wto.org/english/thewto_e/dg_e/ww_e.htm</w:t>
        </w:r>
      </w:hyperlink>
      <w:r w:rsidR="00DC719A" w:rsidRPr="00762AEB">
        <w:rPr>
          <w:rFonts w:ascii="Times New Roman" w:hAnsi="Times New Roman" w:cs="Times New Roman"/>
          <w:sz w:val="24"/>
          <w:szCs w:val="24"/>
        </w:rPr>
        <w:t xml:space="preserve"> </w:t>
      </w:r>
    </w:p>
    <w:p w14:paraId="5F8AA6B1" w14:textId="77777777" w:rsidR="001432E7" w:rsidRPr="00762AEB" w:rsidRDefault="001432E7" w:rsidP="006915A7">
      <w:pPr>
        <w:spacing w:after="0" w:line="240" w:lineRule="auto"/>
        <w:jc w:val="both"/>
        <w:rPr>
          <w:rFonts w:ascii="Times New Roman" w:hAnsi="Times New Roman" w:cs="Times New Roman"/>
          <w:sz w:val="24"/>
          <w:szCs w:val="24"/>
        </w:rPr>
      </w:pPr>
    </w:p>
    <w:p w14:paraId="6529C358" w14:textId="77777777" w:rsidR="00AE3921" w:rsidRPr="00762AEB" w:rsidRDefault="00CD606B"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was educat</w:t>
      </w:r>
      <w:r w:rsidR="0048030C" w:rsidRPr="00762AEB">
        <w:rPr>
          <w:rFonts w:ascii="Times New Roman" w:hAnsi="Times New Roman" w:cs="Times New Roman"/>
          <w:sz w:val="24"/>
          <w:szCs w:val="24"/>
        </w:rPr>
        <w:t>ed</w:t>
      </w:r>
      <w:r w:rsidR="00FC7B4F" w:rsidRPr="00762AEB">
        <w:rPr>
          <w:rFonts w:ascii="Times New Roman" w:hAnsi="Times New Roman" w:cs="Times New Roman"/>
          <w:sz w:val="24"/>
          <w:szCs w:val="24"/>
        </w:rPr>
        <w:t xml:space="preserve"> at</w:t>
      </w:r>
      <w:r w:rsidR="0048030C" w:rsidRPr="00762AEB">
        <w:rPr>
          <w:rFonts w:ascii="Times New Roman" w:hAnsi="Times New Roman" w:cs="Times New Roman"/>
          <w:sz w:val="24"/>
          <w:szCs w:val="24"/>
        </w:rPr>
        <w:t xml:space="preserve"> the Westminster City School </w:t>
      </w:r>
      <w:r w:rsidR="0014104F" w:rsidRPr="00762AEB">
        <w:rPr>
          <w:rFonts w:ascii="Times New Roman" w:hAnsi="Times New Roman" w:cs="Times New Roman"/>
          <w:sz w:val="24"/>
          <w:szCs w:val="24"/>
        </w:rPr>
        <w:t xml:space="preserve">in London </w:t>
      </w:r>
      <w:r w:rsidR="0048030C" w:rsidRPr="00762AEB">
        <w:rPr>
          <w:rFonts w:ascii="Times New Roman" w:hAnsi="Times New Roman" w:cs="Times New Roman"/>
          <w:sz w:val="24"/>
          <w:szCs w:val="24"/>
        </w:rPr>
        <w:t>and then studied law at the London School of Economics</w:t>
      </w:r>
      <w:r w:rsidR="001432E7" w:rsidRPr="00762AEB">
        <w:rPr>
          <w:rFonts w:ascii="Times New Roman" w:hAnsi="Times New Roman" w:cs="Times New Roman"/>
          <w:sz w:val="24"/>
          <w:szCs w:val="24"/>
        </w:rPr>
        <w:t xml:space="preserve"> (LSE), where</w:t>
      </w:r>
      <w:r w:rsidR="00AE3921" w:rsidRPr="00762AEB">
        <w:rPr>
          <w:rFonts w:ascii="Times New Roman" w:hAnsi="Times New Roman" w:cs="Times New Roman"/>
          <w:sz w:val="24"/>
          <w:szCs w:val="24"/>
        </w:rPr>
        <w:t xml:space="preserve"> he excelled at sport</w:t>
      </w:r>
      <w:r w:rsidR="00763A1F" w:rsidRPr="00762AEB">
        <w:rPr>
          <w:rFonts w:ascii="Times New Roman" w:hAnsi="Times New Roman" w:cs="Times New Roman"/>
          <w:sz w:val="24"/>
          <w:szCs w:val="24"/>
        </w:rPr>
        <w:t xml:space="preserve"> (he was the captain of the golf</w:t>
      </w:r>
      <w:r w:rsidR="00AE3921" w:rsidRPr="00762AEB">
        <w:rPr>
          <w:rFonts w:ascii="Times New Roman" w:hAnsi="Times New Roman" w:cs="Times New Roman"/>
          <w:sz w:val="24"/>
          <w:szCs w:val="24"/>
        </w:rPr>
        <w:t xml:space="preserve"> team) and was involved in studen</w:t>
      </w:r>
      <w:r w:rsidR="00763A1F" w:rsidRPr="00762AEB">
        <w:rPr>
          <w:rFonts w:ascii="Times New Roman" w:hAnsi="Times New Roman" w:cs="Times New Roman"/>
          <w:sz w:val="24"/>
          <w:szCs w:val="24"/>
        </w:rPr>
        <w:t>t politics in the Conservative P</w:t>
      </w:r>
      <w:r w:rsidR="00AE3921" w:rsidRPr="00762AEB">
        <w:rPr>
          <w:rFonts w:ascii="Times New Roman" w:hAnsi="Times New Roman" w:cs="Times New Roman"/>
          <w:sz w:val="24"/>
          <w:szCs w:val="24"/>
        </w:rPr>
        <w:t>arty.</w:t>
      </w:r>
      <w:r w:rsidR="00AE72CC" w:rsidRPr="00762AEB">
        <w:rPr>
          <w:rFonts w:ascii="Times New Roman" w:hAnsi="Times New Roman" w:cs="Times New Roman"/>
          <w:sz w:val="24"/>
          <w:szCs w:val="24"/>
        </w:rPr>
        <w:t xml:space="preserve"> </w:t>
      </w:r>
      <w:r w:rsidR="00DD7502" w:rsidRPr="00762AEB">
        <w:rPr>
          <w:rFonts w:ascii="Times New Roman" w:hAnsi="Times New Roman" w:cs="Times New Roman"/>
          <w:sz w:val="24"/>
          <w:szCs w:val="24"/>
        </w:rPr>
        <w:t>In 1938 he graduated with an LLB (Bachelor of Laws) with first class honours, was called to the bar of the Middle Temple and appointed assistant lecturer in law at the LSE.</w:t>
      </w:r>
      <w:r w:rsidR="00AE72CC" w:rsidRPr="00762AEB">
        <w:rPr>
          <w:rFonts w:ascii="Times New Roman" w:hAnsi="Times New Roman" w:cs="Times New Roman"/>
          <w:sz w:val="24"/>
          <w:szCs w:val="24"/>
        </w:rPr>
        <w:t xml:space="preserve"> </w:t>
      </w:r>
      <w:r w:rsidR="001B3316" w:rsidRPr="00762AEB">
        <w:rPr>
          <w:rFonts w:ascii="Times New Roman" w:hAnsi="Times New Roman" w:cs="Times New Roman"/>
          <w:sz w:val="24"/>
          <w:szCs w:val="24"/>
        </w:rPr>
        <w:t>His political leanings seem to have been progressive</w:t>
      </w:r>
      <w:r w:rsidR="00763A1F" w:rsidRPr="00762AEB">
        <w:rPr>
          <w:rFonts w:ascii="Times New Roman" w:hAnsi="Times New Roman" w:cs="Times New Roman"/>
          <w:sz w:val="24"/>
          <w:szCs w:val="24"/>
        </w:rPr>
        <w:t xml:space="preserve"> as he subsequently joined the R</w:t>
      </w:r>
      <w:r w:rsidR="001B3316" w:rsidRPr="00762AEB">
        <w:rPr>
          <w:rFonts w:ascii="Times New Roman" w:hAnsi="Times New Roman" w:cs="Times New Roman"/>
          <w:sz w:val="24"/>
          <w:szCs w:val="24"/>
        </w:rPr>
        <w:t>eform Club</w:t>
      </w:r>
      <w:r w:rsidR="00763A1F" w:rsidRPr="00762AEB">
        <w:rPr>
          <w:rFonts w:ascii="Times New Roman" w:hAnsi="Times New Roman" w:cs="Times New Roman"/>
          <w:sz w:val="24"/>
          <w:szCs w:val="24"/>
        </w:rPr>
        <w:t xml:space="preserve"> (1940-1980)</w:t>
      </w:r>
      <w:r w:rsidR="001B3316" w:rsidRPr="00762AEB">
        <w:rPr>
          <w:rFonts w:ascii="Times New Roman" w:hAnsi="Times New Roman" w:cs="Times New Roman"/>
          <w:sz w:val="24"/>
          <w:szCs w:val="24"/>
        </w:rPr>
        <w:t>.</w:t>
      </w:r>
      <w:r w:rsidR="0086350D"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 xml:space="preserve">While a student, he </w:t>
      </w:r>
      <w:r w:rsidR="00BE4251" w:rsidRPr="00762AEB">
        <w:rPr>
          <w:rFonts w:ascii="Times New Roman" w:hAnsi="Times New Roman" w:cs="Times New Roman"/>
          <w:sz w:val="24"/>
          <w:szCs w:val="24"/>
        </w:rPr>
        <w:t xml:space="preserve">was a member of the British delegation that </w:t>
      </w:r>
      <w:r w:rsidR="00AE3921" w:rsidRPr="00762AEB">
        <w:rPr>
          <w:rFonts w:ascii="Times New Roman" w:hAnsi="Times New Roman" w:cs="Times New Roman"/>
          <w:sz w:val="24"/>
          <w:szCs w:val="24"/>
        </w:rPr>
        <w:t xml:space="preserve">attended the </w:t>
      </w:r>
      <w:r w:rsidR="00BE4251" w:rsidRPr="00762AEB">
        <w:rPr>
          <w:rFonts w:ascii="Times New Roman" w:hAnsi="Times New Roman" w:cs="Times New Roman"/>
          <w:sz w:val="24"/>
          <w:szCs w:val="24"/>
        </w:rPr>
        <w:t>1937</w:t>
      </w:r>
      <w:r w:rsidR="0086350D" w:rsidRPr="00762AEB">
        <w:rPr>
          <w:rFonts w:ascii="Times New Roman" w:hAnsi="Times New Roman" w:cs="Times New Roman"/>
          <w:sz w:val="24"/>
          <w:szCs w:val="24"/>
        </w:rPr>
        <w:t xml:space="preserve"> </w:t>
      </w:r>
      <w:r w:rsidR="00EC1019" w:rsidRPr="00762AEB">
        <w:rPr>
          <w:rFonts w:ascii="Times New Roman" w:hAnsi="Times New Roman" w:cs="Times New Roman"/>
          <w:sz w:val="24"/>
          <w:szCs w:val="24"/>
        </w:rPr>
        <w:t>c</w:t>
      </w:r>
      <w:r w:rsidR="00E962C6" w:rsidRPr="00762AEB">
        <w:rPr>
          <w:rFonts w:ascii="Times New Roman" w:hAnsi="Times New Roman" w:cs="Times New Roman"/>
          <w:sz w:val="24"/>
          <w:szCs w:val="24"/>
        </w:rPr>
        <w:t xml:space="preserve">ongress of the </w:t>
      </w:r>
      <w:r w:rsidR="00AE3921" w:rsidRPr="00762AEB">
        <w:rPr>
          <w:rFonts w:ascii="Times New Roman" w:hAnsi="Times New Roman" w:cs="Times New Roman"/>
          <w:sz w:val="24"/>
          <w:szCs w:val="24"/>
        </w:rPr>
        <w:t xml:space="preserve">International Chamber of Commerce </w:t>
      </w:r>
      <w:r w:rsidR="004732E0" w:rsidRPr="00762AEB">
        <w:rPr>
          <w:rFonts w:ascii="Times New Roman" w:hAnsi="Times New Roman" w:cs="Times New Roman"/>
          <w:sz w:val="24"/>
          <w:szCs w:val="24"/>
        </w:rPr>
        <w:t>(ICC)</w:t>
      </w:r>
      <w:r w:rsidR="00F23BEF" w:rsidRPr="00762AEB">
        <w:rPr>
          <w:rFonts w:ascii="Times New Roman" w:hAnsi="Times New Roman" w:cs="Times New Roman"/>
          <w:sz w:val="24"/>
          <w:szCs w:val="24"/>
        </w:rPr>
        <w:t>,</w:t>
      </w:r>
      <w:r w:rsidR="006B3D2F" w:rsidRPr="00762AEB">
        <w:rPr>
          <w:rFonts w:ascii="Times New Roman" w:hAnsi="Times New Roman" w:cs="Times New Roman"/>
          <w:sz w:val="24"/>
          <w:szCs w:val="24"/>
        </w:rPr>
        <w:t xml:space="preserve"> </w:t>
      </w:r>
      <w:r w:rsidR="00BE4251" w:rsidRPr="00762AEB">
        <w:rPr>
          <w:rFonts w:ascii="Times New Roman" w:hAnsi="Times New Roman" w:cs="Times New Roman"/>
          <w:sz w:val="24"/>
          <w:szCs w:val="24"/>
        </w:rPr>
        <w:t>at which business leaders</w:t>
      </w:r>
      <w:r w:rsidR="00AE3921" w:rsidRPr="00762AEB">
        <w:rPr>
          <w:rFonts w:ascii="Times New Roman" w:hAnsi="Times New Roman" w:cs="Times New Roman"/>
          <w:sz w:val="24"/>
          <w:szCs w:val="24"/>
        </w:rPr>
        <w:t xml:space="preserve"> gathered to promote world peace through economic interdependence.</w:t>
      </w:r>
      <w:r w:rsidR="00AE72CC"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 xml:space="preserve">In 1937 the </w:t>
      </w:r>
      <w:r w:rsidR="00FC7B4F" w:rsidRPr="00762AEB">
        <w:rPr>
          <w:rFonts w:ascii="Times New Roman" w:hAnsi="Times New Roman" w:cs="Times New Roman"/>
          <w:sz w:val="24"/>
          <w:szCs w:val="24"/>
        </w:rPr>
        <w:t xml:space="preserve">ICC </w:t>
      </w:r>
      <w:r w:rsidR="00AE3921" w:rsidRPr="00762AEB">
        <w:rPr>
          <w:rFonts w:ascii="Times New Roman" w:hAnsi="Times New Roman" w:cs="Times New Roman"/>
          <w:sz w:val="24"/>
          <w:szCs w:val="24"/>
        </w:rPr>
        <w:t xml:space="preserve">met </w:t>
      </w:r>
      <w:r w:rsidR="00E962C6" w:rsidRPr="00762AEB">
        <w:rPr>
          <w:rFonts w:ascii="Times New Roman" w:hAnsi="Times New Roman" w:cs="Times New Roman"/>
          <w:sz w:val="24"/>
          <w:szCs w:val="24"/>
        </w:rPr>
        <w:t xml:space="preserve">in Berlin, </w:t>
      </w:r>
      <w:r w:rsidR="00AE3921" w:rsidRPr="00762AEB">
        <w:rPr>
          <w:rFonts w:ascii="Times New Roman" w:hAnsi="Times New Roman" w:cs="Times New Roman"/>
          <w:sz w:val="24"/>
          <w:szCs w:val="24"/>
        </w:rPr>
        <w:t xml:space="preserve">a time when the worst effects of the Great Depression </w:t>
      </w:r>
      <w:r w:rsidR="00FC7B4F" w:rsidRPr="00762AEB">
        <w:rPr>
          <w:rFonts w:ascii="Times New Roman" w:hAnsi="Times New Roman" w:cs="Times New Roman"/>
          <w:sz w:val="24"/>
          <w:szCs w:val="24"/>
        </w:rPr>
        <w:t>were lifting</w:t>
      </w:r>
      <w:r w:rsidR="00F23BEF" w:rsidRPr="00762AEB">
        <w:rPr>
          <w:rFonts w:ascii="Times New Roman" w:hAnsi="Times New Roman" w:cs="Times New Roman"/>
          <w:sz w:val="24"/>
          <w:szCs w:val="24"/>
        </w:rPr>
        <w:t>,</w:t>
      </w:r>
      <w:r w:rsidR="00AE3921" w:rsidRPr="00762AEB">
        <w:rPr>
          <w:rFonts w:ascii="Times New Roman" w:hAnsi="Times New Roman" w:cs="Times New Roman"/>
          <w:sz w:val="24"/>
          <w:szCs w:val="24"/>
        </w:rPr>
        <w:t xml:space="preserve"> but relations amongst states were toxic.</w:t>
      </w:r>
      <w:r w:rsidR="00AE72CC"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Adolf Hitler welcomed the business representatives at the opening meeting and praised their efforts to</w:t>
      </w:r>
      <w:r w:rsidR="00F23BEF" w:rsidRPr="00762AEB">
        <w:rPr>
          <w:rFonts w:ascii="Times New Roman" w:hAnsi="Times New Roman" w:cs="Times New Roman"/>
          <w:sz w:val="24"/>
          <w:szCs w:val="24"/>
        </w:rPr>
        <w:t xml:space="preserve"> use trade to bring peace to Europe</w:t>
      </w:r>
      <w:r w:rsidR="00AE3921" w:rsidRPr="00762AEB">
        <w:rPr>
          <w:rFonts w:ascii="Times New Roman" w:hAnsi="Times New Roman" w:cs="Times New Roman"/>
          <w:sz w:val="24"/>
          <w:szCs w:val="24"/>
        </w:rPr>
        <w:t>.</w:t>
      </w:r>
      <w:r w:rsidR="00610EB8" w:rsidRPr="00762AEB">
        <w:rPr>
          <w:rFonts w:ascii="Times New Roman" w:hAnsi="Times New Roman" w:cs="Times New Roman"/>
          <w:sz w:val="24"/>
          <w:szCs w:val="24"/>
        </w:rPr>
        <w:t xml:space="preserve"> </w:t>
      </w:r>
      <w:r w:rsidR="00AE3921" w:rsidRPr="00762AEB">
        <w:rPr>
          <w:rFonts w:ascii="Times New Roman" w:hAnsi="Times New Roman" w:cs="Times New Roman"/>
          <w:sz w:val="24"/>
          <w:szCs w:val="24"/>
        </w:rPr>
        <w:t>Despite such a cynical endorsement, Wyndham White believed that liberal international trade was essential to a prosperous and peaceful world.</w:t>
      </w:r>
      <w:r w:rsidR="00610EB8" w:rsidRPr="00762AEB">
        <w:rPr>
          <w:rFonts w:ascii="Times New Roman" w:hAnsi="Times New Roman" w:cs="Times New Roman"/>
          <w:sz w:val="24"/>
          <w:szCs w:val="24"/>
        </w:rPr>
        <w:t xml:space="preserve"> </w:t>
      </w:r>
      <w:r w:rsidR="00763A1F" w:rsidRPr="00762AEB">
        <w:rPr>
          <w:rFonts w:ascii="Times New Roman" w:hAnsi="Times New Roman" w:cs="Times New Roman"/>
          <w:sz w:val="24"/>
          <w:szCs w:val="24"/>
        </w:rPr>
        <w:t>He attended another meeting of the ICC in Copenhagen in 1939.</w:t>
      </w:r>
    </w:p>
    <w:p w14:paraId="0E37E827" w14:textId="77777777" w:rsidR="002E1F20" w:rsidRPr="00762AEB" w:rsidRDefault="00EC1019" w:rsidP="00CF6F6C">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48030C" w:rsidRPr="00762AEB">
        <w:rPr>
          <w:rFonts w:ascii="Times New Roman" w:hAnsi="Times New Roman" w:cs="Times New Roman"/>
          <w:sz w:val="24"/>
          <w:szCs w:val="24"/>
        </w:rPr>
        <w:t>s legal practice and teaching career were cut short by the start of the Second World War.</w:t>
      </w:r>
      <w:r w:rsidR="00B31EC6" w:rsidRPr="00762AEB">
        <w:rPr>
          <w:rFonts w:ascii="Times New Roman" w:hAnsi="Times New Roman" w:cs="Times New Roman"/>
          <w:sz w:val="24"/>
          <w:szCs w:val="24"/>
        </w:rPr>
        <w:t xml:space="preserve"> </w:t>
      </w:r>
      <w:r w:rsidR="00CD160E" w:rsidRPr="00762AEB">
        <w:rPr>
          <w:rFonts w:ascii="Times New Roman" w:hAnsi="Times New Roman" w:cs="Times New Roman"/>
          <w:sz w:val="24"/>
          <w:szCs w:val="24"/>
        </w:rPr>
        <w:t xml:space="preserve">Because of poor vision in one eye, he </w:t>
      </w:r>
      <w:r w:rsidR="007144A3" w:rsidRPr="00762AEB">
        <w:rPr>
          <w:rFonts w:ascii="Times New Roman" w:hAnsi="Times New Roman" w:cs="Times New Roman"/>
          <w:sz w:val="24"/>
          <w:szCs w:val="24"/>
        </w:rPr>
        <w:t>could</w:t>
      </w:r>
      <w:r w:rsidR="0048030C" w:rsidRPr="00762AEB">
        <w:rPr>
          <w:rFonts w:ascii="Times New Roman" w:hAnsi="Times New Roman" w:cs="Times New Roman"/>
          <w:sz w:val="24"/>
          <w:szCs w:val="24"/>
        </w:rPr>
        <w:t xml:space="preserve"> not enlist.</w:t>
      </w:r>
      <w:r w:rsidR="00AE72CC" w:rsidRPr="00762AEB">
        <w:rPr>
          <w:rFonts w:ascii="Times New Roman" w:hAnsi="Times New Roman" w:cs="Times New Roman"/>
          <w:sz w:val="24"/>
          <w:szCs w:val="24"/>
        </w:rPr>
        <w:t xml:space="preserve"> </w:t>
      </w:r>
      <w:r w:rsidR="0048030C" w:rsidRPr="00762AEB">
        <w:rPr>
          <w:rFonts w:ascii="Times New Roman" w:hAnsi="Times New Roman" w:cs="Times New Roman"/>
          <w:sz w:val="24"/>
          <w:szCs w:val="24"/>
        </w:rPr>
        <w:t>Instead, he joined the Ministry of Economic Warfare</w:t>
      </w:r>
      <w:r w:rsidR="004C00A4" w:rsidRPr="00762AEB">
        <w:rPr>
          <w:rFonts w:ascii="Times New Roman" w:hAnsi="Times New Roman" w:cs="Times New Roman"/>
          <w:sz w:val="24"/>
          <w:szCs w:val="24"/>
        </w:rPr>
        <w:t xml:space="preserve"> (1939-</w:t>
      </w:r>
      <w:r w:rsidRPr="00762AEB">
        <w:rPr>
          <w:rFonts w:ascii="Times New Roman" w:hAnsi="Times New Roman" w:cs="Times New Roman"/>
          <w:sz w:val="24"/>
          <w:szCs w:val="24"/>
        </w:rPr>
        <w:t>19</w:t>
      </w:r>
      <w:r w:rsidR="004C00A4" w:rsidRPr="00762AEB">
        <w:rPr>
          <w:rFonts w:ascii="Times New Roman" w:hAnsi="Times New Roman" w:cs="Times New Roman"/>
          <w:sz w:val="24"/>
          <w:szCs w:val="24"/>
        </w:rPr>
        <w:t>41)</w:t>
      </w:r>
      <w:r w:rsidR="00844653" w:rsidRPr="00762AEB">
        <w:rPr>
          <w:rFonts w:ascii="Times New Roman" w:hAnsi="Times New Roman" w:cs="Times New Roman"/>
          <w:sz w:val="24"/>
          <w:szCs w:val="24"/>
        </w:rPr>
        <w:t>, which</w:t>
      </w:r>
      <w:r w:rsidR="004F50FF" w:rsidRPr="00762AEB">
        <w:rPr>
          <w:rFonts w:ascii="Times New Roman" w:hAnsi="Times New Roman" w:cs="Times New Roman"/>
          <w:sz w:val="24"/>
          <w:szCs w:val="24"/>
        </w:rPr>
        <w:t xml:space="preserve"> marked the beginning of his professional involvement in the economic field</w:t>
      </w:r>
      <w:r w:rsidR="0048030C"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In 194</w:t>
      </w:r>
      <w:r w:rsidR="00844653" w:rsidRPr="00762AEB">
        <w:rPr>
          <w:rFonts w:ascii="Times New Roman" w:hAnsi="Times New Roman" w:cs="Times New Roman"/>
          <w:sz w:val="24"/>
          <w:szCs w:val="24"/>
        </w:rPr>
        <w:t>2</w:t>
      </w:r>
      <w:r w:rsidR="004F50FF" w:rsidRPr="00762AEB">
        <w:rPr>
          <w:rFonts w:ascii="Times New Roman" w:hAnsi="Times New Roman" w:cs="Times New Roman"/>
          <w:sz w:val="24"/>
          <w:szCs w:val="24"/>
        </w:rPr>
        <w:t xml:space="preserve"> he joined the British Embassy in Washington </w:t>
      </w:r>
      <w:r w:rsidR="00844653" w:rsidRPr="00762AEB">
        <w:rPr>
          <w:rFonts w:ascii="Times New Roman" w:hAnsi="Times New Roman" w:cs="Times New Roman"/>
          <w:sz w:val="24"/>
          <w:szCs w:val="24"/>
        </w:rPr>
        <w:t xml:space="preserve">DC </w:t>
      </w:r>
      <w:r w:rsidR="004F50FF" w:rsidRPr="00762AEB">
        <w:rPr>
          <w:rFonts w:ascii="Times New Roman" w:hAnsi="Times New Roman" w:cs="Times New Roman"/>
          <w:sz w:val="24"/>
          <w:szCs w:val="24"/>
        </w:rPr>
        <w:t>as First Secretary of the Economic Warfare Department.</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In 194</w:t>
      </w:r>
      <w:r w:rsidR="00844653" w:rsidRPr="00762AEB">
        <w:rPr>
          <w:rFonts w:ascii="Times New Roman" w:hAnsi="Times New Roman" w:cs="Times New Roman"/>
          <w:sz w:val="24"/>
          <w:szCs w:val="24"/>
        </w:rPr>
        <w:t>5</w:t>
      </w:r>
      <w:r w:rsidR="004F50FF" w:rsidRPr="00762AEB">
        <w:rPr>
          <w:rFonts w:ascii="Times New Roman" w:hAnsi="Times New Roman" w:cs="Times New Roman"/>
          <w:sz w:val="24"/>
          <w:szCs w:val="24"/>
        </w:rPr>
        <w:t xml:space="preserve"> he was sent to the British embassy in Paris as the economic counsellor.</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 xml:space="preserve">He subsequently became an international civil servant when he was appointed special assistant to the European director of </w:t>
      </w:r>
      <w:r w:rsidR="00BE4251" w:rsidRPr="00762AEB">
        <w:rPr>
          <w:rFonts w:ascii="Times New Roman" w:hAnsi="Times New Roman" w:cs="Times New Roman"/>
          <w:sz w:val="24"/>
          <w:szCs w:val="24"/>
        </w:rPr>
        <w:t xml:space="preserve">the </w:t>
      </w:r>
      <w:r w:rsidR="004C00A4" w:rsidRPr="00762AEB">
        <w:rPr>
          <w:rFonts w:ascii="Times New Roman" w:hAnsi="Times New Roman" w:cs="Times New Roman"/>
          <w:sz w:val="24"/>
          <w:szCs w:val="24"/>
        </w:rPr>
        <w:t>U</w:t>
      </w:r>
      <w:r w:rsidR="007144A3" w:rsidRPr="00762AEB">
        <w:rPr>
          <w:rFonts w:ascii="Times New Roman" w:hAnsi="Times New Roman" w:cs="Times New Roman"/>
          <w:sz w:val="24"/>
          <w:szCs w:val="24"/>
        </w:rPr>
        <w:t xml:space="preserve">nited </w:t>
      </w:r>
      <w:r w:rsidR="004C00A4" w:rsidRPr="00762AEB">
        <w:rPr>
          <w:rFonts w:ascii="Times New Roman" w:hAnsi="Times New Roman" w:cs="Times New Roman"/>
          <w:sz w:val="24"/>
          <w:szCs w:val="24"/>
        </w:rPr>
        <w:t>N</w:t>
      </w:r>
      <w:r w:rsidR="007144A3" w:rsidRPr="00762AEB">
        <w:rPr>
          <w:rFonts w:ascii="Times New Roman" w:hAnsi="Times New Roman" w:cs="Times New Roman"/>
          <w:sz w:val="24"/>
          <w:szCs w:val="24"/>
        </w:rPr>
        <w:t xml:space="preserve">ations </w:t>
      </w:r>
      <w:r w:rsidR="004C00A4" w:rsidRPr="00762AEB">
        <w:rPr>
          <w:rFonts w:ascii="Times New Roman" w:hAnsi="Times New Roman" w:cs="Times New Roman"/>
          <w:sz w:val="24"/>
          <w:szCs w:val="24"/>
        </w:rPr>
        <w:t>R</w:t>
      </w:r>
      <w:r w:rsidR="007144A3" w:rsidRPr="00762AEB">
        <w:rPr>
          <w:rFonts w:ascii="Times New Roman" w:hAnsi="Times New Roman" w:cs="Times New Roman"/>
          <w:sz w:val="24"/>
          <w:szCs w:val="24"/>
        </w:rPr>
        <w:t xml:space="preserve">elief and </w:t>
      </w:r>
      <w:r w:rsidR="004C00A4" w:rsidRPr="00762AEB">
        <w:rPr>
          <w:rFonts w:ascii="Times New Roman" w:hAnsi="Times New Roman" w:cs="Times New Roman"/>
          <w:sz w:val="24"/>
          <w:szCs w:val="24"/>
        </w:rPr>
        <w:t>R</w:t>
      </w:r>
      <w:r w:rsidR="007144A3" w:rsidRPr="00762AEB">
        <w:rPr>
          <w:rFonts w:ascii="Times New Roman" w:hAnsi="Times New Roman" w:cs="Times New Roman"/>
          <w:sz w:val="24"/>
          <w:szCs w:val="24"/>
        </w:rPr>
        <w:t xml:space="preserve">ehabilitation </w:t>
      </w:r>
      <w:r w:rsidR="004C00A4" w:rsidRPr="00762AEB">
        <w:rPr>
          <w:rFonts w:ascii="Times New Roman" w:hAnsi="Times New Roman" w:cs="Times New Roman"/>
          <w:sz w:val="24"/>
          <w:szCs w:val="24"/>
        </w:rPr>
        <w:t>A</w:t>
      </w:r>
      <w:r w:rsidR="007144A3" w:rsidRPr="00762AEB">
        <w:rPr>
          <w:rFonts w:ascii="Times New Roman" w:hAnsi="Times New Roman" w:cs="Times New Roman"/>
          <w:sz w:val="24"/>
          <w:szCs w:val="24"/>
        </w:rPr>
        <w:t>dministration</w:t>
      </w:r>
      <w:r w:rsidR="004C00A4"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844653" w:rsidRPr="00762AEB">
        <w:rPr>
          <w:rFonts w:ascii="Times New Roman" w:hAnsi="Times New Roman" w:cs="Times New Roman"/>
          <w:sz w:val="24"/>
          <w:szCs w:val="24"/>
        </w:rPr>
        <w:t>In 1946</w:t>
      </w:r>
      <w:r w:rsidR="00B750F0" w:rsidRPr="00762AEB">
        <w:rPr>
          <w:rFonts w:ascii="Times New Roman" w:hAnsi="Times New Roman" w:cs="Times New Roman"/>
          <w:sz w:val="24"/>
          <w:szCs w:val="24"/>
        </w:rPr>
        <w:t xml:space="preserve"> he served briefly as </w:t>
      </w:r>
      <w:r w:rsidR="002979FD" w:rsidRPr="00762AEB">
        <w:rPr>
          <w:rFonts w:ascii="Times New Roman" w:hAnsi="Times New Roman" w:cs="Times New Roman"/>
          <w:sz w:val="24"/>
          <w:szCs w:val="24"/>
        </w:rPr>
        <w:t>Secretary-G</w:t>
      </w:r>
      <w:r w:rsidR="004F50FF" w:rsidRPr="00762AEB">
        <w:rPr>
          <w:rFonts w:ascii="Times New Roman" w:hAnsi="Times New Roman" w:cs="Times New Roman"/>
          <w:sz w:val="24"/>
          <w:szCs w:val="24"/>
        </w:rPr>
        <w:t>eneral of the Emergency Economic Committee for Europe</w:t>
      </w:r>
      <w:r w:rsidR="0069076D" w:rsidRPr="00762AEB">
        <w:rPr>
          <w:rFonts w:ascii="Times New Roman" w:hAnsi="Times New Roman" w:cs="Times New Roman"/>
          <w:sz w:val="24"/>
          <w:szCs w:val="24"/>
        </w:rPr>
        <w:t xml:space="preserve">, </w:t>
      </w:r>
      <w:r w:rsidR="00B7420E" w:rsidRPr="00762AEB">
        <w:rPr>
          <w:rFonts w:ascii="Times New Roman" w:hAnsi="Times New Roman" w:cs="Times New Roman"/>
          <w:sz w:val="24"/>
          <w:szCs w:val="24"/>
        </w:rPr>
        <w:t>a</w:t>
      </w:r>
      <w:r w:rsidR="006B3D2F" w:rsidRPr="00762AEB">
        <w:rPr>
          <w:rFonts w:ascii="Times New Roman" w:hAnsi="Times New Roman" w:cs="Times New Roman"/>
          <w:sz w:val="24"/>
          <w:szCs w:val="24"/>
        </w:rPr>
        <w:t>n international</w:t>
      </w:r>
      <w:r w:rsidR="00B7420E" w:rsidRPr="00762AEB">
        <w:rPr>
          <w:rFonts w:ascii="Times New Roman" w:hAnsi="Times New Roman" w:cs="Times New Roman"/>
          <w:sz w:val="24"/>
          <w:szCs w:val="24"/>
        </w:rPr>
        <w:t xml:space="preserve"> committee </w:t>
      </w:r>
      <w:r w:rsidR="00AE72CC" w:rsidRPr="00762AEB">
        <w:rPr>
          <w:rFonts w:ascii="Times New Roman" w:hAnsi="Times New Roman" w:cs="Times New Roman"/>
          <w:sz w:val="24"/>
          <w:szCs w:val="24"/>
        </w:rPr>
        <w:t xml:space="preserve">struck </w:t>
      </w:r>
      <w:r w:rsidR="00B7420E" w:rsidRPr="00762AEB">
        <w:rPr>
          <w:rFonts w:ascii="Times New Roman" w:hAnsi="Times New Roman" w:cs="Times New Roman"/>
          <w:sz w:val="24"/>
          <w:szCs w:val="24"/>
        </w:rPr>
        <w:t>to deal with the urgent challenge of recovery from the war</w:t>
      </w:r>
      <w:r w:rsidR="004F50FF" w:rsidRPr="00762AEB">
        <w:rPr>
          <w:rFonts w:ascii="Times New Roman" w:hAnsi="Times New Roman" w:cs="Times New Roman"/>
          <w:sz w:val="24"/>
          <w:szCs w:val="24"/>
        </w:rPr>
        <w:t>.</w:t>
      </w:r>
      <w:r w:rsidR="00447D2C" w:rsidRPr="00762AEB">
        <w:rPr>
          <w:rFonts w:ascii="Times New Roman" w:hAnsi="Times New Roman" w:cs="Times New Roman"/>
          <w:sz w:val="24"/>
          <w:szCs w:val="24"/>
        </w:rPr>
        <w:t xml:space="preserve"> </w:t>
      </w:r>
      <w:r w:rsidR="00844653" w:rsidRPr="00762AEB">
        <w:rPr>
          <w:rFonts w:ascii="Times New Roman" w:hAnsi="Times New Roman" w:cs="Times New Roman"/>
          <w:sz w:val="24"/>
          <w:szCs w:val="24"/>
        </w:rPr>
        <w:t>Later that year</w:t>
      </w:r>
      <w:r w:rsidR="00AE72CC" w:rsidRPr="00762AEB">
        <w:rPr>
          <w:rFonts w:ascii="Times New Roman" w:hAnsi="Times New Roman" w:cs="Times New Roman"/>
          <w:sz w:val="24"/>
          <w:szCs w:val="24"/>
        </w:rPr>
        <w:t xml:space="preserve">, </w:t>
      </w:r>
      <w:r w:rsidR="004C00A4" w:rsidRPr="00762AEB">
        <w:rPr>
          <w:rFonts w:ascii="Times New Roman" w:hAnsi="Times New Roman" w:cs="Times New Roman"/>
          <w:sz w:val="24"/>
          <w:szCs w:val="24"/>
        </w:rPr>
        <w:t>Trygve</w:t>
      </w:r>
      <w:r w:rsidR="00844653" w:rsidRPr="00762AEB">
        <w:rPr>
          <w:rFonts w:ascii="Times New Roman" w:hAnsi="Times New Roman" w:cs="Times New Roman"/>
          <w:sz w:val="24"/>
          <w:szCs w:val="24"/>
        </w:rPr>
        <w:t xml:space="preserve"> Lie, first </w:t>
      </w:r>
      <w:r w:rsidR="00E944D0" w:rsidRPr="00762AEB">
        <w:rPr>
          <w:rFonts w:ascii="Times New Roman" w:hAnsi="Times New Roman" w:cs="Times New Roman"/>
          <w:sz w:val="24"/>
          <w:szCs w:val="24"/>
        </w:rPr>
        <w:t>S</w:t>
      </w:r>
      <w:r w:rsidR="00844653" w:rsidRPr="00762AEB">
        <w:rPr>
          <w:rFonts w:ascii="Times New Roman" w:hAnsi="Times New Roman" w:cs="Times New Roman"/>
          <w:sz w:val="24"/>
          <w:szCs w:val="24"/>
        </w:rPr>
        <w:t>ecretary-</w:t>
      </w:r>
      <w:r w:rsidR="00E944D0" w:rsidRPr="00762AEB">
        <w:rPr>
          <w:rFonts w:ascii="Times New Roman" w:hAnsi="Times New Roman" w:cs="Times New Roman"/>
          <w:sz w:val="24"/>
          <w:szCs w:val="24"/>
        </w:rPr>
        <w:t>G</w:t>
      </w:r>
      <w:r w:rsidR="004F50FF" w:rsidRPr="00762AEB">
        <w:rPr>
          <w:rFonts w:ascii="Times New Roman" w:hAnsi="Times New Roman" w:cs="Times New Roman"/>
          <w:sz w:val="24"/>
          <w:szCs w:val="24"/>
        </w:rPr>
        <w:t>eneral of the United Nations</w:t>
      </w:r>
      <w:r w:rsidR="003D013E" w:rsidRPr="00762AEB">
        <w:rPr>
          <w:rFonts w:ascii="Times New Roman" w:hAnsi="Times New Roman" w:cs="Times New Roman"/>
          <w:sz w:val="24"/>
          <w:szCs w:val="24"/>
        </w:rPr>
        <w:t xml:space="preserve"> (UN)</w:t>
      </w:r>
      <w:r w:rsidR="004F50FF" w:rsidRPr="00762AEB">
        <w:rPr>
          <w:rFonts w:ascii="Times New Roman" w:hAnsi="Times New Roman" w:cs="Times New Roman"/>
          <w:sz w:val="24"/>
          <w:szCs w:val="24"/>
        </w:rPr>
        <w:t xml:space="preserve">, seconded him to </w:t>
      </w:r>
      <w:r w:rsidR="00B7420E" w:rsidRPr="00762AEB">
        <w:rPr>
          <w:rFonts w:ascii="Times New Roman" w:hAnsi="Times New Roman" w:cs="Times New Roman"/>
          <w:sz w:val="24"/>
          <w:szCs w:val="24"/>
        </w:rPr>
        <w:t xml:space="preserve">serve as Executive Secretary of </w:t>
      </w:r>
      <w:r w:rsidR="004F50FF" w:rsidRPr="00762AEB">
        <w:rPr>
          <w:rFonts w:ascii="Times New Roman" w:hAnsi="Times New Roman" w:cs="Times New Roman"/>
          <w:sz w:val="24"/>
          <w:szCs w:val="24"/>
        </w:rPr>
        <w:t>the</w:t>
      </w:r>
      <w:r w:rsidR="00A079A7" w:rsidRPr="00762AEB">
        <w:rPr>
          <w:rFonts w:ascii="Times New Roman" w:hAnsi="Times New Roman" w:cs="Times New Roman"/>
          <w:sz w:val="24"/>
          <w:szCs w:val="24"/>
        </w:rPr>
        <w:t xml:space="preserve"> meetings of the</w:t>
      </w:r>
      <w:r w:rsidR="00AE72CC" w:rsidRPr="00762AEB">
        <w:rPr>
          <w:rFonts w:ascii="Times New Roman" w:hAnsi="Times New Roman" w:cs="Times New Roman"/>
          <w:sz w:val="24"/>
          <w:szCs w:val="24"/>
        </w:rPr>
        <w:t xml:space="preserve"> </w:t>
      </w:r>
      <w:r w:rsidR="004F50FF" w:rsidRPr="00762AEB">
        <w:rPr>
          <w:rFonts w:ascii="Times New Roman" w:hAnsi="Times New Roman" w:cs="Times New Roman"/>
          <w:sz w:val="24"/>
          <w:szCs w:val="24"/>
        </w:rPr>
        <w:t>International Con</w:t>
      </w:r>
      <w:r w:rsidR="00A079A7" w:rsidRPr="00762AEB">
        <w:rPr>
          <w:rFonts w:ascii="Times New Roman" w:hAnsi="Times New Roman" w:cs="Times New Roman"/>
          <w:sz w:val="24"/>
          <w:szCs w:val="24"/>
        </w:rPr>
        <w:t>ference on Trade and Employment</w:t>
      </w:r>
      <w:r w:rsidR="00280AEA" w:rsidRPr="00762AEB">
        <w:rPr>
          <w:rFonts w:ascii="Times New Roman" w:hAnsi="Times New Roman" w:cs="Times New Roman"/>
          <w:sz w:val="24"/>
          <w:szCs w:val="24"/>
        </w:rPr>
        <w:t>.</w:t>
      </w:r>
      <w:r w:rsidR="00701EFF" w:rsidRPr="00762AEB">
        <w:rPr>
          <w:rFonts w:ascii="Times New Roman" w:hAnsi="Times New Roman" w:cs="Times New Roman"/>
          <w:sz w:val="24"/>
          <w:szCs w:val="24"/>
        </w:rPr>
        <w:t xml:space="preserve"> </w:t>
      </w:r>
      <w:r w:rsidR="00FD6F33" w:rsidRPr="00762AEB">
        <w:rPr>
          <w:rFonts w:ascii="Times New Roman" w:hAnsi="Times New Roman" w:cs="Times New Roman"/>
          <w:sz w:val="24"/>
          <w:szCs w:val="24"/>
        </w:rPr>
        <w:t xml:space="preserve">In 1946 </w:t>
      </w:r>
      <w:r w:rsidR="008D6543" w:rsidRPr="00762AEB">
        <w:rPr>
          <w:rFonts w:ascii="Times New Roman" w:hAnsi="Times New Roman" w:cs="Times New Roman"/>
          <w:sz w:val="24"/>
          <w:szCs w:val="24"/>
        </w:rPr>
        <w:t xml:space="preserve">Wyndham White </w:t>
      </w:r>
      <w:r w:rsidR="00280AEA" w:rsidRPr="00762AEB">
        <w:rPr>
          <w:rFonts w:ascii="Times New Roman" w:hAnsi="Times New Roman" w:cs="Times New Roman"/>
          <w:sz w:val="24"/>
          <w:szCs w:val="24"/>
        </w:rPr>
        <w:t>was only 33 years old but</w:t>
      </w:r>
      <w:r w:rsidR="00E944D0"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20180A" w:rsidRPr="00762AEB">
        <w:rPr>
          <w:rFonts w:ascii="Times New Roman" w:hAnsi="Times New Roman" w:cs="Times New Roman"/>
          <w:sz w:val="24"/>
          <w:szCs w:val="24"/>
        </w:rPr>
        <w:t xml:space="preserve">as one of his contemporaries </w:t>
      </w:r>
      <w:r w:rsidR="0020180A" w:rsidRPr="00762AEB">
        <w:rPr>
          <w:rFonts w:ascii="Times New Roman" w:hAnsi="Times New Roman" w:cs="Times New Roman"/>
          <w:sz w:val="24"/>
          <w:szCs w:val="24"/>
        </w:rPr>
        <w:lastRenderedPageBreak/>
        <w:t xml:space="preserve">recalled, </w:t>
      </w:r>
      <w:r w:rsidR="00BC4ABE" w:rsidRPr="00762AEB">
        <w:rPr>
          <w:rFonts w:ascii="Times New Roman" w:hAnsi="Times New Roman" w:cs="Times New Roman"/>
          <w:sz w:val="24"/>
          <w:szCs w:val="24"/>
        </w:rPr>
        <w:t>he looked older and</w:t>
      </w:r>
      <w:r w:rsidR="00AE72CC" w:rsidRPr="00762AEB">
        <w:rPr>
          <w:rFonts w:ascii="Times New Roman" w:hAnsi="Times New Roman" w:cs="Times New Roman"/>
          <w:sz w:val="24"/>
          <w:szCs w:val="24"/>
        </w:rPr>
        <w:t xml:space="preserve"> </w:t>
      </w:r>
      <w:r w:rsidR="005937A8" w:rsidRPr="00762AEB">
        <w:rPr>
          <w:rFonts w:ascii="Times New Roman" w:hAnsi="Times New Roman" w:cs="Times New Roman"/>
          <w:sz w:val="24"/>
          <w:szCs w:val="24"/>
        </w:rPr>
        <w:t>presumably had a gravitas beyond his years</w:t>
      </w:r>
      <w:r w:rsidR="00CD606B" w:rsidRPr="00762AEB">
        <w:rPr>
          <w:rFonts w:ascii="Times New Roman" w:hAnsi="Times New Roman" w:cs="Times New Roman"/>
          <w:sz w:val="24"/>
          <w:szCs w:val="24"/>
        </w:rPr>
        <w:t>.</w:t>
      </w:r>
      <w:r w:rsidR="00CF6F6C"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 xml:space="preserve">The participants in the Trade and Employment </w:t>
      </w:r>
      <w:r w:rsidR="00BE4251" w:rsidRPr="00762AEB">
        <w:rPr>
          <w:rFonts w:ascii="Times New Roman" w:hAnsi="Times New Roman" w:cs="Times New Roman"/>
          <w:sz w:val="24"/>
          <w:szCs w:val="24"/>
        </w:rPr>
        <w:t xml:space="preserve">conferences </w:t>
      </w:r>
      <w:r w:rsidR="00CD606B" w:rsidRPr="00762AEB">
        <w:rPr>
          <w:rFonts w:ascii="Times New Roman" w:hAnsi="Times New Roman" w:cs="Times New Roman"/>
          <w:sz w:val="24"/>
          <w:szCs w:val="24"/>
        </w:rPr>
        <w:t xml:space="preserve">were trying to establish an </w:t>
      </w:r>
      <w:r w:rsidR="006E7FEF" w:rsidRPr="00762AEB">
        <w:rPr>
          <w:rFonts w:ascii="Times New Roman" w:hAnsi="Times New Roman" w:cs="Times New Roman"/>
          <w:sz w:val="24"/>
          <w:szCs w:val="24"/>
        </w:rPr>
        <w:t>International T</w:t>
      </w:r>
      <w:r w:rsidR="00CD606B" w:rsidRPr="00762AEB">
        <w:rPr>
          <w:rFonts w:ascii="Times New Roman" w:hAnsi="Times New Roman" w:cs="Times New Roman"/>
          <w:sz w:val="24"/>
          <w:szCs w:val="24"/>
        </w:rPr>
        <w:t>rade Organizati</w:t>
      </w:r>
      <w:r w:rsidR="004C00A4" w:rsidRPr="00762AEB">
        <w:rPr>
          <w:rFonts w:ascii="Times New Roman" w:hAnsi="Times New Roman" w:cs="Times New Roman"/>
          <w:sz w:val="24"/>
          <w:szCs w:val="24"/>
        </w:rPr>
        <w:t>on</w:t>
      </w:r>
      <w:r w:rsidR="00CD606B" w:rsidRPr="00762AEB">
        <w:rPr>
          <w:rFonts w:ascii="Times New Roman" w:hAnsi="Times New Roman" w:cs="Times New Roman"/>
          <w:sz w:val="24"/>
          <w:szCs w:val="24"/>
        </w:rPr>
        <w:t xml:space="preserve"> (ITO)</w:t>
      </w:r>
      <w:r w:rsidR="004C00A4" w:rsidRPr="00762AEB">
        <w:rPr>
          <w:rFonts w:ascii="Times New Roman" w:hAnsi="Times New Roman" w:cs="Times New Roman"/>
          <w:sz w:val="24"/>
          <w:szCs w:val="24"/>
        </w:rPr>
        <w:t>.</w:t>
      </w:r>
      <w:r w:rsidR="002979FD"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In Geneva, from A</w:t>
      </w:r>
      <w:r w:rsidR="00860914" w:rsidRPr="00762AEB">
        <w:rPr>
          <w:rFonts w:ascii="Times New Roman" w:hAnsi="Times New Roman" w:cs="Times New Roman"/>
          <w:sz w:val="24"/>
          <w:szCs w:val="24"/>
        </w:rPr>
        <w:t>pril to October 1947, officials</w:t>
      </w:r>
      <w:r w:rsidR="00CD606B" w:rsidRPr="00762AEB">
        <w:rPr>
          <w:rFonts w:ascii="Times New Roman" w:hAnsi="Times New Roman" w:cs="Times New Roman"/>
          <w:sz w:val="24"/>
          <w:szCs w:val="24"/>
        </w:rPr>
        <w:t xml:space="preserve"> from 23 countries </w:t>
      </w:r>
      <w:r w:rsidR="00860914" w:rsidRPr="00762AEB">
        <w:rPr>
          <w:rFonts w:ascii="Times New Roman" w:hAnsi="Times New Roman" w:cs="Times New Roman"/>
          <w:sz w:val="24"/>
          <w:szCs w:val="24"/>
        </w:rPr>
        <w:t>convened to discuss a</w:t>
      </w:r>
      <w:r w:rsidR="004C00A4" w:rsidRPr="00762AEB">
        <w:rPr>
          <w:rFonts w:ascii="Times New Roman" w:hAnsi="Times New Roman" w:cs="Times New Roman"/>
          <w:sz w:val="24"/>
          <w:szCs w:val="24"/>
        </w:rPr>
        <w:t xml:space="preserve"> draft </w:t>
      </w:r>
      <w:r w:rsidR="00860914" w:rsidRPr="00762AEB">
        <w:rPr>
          <w:rFonts w:ascii="Times New Roman" w:hAnsi="Times New Roman" w:cs="Times New Roman"/>
          <w:sz w:val="24"/>
          <w:szCs w:val="24"/>
        </w:rPr>
        <w:t xml:space="preserve">trade </w:t>
      </w:r>
      <w:r w:rsidR="004C00A4" w:rsidRPr="00762AEB">
        <w:rPr>
          <w:rFonts w:ascii="Times New Roman" w:hAnsi="Times New Roman" w:cs="Times New Roman"/>
          <w:sz w:val="24"/>
          <w:szCs w:val="24"/>
        </w:rPr>
        <w:t xml:space="preserve">charter as well as </w:t>
      </w:r>
      <w:r w:rsidR="00C43489" w:rsidRPr="00762AEB">
        <w:rPr>
          <w:rFonts w:ascii="Times New Roman" w:hAnsi="Times New Roman" w:cs="Times New Roman"/>
          <w:sz w:val="24"/>
          <w:szCs w:val="24"/>
        </w:rPr>
        <w:t xml:space="preserve">to </w:t>
      </w:r>
      <w:r w:rsidR="004C00A4" w:rsidRPr="00762AEB">
        <w:rPr>
          <w:rFonts w:ascii="Times New Roman" w:hAnsi="Times New Roman" w:cs="Times New Roman"/>
          <w:sz w:val="24"/>
          <w:szCs w:val="24"/>
        </w:rPr>
        <w:t>participate</w:t>
      </w:r>
      <w:r w:rsidR="009E58D6" w:rsidRPr="00762AEB">
        <w:rPr>
          <w:rFonts w:ascii="Times New Roman" w:hAnsi="Times New Roman" w:cs="Times New Roman"/>
          <w:sz w:val="24"/>
          <w:szCs w:val="24"/>
        </w:rPr>
        <w:t xml:space="preserve"> in tariff negotiations, b</w:t>
      </w:r>
      <w:r w:rsidR="00CD606B" w:rsidRPr="00762AEB">
        <w:rPr>
          <w:rFonts w:ascii="Times New Roman" w:hAnsi="Times New Roman" w:cs="Times New Roman"/>
          <w:sz w:val="24"/>
          <w:szCs w:val="24"/>
        </w:rPr>
        <w:t>ut the two tracks of the conference got out of sync.</w:t>
      </w:r>
      <w:r w:rsidR="00AE72CC" w:rsidRPr="00762AEB">
        <w:rPr>
          <w:rFonts w:ascii="Times New Roman" w:hAnsi="Times New Roman" w:cs="Times New Roman"/>
          <w:sz w:val="24"/>
          <w:szCs w:val="24"/>
        </w:rPr>
        <w:t xml:space="preserve"> </w:t>
      </w:r>
      <w:r w:rsidR="00BA6F62" w:rsidRPr="00762AEB">
        <w:rPr>
          <w:rFonts w:ascii="Times New Roman" w:hAnsi="Times New Roman" w:cs="Times New Roman"/>
          <w:sz w:val="24"/>
          <w:szCs w:val="24"/>
        </w:rPr>
        <w:t>By the end of October o</w:t>
      </w:r>
      <w:r w:rsidR="00CD606B" w:rsidRPr="00762AEB">
        <w:rPr>
          <w:rFonts w:ascii="Times New Roman" w:hAnsi="Times New Roman" w:cs="Times New Roman"/>
          <w:sz w:val="24"/>
          <w:szCs w:val="24"/>
        </w:rPr>
        <w:t xml:space="preserve">ver </w:t>
      </w:r>
      <w:r w:rsidR="00C43489" w:rsidRPr="00762AEB">
        <w:rPr>
          <w:rFonts w:ascii="Times New Roman" w:hAnsi="Times New Roman" w:cs="Times New Roman"/>
          <w:sz w:val="24"/>
          <w:szCs w:val="24"/>
        </w:rPr>
        <w:t>one hundred</w:t>
      </w:r>
      <w:r w:rsidR="00CD606B" w:rsidRPr="00762AEB">
        <w:rPr>
          <w:rFonts w:ascii="Times New Roman" w:hAnsi="Times New Roman" w:cs="Times New Roman"/>
          <w:sz w:val="24"/>
          <w:szCs w:val="24"/>
        </w:rPr>
        <w:t xml:space="preserve"> bilateral pairings (such as </w:t>
      </w:r>
      <w:r w:rsidR="004C00A4" w:rsidRPr="00762AEB">
        <w:rPr>
          <w:rFonts w:ascii="Times New Roman" w:hAnsi="Times New Roman" w:cs="Times New Roman"/>
          <w:sz w:val="24"/>
          <w:szCs w:val="24"/>
        </w:rPr>
        <w:t xml:space="preserve">between </w:t>
      </w:r>
      <w:r w:rsidR="009E58D6" w:rsidRPr="00762AEB">
        <w:rPr>
          <w:rFonts w:ascii="Times New Roman" w:hAnsi="Times New Roman" w:cs="Times New Roman"/>
          <w:sz w:val="24"/>
          <w:szCs w:val="24"/>
        </w:rPr>
        <w:t xml:space="preserve">Australia and the </w:t>
      </w:r>
      <w:r w:rsidR="00CD606B" w:rsidRPr="00762AEB">
        <w:rPr>
          <w:rFonts w:ascii="Times New Roman" w:hAnsi="Times New Roman" w:cs="Times New Roman"/>
          <w:sz w:val="24"/>
          <w:szCs w:val="24"/>
        </w:rPr>
        <w:t>United States</w:t>
      </w:r>
      <w:r w:rsidR="005A3D4A" w:rsidRPr="00762AEB">
        <w:rPr>
          <w:rFonts w:ascii="Times New Roman" w:hAnsi="Times New Roman" w:cs="Times New Roman"/>
          <w:sz w:val="24"/>
          <w:szCs w:val="24"/>
        </w:rPr>
        <w:t xml:space="preserve"> of America</w:t>
      </w:r>
      <w:r w:rsidR="00CD606B" w:rsidRPr="00762AEB">
        <w:rPr>
          <w:rFonts w:ascii="Times New Roman" w:hAnsi="Times New Roman" w:cs="Times New Roman"/>
          <w:sz w:val="24"/>
          <w:szCs w:val="24"/>
        </w:rPr>
        <w:t xml:space="preserve">) of tariff negotiations were </w:t>
      </w:r>
      <w:r w:rsidR="00BA6F62" w:rsidRPr="00762AEB">
        <w:rPr>
          <w:rFonts w:ascii="Times New Roman" w:hAnsi="Times New Roman" w:cs="Times New Roman"/>
          <w:sz w:val="24"/>
          <w:szCs w:val="24"/>
        </w:rPr>
        <w:t xml:space="preserve">concluded, but </w:t>
      </w:r>
      <w:r w:rsidR="006653E5" w:rsidRPr="00762AEB">
        <w:rPr>
          <w:rFonts w:ascii="Times New Roman" w:hAnsi="Times New Roman" w:cs="Times New Roman"/>
          <w:sz w:val="24"/>
          <w:szCs w:val="24"/>
        </w:rPr>
        <w:t>t</w:t>
      </w:r>
      <w:r w:rsidR="00CD606B" w:rsidRPr="00762AEB">
        <w:rPr>
          <w:rFonts w:ascii="Times New Roman" w:hAnsi="Times New Roman" w:cs="Times New Roman"/>
          <w:sz w:val="24"/>
          <w:szCs w:val="24"/>
        </w:rPr>
        <w:t xml:space="preserve">he charter </w:t>
      </w:r>
      <w:r w:rsidR="006653E5" w:rsidRPr="00762AEB">
        <w:rPr>
          <w:rFonts w:ascii="Times New Roman" w:hAnsi="Times New Roman" w:cs="Times New Roman"/>
          <w:sz w:val="24"/>
          <w:szCs w:val="24"/>
        </w:rPr>
        <w:t xml:space="preserve">had not been </w:t>
      </w:r>
      <w:r w:rsidR="00494DA0" w:rsidRPr="00762AEB">
        <w:rPr>
          <w:rFonts w:ascii="Times New Roman" w:hAnsi="Times New Roman" w:cs="Times New Roman"/>
          <w:sz w:val="24"/>
          <w:szCs w:val="24"/>
        </w:rPr>
        <w:t>finalized</w:t>
      </w:r>
      <w:r w:rsidR="00CD606B"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6B3D2F" w:rsidRPr="00762AEB">
        <w:rPr>
          <w:rFonts w:ascii="Times New Roman" w:hAnsi="Times New Roman" w:cs="Times New Roman"/>
          <w:sz w:val="24"/>
          <w:szCs w:val="24"/>
        </w:rPr>
        <w:t xml:space="preserve">As Wyndham White </w:t>
      </w:r>
      <w:r w:rsidR="003706F3" w:rsidRPr="00762AEB">
        <w:rPr>
          <w:rFonts w:ascii="Times New Roman" w:hAnsi="Times New Roman" w:cs="Times New Roman"/>
          <w:sz w:val="24"/>
          <w:szCs w:val="24"/>
        </w:rPr>
        <w:t xml:space="preserve">(1950) </w:t>
      </w:r>
      <w:r w:rsidR="006B3D2F" w:rsidRPr="00762AEB">
        <w:rPr>
          <w:rFonts w:ascii="Times New Roman" w:hAnsi="Times New Roman" w:cs="Times New Roman"/>
          <w:sz w:val="24"/>
          <w:szCs w:val="24"/>
        </w:rPr>
        <w:t>explained</w:t>
      </w:r>
      <w:r w:rsidR="003706F3" w:rsidRPr="00762AEB">
        <w:rPr>
          <w:rFonts w:ascii="Times New Roman" w:hAnsi="Times New Roman" w:cs="Times New Roman"/>
          <w:sz w:val="24"/>
          <w:szCs w:val="24"/>
        </w:rPr>
        <w:t xml:space="preserve"> later</w:t>
      </w:r>
      <w:r w:rsidR="006B3D2F" w:rsidRPr="00762AEB">
        <w:rPr>
          <w:rFonts w:ascii="Times New Roman" w:hAnsi="Times New Roman" w:cs="Times New Roman"/>
          <w:sz w:val="24"/>
          <w:szCs w:val="24"/>
        </w:rPr>
        <w:t>, t</w:t>
      </w:r>
      <w:r w:rsidR="002F5572" w:rsidRPr="00762AEB">
        <w:rPr>
          <w:rFonts w:ascii="Times New Roman" w:hAnsi="Times New Roman" w:cs="Times New Roman"/>
          <w:sz w:val="24"/>
          <w:szCs w:val="24"/>
        </w:rPr>
        <w:t xml:space="preserve">he </w:t>
      </w:r>
      <w:r w:rsidR="00CF293B" w:rsidRPr="00762AEB">
        <w:rPr>
          <w:rFonts w:ascii="Times New Roman" w:hAnsi="Times New Roman" w:cs="Times New Roman"/>
          <w:sz w:val="24"/>
          <w:szCs w:val="24"/>
        </w:rPr>
        <w:t xml:space="preserve">tariff negotiations were ‘a vast negotiation of exceptional complexity’ and the </w:t>
      </w:r>
      <w:r w:rsidR="006455F9" w:rsidRPr="00762AEB">
        <w:rPr>
          <w:rFonts w:ascii="Times New Roman" w:hAnsi="Times New Roman" w:cs="Times New Roman"/>
          <w:sz w:val="24"/>
          <w:szCs w:val="24"/>
        </w:rPr>
        <w:t xml:space="preserve">results </w:t>
      </w:r>
      <w:r w:rsidR="002F5572" w:rsidRPr="00762AEB">
        <w:rPr>
          <w:rFonts w:ascii="Times New Roman" w:hAnsi="Times New Roman" w:cs="Times New Roman"/>
          <w:sz w:val="24"/>
          <w:szCs w:val="24"/>
        </w:rPr>
        <w:t>were too</w:t>
      </w:r>
      <w:r w:rsidR="007144A3" w:rsidRPr="00762AEB">
        <w:rPr>
          <w:rFonts w:ascii="Times New Roman" w:hAnsi="Times New Roman" w:cs="Times New Roman"/>
          <w:sz w:val="24"/>
          <w:szCs w:val="24"/>
        </w:rPr>
        <w:t xml:space="preserve"> important to be deferred</w:t>
      </w:r>
      <w:r w:rsidR="002F5572"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860914" w:rsidRPr="00762AEB">
        <w:rPr>
          <w:rFonts w:ascii="Times New Roman" w:hAnsi="Times New Roman" w:cs="Times New Roman"/>
          <w:sz w:val="24"/>
          <w:szCs w:val="24"/>
        </w:rPr>
        <w:t>A</w:t>
      </w:r>
      <w:r w:rsidR="00CD606B" w:rsidRPr="00762AEB">
        <w:rPr>
          <w:rFonts w:ascii="Times New Roman" w:hAnsi="Times New Roman" w:cs="Times New Roman"/>
          <w:sz w:val="24"/>
          <w:szCs w:val="24"/>
        </w:rPr>
        <w:t xml:space="preserve">t the end of the </w:t>
      </w:r>
      <w:r w:rsidR="00860914" w:rsidRPr="00762AEB">
        <w:rPr>
          <w:rFonts w:ascii="Times New Roman" w:hAnsi="Times New Roman" w:cs="Times New Roman"/>
          <w:sz w:val="24"/>
          <w:szCs w:val="24"/>
        </w:rPr>
        <w:t>conference</w:t>
      </w:r>
      <w:r w:rsidR="00BC4ABE"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part</w:t>
      </w:r>
      <w:r w:rsidR="00AE72CC" w:rsidRPr="00762AEB">
        <w:rPr>
          <w:rFonts w:ascii="Times New Roman" w:hAnsi="Times New Roman" w:cs="Times New Roman"/>
          <w:sz w:val="24"/>
          <w:szCs w:val="24"/>
        </w:rPr>
        <w:t xml:space="preserve"> </w:t>
      </w:r>
      <w:r w:rsidR="006455F9" w:rsidRPr="00762AEB">
        <w:rPr>
          <w:rFonts w:ascii="Times New Roman" w:hAnsi="Times New Roman" w:cs="Times New Roman"/>
          <w:sz w:val="24"/>
          <w:szCs w:val="24"/>
        </w:rPr>
        <w:t xml:space="preserve">of the draft charter </w:t>
      </w:r>
      <w:r w:rsidR="00CD606B" w:rsidRPr="00762AEB">
        <w:rPr>
          <w:rFonts w:ascii="Times New Roman" w:hAnsi="Times New Roman" w:cs="Times New Roman"/>
          <w:sz w:val="24"/>
          <w:szCs w:val="24"/>
        </w:rPr>
        <w:t xml:space="preserve">that dealt with tariff negotiations </w:t>
      </w:r>
      <w:r w:rsidR="006455F9" w:rsidRPr="00762AEB">
        <w:rPr>
          <w:rFonts w:ascii="Times New Roman" w:hAnsi="Times New Roman" w:cs="Times New Roman"/>
          <w:sz w:val="24"/>
          <w:szCs w:val="24"/>
        </w:rPr>
        <w:t>and some general trade rules</w:t>
      </w:r>
      <w:r w:rsidR="00AE72CC" w:rsidRPr="00762AEB">
        <w:rPr>
          <w:rFonts w:ascii="Times New Roman" w:hAnsi="Times New Roman" w:cs="Times New Roman"/>
          <w:sz w:val="24"/>
          <w:szCs w:val="24"/>
        </w:rPr>
        <w:t xml:space="preserve"> </w:t>
      </w:r>
      <w:r w:rsidR="00FC7B4F" w:rsidRPr="00762AEB">
        <w:rPr>
          <w:rFonts w:ascii="Times New Roman" w:hAnsi="Times New Roman" w:cs="Times New Roman"/>
          <w:sz w:val="24"/>
          <w:szCs w:val="24"/>
        </w:rPr>
        <w:t>were</w:t>
      </w:r>
      <w:r w:rsidR="00CD606B" w:rsidRPr="00762AEB">
        <w:rPr>
          <w:rFonts w:ascii="Times New Roman" w:hAnsi="Times New Roman" w:cs="Times New Roman"/>
          <w:sz w:val="24"/>
          <w:szCs w:val="24"/>
        </w:rPr>
        <w:t xml:space="preserve"> bundled with the results of tariff negotiati</w:t>
      </w:r>
      <w:r w:rsidR="00FC7B4F" w:rsidRPr="00762AEB">
        <w:rPr>
          <w:rFonts w:ascii="Times New Roman" w:hAnsi="Times New Roman" w:cs="Times New Roman"/>
          <w:sz w:val="24"/>
          <w:szCs w:val="24"/>
        </w:rPr>
        <w:t>ons</w:t>
      </w:r>
      <w:r w:rsidR="00CD606B" w:rsidRPr="00762AEB">
        <w:rPr>
          <w:rFonts w:ascii="Times New Roman" w:hAnsi="Times New Roman" w:cs="Times New Roman"/>
          <w:sz w:val="24"/>
          <w:szCs w:val="24"/>
        </w:rPr>
        <w:t xml:space="preserve"> and introduced as a temporary agreement.</w:t>
      </w:r>
      <w:r w:rsidR="00AE72CC"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It went by the name General Agreement</w:t>
      </w:r>
      <w:r w:rsidR="00C90BD7" w:rsidRPr="00762AEB">
        <w:rPr>
          <w:rFonts w:ascii="Times New Roman" w:hAnsi="Times New Roman" w:cs="Times New Roman"/>
          <w:sz w:val="24"/>
          <w:szCs w:val="24"/>
        </w:rPr>
        <w:t xml:space="preserve"> on Tariffs and </w:t>
      </w:r>
      <w:proofErr w:type="gramStart"/>
      <w:r w:rsidR="00C90BD7" w:rsidRPr="00762AEB">
        <w:rPr>
          <w:rFonts w:ascii="Times New Roman" w:hAnsi="Times New Roman" w:cs="Times New Roman"/>
          <w:sz w:val="24"/>
          <w:szCs w:val="24"/>
        </w:rPr>
        <w:t>Trade</w:t>
      </w:r>
      <w:proofErr w:type="gramEnd"/>
      <w:r w:rsidR="00C90BD7" w:rsidRPr="00762AEB">
        <w:rPr>
          <w:rFonts w:ascii="Times New Roman" w:hAnsi="Times New Roman" w:cs="Times New Roman"/>
          <w:sz w:val="24"/>
          <w:szCs w:val="24"/>
        </w:rPr>
        <w:t xml:space="preserve"> and</w:t>
      </w:r>
      <w:r w:rsidR="00DD174F" w:rsidRPr="00762AEB">
        <w:rPr>
          <w:rFonts w:ascii="Times New Roman" w:hAnsi="Times New Roman" w:cs="Times New Roman"/>
          <w:sz w:val="24"/>
          <w:szCs w:val="24"/>
        </w:rPr>
        <w:t>,</w:t>
      </w:r>
      <w:r w:rsidR="00C90BD7" w:rsidRPr="00762AEB">
        <w:rPr>
          <w:rFonts w:ascii="Times New Roman" w:hAnsi="Times New Roman" w:cs="Times New Roman"/>
          <w:sz w:val="24"/>
          <w:szCs w:val="24"/>
        </w:rPr>
        <w:t xml:space="preserve"> over the course of the next year</w:t>
      </w:r>
      <w:r w:rsidR="00DD174F"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B13970" w:rsidRPr="00762AEB">
        <w:rPr>
          <w:rFonts w:ascii="Times New Roman" w:hAnsi="Times New Roman" w:cs="Times New Roman"/>
          <w:sz w:val="24"/>
          <w:szCs w:val="24"/>
        </w:rPr>
        <w:t xml:space="preserve">it </w:t>
      </w:r>
      <w:r w:rsidR="00C90BD7" w:rsidRPr="00762AEB">
        <w:rPr>
          <w:rFonts w:ascii="Times New Roman" w:hAnsi="Times New Roman" w:cs="Times New Roman"/>
          <w:sz w:val="24"/>
          <w:szCs w:val="24"/>
        </w:rPr>
        <w:t>was taken up by</w:t>
      </w:r>
      <w:r w:rsidR="003706F3" w:rsidRPr="00762AEB">
        <w:rPr>
          <w:rFonts w:ascii="Times New Roman" w:hAnsi="Times New Roman" w:cs="Times New Roman"/>
          <w:sz w:val="24"/>
          <w:szCs w:val="24"/>
        </w:rPr>
        <w:t xml:space="preserve"> </w:t>
      </w:r>
      <w:r w:rsidR="007144A3" w:rsidRPr="00762AEB">
        <w:rPr>
          <w:rFonts w:ascii="Times New Roman" w:hAnsi="Times New Roman" w:cs="Times New Roman"/>
          <w:sz w:val="24"/>
          <w:szCs w:val="24"/>
        </w:rPr>
        <w:t>23</w:t>
      </w:r>
      <w:r w:rsidR="002E1F20" w:rsidRPr="00762AEB">
        <w:rPr>
          <w:rFonts w:ascii="Times New Roman" w:hAnsi="Times New Roman" w:cs="Times New Roman"/>
          <w:sz w:val="24"/>
          <w:szCs w:val="24"/>
        </w:rPr>
        <w:t xml:space="preserve"> countries.</w:t>
      </w:r>
    </w:p>
    <w:p w14:paraId="11D1EA33" w14:textId="77777777" w:rsidR="00AE72CC" w:rsidRPr="00762AEB" w:rsidRDefault="002E1F20"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 xml:space="preserve">Meanwhile, </w:t>
      </w:r>
      <w:r w:rsidR="007144A3" w:rsidRPr="00762AEB">
        <w:rPr>
          <w:rFonts w:ascii="Times New Roman" w:hAnsi="Times New Roman" w:cs="Times New Roman"/>
          <w:sz w:val="24"/>
          <w:szCs w:val="24"/>
        </w:rPr>
        <w:t>56</w:t>
      </w:r>
      <w:r w:rsidR="00CD606B" w:rsidRPr="00762AEB">
        <w:rPr>
          <w:rFonts w:ascii="Times New Roman" w:hAnsi="Times New Roman" w:cs="Times New Roman"/>
          <w:sz w:val="24"/>
          <w:szCs w:val="24"/>
        </w:rPr>
        <w:t xml:space="preserve"> countries sent representatives to the follow-up meeting </w:t>
      </w:r>
      <w:r w:rsidR="00EB7BA0" w:rsidRPr="00762AEB">
        <w:rPr>
          <w:rFonts w:ascii="Times New Roman" w:hAnsi="Times New Roman" w:cs="Times New Roman"/>
          <w:sz w:val="24"/>
          <w:szCs w:val="24"/>
        </w:rPr>
        <w:t xml:space="preserve">of the Trade and Employment Conference </w:t>
      </w:r>
      <w:r w:rsidR="00CD606B" w:rsidRPr="00762AEB">
        <w:rPr>
          <w:rFonts w:ascii="Times New Roman" w:hAnsi="Times New Roman" w:cs="Times New Roman"/>
          <w:sz w:val="24"/>
          <w:szCs w:val="24"/>
        </w:rPr>
        <w:t xml:space="preserve">in Havana, which opened in November 1947 and concluded in </w:t>
      </w:r>
      <w:r w:rsidR="00301054" w:rsidRPr="00762AEB">
        <w:rPr>
          <w:rFonts w:ascii="Times New Roman" w:hAnsi="Times New Roman" w:cs="Times New Roman"/>
          <w:sz w:val="24"/>
          <w:szCs w:val="24"/>
        </w:rPr>
        <w:t>March</w:t>
      </w:r>
      <w:r w:rsidR="00CD606B" w:rsidRPr="00762AEB">
        <w:rPr>
          <w:rFonts w:ascii="Times New Roman" w:hAnsi="Times New Roman" w:cs="Times New Roman"/>
          <w:sz w:val="24"/>
          <w:szCs w:val="24"/>
        </w:rPr>
        <w:t xml:space="preserve"> 19</w:t>
      </w:r>
      <w:r w:rsidR="006455F9" w:rsidRPr="00762AEB">
        <w:rPr>
          <w:rFonts w:ascii="Times New Roman" w:hAnsi="Times New Roman" w:cs="Times New Roman"/>
          <w:sz w:val="24"/>
          <w:szCs w:val="24"/>
        </w:rPr>
        <w:t>48</w:t>
      </w:r>
      <w:r w:rsidR="00860914" w:rsidRPr="00762AEB">
        <w:rPr>
          <w:rFonts w:ascii="Times New Roman" w:hAnsi="Times New Roman" w:cs="Times New Roman"/>
          <w:sz w:val="24"/>
          <w:szCs w:val="24"/>
        </w:rPr>
        <w:t>, to finalize the ITO charter.</w:t>
      </w:r>
      <w:r w:rsidR="00EB7BA0" w:rsidRPr="00762AEB">
        <w:rPr>
          <w:rFonts w:ascii="Times New Roman" w:hAnsi="Times New Roman" w:cs="Times New Roman"/>
          <w:sz w:val="24"/>
          <w:szCs w:val="24"/>
        </w:rPr>
        <w:t xml:space="preserve"> </w:t>
      </w:r>
      <w:r w:rsidR="006F11D3" w:rsidRPr="00762AEB">
        <w:rPr>
          <w:rFonts w:ascii="Times New Roman" w:hAnsi="Times New Roman" w:cs="Times New Roman"/>
          <w:sz w:val="24"/>
          <w:szCs w:val="24"/>
        </w:rPr>
        <w:t>Wyndh</w:t>
      </w:r>
      <w:r w:rsidR="006653E5" w:rsidRPr="00762AEB">
        <w:rPr>
          <w:rFonts w:ascii="Times New Roman" w:hAnsi="Times New Roman" w:cs="Times New Roman"/>
          <w:sz w:val="24"/>
          <w:szCs w:val="24"/>
        </w:rPr>
        <w:t xml:space="preserve">am White stayed on as </w:t>
      </w:r>
      <w:r w:rsidR="00B7420E" w:rsidRPr="00762AEB">
        <w:rPr>
          <w:rFonts w:ascii="Times New Roman" w:hAnsi="Times New Roman" w:cs="Times New Roman"/>
          <w:sz w:val="24"/>
          <w:szCs w:val="24"/>
        </w:rPr>
        <w:t>Executive S</w:t>
      </w:r>
      <w:r w:rsidR="006653E5" w:rsidRPr="00762AEB">
        <w:rPr>
          <w:rFonts w:ascii="Times New Roman" w:hAnsi="Times New Roman" w:cs="Times New Roman"/>
          <w:sz w:val="24"/>
          <w:szCs w:val="24"/>
        </w:rPr>
        <w:t>ecretary.</w:t>
      </w:r>
      <w:r w:rsidR="00EB7BA0"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H</w:t>
      </w:r>
      <w:r w:rsidR="006F11D3" w:rsidRPr="00762AEB">
        <w:rPr>
          <w:rFonts w:ascii="Times New Roman" w:hAnsi="Times New Roman" w:cs="Times New Roman"/>
          <w:sz w:val="24"/>
          <w:szCs w:val="24"/>
        </w:rPr>
        <w:t xml:space="preserve">e married </w:t>
      </w:r>
      <w:proofErr w:type="spellStart"/>
      <w:r w:rsidR="006653E5" w:rsidRPr="00762AEB">
        <w:rPr>
          <w:rFonts w:ascii="Times New Roman" w:hAnsi="Times New Roman" w:cs="Times New Roman"/>
          <w:sz w:val="24"/>
          <w:szCs w:val="24"/>
        </w:rPr>
        <w:t>en</w:t>
      </w:r>
      <w:proofErr w:type="spellEnd"/>
      <w:r w:rsidR="006653E5" w:rsidRPr="00762AEB">
        <w:rPr>
          <w:rFonts w:ascii="Times New Roman" w:hAnsi="Times New Roman" w:cs="Times New Roman"/>
          <w:sz w:val="24"/>
          <w:szCs w:val="24"/>
        </w:rPr>
        <w:t xml:space="preserve"> route</w:t>
      </w:r>
      <w:r w:rsidR="0078067D" w:rsidRPr="00762AEB">
        <w:rPr>
          <w:rFonts w:ascii="Times New Roman" w:hAnsi="Times New Roman" w:cs="Times New Roman"/>
          <w:sz w:val="24"/>
          <w:szCs w:val="24"/>
        </w:rPr>
        <w:t xml:space="preserve"> and honeymooned</w:t>
      </w:r>
      <w:r w:rsidR="006F11D3" w:rsidRPr="00762AEB">
        <w:rPr>
          <w:rFonts w:ascii="Times New Roman" w:hAnsi="Times New Roman" w:cs="Times New Roman"/>
          <w:sz w:val="24"/>
          <w:szCs w:val="24"/>
        </w:rPr>
        <w:t xml:space="preserve"> in Havana.</w:t>
      </w:r>
      <w:r w:rsidR="00B7420E" w:rsidRPr="00762AEB">
        <w:rPr>
          <w:rFonts w:ascii="Times New Roman" w:hAnsi="Times New Roman" w:cs="Times New Roman"/>
          <w:sz w:val="24"/>
          <w:szCs w:val="24"/>
        </w:rPr>
        <w:t xml:space="preserve"> </w:t>
      </w:r>
      <w:r w:rsidR="00B40409" w:rsidRPr="00762AEB">
        <w:rPr>
          <w:rFonts w:ascii="Times New Roman" w:hAnsi="Times New Roman" w:cs="Times New Roman"/>
          <w:sz w:val="24"/>
          <w:szCs w:val="24"/>
        </w:rPr>
        <w:t>Alan Renouf, the Australian diplomat who worked with Wyndham White on trade matters, claimed to have introduced him to his wife, Tina Gibson Tha</w:t>
      </w:r>
      <w:r w:rsidR="00103B62" w:rsidRPr="00762AEB">
        <w:rPr>
          <w:rFonts w:ascii="Times New Roman" w:hAnsi="Times New Roman" w:cs="Times New Roman"/>
          <w:sz w:val="24"/>
          <w:szCs w:val="24"/>
        </w:rPr>
        <w:t>yer.</w:t>
      </w:r>
      <w:r w:rsidR="00B40409" w:rsidRPr="00762AEB">
        <w:rPr>
          <w:rFonts w:ascii="Times New Roman" w:hAnsi="Times New Roman" w:cs="Times New Roman"/>
          <w:sz w:val="24"/>
          <w:szCs w:val="24"/>
        </w:rPr>
        <w:t xml:space="preserve"> She was an actress whose career highlights included starring opposite Mickey Rooney in the 1942 production of ‘A Yank at Eton’</w:t>
      </w:r>
      <w:r w:rsidR="00103B62" w:rsidRPr="00762AEB">
        <w:rPr>
          <w:rFonts w:ascii="Times New Roman" w:hAnsi="Times New Roman" w:cs="Times New Roman"/>
          <w:sz w:val="24"/>
          <w:szCs w:val="24"/>
        </w:rPr>
        <w:t>.</w:t>
      </w:r>
      <w:r w:rsidR="00B40409" w:rsidRPr="00762AEB">
        <w:rPr>
          <w:rFonts w:ascii="Times New Roman" w:hAnsi="Times New Roman" w:cs="Times New Roman"/>
          <w:sz w:val="24"/>
          <w:szCs w:val="24"/>
        </w:rPr>
        <w:t xml:space="preserve"> Her acting career seems to</w:t>
      </w:r>
      <w:r w:rsidR="00103B62" w:rsidRPr="00762AEB">
        <w:rPr>
          <w:rFonts w:ascii="Times New Roman" w:hAnsi="Times New Roman" w:cs="Times New Roman"/>
          <w:sz w:val="24"/>
          <w:szCs w:val="24"/>
        </w:rPr>
        <w:t xml:space="preserve"> have ended after her marriage.</w:t>
      </w:r>
      <w:r w:rsidR="00B40409" w:rsidRPr="00762AEB">
        <w:rPr>
          <w:rFonts w:ascii="Times New Roman" w:hAnsi="Times New Roman" w:cs="Times New Roman"/>
          <w:sz w:val="24"/>
          <w:szCs w:val="24"/>
        </w:rPr>
        <w:t xml:space="preserve"> </w:t>
      </w:r>
      <w:r w:rsidR="00CD606B" w:rsidRPr="00762AEB">
        <w:rPr>
          <w:rFonts w:ascii="Times New Roman" w:hAnsi="Times New Roman" w:cs="Times New Roman"/>
          <w:sz w:val="24"/>
          <w:szCs w:val="24"/>
        </w:rPr>
        <w:t xml:space="preserve">Representatives of developing countries objected to the </w:t>
      </w:r>
      <w:r w:rsidR="00301054" w:rsidRPr="00762AEB">
        <w:rPr>
          <w:rFonts w:ascii="Times New Roman" w:hAnsi="Times New Roman" w:cs="Times New Roman"/>
          <w:sz w:val="24"/>
          <w:szCs w:val="24"/>
        </w:rPr>
        <w:t>draft charter</w:t>
      </w:r>
      <w:r w:rsidR="00CD606B" w:rsidRPr="00762AEB">
        <w:rPr>
          <w:rFonts w:ascii="Times New Roman" w:hAnsi="Times New Roman" w:cs="Times New Roman"/>
          <w:sz w:val="24"/>
          <w:szCs w:val="24"/>
        </w:rPr>
        <w:t xml:space="preserve"> because </w:t>
      </w:r>
      <w:r w:rsidR="006F11D3" w:rsidRPr="00762AEB">
        <w:rPr>
          <w:rFonts w:ascii="Times New Roman" w:hAnsi="Times New Roman" w:cs="Times New Roman"/>
          <w:sz w:val="24"/>
          <w:szCs w:val="24"/>
        </w:rPr>
        <w:t xml:space="preserve">its </w:t>
      </w:r>
      <w:r w:rsidR="00A474EF" w:rsidRPr="00762AEB">
        <w:rPr>
          <w:rFonts w:ascii="Times New Roman" w:hAnsi="Times New Roman" w:cs="Times New Roman"/>
          <w:sz w:val="24"/>
          <w:szCs w:val="24"/>
        </w:rPr>
        <w:t>policies of economic openness</w:t>
      </w:r>
      <w:r w:rsidR="00B7420E"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 xml:space="preserve">would </w:t>
      </w:r>
      <w:r w:rsidR="00494DA0" w:rsidRPr="00762AEB">
        <w:rPr>
          <w:rFonts w:ascii="Times New Roman" w:hAnsi="Times New Roman" w:cs="Times New Roman"/>
          <w:sz w:val="24"/>
          <w:szCs w:val="24"/>
        </w:rPr>
        <w:t>ill-serve</w:t>
      </w:r>
      <w:r w:rsidR="006F11D3" w:rsidRPr="00762AEB">
        <w:rPr>
          <w:rFonts w:ascii="Times New Roman" w:hAnsi="Times New Roman" w:cs="Times New Roman"/>
          <w:sz w:val="24"/>
          <w:szCs w:val="24"/>
        </w:rPr>
        <w:t xml:space="preserve">, possibly </w:t>
      </w:r>
      <w:r w:rsidR="001F3CD7" w:rsidRPr="00762AEB">
        <w:rPr>
          <w:rFonts w:ascii="Times New Roman" w:hAnsi="Times New Roman" w:cs="Times New Roman"/>
          <w:sz w:val="24"/>
          <w:szCs w:val="24"/>
        </w:rPr>
        <w:t>even</w:t>
      </w:r>
      <w:r w:rsidR="00B7420E" w:rsidRPr="00762AEB">
        <w:rPr>
          <w:rFonts w:ascii="Times New Roman" w:hAnsi="Times New Roman" w:cs="Times New Roman"/>
          <w:sz w:val="24"/>
          <w:szCs w:val="24"/>
        </w:rPr>
        <w:t xml:space="preserve"> </w:t>
      </w:r>
      <w:r w:rsidR="006F11D3" w:rsidRPr="00762AEB">
        <w:rPr>
          <w:rFonts w:ascii="Times New Roman" w:hAnsi="Times New Roman" w:cs="Times New Roman"/>
          <w:sz w:val="24"/>
          <w:szCs w:val="24"/>
        </w:rPr>
        <w:t>damage,</w:t>
      </w:r>
      <w:r w:rsidR="00B7420E"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their fragile economies</w:t>
      </w:r>
      <w:r w:rsidR="00301054"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6455F9" w:rsidRPr="00762AEB">
        <w:rPr>
          <w:rFonts w:ascii="Times New Roman" w:hAnsi="Times New Roman" w:cs="Times New Roman"/>
          <w:sz w:val="24"/>
          <w:szCs w:val="24"/>
        </w:rPr>
        <w:t>They proposed over</w:t>
      </w:r>
      <w:r w:rsidR="00A474EF" w:rsidRPr="00762AEB">
        <w:rPr>
          <w:rFonts w:ascii="Times New Roman" w:hAnsi="Times New Roman" w:cs="Times New Roman"/>
          <w:sz w:val="24"/>
          <w:szCs w:val="24"/>
        </w:rPr>
        <w:t xml:space="preserve"> 800 amendments and the result was that core principles of the earlier draft, such as tar</w:t>
      </w:r>
      <w:r w:rsidR="005A5571" w:rsidRPr="00762AEB">
        <w:rPr>
          <w:rFonts w:ascii="Times New Roman" w:hAnsi="Times New Roman" w:cs="Times New Roman"/>
          <w:sz w:val="24"/>
          <w:szCs w:val="24"/>
        </w:rPr>
        <w:t>iff liberalization and the most-favoured-</w:t>
      </w:r>
      <w:r w:rsidR="00A474EF" w:rsidRPr="00762AEB">
        <w:rPr>
          <w:rFonts w:ascii="Times New Roman" w:hAnsi="Times New Roman" w:cs="Times New Roman"/>
          <w:sz w:val="24"/>
          <w:szCs w:val="24"/>
        </w:rPr>
        <w:t>nat</w:t>
      </w:r>
      <w:r w:rsidR="00301054" w:rsidRPr="00762AEB">
        <w:rPr>
          <w:rFonts w:ascii="Times New Roman" w:hAnsi="Times New Roman" w:cs="Times New Roman"/>
          <w:sz w:val="24"/>
          <w:szCs w:val="24"/>
        </w:rPr>
        <w:t>ion rule, were demoted.</w:t>
      </w:r>
      <w:r w:rsidR="00B7420E"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C</w:t>
      </w:r>
      <w:r w:rsidR="00A474EF" w:rsidRPr="00762AEB">
        <w:rPr>
          <w:rFonts w:ascii="Times New Roman" w:hAnsi="Times New Roman" w:cs="Times New Roman"/>
          <w:sz w:val="24"/>
          <w:szCs w:val="24"/>
        </w:rPr>
        <w:t xml:space="preserve">ommodity agreements, </w:t>
      </w:r>
      <w:r w:rsidR="00301054" w:rsidRPr="00762AEB">
        <w:rPr>
          <w:rFonts w:ascii="Times New Roman" w:hAnsi="Times New Roman" w:cs="Times New Roman"/>
          <w:sz w:val="24"/>
          <w:szCs w:val="24"/>
        </w:rPr>
        <w:t>quantitative restrictions, and preferential trade agreements</w:t>
      </w:r>
      <w:r w:rsidR="00A474EF" w:rsidRPr="00762AEB">
        <w:rPr>
          <w:rFonts w:ascii="Times New Roman" w:hAnsi="Times New Roman" w:cs="Times New Roman"/>
          <w:sz w:val="24"/>
          <w:szCs w:val="24"/>
        </w:rPr>
        <w:t xml:space="preserve"> were </w:t>
      </w:r>
      <w:r w:rsidR="006F4389" w:rsidRPr="00762AEB">
        <w:rPr>
          <w:rFonts w:ascii="Times New Roman" w:hAnsi="Times New Roman" w:cs="Times New Roman"/>
          <w:sz w:val="24"/>
          <w:szCs w:val="24"/>
        </w:rPr>
        <w:t>highlight</w:t>
      </w:r>
      <w:r w:rsidR="00301054" w:rsidRPr="00762AEB">
        <w:rPr>
          <w:rFonts w:ascii="Times New Roman" w:hAnsi="Times New Roman" w:cs="Times New Roman"/>
          <w:sz w:val="24"/>
          <w:szCs w:val="24"/>
        </w:rPr>
        <w:t xml:space="preserve">ed as ways to </w:t>
      </w:r>
      <w:r w:rsidR="006F4389" w:rsidRPr="00762AEB">
        <w:rPr>
          <w:rFonts w:ascii="Times New Roman" w:hAnsi="Times New Roman" w:cs="Times New Roman"/>
          <w:sz w:val="24"/>
          <w:szCs w:val="24"/>
        </w:rPr>
        <w:t>realiz</w:t>
      </w:r>
      <w:r w:rsidR="00301054" w:rsidRPr="00762AEB">
        <w:rPr>
          <w:rFonts w:ascii="Times New Roman" w:hAnsi="Times New Roman" w:cs="Times New Roman"/>
          <w:sz w:val="24"/>
          <w:szCs w:val="24"/>
        </w:rPr>
        <w:t>e economic development</w:t>
      </w:r>
      <w:r w:rsidR="00A474EF"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860914" w:rsidRPr="00762AEB">
        <w:rPr>
          <w:rFonts w:ascii="Times New Roman" w:hAnsi="Times New Roman" w:cs="Times New Roman"/>
          <w:sz w:val="24"/>
          <w:szCs w:val="24"/>
        </w:rPr>
        <w:t>Although the governments of Australia and Liberia moved quickly to ratify the ITO</w:t>
      </w:r>
      <w:r w:rsidR="00B27A5C" w:rsidRPr="00762AEB">
        <w:rPr>
          <w:rFonts w:ascii="Times New Roman" w:hAnsi="Times New Roman" w:cs="Times New Roman"/>
          <w:sz w:val="24"/>
          <w:szCs w:val="24"/>
        </w:rPr>
        <w:t xml:space="preserve"> charter</w:t>
      </w:r>
      <w:r w:rsidR="00860914" w:rsidRPr="00762AEB">
        <w:rPr>
          <w:rFonts w:ascii="Times New Roman" w:hAnsi="Times New Roman" w:cs="Times New Roman"/>
          <w:sz w:val="24"/>
          <w:szCs w:val="24"/>
        </w:rPr>
        <w:t>, m</w:t>
      </w:r>
      <w:r w:rsidR="005060C5" w:rsidRPr="00762AEB">
        <w:rPr>
          <w:rFonts w:ascii="Times New Roman" w:hAnsi="Times New Roman" w:cs="Times New Roman"/>
          <w:sz w:val="24"/>
          <w:szCs w:val="24"/>
        </w:rPr>
        <w:t xml:space="preserve">ost </w:t>
      </w:r>
      <w:r w:rsidR="00860914" w:rsidRPr="00762AEB">
        <w:rPr>
          <w:rFonts w:ascii="Times New Roman" w:hAnsi="Times New Roman" w:cs="Times New Roman"/>
          <w:sz w:val="24"/>
          <w:szCs w:val="24"/>
        </w:rPr>
        <w:t xml:space="preserve">countries </w:t>
      </w:r>
      <w:r w:rsidR="005060C5" w:rsidRPr="00762AEB">
        <w:rPr>
          <w:rFonts w:ascii="Times New Roman" w:hAnsi="Times New Roman" w:cs="Times New Roman"/>
          <w:sz w:val="24"/>
          <w:szCs w:val="24"/>
        </w:rPr>
        <w:t xml:space="preserve">waited </w:t>
      </w:r>
      <w:r w:rsidR="006653E5" w:rsidRPr="00762AEB">
        <w:rPr>
          <w:rFonts w:ascii="Times New Roman" w:hAnsi="Times New Roman" w:cs="Times New Roman"/>
          <w:sz w:val="24"/>
          <w:szCs w:val="24"/>
        </w:rPr>
        <w:t>upon</w:t>
      </w:r>
      <w:r w:rsidR="005060C5" w:rsidRPr="00762AEB">
        <w:rPr>
          <w:rFonts w:ascii="Times New Roman" w:hAnsi="Times New Roman" w:cs="Times New Roman"/>
          <w:sz w:val="24"/>
          <w:szCs w:val="24"/>
        </w:rPr>
        <w:t xml:space="preserve"> </w:t>
      </w:r>
      <w:r w:rsidR="006653E5" w:rsidRPr="00762AEB">
        <w:rPr>
          <w:rFonts w:ascii="Times New Roman" w:hAnsi="Times New Roman" w:cs="Times New Roman"/>
          <w:sz w:val="24"/>
          <w:szCs w:val="24"/>
        </w:rPr>
        <w:t>ratification</w:t>
      </w:r>
      <w:r w:rsidR="003D013E" w:rsidRPr="00762AEB">
        <w:rPr>
          <w:rFonts w:ascii="Times New Roman" w:hAnsi="Times New Roman" w:cs="Times New Roman"/>
          <w:sz w:val="24"/>
          <w:szCs w:val="24"/>
        </w:rPr>
        <w:t xml:space="preserve"> by the US</w:t>
      </w:r>
      <w:r w:rsidR="005060C5" w:rsidRPr="00762AEB">
        <w:rPr>
          <w:rFonts w:ascii="Times New Roman" w:hAnsi="Times New Roman" w:cs="Times New Roman"/>
          <w:sz w:val="24"/>
          <w:szCs w:val="24"/>
        </w:rPr>
        <w:t>.</w:t>
      </w:r>
      <w:r w:rsidR="00EB7BA0" w:rsidRPr="00762AEB">
        <w:rPr>
          <w:rFonts w:ascii="Times New Roman" w:hAnsi="Times New Roman" w:cs="Times New Roman"/>
          <w:sz w:val="24"/>
          <w:szCs w:val="24"/>
        </w:rPr>
        <w:t xml:space="preserve"> </w:t>
      </w:r>
      <w:r w:rsidR="002502F9" w:rsidRPr="00762AEB">
        <w:rPr>
          <w:rFonts w:ascii="Times New Roman" w:hAnsi="Times New Roman" w:cs="Times New Roman"/>
          <w:sz w:val="24"/>
          <w:szCs w:val="24"/>
        </w:rPr>
        <w:t>However,</w:t>
      </w:r>
      <w:r w:rsidR="005060C5" w:rsidRPr="00762AEB">
        <w:rPr>
          <w:rFonts w:ascii="Times New Roman" w:hAnsi="Times New Roman" w:cs="Times New Roman"/>
          <w:sz w:val="24"/>
          <w:szCs w:val="24"/>
        </w:rPr>
        <w:t xml:space="preserve"> American </w:t>
      </w:r>
      <w:r w:rsidR="00301054" w:rsidRPr="00762AEB">
        <w:rPr>
          <w:rFonts w:ascii="Times New Roman" w:hAnsi="Times New Roman" w:cs="Times New Roman"/>
          <w:sz w:val="24"/>
          <w:szCs w:val="24"/>
        </w:rPr>
        <w:t>interes</w:t>
      </w:r>
      <w:r w:rsidR="005060C5" w:rsidRPr="00762AEB">
        <w:rPr>
          <w:rFonts w:ascii="Times New Roman" w:hAnsi="Times New Roman" w:cs="Times New Roman"/>
          <w:sz w:val="24"/>
          <w:szCs w:val="24"/>
        </w:rPr>
        <w:t xml:space="preserve">t </w:t>
      </w:r>
      <w:r w:rsidR="00DC3DB1" w:rsidRPr="00762AEB">
        <w:rPr>
          <w:rFonts w:ascii="Times New Roman" w:hAnsi="Times New Roman" w:cs="Times New Roman"/>
          <w:sz w:val="24"/>
          <w:szCs w:val="24"/>
        </w:rPr>
        <w:t>in the ITO</w:t>
      </w:r>
      <w:r w:rsidR="006653E5" w:rsidRPr="00762AEB">
        <w:rPr>
          <w:rFonts w:ascii="Times New Roman" w:hAnsi="Times New Roman" w:cs="Times New Roman"/>
          <w:sz w:val="24"/>
          <w:szCs w:val="24"/>
        </w:rPr>
        <w:t xml:space="preserve"> faded quickly</w:t>
      </w:r>
      <w:r w:rsidR="005060C5" w:rsidRPr="00762AEB">
        <w:rPr>
          <w:rFonts w:ascii="Times New Roman" w:hAnsi="Times New Roman" w:cs="Times New Roman"/>
          <w:sz w:val="24"/>
          <w:szCs w:val="24"/>
        </w:rPr>
        <w:t>.</w:t>
      </w:r>
      <w:r w:rsidR="00EB7BA0" w:rsidRPr="00762AEB">
        <w:rPr>
          <w:rFonts w:ascii="Times New Roman" w:hAnsi="Times New Roman" w:cs="Times New Roman"/>
          <w:sz w:val="24"/>
          <w:szCs w:val="24"/>
        </w:rPr>
        <w:t xml:space="preserve"> </w:t>
      </w:r>
      <w:r w:rsidR="005060C5" w:rsidRPr="00762AEB">
        <w:rPr>
          <w:rFonts w:ascii="Times New Roman" w:hAnsi="Times New Roman" w:cs="Times New Roman"/>
          <w:sz w:val="24"/>
          <w:szCs w:val="24"/>
        </w:rPr>
        <w:t>As a result,</w:t>
      </w:r>
      <w:r w:rsidR="00EB7BA0" w:rsidRPr="00762AEB">
        <w:rPr>
          <w:rFonts w:ascii="Times New Roman" w:hAnsi="Times New Roman" w:cs="Times New Roman"/>
          <w:sz w:val="24"/>
          <w:szCs w:val="24"/>
        </w:rPr>
        <w:t xml:space="preserve"> </w:t>
      </w:r>
      <w:r w:rsidR="00B27A5C" w:rsidRPr="00762AEB">
        <w:rPr>
          <w:rFonts w:ascii="Times New Roman" w:hAnsi="Times New Roman" w:cs="Times New Roman"/>
          <w:sz w:val="24"/>
          <w:szCs w:val="24"/>
        </w:rPr>
        <w:t>the US</w:t>
      </w:r>
      <w:r w:rsidR="00EB7BA0" w:rsidRPr="00762AEB">
        <w:rPr>
          <w:rFonts w:ascii="Times New Roman" w:hAnsi="Times New Roman" w:cs="Times New Roman"/>
          <w:sz w:val="24"/>
          <w:szCs w:val="24"/>
        </w:rPr>
        <w:t xml:space="preserve"> </w:t>
      </w:r>
      <w:r w:rsidR="00301054" w:rsidRPr="00762AEB">
        <w:rPr>
          <w:rFonts w:ascii="Times New Roman" w:hAnsi="Times New Roman" w:cs="Times New Roman"/>
          <w:sz w:val="24"/>
          <w:szCs w:val="24"/>
        </w:rPr>
        <w:t xml:space="preserve">Congress never ratified </w:t>
      </w:r>
      <w:r w:rsidR="00DC3DB1" w:rsidRPr="00762AEB">
        <w:rPr>
          <w:rFonts w:ascii="Times New Roman" w:hAnsi="Times New Roman" w:cs="Times New Roman"/>
          <w:sz w:val="24"/>
          <w:szCs w:val="24"/>
        </w:rPr>
        <w:t>it</w:t>
      </w:r>
      <w:r w:rsidR="00E962C6" w:rsidRPr="00762AEB">
        <w:rPr>
          <w:rFonts w:ascii="Times New Roman" w:hAnsi="Times New Roman" w:cs="Times New Roman"/>
          <w:sz w:val="24"/>
          <w:szCs w:val="24"/>
        </w:rPr>
        <w:t xml:space="preserve"> and t</w:t>
      </w:r>
      <w:r w:rsidR="00E4465C" w:rsidRPr="00762AEB">
        <w:rPr>
          <w:rFonts w:ascii="Times New Roman" w:hAnsi="Times New Roman" w:cs="Times New Roman"/>
          <w:sz w:val="24"/>
          <w:szCs w:val="24"/>
        </w:rPr>
        <w:t>he ITO lapsed</w:t>
      </w:r>
      <w:r w:rsidR="00B7420E" w:rsidRPr="00762AEB">
        <w:rPr>
          <w:rFonts w:ascii="Times New Roman" w:hAnsi="Times New Roman" w:cs="Times New Roman"/>
          <w:sz w:val="24"/>
          <w:szCs w:val="24"/>
        </w:rPr>
        <w:t xml:space="preserve"> by 1950</w:t>
      </w:r>
      <w:r w:rsidR="00E4465C"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That left the GATT</w:t>
      </w:r>
      <w:r w:rsidR="005536F5" w:rsidRPr="00762AEB">
        <w:rPr>
          <w:rFonts w:ascii="Times New Roman" w:hAnsi="Times New Roman" w:cs="Times New Roman"/>
          <w:sz w:val="24"/>
          <w:szCs w:val="24"/>
        </w:rPr>
        <w:t>: it was</w:t>
      </w:r>
      <w:r w:rsidR="00CA2CE2" w:rsidRPr="00762AEB">
        <w:rPr>
          <w:rFonts w:ascii="Times New Roman" w:hAnsi="Times New Roman" w:cs="Times New Roman"/>
          <w:sz w:val="24"/>
          <w:szCs w:val="24"/>
        </w:rPr>
        <w:t xml:space="preserve"> a</w:t>
      </w:r>
      <w:r w:rsidR="002502F9" w:rsidRPr="00762AEB">
        <w:rPr>
          <w:rFonts w:ascii="Times New Roman" w:hAnsi="Times New Roman" w:cs="Times New Roman"/>
          <w:sz w:val="24"/>
          <w:szCs w:val="24"/>
        </w:rPr>
        <w:t xml:space="preserve"> </w:t>
      </w:r>
      <w:r w:rsidR="00CA2CE2" w:rsidRPr="00762AEB">
        <w:rPr>
          <w:rFonts w:ascii="Times New Roman" w:hAnsi="Times New Roman" w:cs="Times New Roman"/>
          <w:sz w:val="24"/>
          <w:szCs w:val="24"/>
        </w:rPr>
        <w:t>provisional agreement</w:t>
      </w:r>
      <w:r w:rsidR="00571FD1" w:rsidRPr="00762AEB">
        <w:rPr>
          <w:rFonts w:ascii="Times New Roman" w:hAnsi="Times New Roman" w:cs="Times New Roman"/>
          <w:sz w:val="24"/>
          <w:szCs w:val="24"/>
        </w:rPr>
        <w:t xml:space="preserve"> that lasted</w:t>
      </w:r>
      <w:r w:rsidR="00103B62"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 xml:space="preserve">for almost </w:t>
      </w:r>
      <w:r w:rsidR="005A5571" w:rsidRPr="00762AEB">
        <w:rPr>
          <w:rFonts w:ascii="Times New Roman" w:hAnsi="Times New Roman" w:cs="Times New Roman"/>
          <w:sz w:val="24"/>
          <w:szCs w:val="24"/>
        </w:rPr>
        <w:t>fifty</w:t>
      </w:r>
      <w:r w:rsidR="00A474EF" w:rsidRPr="00762AEB">
        <w:rPr>
          <w:rFonts w:ascii="Times New Roman" w:hAnsi="Times New Roman" w:cs="Times New Roman"/>
          <w:sz w:val="24"/>
          <w:szCs w:val="24"/>
        </w:rPr>
        <w:t xml:space="preserve"> years</w:t>
      </w:r>
      <w:r w:rsidR="00571FD1" w:rsidRPr="00762AEB">
        <w:rPr>
          <w:rFonts w:ascii="Times New Roman" w:hAnsi="Times New Roman" w:cs="Times New Roman"/>
          <w:sz w:val="24"/>
          <w:szCs w:val="24"/>
        </w:rPr>
        <w:t>. C</w:t>
      </w:r>
      <w:r w:rsidR="00CA2CE2" w:rsidRPr="00762AEB">
        <w:rPr>
          <w:rFonts w:ascii="Times New Roman" w:hAnsi="Times New Roman" w:cs="Times New Roman"/>
          <w:sz w:val="24"/>
          <w:szCs w:val="24"/>
        </w:rPr>
        <w:t xml:space="preserve">ountries that adhered to </w:t>
      </w:r>
      <w:r w:rsidR="00DD2C77" w:rsidRPr="00762AEB">
        <w:rPr>
          <w:rFonts w:ascii="Times New Roman" w:hAnsi="Times New Roman" w:cs="Times New Roman"/>
          <w:sz w:val="24"/>
          <w:szCs w:val="24"/>
        </w:rPr>
        <w:t>it</w:t>
      </w:r>
      <w:r w:rsidR="00103B62"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 xml:space="preserve">were </w:t>
      </w:r>
      <w:r w:rsidR="00110951" w:rsidRPr="00762AEB">
        <w:rPr>
          <w:rFonts w:ascii="Times New Roman" w:hAnsi="Times New Roman" w:cs="Times New Roman"/>
          <w:sz w:val="24"/>
          <w:szCs w:val="24"/>
        </w:rPr>
        <w:t>called contracting parties.</w:t>
      </w:r>
      <w:r w:rsidR="00AE72CC" w:rsidRPr="00762AEB">
        <w:rPr>
          <w:rFonts w:ascii="Times New Roman" w:hAnsi="Times New Roman" w:cs="Times New Roman"/>
          <w:sz w:val="24"/>
          <w:szCs w:val="24"/>
        </w:rPr>
        <w:t xml:space="preserve"> </w:t>
      </w:r>
      <w:r w:rsidR="00E4465C" w:rsidRPr="00762AEB">
        <w:rPr>
          <w:rFonts w:ascii="Times New Roman" w:hAnsi="Times New Roman" w:cs="Times New Roman"/>
          <w:sz w:val="24"/>
          <w:szCs w:val="24"/>
        </w:rPr>
        <w:t>T</w:t>
      </w:r>
      <w:r w:rsidR="00A474EF" w:rsidRPr="00762AEB">
        <w:rPr>
          <w:rFonts w:ascii="Times New Roman" w:hAnsi="Times New Roman" w:cs="Times New Roman"/>
          <w:sz w:val="24"/>
          <w:szCs w:val="24"/>
        </w:rPr>
        <w:t xml:space="preserve">o administer the General Agreement, a small secretariat </w:t>
      </w:r>
      <w:r w:rsidR="00B7420E" w:rsidRPr="00762AEB">
        <w:rPr>
          <w:rFonts w:ascii="Times New Roman" w:hAnsi="Times New Roman" w:cs="Times New Roman"/>
          <w:sz w:val="24"/>
          <w:szCs w:val="24"/>
        </w:rPr>
        <w:t xml:space="preserve">had been </w:t>
      </w:r>
      <w:r w:rsidR="00A474EF" w:rsidRPr="00762AEB">
        <w:rPr>
          <w:rFonts w:ascii="Times New Roman" w:hAnsi="Times New Roman" w:cs="Times New Roman"/>
          <w:sz w:val="24"/>
          <w:szCs w:val="24"/>
        </w:rPr>
        <w:t xml:space="preserve">established </w:t>
      </w:r>
      <w:r w:rsidR="00110951" w:rsidRPr="00762AEB">
        <w:rPr>
          <w:rFonts w:ascii="Times New Roman" w:hAnsi="Times New Roman" w:cs="Times New Roman"/>
          <w:sz w:val="24"/>
          <w:szCs w:val="24"/>
        </w:rPr>
        <w:t>at the end of the Havana meeting</w:t>
      </w:r>
      <w:r w:rsidR="00B7420E" w:rsidRPr="00762AEB">
        <w:rPr>
          <w:rFonts w:ascii="Times New Roman" w:hAnsi="Times New Roman" w:cs="Times New Roman"/>
          <w:sz w:val="24"/>
          <w:szCs w:val="24"/>
        </w:rPr>
        <w:t xml:space="preserve"> in 1948</w:t>
      </w:r>
      <w:r w:rsidR="00110951" w:rsidRPr="00762AEB">
        <w:rPr>
          <w:rFonts w:ascii="Times New Roman" w:hAnsi="Times New Roman" w:cs="Times New Roman"/>
          <w:sz w:val="24"/>
          <w:szCs w:val="24"/>
        </w:rPr>
        <w:t xml:space="preserve">, </w:t>
      </w:r>
      <w:r w:rsidR="00A474EF" w:rsidRPr="00762AEB">
        <w:rPr>
          <w:rFonts w:ascii="Times New Roman" w:hAnsi="Times New Roman" w:cs="Times New Roman"/>
          <w:sz w:val="24"/>
          <w:szCs w:val="24"/>
        </w:rPr>
        <w:t>called the I</w:t>
      </w:r>
      <w:r w:rsidR="00E4465C" w:rsidRPr="00762AEB">
        <w:rPr>
          <w:rFonts w:ascii="Times New Roman" w:hAnsi="Times New Roman" w:cs="Times New Roman"/>
          <w:sz w:val="24"/>
          <w:szCs w:val="24"/>
        </w:rPr>
        <w:t xml:space="preserve">nterim </w:t>
      </w:r>
      <w:r w:rsidR="00A474EF" w:rsidRPr="00762AEB">
        <w:rPr>
          <w:rFonts w:ascii="Times New Roman" w:hAnsi="Times New Roman" w:cs="Times New Roman"/>
          <w:sz w:val="24"/>
          <w:szCs w:val="24"/>
        </w:rPr>
        <w:t>C</w:t>
      </w:r>
      <w:r w:rsidR="00E4465C" w:rsidRPr="00762AEB">
        <w:rPr>
          <w:rFonts w:ascii="Times New Roman" w:hAnsi="Times New Roman" w:cs="Times New Roman"/>
          <w:sz w:val="24"/>
          <w:szCs w:val="24"/>
        </w:rPr>
        <w:t xml:space="preserve">ommission for the </w:t>
      </w:r>
      <w:r w:rsidR="00A474EF" w:rsidRPr="00762AEB">
        <w:rPr>
          <w:rFonts w:ascii="Times New Roman" w:hAnsi="Times New Roman" w:cs="Times New Roman"/>
          <w:sz w:val="24"/>
          <w:szCs w:val="24"/>
        </w:rPr>
        <w:t>I</w:t>
      </w:r>
      <w:r w:rsidR="00E4465C" w:rsidRPr="00762AEB">
        <w:rPr>
          <w:rFonts w:ascii="Times New Roman" w:hAnsi="Times New Roman" w:cs="Times New Roman"/>
          <w:sz w:val="24"/>
          <w:szCs w:val="24"/>
        </w:rPr>
        <w:t xml:space="preserve">nternational </w:t>
      </w:r>
      <w:r w:rsidR="00A474EF" w:rsidRPr="00762AEB">
        <w:rPr>
          <w:rFonts w:ascii="Times New Roman" w:hAnsi="Times New Roman" w:cs="Times New Roman"/>
          <w:sz w:val="24"/>
          <w:szCs w:val="24"/>
        </w:rPr>
        <w:t>T</w:t>
      </w:r>
      <w:r w:rsidR="00E4465C" w:rsidRPr="00762AEB">
        <w:rPr>
          <w:rFonts w:ascii="Times New Roman" w:hAnsi="Times New Roman" w:cs="Times New Roman"/>
          <w:sz w:val="24"/>
          <w:szCs w:val="24"/>
        </w:rPr>
        <w:t xml:space="preserve">rade </w:t>
      </w:r>
      <w:r w:rsidR="00A474EF" w:rsidRPr="00762AEB">
        <w:rPr>
          <w:rFonts w:ascii="Times New Roman" w:hAnsi="Times New Roman" w:cs="Times New Roman"/>
          <w:sz w:val="24"/>
          <w:szCs w:val="24"/>
        </w:rPr>
        <w:t>O</w:t>
      </w:r>
      <w:r w:rsidR="00E4465C" w:rsidRPr="00762AEB">
        <w:rPr>
          <w:rFonts w:ascii="Times New Roman" w:hAnsi="Times New Roman" w:cs="Times New Roman"/>
          <w:sz w:val="24"/>
          <w:szCs w:val="24"/>
        </w:rPr>
        <w:t>rganization (ICITO)</w:t>
      </w:r>
      <w:r w:rsidR="00A474EF" w:rsidRPr="00762AEB">
        <w:rPr>
          <w:rFonts w:ascii="Times New Roman" w:hAnsi="Times New Roman" w:cs="Times New Roman"/>
          <w:sz w:val="24"/>
          <w:szCs w:val="24"/>
        </w:rPr>
        <w:t>.</w:t>
      </w:r>
      <w:r w:rsidR="00103B62" w:rsidRPr="00762AEB">
        <w:rPr>
          <w:rFonts w:ascii="Times New Roman" w:hAnsi="Times New Roman" w:cs="Times New Roman"/>
          <w:sz w:val="24"/>
          <w:szCs w:val="24"/>
        </w:rPr>
        <w:t xml:space="preserve"> </w:t>
      </w:r>
      <w:r w:rsidR="00241E02" w:rsidRPr="00762AEB">
        <w:rPr>
          <w:rFonts w:ascii="Times New Roman" w:hAnsi="Times New Roman" w:cs="Times New Roman"/>
          <w:sz w:val="24"/>
          <w:szCs w:val="24"/>
        </w:rPr>
        <w:t xml:space="preserve">Wyndham White </w:t>
      </w:r>
      <w:r w:rsidR="00B7420E" w:rsidRPr="00762AEB">
        <w:rPr>
          <w:rFonts w:ascii="Times New Roman" w:hAnsi="Times New Roman" w:cs="Times New Roman"/>
          <w:sz w:val="24"/>
          <w:szCs w:val="24"/>
        </w:rPr>
        <w:t>was elected</w:t>
      </w:r>
      <w:r w:rsidR="00DD2C77" w:rsidRPr="00762AEB">
        <w:rPr>
          <w:rFonts w:ascii="Times New Roman" w:hAnsi="Times New Roman" w:cs="Times New Roman"/>
          <w:sz w:val="24"/>
          <w:szCs w:val="24"/>
        </w:rPr>
        <w:t xml:space="preserve"> Executive </w:t>
      </w:r>
      <w:r w:rsidR="00241E02" w:rsidRPr="00762AEB">
        <w:rPr>
          <w:rFonts w:ascii="Times New Roman" w:hAnsi="Times New Roman" w:cs="Times New Roman"/>
          <w:sz w:val="24"/>
          <w:szCs w:val="24"/>
        </w:rPr>
        <w:t>S</w:t>
      </w:r>
      <w:r w:rsidR="00E4465C" w:rsidRPr="00762AEB">
        <w:rPr>
          <w:rFonts w:ascii="Times New Roman" w:hAnsi="Times New Roman" w:cs="Times New Roman"/>
          <w:sz w:val="24"/>
          <w:szCs w:val="24"/>
        </w:rPr>
        <w:t>ecretary</w:t>
      </w:r>
      <w:r w:rsidR="00B7420E" w:rsidRPr="00762AEB">
        <w:rPr>
          <w:rFonts w:ascii="Times New Roman" w:hAnsi="Times New Roman" w:cs="Times New Roman"/>
          <w:sz w:val="24"/>
          <w:szCs w:val="24"/>
        </w:rPr>
        <w:t xml:space="preserve"> of the ICITO</w:t>
      </w:r>
      <w:r w:rsidR="00CA2CE2" w:rsidRPr="00762AEB">
        <w:rPr>
          <w:rFonts w:ascii="Times New Roman" w:hAnsi="Times New Roman" w:cs="Times New Roman"/>
          <w:sz w:val="24"/>
          <w:szCs w:val="24"/>
        </w:rPr>
        <w:t>.</w:t>
      </w:r>
      <w:r w:rsidR="00AE72CC" w:rsidRPr="00762AEB">
        <w:rPr>
          <w:rFonts w:ascii="Times New Roman" w:hAnsi="Times New Roman" w:cs="Times New Roman"/>
          <w:sz w:val="24"/>
          <w:szCs w:val="24"/>
        </w:rPr>
        <w:t xml:space="preserve"> He had expected his </w:t>
      </w:r>
      <w:r w:rsidR="006B3D2F" w:rsidRPr="00762AEB">
        <w:rPr>
          <w:rFonts w:ascii="Times New Roman" w:hAnsi="Times New Roman" w:cs="Times New Roman"/>
          <w:sz w:val="24"/>
          <w:szCs w:val="24"/>
        </w:rPr>
        <w:t>wor</w:t>
      </w:r>
      <w:r w:rsidR="00AE72CC" w:rsidRPr="00762AEB">
        <w:rPr>
          <w:rFonts w:ascii="Times New Roman" w:hAnsi="Times New Roman" w:cs="Times New Roman"/>
          <w:sz w:val="24"/>
          <w:szCs w:val="24"/>
        </w:rPr>
        <w:t>k with the Trade and Employment Conference to last six months, but after a varied and peripatetic early career he stayed put at GATT for the next twenty years.</w:t>
      </w:r>
    </w:p>
    <w:p w14:paraId="3D126BB0" w14:textId="77777777" w:rsidR="000E2CC1" w:rsidRPr="00762AEB" w:rsidRDefault="00AE72CC" w:rsidP="00CF6F6C">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Because of the unusual way in which the GATT came into being, one of Wyndham White’s most important contributions was to build up the infrastructure, mandate, and legitimacy of the accidental organization.</w:t>
      </w:r>
      <w:r w:rsidR="00B24855" w:rsidRPr="00762AEB">
        <w:rPr>
          <w:rFonts w:ascii="Times New Roman" w:hAnsi="Times New Roman" w:cs="Times New Roman"/>
          <w:sz w:val="24"/>
          <w:szCs w:val="24"/>
        </w:rPr>
        <w:t xml:space="preserve"> </w:t>
      </w:r>
      <w:r w:rsidR="00DD2C77" w:rsidRPr="00762AEB">
        <w:rPr>
          <w:rFonts w:ascii="Times New Roman" w:hAnsi="Times New Roman" w:cs="Times New Roman"/>
          <w:sz w:val="24"/>
          <w:szCs w:val="24"/>
        </w:rPr>
        <w:t>In its early years</w:t>
      </w:r>
      <w:r w:rsidR="00CA2CE2" w:rsidRPr="00762AEB">
        <w:rPr>
          <w:rFonts w:ascii="Times New Roman" w:hAnsi="Times New Roman" w:cs="Times New Roman"/>
          <w:sz w:val="24"/>
          <w:szCs w:val="24"/>
        </w:rPr>
        <w:t xml:space="preserve"> the GATT</w:t>
      </w:r>
      <w:r w:rsidR="00A474EF" w:rsidRPr="00762AEB">
        <w:rPr>
          <w:rFonts w:ascii="Times New Roman" w:hAnsi="Times New Roman" w:cs="Times New Roman"/>
          <w:sz w:val="24"/>
          <w:szCs w:val="24"/>
        </w:rPr>
        <w:t xml:space="preserve"> was homeless </w:t>
      </w:r>
      <w:r w:rsidR="00F42BE8" w:rsidRPr="00762AEB">
        <w:rPr>
          <w:rFonts w:ascii="Times New Roman" w:hAnsi="Times New Roman" w:cs="Times New Roman"/>
          <w:sz w:val="24"/>
          <w:szCs w:val="24"/>
        </w:rPr>
        <w:t>(it</w:t>
      </w:r>
      <w:r w:rsidR="00E4465C" w:rsidRPr="00762AEB">
        <w:rPr>
          <w:rFonts w:ascii="Times New Roman" w:hAnsi="Times New Roman" w:cs="Times New Roman"/>
          <w:sz w:val="24"/>
          <w:szCs w:val="24"/>
        </w:rPr>
        <w:t xml:space="preserve"> took up temporary lodgings in the Palais des Nations</w:t>
      </w:r>
      <w:r w:rsidR="00494DA0" w:rsidRPr="00762AEB">
        <w:rPr>
          <w:rFonts w:ascii="Times New Roman" w:hAnsi="Times New Roman" w:cs="Times New Roman"/>
          <w:sz w:val="24"/>
          <w:szCs w:val="24"/>
        </w:rPr>
        <w:t xml:space="preserve"> in Geneva</w:t>
      </w:r>
      <w:r w:rsidR="00F42BE8" w:rsidRPr="00762AEB">
        <w:rPr>
          <w:rFonts w:ascii="Times New Roman" w:hAnsi="Times New Roman" w:cs="Times New Roman"/>
          <w:sz w:val="24"/>
          <w:szCs w:val="24"/>
        </w:rPr>
        <w:t>) and</w:t>
      </w:r>
      <w:r w:rsidR="00E4465C" w:rsidRPr="00762AEB">
        <w:rPr>
          <w:rFonts w:ascii="Times New Roman" w:hAnsi="Times New Roman" w:cs="Times New Roman"/>
          <w:sz w:val="24"/>
          <w:szCs w:val="24"/>
        </w:rPr>
        <w:t xml:space="preserve"> was badly funded</w:t>
      </w:r>
      <w:r w:rsidR="00F42BE8" w:rsidRPr="00762AEB">
        <w:rPr>
          <w:rFonts w:ascii="Times New Roman" w:hAnsi="Times New Roman" w:cs="Times New Roman"/>
          <w:sz w:val="24"/>
          <w:szCs w:val="24"/>
        </w:rPr>
        <w:t xml:space="preserve"> (initially it</w:t>
      </w:r>
      <w:r w:rsidR="00E4465C" w:rsidRPr="00762AEB">
        <w:rPr>
          <w:rFonts w:ascii="Times New Roman" w:hAnsi="Times New Roman" w:cs="Times New Roman"/>
          <w:sz w:val="24"/>
          <w:szCs w:val="24"/>
        </w:rPr>
        <w:t xml:space="preserve"> depended on a loan of $86,490 from the UN Working Capital </w:t>
      </w:r>
      <w:proofErr w:type="gramStart"/>
      <w:r w:rsidR="00E4465C" w:rsidRPr="00762AEB">
        <w:rPr>
          <w:rFonts w:ascii="Times New Roman" w:hAnsi="Times New Roman" w:cs="Times New Roman"/>
          <w:sz w:val="24"/>
          <w:szCs w:val="24"/>
        </w:rPr>
        <w:t>Fund</w:t>
      </w:r>
      <w:r w:rsidR="000142B1" w:rsidRPr="00762AEB">
        <w:rPr>
          <w:rFonts w:ascii="Times New Roman" w:hAnsi="Times New Roman" w:cs="Times New Roman"/>
          <w:sz w:val="24"/>
          <w:szCs w:val="24"/>
        </w:rPr>
        <w:t>,</w:t>
      </w:r>
      <w:r w:rsidR="00F42BE8" w:rsidRPr="00762AEB">
        <w:rPr>
          <w:rFonts w:ascii="Times New Roman" w:hAnsi="Times New Roman" w:cs="Times New Roman"/>
          <w:sz w:val="24"/>
          <w:szCs w:val="24"/>
        </w:rPr>
        <w:t xml:space="preserve"> bu</w:t>
      </w:r>
      <w:r w:rsidR="00E4465C" w:rsidRPr="00762AEB">
        <w:rPr>
          <w:rFonts w:ascii="Times New Roman" w:hAnsi="Times New Roman" w:cs="Times New Roman"/>
          <w:sz w:val="24"/>
          <w:szCs w:val="24"/>
        </w:rPr>
        <w:t>t</w:t>
      </w:r>
      <w:proofErr w:type="gramEnd"/>
      <w:r w:rsidR="00E4465C" w:rsidRPr="00762AEB">
        <w:rPr>
          <w:rFonts w:ascii="Times New Roman" w:hAnsi="Times New Roman" w:cs="Times New Roman"/>
          <w:sz w:val="24"/>
          <w:szCs w:val="24"/>
        </w:rPr>
        <w:t xml:space="preserve"> subsequently </w:t>
      </w:r>
      <w:r w:rsidR="00494DA0" w:rsidRPr="00762AEB">
        <w:rPr>
          <w:rFonts w:ascii="Times New Roman" w:hAnsi="Times New Roman" w:cs="Times New Roman"/>
          <w:sz w:val="24"/>
          <w:szCs w:val="24"/>
        </w:rPr>
        <w:t>reli</w:t>
      </w:r>
      <w:r w:rsidR="00A474EF" w:rsidRPr="00762AEB">
        <w:rPr>
          <w:rFonts w:ascii="Times New Roman" w:hAnsi="Times New Roman" w:cs="Times New Roman"/>
          <w:sz w:val="24"/>
          <w:szCs w:val="24"/>
        </w:rPr>
        <w:t xml:space="preserve">ed on </w:t>
      </w:r>
      <w:r w:rsidR="00E4465C" w:rsidRPr="00762AEB">
        <w:rPr>
          <w:rFonts w:ascii="Times New Roman" w:hAnsi="Times New Roman" w:cs="Times New Roman"/>
          <w:sz w:val="24"/>
          <w:szCs w:val="24"/>
        </w:rPr>
        <w:t xml:space="preserve">annual </w:t>
      </w:r>
      <w:r w:rsidR="00A474EF" w:rsidRPr="00762AEB">
        <w:rPr>
          <w:rFonts w:ascii="Times New Roman" w:hAnsi="Times New Roman" w:cs="Times New Roman"/>
          <w:sz w:val="24"/>
          <w:szCs w:val="24"/>
        </w:rPr>
        <w:t xml:space="preserve">subscriptions from its </w:t>
      </w:r>
      <w:r w:rsidR="00F42BE8" w:rsidRPr="00762AEB">
        <w:rPr>
          <w:rFonts w:ascii="Times New Roman" w:hAnsi="Times New Roman" w:cs="Times New Roman"/>
          <w:sz w:val="24"/>
          <w:szCs w:val="24"/>
        </w:rPr>
        <w:t>partie</w:t>
      </w:r>
      <w:r w:rsidR="00A474EF" w:rsidRPr="00762AEB">
        <w:rPr>
          <w:rFonts w:ascii="Times New Roman" w:hAnsi="Times New Roman" w:cs="Times New Roman"/>
          <w:sz w:val="24"/>
          <w:szCs w:val="24"/>
        </w:rPr>
        <w:t>s</w:t>
      </w:r>
      <w:r w:rsidR="00F42BE8" w:rsidRPr="00762AEB">
        <w:rPr>
          <w:rFonts w:ascii="Times New Roman" w:hAnsi="Times New Roman" w:cs="Times New Roman"/>
          <w:sz w:val="24"/>
          <w:szCs w:val="24"/>
        </w:rPr>
        <w:t>)</w:t>
      </w:r>
      <w:r w:rsidR="00E4465C"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0142B1" w:rsidRPr="00762AEB">
        <w:rPr>
          <w:rFonts w:ascii="Times New Roman" w:hAnsi="Times New Roman" w:cs="Times New Roman"/>
          <w:sz w:val="24"/>
          <w:szCs w:val="24"/>
        </w:rPr>
        <w:t>The organization</w:t>
      </w:r>
      <w:r w:rsidR="00B7420E" w:rsidRPr="00762AEB">
        <w:rPr>
          <w:rFonts w:ascii="Times New Roman" w:hAnsi="Times New Roman" w:cs="Times New Roman"/>
          <w:sz w:val="24"/>
          <w:szCs w:val="24"/>
        </w:rPr>
        <w:t xml:space="preserve"> </w:t>
      </w:r>
      <w:r w:rsidR="005060C5" w:rsidRPr="00762AEB">
        <w:rPr>
          <w:rFonts w:ascii="Times New Roman" w:hAnsi="Times New Roman" w:cs="Times New Roman"/>
          <w:sz w:val="24"/>
          <w:szCs w:val="24"/>
        </w:rPr>
        <w:t>had a small but skilful staff</w:t>
      </w:r>
      <w:r w:rsidR="000142B1"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0142B1" w:rsidRPr="00762AEB">
        <w:rPr>
          <w:rFonts w:ascii="Times New Roman" w:hAnsi="Times New Roman" w:cs="Times New Roman"/>
          <w:sz w:val="24"/>
          <w:szCs w:val="24"/>
        </w:rPr>
        <w:t>I</w:t>
      </w:r>
      <w:r w:rsidR="00CA2CE2" w:rsidRPr="00762AEB">
        <w:rPr>
          <w:rFonts w:ascii="Times New Roman" w:hAnsi="Times New Roman" w:cs="Times New Roman"/>
          <w:sz w:val="24"/>
          <w:szCs w:val="24"/>
        </w:rPr>
        <w:t xml:space="preserve">n addition to </w:t>
      </w:r>
      <w:r w:rsidR="005060C5" w:rsidRPr="00762AEB">
        <w:rPr>
          <w:rFonts w:ascii="Times New Roman" w:hAnsi="Times New Roman" w:cs="Times New Roman"/>
          <w:sz w:val="24"/>
          <w:szCs w:val="24"/>
        </w:rPr>
        <w:t>Wyndham White there was</w:t>
      </w:r>
      <w:r w:rsidR="00E4465C" w:rsidRPr="00762AEB">
        <w:rPr>
          <w:rFonts w:ascii="Times New Roman" w:hAnsi="Times New Roman" w:cs="Times New Roman"/>
          <w:sz w:val="24"/>
          <w:szCs w:val="24"/>
        </w:rPr>
        <w:t xml:space="preserve"> an</w:t>
      </w:r>
      <w:r w:rsidR="006634F1" w:rsidRPr="00762AEB">
        <w:rPr>
          <w:rFonts w:ascii="Times New Roman" w:hAnsi="Times New Roman" w:cs="Times New Roman"/>
          <w:sz w:val="24"/>
          <w:szCs w:val="24"/>
        </w:rPr>
        <w:t xml:space="preserve"> assistant executive secretary: </w:t>
      </w:r>
      <w:r w:rsidR="00E4465C" w:rsidRPr="00762AEB">
        <w:rPr>
          <w:rFonts w:ascii="Times New Roman" w:hAnsi="Times New Roman" w:cs="Times New Roman"/>
          <w:sz w:val="24"/>
          <w:szCs w:val="24"/>
        </w:rPr>
        <w:t>Julio Lacarte</w:t>
      </w:r>
      <w:r w:rsidR="006634F1" w:rsidRPr="00762AEB">
        <w:rPr>
          <w:rFonts w:ascii="Times New Roman" w:hAnsi="Times New Roman" w:cs="Times New Roman"/>
          <w:sz w:val="24"/>
          <w:szCs w:val="24"/>
        </w:rPr>
        <w:t xml:space="preserve"> (</w:t>
      </w:r>
      <w:r w:rsidR="009F0D92" w:rsidRPr="00762AEB">
        <w:rPr>
          <w:rFonts w:ascii="Times New Roman" w:hAnsi="Times New Roman" w:cs="Times New Roman"/>
          <w:sz w:val="24"/>
          <w:szCs w:val="24"/>
        </w:rPr>
        <w:t>Uruguay</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 xml:space="preserve">special assistant: </w:t>
      </w:r>
      <w:r w:rsidR="00E4465C" w:rsidRPr="00762AEB">
        <w:rPr>
          <w:rFonts w:ascii="Times New Roman" w:hAnsi="Times New Roman" w:cs="Times New Roman"/>
          <w:sz w:val="24"/>
          <w:szCs w:val="24"/>
        </w:rPr>
        <w:t>Jean Royer</w:t>
      </w:r>
      <w:r w:rsidR="006634F1" w:rsidRPr="00762AEB">
        <w:rPr>
          <w:rFonts w:ascii="Times New Roman" w:hAnsi="Times New Roman" w:cs="Times New Roman"/>
          <w:sz w:val="24"/>
          <w:szCs w:val="24"/>
        </w:rPr>
        <w:t xml:space="preserve"> (</w:t>
      </w:r>
      <w:r w:rsidR="009F0D92" w:rsidRPr="00762AEB">
        <w:rPr>
          <w:rFonts w:ascii="Times New Roman" w:hAnsi="Times New Roman" w:cs="Times New Roman"/>
          <w:sz w:val="24"/>
          <w:szCs w:val="24"/>
        </w:rPr>
        <w:t>France</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commercial policy officer: F.A. Haight (</w:t>
      </w:r>
      <w:r w:rsidR="009F0D92" w:rsidRPr="00762AEB">
        <w:rPr>
          <w:rFonts w:ascii="Times New Roman" w:hAnsi="Times New Roman" w:cs="Times New Roman"/>
          <w:sz w:val="24"/>
          <w:szCs w:val="24"/>
        </w:rPr>
        <w:t>South Africa)</w:t>
      </w:r>
      <w:r w:rsidR="00E962C6"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E4465C" w:rsidRPr="00762AEB">
        <w:rPr>
          <w:rFonts w:ascii="Times New Roman" w:hAnsi="Times New Roman" w:cs="Times New Roman"/>
          <w:sz w:val="24"/>
          <w:szCs w:val="24"/>
        </w:rPr>
        <w:t>information officer</w:t>
      </w:r>
      <w:r w:rsidR="006634F1" w:rsidRPr="00762AEB">
        <w:rPr>
          <w:rFonts w:ascii="Times New Roman" w:hAnsi="Times New Roman" w:cs="Times New Roman"/>
          <w:sz w:val="24"/>
          <w:szCs w:val="24"/>
        </w:rPr>
        <w:t>: Richard Ford (</w:t>
      </w:r>
      <w:r w:rsidR="005060C5" w:rsidRPr="00762AEB">
        <w:rPr>
          <w:rFonts w:ascii="Times New Roman" w:hAnsi="Times New Roman" w:cs="Times New Roman"/>
          <w:sz w:val="24"/>
          <w:szCs w:val="24"/>
        </w:rPr>
        <w:t>U</w:t>
      </w:r>
      <w:r w:rsidR="00B24855" w:rsidRPr="00762AEB">
        <w:rPr>
          <w:rFonts w:ascii="Times New Roman" w:hAnsi="Times New Roman" w:cs="Times New Roman"/>
          <w:sz w:val="24"/>
          <w:szCs w:val="24"/>
        </w:rPr>
        <w:t>nited Kingdom</w:t>
      </w:r>
      <w:r w:rsidR="005060C5"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legal adviser: Renouf (</w:t>
      </w:r>
      <w:r w:rsidR="009F0D92" w:rsidRPr="00762AEB">
        <w:rPr>
          <w:rFonts w:ascii="Times New Roman" w:hAnsi="Times New Roman" w:cs="Times New Roman"/>
          <w:sz w:val="24"/>
          <w:szCs w:val="24"/>
        </w:rPr>
        <w:t>on loan from the UN)</w:t>
      </w:r>
      <w:r w:rsidR="00494DA0" w:rsidRPr="00762AEB">
        <w:rPr>
          <w:rFonts w:ascii="Times New Roman" w:hAnsi="Times New Roman" w:cs="Times New Roman"/>
          <w:sz w:val="24"/>
          <w:szCs w:val="24"/>
        </w:rPr>
        <w:t>,</w:t>
      </w:r>
      <w:r w:rsidR="009F0D92" w:rsidRPr="00762AEB">
        <w:rPr>
          <w:rFonts w:ascii="Times New Roman" w:hAnsi="Times New Roman" w:cs="Times New Roman"/>
          <w:sz w:val="24"/>
          <w:szCs w:val="24"/>
        </w:rPr>
        <w:t xml:space="preserve"> three research assistants and one support staff.</w:t>
      </w:r>
      <w:r w:rsidR="003A3724" w:rsidRPr="00762AEB">
        <w:rPr>
          <w:rFonts w:ascii="Times New Roman" w:hAnsi="Times New Roman" w:cs="Times New Roman"/>
          <w:sz w:val="24"/>
          <w:szCs w:val="24"/>
        </w:rPr>
        <w:t xml:space="preserve"> </w:t>
      </w:r>
      <w:r w:rsidR="006634F1" w:rsidRPr="00762AEB">
        <w:rPr>
          <w:rFonts w:ascii="Times New Roman" w:hAnsi="Times New Roman" w:cs="Times New Roman"/>
          <w:sz w:val="24"/>
          <w:szCs w:val="24"/>
        </w:rPr>
        <w:t>In later years</w:t>
      </w:r>
      <w:r w:rsidR="00E4465C" w:rsidRPr="00762AEB">
        <w:rPr>
          <w:rFonts w:ascii="Times New Roman" w:hAnsi="Times New Roman" w:cs="Times New Roman"/>
          <w:sz w:val="24"/>
          <w:szCs w:val="24"/>
        </w:rPr>
        <w:t xml:space="preserve"> Wyndham</w:t>
      </w:r>
      <w:r w:rsidR="00A474EF" w:rsidRPr="00762AEB">
        <w:rPr>
          <w:rFonts w:ascii="Times New Roman" w:hAnsi="Times New Roman" w:cs="Times New Roman"/>
          <w:sz w:val="24"/>
          <w:szCs w:val="24"/>
        </w:rPr>
        <w:t xml:space="preserve"> White </w:t>
      </w:r>
      <w:r w:rsidR="000B7D70" w:rsidRPr="00762AEB">
        <w:rPr>
          <w:rFonts w:ascii="Times New Roman" w:hAnsi="Times New Roman" w:cs="Times New Roman"/>
          <w:sz w:val="24"/>
          <w:szCs w:val="24"/>
        </w:rPr>
        <w:t xml:space="preserve">(1957) </w:t>
      </w:r>
      <w:r w:rsidR="00A474EF" w:rsidRPr="00762AEB">
        <w:rPr>
          <w:rFonts w:ascii="Times New Roman" w:hAnsi="Times New Roman" w:cs="Times New Roman"/>
          <w:sz w:val="24"/>
          <w:szCs w:val="24"/>
        </w:rPr>
        <w:t>likened the GATT to t</w:t>
      </w:r>
      <w:r w:rsidR="00CA2CE2" w:rsidRPr="00762AEB">
        <w:rPr>
          <w:rFonts w:ascii="Times New Roman" w:hAnsi="Times New Roman" w:cs="Times New Roman"/>
          <w:sz w:val="24"/>
          <w:szCs w:val="24"/>
        </w:rPr>
        <w:t>he Cinderella of international o</w:t>
      </w:r>
      <w:r w:rsidR="00A474EF" w:rsidRPr="00762AEB">
        <w:rPr>
          <w:rFonts w:ascii="Times New Roman" w:hAnsi="Times New Roman" w:cs="Times New Roman"/>
          <w:sz w:val="24"/>
          <w:szCs w:val="24"/>
        </w:rPr>
        <w:t>rganizations</w:t>
      </w:r>
      <w:r w:rsidR="00DC3DB1" w:rsidRPr="00762AEB">
        <w:rPr>
          <w:rFonts w:ascii="Times New Roman" w:hAnsi="Times New Roman" w:cs="Times New Roman"/>
          <w:sz w:val="24"/>
          <w:szCs w:val="24"/>
        </w:rPr>
        <w:t>,</w:t>
      </w:r>
      <w:r w:rsidR="006455F9" w:rsidRPr="00762AEB">
        <w:rPr>
          <w:rFonts w:ascii="Times New Roman" w:hAnsi="Times New Roman" w:cs="Times New Roman"/>
          <w:sz w:val="24"/>
          <w:szCs w:val="24"/>
        </w:rPr>
        <w:t xml:space="preserve"> a</w:t>
      </w:r>
      <w:r w:rsidR="00EA5BA9" w:rsidRPr="00762AEB">
        <w:rPr>
          <w:rFonts w:ascii="Times New Roman" w:hAnsi="Times New Roman" w:cs="Times New Roman"/>
          <w:sz w:val="24"/>
          <w:szCs w:val="24"/>
        </w:rPr>
        <w:t>n image</w:t>
      </w:r>
      <w:r w:rsidR="00867DE1" w:rsidRPr="00762AEB">
        <w:rPr>
          <w:rFonts w:ascii="Times New Roman" w:hAnsi="Times New Roman" w:cs="Times New Roman"/>
          <w:sz w:val="24"/>
          <w:szCs w:val="24"/>
        </w:rPr>
        <w:t xml:space="preserve"> that </w:t>
      </w:r>
      <w:r w:rsidR="00652CFC" w:rsidRPr="00762AEB">
        <w:rPr>
          <w:rFonts w:ascii="Times New Roman" w:hAnsi="Times New Roman" w:cs="Times New Roman"/>
          <w:sz w:val="24"/>
          <w:szCs w:val="24"/>
        </w:rPr>
        <w:t>suggested</w:t>
      </w:r>
      <w:r w:rsidR="00B7420E" w:rsidRPr="00762AEB">
        <w:rPr>
          <w:rFonts w:ascii="Times New Roman" w:hAnsi="Times New Roman" w:cs="Times New Roman"/>
          <w:sz w:val="24"/>
          <w:szCs w:val="24"/>
        </w:rPr>
        <w:t xml:space="preserve"> </w:t>
      </w:r>
      <w:r w:rsidR="00EA5BA9" w:rsidRPr="00762AEB">
        <w:rPr>
          <w:rFonts w:ascii="Times New Roman" w:hAnsi="Times New Roman" w:cs="Times New Roman"/>
          <w:sz w:val="24"/>
          <w:szCs w:val="24"/>
        </w:rPr>
        <w:t>the GATT</w:t>
      </w:r>
      <w:r w:rsidR="006455F9" w:rsidRPr="00762AEB">
        <w:rPr>
          <w:rFonts w:ascii="Times New Roman" w:hAnsi="Times New Roman" w:cs="Times New Roman"/>
          <w:sz w:val="24"/>
          <w:szCs w:val="24"/>
        </w:rPr>
        <w:t xml:space="preserve"> was </w:t>
      </w:r>
      <w:r w:rsidR="00494DA0" w:rsidRPr="00762AEB">
        <w:rPr>
          <w:rFonts w:ascii="Times New Roman" w:hAnsi="Times New Roman" w:cs="Times New Roman"/>
          <w:sz w:val="24"/>
          <w:szCs w:val="24"/>
        </w:rPr>
        <w:t>inherently</w:t>
      </w:r>
      <w:r w:rsidR="00867DE1" w:rsidRPr="00762AEB">
        <w:rPr>
          <w:rFonts w:ascii="Times New Roman" w:hAnsi="Times New Roman" w:cs="Times New Roman"/>
          <w:sz w:val="24"/>
          <w:szCs w:val="24"/>
        </w:rPr>
        <w:t xml:space="preserve"> go</w:t>
      </w:r>
      <w:r w:rsidR="00182C85" w:rsidRPr="00762AEB">
        <w:rPr>
          <w:rFonts w:ascii="Times New Roman" w:hAnsi="Times New Roman" w:cs="Times New Roman"/>
          <w:sz w:val="24"/>
          <w:szCs w:val="24"/>
        </w:rPr>
        <w:t>od</w:t>
      </w:r>
      <w:r w:rsidR="009F0D92" w:rsidRPr="00762AEB">
        <w:rPr>
          <w:rFonts w:ascii="Times New Roman" w:hAnsi="Times New Roman" w:cs="Times New Roman"/>
          <w:sz w:val="24"/>
          <w:szCs w:val="24"/>
        </w:rPr>
        <w:t xml:space="preserve">, </w:t>
      </w:r>
      <w:r w:rsidR="00494DA0" w:rsidRPr="00762AEB">
        <w:rPr>
          <w:rFonts w:ascii="Times New Roman" w:hAnsi="Times New Roman" w:cs="Times New Roman"/>
          <w:sz w:val="24"/>
          <w:szCs w:val="24"/>
        </w:rPr>
        <w:t xml:space="preserve">although </w:t>
      </w:r>
      <w:r w:rsidR="009F0D92" w:rsidRPr="00762AEB">
        <w:rPr>
          <w:rFonts w:ascii="Times New Roman" w:hAnsi="Times New Roman" w:cs="Times New Roman"/>
          <w:sz w:val="24"/>
          <w:szCs w:val="24"/>
        </w:rPr>
        <w:t>vulnerable</w:t>
      </w:r>
      <w:r w:rsidR="00494DA0" w:rsidRPr="00762AEB">
        <w:rPr>
          <w:rFonts w:ascii="Times New Roman" w:hAnsi="Times New Roman" w:cs="Times New Roman"/>
          <w:sz w:val="24"/>
          <w:szCs w:val="24"/>
        </w:rPr>
        <w:t>,</w:t>
      </w:r>
      <w:r w:rsidR="00B7420E" w:rsidRPr="00762AEB">
        <w:rPr>
          <w:rFonts w:ascii="Times New Roman" w:hAnsi="Times New Roman" w:cs="Times New Roman"/>
          <w:sz w:val="24"/>
          <w:szCs w:val="24"/>
        </w:rPr>
        <w:t xml:space="preserve"> </w:t>
      </w:r>
      <w:r w:rsidR="00917C19" w:rsidRPr="00762AEB">
        <w:rPr>
          <w:rFonts w:ascii="Times New Roman" w:hAnsi="Times New Roman" w:cs="Times New Roman"/>
          <w:sz w:val="24"/>
          <w:szCs w:val="24"/>
        </w:rPr>
        <w:t xml:space="preserve">mistreated, </w:t>
      </w:r>
      <w:r w:rsidR="009F0D92" w:rsidRPr="00762AEB">
        <w:rPr>
          <w:rFonts w:ascii="Times New Roman" w:hAnsi="Times New Roman" w:cs="Times New Roman"/>
          <w:sz w:val="24"/>
          <w:szCs w:val="24"/>
        </w:rPr>
        <w:t>and</w:t>
      </w:r>
      <w:r w:rsidR="00B7420E"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unloved</w:t>
      </w:r>
      <w:r w:rsidR="00182C85" w:rsidRPr="00762AEB">
        <w:rPr>
          <w:rFonts w:ascii="Times New Roman" w:hAnsi="Times New Roman" w:cs="Times New Roman"/>
          <w:sz w:val="24"/>
          <w:szCs w:val="24"/>
        </w:rPr>
        <w:t>.</w:t>
      </w:r>
      <w:r w:rsidR="00CF6F6C" w:rsidRPr="00762AEB">
        <w:rPr>
          <w:rFonts w:ascii="Times New Roman" w:hAnsi="Times New Roman" w:cs="Times New Roman"/>
          <w:sz w:val="24"/>
          <w:szCs w:val="24"/>
        </w:rPr>
        <w:t xml:space="preserve"> </w:t>
      </w:r>
      <w:r w:rsidR="00177AAE" w:rsidRPr="00762AEB">
        <w:rPr>
          <w:rFonts w:ascii="Times New Roman" w:hAnsi="Times New Roman" w:cs="Times New Roman"/>
          <w:sz w:val="24"/>
          <w:szCs w:val="24"/>
        </w:rPr>
        <w:t xml:space="preserve">Wyndham White’s </w:t>
      </w:r>
      <w:r w:rsidR="00FE0543" w:rsidRPr="00762AEB">
        <w:rPr>
          <w:rFonts w:ascii="Times New Roman" w:hAnsi="Times New Roman" w:cs="Times New Roman"/>
          <w:sz w:val="24"/>
          <w:szCs w:val="24"/>
        </w:rPr>
        <w:t>challenge was</w:t>
      </w:r>
      <w:r w:rsidR="003A3724" w:rsidRPr="00762AEB">
        <w:rPr>
          <w:rFonts w:ascii="Times New Roman" w:hAnsi="Times New Roman" w:cs="Times New Roman"/>
          <w:sz w:val="24"/>
          <w:szCs w:val="24"/>
        </w:rPr>
        <w:t xml:space="preserve"> </w:t>
      </w:r>
      <w:r w:rsidR="00BE2680" w:rsidRPr="00762AEB">
        <w:rPr>
          <w:rFonts w:ascii="Times New Roman" w:hAnsi="Times New Roman" w:cs="Times New Roman"/>
          <w:sz w:val="24"/>
          <w:szCs w:val="24"/>
        </w:rPr>
        <w:t xml:space="preserve">to </w:t>
      </w:r>
      <w:r w:rsidR="00ED78B3" w:rsidRPr="00762AEB">
        <w:rPr>
          <w:rFonts w:ascii="Times New Roman" w:hAnsi="Times New Roman" w:cs="Times New Roman"/>
          <w:sz w:val="24"/>
          <w:szCs w:val="24"/>
        </w:rPr>
        <w:t>turn</w:t>
      </w:r>
      <w:r w:rsidR="00BE2680" w:rsidRPr="00762AEB">
        <w:rPr>
          <w:rFonts w:ascii="Times New Roman" w:hAnsi="Times New Roman" w:cs="Times New Roman"/>
          <w:sz w:val="24"/>
          <w:szCs w:val="24"/>
        </w:rPr>
        <w:t xml:space="preserve"> the General Agreement</w:t>
      </w:r>
      <w:r w:rsidR="003A3724" w:rsidRPr="00762AEB">
        <w:rPr>
          <w:rFonts w:ascii="Times New Roman" w:hAnsi="Times New Roman" w:cs="Times New Roman"/>
          <w:sz w:val="24"/>
          <w:szCs w:val="24"/>
        </w:rPr>
        <w:t xml:space="preserve"> </w:t>
      </w:r>
      <w:r w:rsidR="003004E9" w:rsidRPr="00762AEB">
        <w:rPr>
          <w:rFonts w:ascii="Times New Roman" w:hAnsi="Times New Roman" w:cs="Times New Roman"/>
          <w:sz w:val="24"/>
          <w:szCs w:val="24"/>
        </w:rPr>
        <w:t>into</w:t>
      </w:r>
      <w:r w:rsidR="00177AAE" w:rsidRPr="00762AEB">
        <w:rPr>
          <w:rFonts w:ascii="Times New Roman" w:hAnsi="Times New Roman" w:cs="Times New Roman"/>
          <w:sz w:val="24"/>
          <w:szCs w:val="24"/>
        </w:rPr>
        <w:t xml:space="preserve"> a </w:t>
      </w:r>
      <w:r w:rsidR="00BE2680" w:rsidRPr="00762AEB">
        <w:rPr>
          <w:rFonts w:ascii="Times New Roman" w:hAnsi="Times New Roman" w:cs="Times New Roman"/>
          <w:i/>
          <w:sz w:val="24"/>
          <w:szCs w:val="24"/>
        </w:rPr>
        <w:t>d</w:t>
      </w:r>
      <w:r w:rsidR="00177AAE" w:rsidRPr="00762AEB">
        <w:rPr>
          <w:rFonts w:ascii="Times New Roman" w:hAnsi="Times New Roman" w:cs="Times New Roman"/>
          <w:i/>
          <w:sz w:val="24"/>
          <w:szCs w:val="24"/>
        </w:rPr>
        <w:t>e</w:t>
      </w:r>
      <w:r w:rsidR="00BE2680" w:rsidRPr="00762AEB">
        <w:rPr>
          <w:rFonts w:ascii="Times New Roman" w:hAnsi="Times New Roman" w:cs="Times New Roman"/>
          <w:i/>
          <w:sz w:val="24"/>
          <w:szCs w:val="24"/>
        </w:rPr>
        <w:t xml:space="preserve"> facto</w:t>
      </w:r>
      <w:r w:rsidR="003A3724" w:rsidRPr="00762AEB">
        <w:rPr>
          <w:rFonts w:ascii="Times New Roman" w:hAnsi="Times New Roman" w:cs="Times New Roman"/>
          <w:i/>
          <w:sz w:val="24"/>
          <w:szCs w:val="24"/>
        </w:rPr>
        <w:t xml:space="preserve"> </w:t>
      </w:r>
      <w:r w:rsidR="00177AAE" w:rsidRPr="00762AEB">
        <w:rPr>
          <w:rFonts w:ascii="Times New Roman" w:hAnsi="Times New Roman" w:cs="Times New Roman"/>
          <w:sz w:val="24"/>
          <w:szCs w:val="24"/>
        </w:rPr>
        <w:t>international organization</w:t>
      </w:r>
      <w:r w:rsidR="008835B8" w:rsidRPr="00762AEB">
        <w:rPr>
          <w:rFonts w:ascii="Times New Roman" w:hAnsi="Times New Roman" w:cs="Times New Roman"/>
          <w:sz w:val="24"/>
          <w:szCs w:val="24"/>
        </w:rPr>
        <w:t xml:space="preserve"> with a clear purpose</w:t>
      </w:r>
      <w:r w:rsidR="00177AAE"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8835B8" w:rsidRPr="00762AEB">
        <w:rPr>
          <w:rFonts w:ascii="Times New Roman" w:hAnsi="Times New Roman" w:cs="Times New Roman"/>
          <w:sz w:val="24"/>
          <w:szCs w:val="24"/>
        </w:rPr>
        <w:t xml:space="preserve">As </w:t>
      </w:r>
      <w:r w:rsidR="008D167B" w:rsidRPr="00762AEB">
        <w:rPr>
          <w:rFonts w:ascii="Times New Roman" w:hAnsi="Times New Roman" w:cs="Times New Roman"/>
          <w:sz w:val="24"/>
          <w:szCs w:val="24"/>
        </w:rPr>
        <w:t>he</w:t>
      </w:r>
      <w:r w:rsidR="008835B8" w:rsidRPr="00762AEB">
        <w:rPr>
          <w:rFonts w:ascii="Times New Roman" w:hAnsi="Times New Roman" w:cs="Times New Roman"/>
          <w:sz w:val="24"/>
          <w:szCs w:val="24"/>
        </w:rPr>
        <w:t xml:space="preserve"> explained </w:t>
      </w:r>
      <w:r w:rsidR="00571FD1" w:rsidRPr="00762AEB">
        <w:rPr>
          <w:rFonts w:ascii="Times New Roman" w:hAnsi="Times New Roman" w:cs="Times New Roman"/>
          <w:sz w:val="24"/>
          <w:szCs w:val="24"/>
        </w:rPr>
        <w:t>in 1949,</w:t>
      </w:r>
      <w:r w:rsidR="008835B8" w:rsidRPr="00762AEB">
        <w:rPr>
          <w:rFonts w:ascii="Times New Roman" w:hAnsi="Times New Roman" w:cs="Times New Roman"/>
          <w:sz w:val="24"/>
          <w:szCs w:val="24"/>
        </w:rPr>
        <w:t xml:space="preserve"> the ICITO needed </w:t>
      </w:r>
      <w:r w:rsidR="008835B8" w:rsidRPr="00762AEB">
        <w:rPr>
          <w:rFonts w:ascii="Times New Roman" w:eastAsia="Calibri" w:hAnsi="Times New Roman" w:cs="Times New Roman"/>
          <w:sz w:val="24"/>
          <w:szCs w:val="24"/>
        </w:rPr>
        <w:t>‘a definite program</w:t>
      </w:r>
      <w:r w:rsidR="00256D03" w:rsidRPr="00762AEB">
        <w:rPr>
          <w:rFonts w:ascii="Times New Roman" w:eastAsia="Calibri" w:hAnsi="Times New Roman" w:cs="Times New Roman"/>
          <w:sz w:val="24"/>
          <w:szCs w:val="24"/>
        </w:rPr>
        <w:t xml:space="preserve"> </w:t>
      </w:r>
      <w:r w:rsidR="008835B8" w:rsidRPr="00762AEB">
        <w:rPr>
          <w:rFonts w:ascii="Times New Roman" w:eastAsia="Calibri" w:hAnsi="Times New Roman" w:cs="Times New Roman"/>
          <w:sz w:val="24"/>
          <w:szCs w:val="24"/>
        </w:rPr>
        <w:t>…</w:t>
      </w:r>
      <w:r w:rsidR="00256D03" w:rsidRPr="00762AEB">
        <w:rPr>
          <w:rFonts w:ascii="Times New Roman" w:eastAsia="Calibri" w:hAnsi="Times New Roman" w:cs="Times New Roman"/>
          <w:sz w:val="24"/>
          <w:szCs w:val="24"/>
        </w:rPr>
        <w:t xml:space="preserve"> </w:t>
      </w:r>
      <w:r w:rsidR="008835B8" w:rsidRPr="00762AEB">
        <w:rPr>
          <w:rFonts w:ascii="Times New Roman" w:eastAsia="Calibri" w:hAnsi="Times New Roman" w:cs="Times New Roman"/>
          <w:sz w:val="24"/>
          <w:szCs w:val="24"/>
        </w:rPr>
        <w:t xml:space="preserve">rather than a </w:t>
      </w:r>
      <w:r w:rsidR="008835B8" w:rsidRPr="00762AEB">
        <w:rPr>
          <w:rFonts w:ascii="Times New Roman" w:eastAsia="Calibri" w:hAnsi="Times New Roman" w:cs="Times New Roman"/>
          <w:sz w:val="24"/>
          <w:szCs w:val="24"/>
        </w:rPr>
        <w:lastRenderedPageBreak/>
        <w:t>series of tasks</w:t>
      </w:r>
      <w:r w:rsidR="008835B8" w:rsidRPr="00762AEB">
        <w:rPr>
          <w:rFonts w:ascii="Times New Roman" w:hAnsi="Times New Roman" w:cs="Times New Roman"/>
          <w:sz w:val="24"/>
          <w:szCs w:val="24"/>
        </w:rPr>
        <w:t>’</w:t>
      </w:r>
      <w:r w:rsidR="00E37D15" w:rsidRPr="00762AEB">
        <w:rPr>
          <w:rFonts w:ascii="Times New Roman" w:hAnsi="Times New Roman" w:cs="Times New Roman"/>
          <w:sz w:val="24"/>
          <w:szCs w:val="24"/>
        </w:rPr>
        <w:t xml:space="preserve"> (Summary Record ICITO/1/14)</w:t>
      </w:r>
      <w:r w:rsidR="008835B8" w:rsidRPr="00762AEB">
        <w:rPr>
          <w:rFonts w:ascii="Times New Roman" w:hAnsi="Times New Roman" w:cs="Times New Roman"/>
          <w:sz w:val="24"/>
          <w:szCs w:val="24"/>
        </w:rPr>
        <w:t>.</w:t>
      </w:r>
      <w:r w:rsidR="00256D03" w:rsidRPr="00762AEB">
        <w:rPr>
          <w:rFonts w:ascii="Times New Roman" w:hAnsi="Times New Roman" w:cs="Times New Roman"/>
          <w:sz w:val="24"/>
          <w:szCs w:val="24"/>
        </w:rPr>
        <w:t xml:space="preserve"> </w:t>
      </w:r>
      <w:r w:rsidR="000E2CC1" w:rsidRPr="00762AEB">
        <w:rPr>
          <w:rFonts w:ascii="Times New Roman" w:hAnsi="Times New Roman" w:cs="Times New Roman"/>
          <w:sz w:val="24"/>
          <w:szCs w:val="24"/>
        </w:rPr>
        <w:t>The secretariat was c</w:t>
      </w:r>
      <w:r w:rsidR="00110951" w:rsidRPr="00762AEB">
        <w:rPr>
          <w:rFonts w:ascii="Times New Roman" w:hAnsi="Times New Roman" w:cs="Times New Roman"/>
          <w:sz w:val="24"/>
          <w:szCs w:val="24"/>
        </w:rPr>
        <w:t xml:space="preserve">rucial to </w:t>
      </w:r>
      <w:r w:rsidR="00FD6800" w:rsidRPr="00762AEB">
        <w:rPr>
          <w:rFonts w:ascii="Times New Roman" w:hAnsi="Times New Roman" w:cs="Times New Roman"/>
          <w:sz w:val="24"/>
          <w:szCs w:val="24"/>
        </w:rPr>
        <w:t xml:space="preserve">defining a program and giving the </w:t>
      </w:r>
      <w:r w:rsidR="00DC3DB1" w:rsidRPr="00762AEB">
        <w:rPr>
          <w:rFonts w:ascii="Times New Roman" w:hAnsi="Times New Roman" w:cs="Times New Roman"/>
          <w:sz w:val="24"/>
          <w:szCs w:val="24"/>
        </w:rPr>
        <w:t>GATT</w:t>
      </w:r>
      <w:r w:rsidR="00FD6800" w:rsidRPr="00762AEB">
        <w:rPr>
          <w:rFonts w:ascii="Times New Roman" w:hAnsi="Times New Roman" w:cs="Times New Roman"/>
          <w:sz w:val="24"/>
          <w:szCs w:val="24"/>
        </w:rPr>
        <w:t xml:space="preserve"> purpose and </w:t>
      </w:r>
      <w:r w:rsidR="006434C7" w:rsidRPr="00762AEB">
        <w:rPr>
          <w:rFonts w:ascii="Times New Roman" w:hAnsi="Times New Roman" w:cs="Times New Roman"/>
          <w:sz w:val="24"/>
          <w:szCs w:val="24"/>
        </w:rPr>
        <w:t>legitimacy</w:t>
      </w:r>
      <w:r w:rsidR="00110951" w:rsidRPr="00762AEB">
        <w:rPr>
          <w:rFonts w:ascii="Times New Roman" w:hAnsi="Times New Roman" w:cs="Times New Roman"/>
          <w:sz w:val="24"/>
          <w:szCs w:val="24"/>
        </w:rPr>
        <w:t>.</w:t>
      </w:r>
      <w:r w:rsidR="003A3724"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E</w:t>
      </w:r>
      <w:r w:rsidR="000E2CC1" w:rsidRPr="00762AEB">
        <w:rPr>
          <w:rFonts w:ascii="Times New Roman" w:hAnsi="Times New Roman" w:cs="Times New Roman"/>
          <w:sz w:val="24"/>
          <w:szCs w:val="24"/>
        </w:rPr>
        <w:t>arly on it provided support for tariff negotiations</w:t>
      </w:r>
      <w:r w:rsidR="00DC3DB1" w:rsidRPr="00762AEB">
        <w:rPr>
          <w:rFonts w:ascii="Times New Roman" w:hAnsi="Times New Roman" w:cs="Times New Roman"/>
          <w:sz w:val="24"/>
          <w:szCs w:val="24"/>
        </w:rPr>
        <w:t xml:space="preserve"> and admitted</w:t>
      </w:r>
      <w:r w:rsidR="00110951" w:rsidRPr="00762AEB">
        <w:rPr>
          <w:rFonts w:ascii="Times New Roman" w:hAnsi="Times New Roman" w:cs="Times New Roman"/>
          <w:sz w:val="24"/>
          <w:szCs w:val="24"/>
        </w:rPr>
        <w:t xml:space="preserve"> new contracting parties</w:t>
      </w:r>
      <w:r w:rsidR="00571FD1" w:rsidRPr="00762AEB">
        <w:rPr>
          <w:rFonts w:ascii="Times New Roman" w:hAnsi="Times New Roman" w:cs="Times New Roman"/>
          <w:sz w:val="24"/>
          <w:szCs w:val="24"/>
        </w:rPr>
        <w:t xml:space="preserve"> at subsequent rounds of tariff negotiations</w:t>
      </w:r>
      <w:r w:rsidR="00546631" w:rsidRPr="00762AEB">
        <w:rPr>
          <w:rFonts w:ascii="Times New Roman" w:hAnsi="Times New Roman" w:cs="Times New Roman"/>
          <w:sz w:val="24"/>
          <w:szCs w:val="24"/>
        </w:rPr>
        <w:t>, held</w:t>
      </w:r>
      <w:r w:rsidR="00571FD1" w:rsidRPr="00762AEB">
        <w:rPr>
          <w:rFonts w:ascii="Times New Roman" w:hAnsi="Times New Roman" w:cs="Times New Roman"/>
          <w:sz w:val="24"/>
          <w:szCs w:val="24"/>
        </w:rPr>
        <w:t xml:space="preserve"> in </w:t>
      </w:r>
      <w:r w:rsidR="000E2CC1" w:rsidRPr="00762AEB">
        <w:rPr>
          <w:rFonts w:ascii="Times New Roman" w:hAnsi="Times New Roman" w:cs="Times New Roman"/>
          <w:sz w:val="24"/>
          <w:szCs w:val="24"/>
        </w:rPr>
        <w:t>Annecy</w:t>
      </w:r>
      <w:r w:rsidR="00571FD1" w:rsidRPr="00762AEB">
        <w:rPr>
          <w:rFonts w:ascii="Times New Roman" w:hAnsi="Times New Roman" w:cs="Times New Roman"/>
          <w:sz w:val="24"/>
          <w:szCs w:val="24"/>
        </w:rPr>
        <w:t>, France</w:t>
      </w:r>
      <w:r w:rsidR="00505A52" w:rsidRPr="00762AEB">
        <w:rPr>
          <w:rFonts w:ascii="Times New Roman" w:hAnsi="Times New Roman" w:cs="Times New Roman"/>
          <w:sz w:val="24"/>
          <w:szCs w:val="24"/>
        </w:rPr>
        <w:t>,</w:t>
      </w:r>
      <w:r w:rsidR="000E2CC1" w:rsidRPr="00762AEB">
        <w:rPr>
          <w:rFonts w:ascii="Times New Roman" w:hAnsi="Times New Roman" w:cs="Times New Roman"/>
          <w:sz w:val="24"/>
          <w:szCs w:val="24"/>
        </w:rPr>
        <w:t xml:space="preserve"> in 1949 a</w:t>
      </w:r>
      <w:r w:rsidR="00110951" w:rsidRPr="00762AEB">
        <w:rPr>
          <w:rFonts w:ascii="Times New Roman" w:hAnsi="Times New Roman" w:cs="Times New Roman"/>
          <w:sz w:val="24"/>
          <w:szCs w:val="24"/>
        </w:rPr>
        <w:t>n</w:t>
      </w:r>
      <w:r w:rsidR="000E2CC1" w:rsidRPr="00762AEB">
        <w:rPr>
          <w:rFonts w:ascii="Times New Roman" w:hAnsi="Times New Roman" w:cs="Times New Roman"/>
          <w:sz w:val="24"/>
          <w:szCs w:val="24"/>
        </w:rPr>
        <w:t>d Torquay</w:t>
      </w:r>
      <w:r w:rsidR="005501E0" w:rsidRPr="00762AEB">
        <w:rPr>
          <w:rFonts w:ascii="Times New Roman" w:hAnsi="Times New Roman" w:cs="Times New Roman"/>
          <w:sz w:val="24"/>
          <w:szCs w:val="24"/>
        </w:rPr>
        <w:t>, United Kingdom</w:t>
      </w:r>
      <w:r w:rsidR="00505A52" w:rsidRPr="00762AEB">
        <w:rPr>
          <w:rFonts w:ascii="Times New Roman" w:hAnsi="Times New Roman" w:cs="Times New Roman"/>
          <w:sz w:val="24"/>
          <w:szCs w:val="24"/>
        </w:rPr>
        <w:t>,</w:t>
      </w:r>
      <w:r w:rsidR="000E2CC1" w:rsidRPr="00762AEB">
        <w:rPr>
          <w:rFonts w:ascii="Times New Roman" w:hAnsi="Times New Roman" w:cs="Times New Roman"/>
          <w:sz w:val="24"/>
          <w:szCs w:val="24"/>
        </w:rPr>
        <w:t xml:space="preserve"> in 1950</w:t>
      </w:r>
      <w:r w:rsidR="00110951" w:rsidRPr="00762AEB">
        <w:rPr>
          <w:rFonts w:ascii="Times New Roman" w:hAnsi="Times New Roman" w:cs="Times New Roman"/>
          <w:sz w:val="24"/>
          <w:szCs w:val="24"/>
        </w:rPr>
        <w:t>.</w:t>
      </w:r>
      <w:r w:rsidR="00256D03"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I</w:t>
      </w:r>
      <w:r w:rsidR="004068D2" w:rsidRPr="00762AEB">
        <w:rPr>
          <w:rFonts w:ascii="Times New Roman" w:hAnsi="Times New Roman" w:cs="Times New Roman"/>
          <w:sz w:val="24"/>
          <w:szCs w:val="24"/>
        </w:rPr>
        <w:t>n time</w:t>
      </w:r>
      <w:r w:rsidR="00546631" w:rsidRPr="00762AEB">
        <w:rPr>
          <w:rFonts w:ascii="Times New Roman" w:hAnsi="Times New Roman" w:cs="Times New Roman"/>
          <w:sz w:val="24"/>
          <w:szCs w:val="24"/>
        </w:rPr>
        <w:t xml:space="preserve"> </w:t>
      </w:r>
      <w:r w:rsidR="00D567D7" w:rsidRPr="00762AEB">
        <w:rPr>
          <w:rFonts w:ascii="Times New Roman" w:hAnsi="Times New Roman" w:cs="Times New Roman"/>
          <w:sz w:val="24"/>
          <w:szCs w:val="24"/>
        </w:rPr>
        <w:t>the secretariat</w:t>
      </w:r>
      <w:r w:rsidR="00546631" w:rsidRPr="00762AEB">
        <w:rPr>
          <w:rFonts w:ascii="Times New Roman" w:hAnsi="Times New Roman" w:cs="Times New Roman"/>
          <w:sz w:val="24"/>
          <w:szCs w:val="24"/>
        </w:rPr>
        <w:t xml:space="preserve"> </w:t>
      </w:r>
      <w:r w:rsidR="00110951" w:rsidRPr="00762AEB">
        <w:rPr>
          <w:rFonts w:ascii="Times New Roman" w:hAnsi="Times New Roman" w:cs="Times New Roman"/>
          <w:sz w:val="24"/>
          <w:szCs w:val="24"/>
        </w:rPr>
        <w:t>initiated and regularized meetings of contracting parties</w:t>
      </w:r>
      <w:r w:rsidR="003004E9" w:rsidRPr="00762AEB">
        <w:rPr>
          <w:rFonts w:ascii="Times New Roman" w:hAnsi="Times New Roman" w:cs="Times New Roman"/>
          <w:sz w:val="24"/>
          <w:szCs w:val="24"/>
        </w:rPr>
        <w:t xml:space="preserve"> and its mandate widened to include far-reaching elements of international trade, </w:t>
      </w:r>
      <w:r w:rsidR="00FD6800" w:rsidRPr="00762AEB">
        <w:rPr>
          <w:rFonts w:ascii="Times New Roman" w:hAnsi="Times New Roman" w:cs="Times New Roman"/>
          <w:sz w:val="24"/>
          <w:szCs w:val="24"/>
        </w:rPr>
        <w:t>such as non-tariff barriers and</w:t>
      </w:r>
      <w:r w:rsidR="003004E9" w:rsidRPr="00762AEB">
        <w:rPr>
          <w:rFonts w:ascii="Times New Roman" w:hAnsi="Times New Roman" w:cs="Times New Roman"/>
          <w:sz w:val="24"/>
          <w:szCs w:val="24"/>
        </w:rPr>
        <w:t xml:space="preserve"> the res</w:t>
      </w:r>
      <w:r w:rsidR="00241E02" w:rsidRPr="00762AEB">
        <w:rPr>
          <w:rFonts w:ascii="Times New Roman" w:hAnsi="Times New Roman" w:cs="Times New Roman"/>
          <w:sz w:val="24"/>
          <w:szCs w:val="24"/>
        </w:rPr>
        <w:t>olution of disputes</w:t>
      </w:r>
      <w:r w:rsidR="00FD6800" w:rsidRPr="00762AEB">
        <w:rPr>
          <w:rFonts w:ascii="Times New Roman" w:hAnsi="Times New Roman" w:cs="Times New Roman"/>
          <w:sz w:val="24"/>
          <w:szCs w:val="24"/>
        </w:rPr>
        <w:t xml:space="preserve"> amongst </w:t>
      </w:r>
      <w:r w:rsidR="003004E9" w:rsidRPr="00762AEB">
        <w:rPr>
          <w:rFonts w:ascii="Times New Roman" w:hAnsi="Times New Roman" w:cs="Times New Roman"/>
          <w:sz w:val="24"/>
          <w:szCs w:val="24"/>
        </w:rPr>
        <w:t>contracting parties.</w:t>
      </w:r>
      <w:r w:rsidR="00546631" w:rsidRPr="00762AEB">
        <w:rPr>
          <w:rFonts w:ascii="Times New Roman" w:hAnsi="Times New Roman" w:cs="Times New Roman"/>
          <w:sz w:val="24"/>
          <w:szCs w:val="24"/>
        </w:rPr>
        <w:t xml:space="preserve"> </w:t>
      </w:r>
      <w:r w:rsidR="003227A7" w:rsidRPr="00762AEB">
        <w:rPr>
          <w:rFonts w:ascii="Times New Roman" w:hAnsi="Times New Roman" w:cs="Times New Roman"/>
          <w:sz w:val="24"/>
          <w:szCs w:val="24"/>
        </w:rPr>
        <w:t>Sub-committees and working partie</w:t>
      </w:r>
      <w:r w:rsidR="004068D2" w:rsidRPr="00762AEB">
        <w:rPr>
          <w:rFonts w:ascii="Times New Roman" w:hAnsi="Times New Roman" w:cs="Times New Roman"/>
          <w:sz w:val="24"/>
          <w:szCs w:val="24"/>
        </w:rPr>
        <w:t>s proliferated to examine trade-</w:t>
      </w:r>
      <w:r w:rsidR="003227A7" w:rsidRPr="00762AEB">
        <w:rPr>
          <w:rFonts w:ascii="Times New Roman" w:hAnsi="Times New Roman" w:cs="Times New Roman"/>
          <w:sz w:val="24"/>
          <w:szCs w:val="24"/>
        </w:rPr>
        <w:t>related questions, such as quantitative restrictions</w:t>
      </w:r>
      <w:r w:rsidR="00FD6800" w:rsidRPr="00762AEB">
        <w:rPr>
          <w:rFonts w:ascii="Times New Roman" w:hAnsi="Times New Roman" w:cs="Times New Roman"/>
          <w:sz w:val="24"/>
          <w:szCs w:val="24"/>
        </w:rPr>
        <w:t>, trade in tropical products, agricultural protectionism, and trends in world trade</w:t>
      </w:r>
      <w:r w:rsidR="003227A7" w:rsidRPr="00762AEB">
        <w:rPr>
          <w:rFonts w:ascii="Times New Roman" w:hAnsi="Times New Roman" w:cs="Times New Roman"/>
          <w:sz w:val="24"/>
          <w:szCs w:val="24"/>
        </w:rPr>
        <w:t>.</w:t>
      </w:r>
      <w:r w:rsidR="00546631" w:rsidRPr="00762AEB">
        <w:rPr>
          <w:rFonts w:ascii="Times New Roman" w:hAnsi="Times New Roman" w:cs="Times New Roman"/>
          <w:sz w:val="24"/>
          <w:szCs w:val="24"/>
        </w:rPr>
        <w:t xml:space="preserve"> </w:t>
      </w:r>
      <w:r w:rsidR="00241E02" w:rsidRPr="00762AEB">
        <w:rPr>
          <w:rFonts w:ascii="Times New Roman" w:hAnsi="Times New Roman" w:cs="Times New Roman"/>
          <w:sz w:val="24"/>
          <w:szCs w:val="24"/>
        </w:rPr>
        <w:t>The secretariat</w:t>
      </w:r>
      <w:r w:rsidR="003004E9" w:rsidRPr="00762AEB">
        <w:rPr>
          <w:rFonts w:ascii="Times New Roman" w:hAnsi="Times New Roman" w:cs="Times New Roman"/>
          <w:sz w:val="24"/>
          <w:szCs w:val="24"/>
        </w:rPr>
        <w:t xml:space="preserve"> also crucially continued to</w:t>
      </w:r>
      <w:r w:rsidR="00940F56" w:rsidRPr="00762AEB">
        <w:rPr>
          <w:rFonts w:ascii="Times New Roman" w:hAnsi="Times New Roman" w:cs="Times New Roman"/>
          <w:sz w:val="24"/>
          <w:szCs w:val="24"/>
        </w:rPr>
        <w:t xml:space="preserve"> pre</w:t>
      </w:r>
      <w:r w:rsidR="003004E9" w:rsidRPr="00762AEB">
        <w:rPr>
          <w:rFonts w:ascii="Times New Roman" w:hAnsi="Times New Roman" w:cs="Times New Roman"/>
          <w:sz w:val="24"/>
          <w:szCs w:val="24"/>
        </w:rPr>
        <w:t>pare</w:t>
      </w:r>
      <w:r w:rsidR="00940F56" w:rsidRPr="00762AEB">
        <w:rPr>
          <w:rFonts w:ascii="Times New Roman" w:hAnsi="Times New Roman" w:cs="Times New Roman"/>
          <w:sz w:val="24"/>
          <w:szCs w:val="24"/>
        </w:rPr>
        <w:t xml:space="preserve"> for </w:t>
      </w:r>
      <w:r w:rsidR="00FD6800" w:rsidRPr="00762AEB">
        <w:rPr>
          <w:rFonts w:ascii="Times New Roman" w:hAnsi="Times New Roman" w:cs="Times New Roman"/>
          <w:sz w:val="24"/>
          <w:szCs w:val="24"/>
        </w:rPr>
        <w:t>new</w:t>
      </w:r>
      <w:r w:rsidR="00940F56" w:rsidRPr="00762AEB">
        <w:rPr>
          <w:rFonts w:ascii="Times New Roman" w:hAnsi="Times New Roman" w:cs="Times New Roman"/>
          <w:sz w:val="24"/>
          <w:szCs w:val="24"/>
        </w:rPr>
        <w:t xml:space="preserve"> rounds o</w:t>
      </w:r>
      <w:r w:rsidR="00917C19" w:rsidRPr="00762AEB">
        <w:rPr>
          <w:rFonts w:ascii="Times New Roman" w:hAnsi="Times New Roman" w:cs="Times New Roman"/>
          <w:sz w:val="24"/>
          <w:szCs w:val="24"/>
        </w:rPr>
        <w:t>f tariff negotiations.</w:t>
      </w:r>
    </w:p>
    <w:p w14:paraId="06BA0B85" w14:textId="77777777" w:rsidR="00652CFC" w:rsidRPr="00762AEB" w:rsidRDefault="00652CFC" w:rsidP="00EF62F1">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White</w:t>
      </w:r>
      <w:r w:rsidR="00BF0BD0" w:rsidRPr="00762AEB">
        <w:rPr>
          <w:rFonts w:ascii="Times New Roman" w:hAnsi="Times New Roman" w:cs="Times New Roman"/>
          <w:sz w:val="24"/>
          <w:szCs w:val="24"/>
        </w:rPr>
        <w:t xml:space="preserve"> was a </w:t>
      </w:r>
      <w:r w:rsidR="00BE2680" w:rsidRPr="00762AEB">
        <w:rPr>
          <w:rFonts w:ascii="Times New Roman" w:hAnsi="Times New Roman" w:cs="Times New Roman"/>
          <w:sz w:val="24"/>
          <w:szCs w:val="24"/>
        </w:rPr>
        <w:t>true believer in</w:t>
      </w:r>
      <w:r w:rsidR="00546631" w:rsidRPr="00762AEB">
        <w:rPr>
          <w:rFonts w:ascii="Times New Roman" w:hAnsi="Times New Roman" w:cs="Times New Roman"/>
          <w:sz w:val="24"/>
          <w:szCs w:val="24"/>
        </w:rPr>
        <w:t xml:space="preserve"> </w:t>
      </w:r>
      <w:r w:rsidR="00907E42" w:rsidRPr="00762AEB">
        <w:rPr>
          <w:rFonts w:ascii="Times New Roman" w:hAnsi="Times New Roman" w:cs="Times New Roman"/>
          <w:sz w:val="24"/>
          <w:szCs w:val="24"/>
        </w:rPr>
        <w:t>liberal</w:t>
      </w:r>
      <w:r w:rsidR="00BF0BD0" w:rsidRPr="00762AEB">
        <w:rPr>
          <w:rFonts w:ascii="Times New Roman" w:hAnsi="Times New Roman" w:cs="Times New Roman"/>
          <w:sz w:val="24"/>
          <w:szCs w:val="24"/>
        </w:rPr>
        <w:t xml:space="preserve"> trade</w:t>
      </w:r>
      <w:r w:rsidR="00045748" w:rsidRPr="00762AEB">
        <w:rPr>
          <w:rFonts w:ascii="Times New Roman" w:hAnsi="Times New Roman" w:cs="Times New Roman"/>
          <w:sz w:val="24"/>
          <w:szCs w:val="24"/>
        </w:rPr>
        <w:t xml:space="preserve">, </w:t>
      </w:r>
      <w:r w:rsidR="00917C19" w:rsidRPr="00762AEB">
        <w:rPr>
          <w:rFonts w:ascii="Times New Roman" w:hAnsi="Times New Roman" w:cs="Times New Roman"/>
          <w:sz w:val="24"/>
          <w:szCs w:val="24"/>
        </w:rPr>
        <w:t xml:space="preserve">which he </w:t>
      </w:r>
      <w:r w:rsidR="00BE2680" w:rsidRPr="00762AEB">
        <w:rPr>
          <w:rFonts w:ascii="Times New Roman" w:hAnsi="Times New Roman" w:cs="Times New Roman"/>
          <w:sz w:val="24"/>
          <w:szCs w:val="24"/>
        </w:rPr>
        <w:t>associated with</w:t>
      </w:r>
      <w:r w:rsidR="00917C19" w:rsidRPr="00762AEB">
        <w:rPr>
          <w:rFonts w:ascii="Times New Roman" w:hAnsi="Times New Roman" w:cs="Times New Roman"/>
          <w:sz w:val="24"/>
          <w:szCs w:val="24"/>
        </w:rPr>
        <w:t xml:space="preserve"> a cooperative and inclusive international community</w:t>
      </w:r>
      <w:r w:rsidR="00BF0BD0" w:rsidRPr="00762AEB">
        <w:rPr>
          <w:rFonts w:ascii="Times New Roman" w:hAnsi="Times New Roman" w:cs="Times New Roman"/>
          <w:sz w:val="24"/>
          <w:szCs w:val="24"/>
        </w:rPr>
        <w:t xml:space="preserve">. </w:t>
      </w:r>
      <w:r w:rsidR="004068D2" w:rsidRPr="00762AEB">
        <w:rPr>
          <w:rFonts w:ascii="Times New Roman" w:hAnsi="Times New Roman" w:cs="Times New Roman"/>
          <w:sz w:val="24"/>
          <w:szCs w:val="24"/>
        </w:rPr>
        <w:t xml:space="preserve">As Executive </w:t>
      </w:r>
      <w:r w:rsidR="00907E42" w:rsidRPr="00762AEB">
        <w:rPr>
          <w:rFonts w:ascii="Times New Roman" w:hAnsi="Times New Roman" w:cs="Times New Roman"/>
          <w:sz w:val="24"/>
          <w:szCs w:val="24"/>
        </w:rPr>
        <w:t>Secretary, h</w:t>
      </w:r>
      <w:r w:rsidR="00CC0209" w:rsidRPr="00762AEB">
        <w:rPr>
          <w:rFonts w:ascii="Times New Roman" w:hAnsi="Times New Roman" w:cs="Times New Roman"/>
          <w:sz w:val="24"/>
          <w:szCs w:val="24"/>
        </w:rPr>
        <w:t xml:space="preserve">e was </w:t>
      </w:r>
      <w:r w:rsidR="00BE2680" w:rsidRPr="00762AEB">
        <w:rPr>
          <w:rFonts w:ascii="Times New Roman" w:hAnsi="Times New Roman" w:cs="Times New Roman"/>
          <w:sz w:val="24"/>
          <w:szCs w:val="24"/>
        </w:rPr>
        <w:t xml:space="preserve">proactive in explaining and defending </w:t>
      </w:r>
      <w:r w:rsidR="00D77AA6" w:rsidRPr="00762AEB">
        <w:rPr>
          <w:rFonts w:ascii="Times New Roman" w:hAnsi="Times New Roman" w:cs="Times New Roman"/>
          <w:sz w:val="24"/>
          <w:szCs w:val="24"/>
        </w:rPr>
        <w:t>the</w:t>
      </w:r>
      <w:r w:rsidR="00BE2680" w:rsidRPr="00762AEB">
        <w:rPr>
          <w:rFonts w:ascii="Times New Roman" w:hAnsi="Times New Roman" w:cs="Times New Roman"/>
          <w:sz w:val="24"/>
          <w:szCs w:val="24"/>
        </w:rPr>
        <w:t xml:space="preserve"> work</w:t>
      </w:r>
      <w:r w:rsidR="00D77AA6" w:rsidRPr="00762AEB">
        <w:rPr>
          <w:rFonts w:ascii="Times New Roman" w:hAnsi="Times New Roman" w:cs="Times New Roman"/>
          <w:sz w:val="24"/>
          <w:szCs w:val="24"/>
        </w:rPr>
        <w:t xml:space="preserve"> of the GATT, </w:t>
      </w:r>
      <w:r w:rsidR="00045748" w:rsidRPr="00762AEB">
        <w:rPr>
          <w:rFonts w:ascii="Times New Roman" w:hAnsi="Times New Roman" w:cs="Times New Roman"/>
          <w:sz w:val="24"/>
          <w:szCs w:val="24"/>
        </w:rPr>
        <w:t>which was necessary</w:t>
      </w:r>
      <w:r w:rsidR="00D77AA6" w:rsidRPr="00762AEB">
        <w:rPr>
          <w:rFonts w:ascii="Times New Roman" w:hAnsi="Times New Roman" w:cs="Times New Roman"/>
          <w:sz w:val="24"/>
          <w:szCs w:val="24"/>
        </w:rPr>
        <w:t xml:space="preserve"> because</w:t>
      </w:r>
      <w:r w:rsidR="00BE2680" w:rsidRPr="00762AEB">
        <w:rPr>
          <w:rFonts w:ascii="Times New Roman" w:hAnsi="Times New Roman" w:cs="Times New Roman"/>
          <w:sz w:val="24"/>
          <w:szCs w:val="24"/>
        </w:rPr>
        <w:t xml:space="preserve"> the GATT had many detractors and few champions</w:t>
      </w:r>
      <w:r w:rsidR="00BB73C7" w:rsidRPr="00762AEB">
        <w:rPr>
          <w:rFonts w:ascii="Times New Roman" w:hAnsi="Times New Roman" w:cs="Times New Roman"/>
          <w:sz w:val="24"/>
          <w:szCs w:val="24"/>
        </w:rPr>
        <w:t>.</w:t>
      </w:r>
      <w:r w:rsidR="00DC7D0B" w:rsidRPr="00762AEB">
        <w:rPr>
          <w:rFonts w:ascii="Times New Roman" w:hAnsi="Times New Roman" w:cs="Times New Roman"/>
          <w:sz w:val="24"/>
          <w:szCs w:val="24"/>
        </w:rPr>
        <w:t xml:space="preserve"> </w:t>
      </w:r>
      <w:r w:rsidR="00FE617E" w:rsidRPr="00762AEB">
        <w:rPr>
          <w:rFonts w:ascii="Times New Roman" w:hAnsi="Times New Roman" w:cs="Times New Roman"/>
          <w:sz w:val="24"/>
          <w:szCs w:val="24"/>
        </w:rPr>
        <w:t>H</w:t>
      </w:r>
      <w:r w:rsidR="00BB73C7" w:rsidRPr="00762AEB">
        <w:rPr>
          <w:rFonts w:ascii="Times New Roman" w:hAnsi="Times New Roman" w:cs="Times New Roman"/>
          <w:sz w:val="24"/>
          <w:szCs w:val="24"/>
        </w:rPr>
        <w:t xml:space="preserve">e explained </w:t>
      </w:r>
      <w:r w:rsidR="00DB390F" w:rsidRPr="00762AEB">
        <w:rPr>
          <w:rFonts w:ascii="Times New Roman" w:hAnsi="Times New Roman" w:cs="Times New Roman"/>
          <w:sz w:val="24"/>
          <w:szCs w:val="24"/>
        </w:rPr>
        <w:t>that</w:t>
      </w:r>
      <w:r w:rsidR="00BB73C7" w:rsidRPr="00762AEB">
        <w:rPr>
          <w:rFonts w:ascii="Times New Roman" w:hAnsi="Times New Roman" w:cs="Times New Roman"/>
          <w:sz w:val="24"/>
          <w:szCs w:val="24"/>
        </w:rPr>
        <w:t xml:space="preserve"> the General Agreement brought order to world trade, bred habits of consultation amongst governments, </w:t>
      </w:r>
      <w:r w:rsidR="00D77AA6" w:rsidRPr="00762AEB">
        <w:rPr>
          <w:rFonts w:ascii="Times New Roman" w:hAnsi="Times New Roman" w:cs="Times New Roman"/>
          <w:sz w:val="24"/>
          <w:szCs w:val="24"/>
        </w:rPr>
        <w:t>spread</w:t>
      </w:r>
      <w:r w:rsidR="00BB73C7" w:rsidRPr="00762AEB">
        <w:rPr>
          <w:rFonts w:ascii="Times New Roman" w:hAnsi="Times New Roman" w:cs="Times New Roman"/>
          <w:sz w:val="24"/>
          <w:szCs w:val="24"/>
        </w:rPr>
        <w:t xml:space="preserve"> the benefits of freer trade </w:t>
      </w:r>
      <w:r w:rsidR="00D77AA6" w:rsidRPr="00762AEB">
        <w:rPr>
          <w:rFonts w:ascii="Times New Roman" w:hAnsi="Times New Roman" w:cs="Times New Roman"/>
          <w:sz w:val="24"/>
          <w:szCs w:val="24"/>
        </w:rPr>
        <w:t>widely</w:t>
      </w:r>
      <w:r w:rsidR="00BB73C7" w:rsidRPr="00762AEB">
        <w:rPr>
          <w:rFonts w:ascii="Times New Roman" w:hAnsi="Times New Roman" w:cs="Times New Roman"/>
          <w:sz w:val="24"/>
          <w:szCs w:val="24"/>
        </w:rPr>
        <w:t>, deepened interdependence</w:t>
      </w:r>
      <w:r w:rsidR="00DB390F" w:rsidRPr="00762AEB">
        <w:rPr>
          <w:rFonts w:ascii="Times New Roman" w:hAnsi="Times New Roman" w:cs="Times New Roman"/>
          <w:sz w:val="24"/>
          <w:szCs w:val="24"/>
        </w:rPr>
        <w:t xml:space="preserve"> amongst people and states</w:t>
      </w:r>
      <w:r w:rsidR="00BB73C7" w:rsidRPr="00762AEB">
        <w:rPr>
          <w:rFonts w:ascii="Times New Roman" w:hAnsi="Times New Roman" w:cs="Times New Roman"/>
          <w:sz w:val="24"/>
          <w:szCs w:val="24"/>
        </w:rPr>
        <w:t>, raised standards of living, sustained employment, and contributed to expanded production.</w:t>
      </w:r>
      <w:r w:rsidR="00DC7D0B" w:rsidRPr="00762AEB">
        <w:rPr>
          <w:rFonts w:ascii="Times New Roman" w:hAnsi="Times New Roman" w:cs="Times New Roman"/>
          <w:sz w:val="24"/>
          <w:szCs w:val="24"/>
        </w:rPr>
        <w:t xml:space="preserve"> </w:t>
      </w:r>
      <w:r w:rsidR="00D16CC4" w:rsidRPr="00762AEB">
        <w:rPr>
          <w:rFonts w:ascii="Times New Roman" w:hAnsi="Times New Roman" w:cs="Times New Roman"/>
          <w:sz w:val="24"/>
          <w:szCs w:val="24"/>
        </w:rPr>
        <w:t>These</w:t>
      </w:r>
      <w:r w:rsidR="00BB73C7" w:rsidRPr="00762AEB">
        <w:rPr>
          <w:rFonts w:ascii="Times New Roman" w:hAnsi="Times New Roman" w:cs="Times New Roman"/>
          <w:sz w:val="24"/>
          <w:szCs w:val="24"/>
        </w:rPr>
        <w:t xml:space="preserve"> were no mean feats.</w:t>
      </w:r>
      <w:r w:rsidR="00DC7D0B"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A decade after the GATT came into existence, Wyndham White affirmed that it now influenced nation</w:t>
      </w:r>
      <w:r w:rsidR="00DB390F" w:rsidRPr="00762AEB">
        <w:rPr>
          <w:rFonts w:ascii="Times New Roman" w:hAnsi="Times New Roman" w:cs="Times New Roman"/>
          <w:sz w:val="24"/>
          <w:szCs w:val="24"/>
        </w:rPr>
        <w:t>al trade policies.</w:t>
      </w:r>
      <w:r w:rsidR="00DC7D0B" w:rsidRPr="00762AEB">
        <w:rPr>
          <w:rFonts w:ascii="Times New Roman" w:hAnsi="Times New Roman" w:cs="Times New Roman"/>
          <w:sz w:val="24"/>
          <w:szCs w:val="24"/>
        </w:rPr>
        <w:t xml:space="preserve"> </w:t>
      </w:r>
      <w:r w:rsidR="0034528B" w:rsidRPr="00762AEB">
        <w:rPr>
          <w:rFonts w:ascii="Times New Roman" w:hAnsi="Times New Roman" w:cs="Times New Roman"/>
          <w:sz w:val="24"/>
          <w:szCs w:val="24"/>
        </w:rPr>
        <w:t>However, i</w:t>
      </w:r>
      <w:r w:rsidR="00DB390F" w:rsidRPr="00762AEB">
        <w:rPr>
          <w:rFonts w:ascii="Times New Roman" w:hAnsi="Times New Roman" w:cs="Times New Roman"/>
          <w:sz w:val="24"/>
          <w:szCs w:val="24"/>
        </w:rPr>
        <w:t>ts success was double-edged</w:t>
      </w:r>
      <w:r w:rsidR="0034528B" w:rsidRPr="00762AEB">
        <w:rPr>
          <w:rFonts w:ascii="Times New Roman" w:hAnsi="Times New Roman" w:cs="Times New Roman"/>
          <w:sz w:val="24"/>
          <w:szCs w:val="24"/>
        </w:rPr>
        <w:t xml:space="preserve"> as t</w:t>
      </w:r>
      <w:r w:rsidR="00BB73C7" w:rsidRPr="00762AEB">
        <w:rPr>
          <w:rFonts w:ascii="Times New Roman" w:hAnsi="Times New Roman" w:cs="Times New Roman"/>
          <w:sz w:val="24"/>
          <w:szCs w:val="24"/>
        </w:rPr>
        <w:t xml:space="preserve">he </w:t>
      </w:r>
      <w:r w:rsidR="00DC3DB1" w:rsidRPr="00762AEB">
        <w:rPr>
          <w:rFonts w:ascii="Times New Roman" w:hAnsi="Times New Roman" w:cs="Times New Roman"/>
          <w:sz w:val="24"/>
          <w:szCs w:val="24"/>
        </w:rPr>
        <w:t>organiza</w:t>
      </w:r>
      <w:r w:rsidR="00BB73C7" w:rsidRPr="00762AEB">
        <w:rPr>
          <w:rFonts w:ascii="Times New Roman" w:hAnsi="Times New Roman" w:cs="Times New Roman"/>
          <w:sz w:val="24"/>
          <w:szCs w:val="24"/>
        </w:rPr>
        <w:t xml:space="preserve">tion became a target for all those who objected to </w:t>
      </w:r>
      <w:r w:rsidR="00DC3DB1" w:rsidRPr="00762AEB">
        <w:rPr>
          <w:rFonts w:ascii="Times New Roman" w:hAnsi="Times New Roman" w:cs="Times New Roman"/>
          <w:sz w:val="24"/>
          <w:szCs w:val="24"/>
        </w:rPr>
        <w:t xml:space="preserve">liberal trade </w:t>
      </w:r>
      <w:r w:rsidR="00BB73C7" w:rsidRPr="00762AEB">
        <w:rPr>
          <w:rFonts w:ascii="Times New Roman" w:hAnsi="Times New Roman" w:cs="Times New Roman"/>
          <w:sz w:val="24"/>
          <w:szCs w:val="24"/>
        </w:rPr>
        <w:t>policies.</w:t>
      </w:r>
      <w:r w:rsidR="00DC7D0B" w:rsidRPr="00762AEB">
        <w:rPr>
          <w:rFonts w:ascii="Times New Roman" w:hAnsi="Times New Roman" w:cs="Times New Roman"/>
          <w:sz w:val="24"/>
          <w:szCs w:val="24"/>
        </w:rPr>
        <w:t xml:space="preserve"> </w:t>
      </w:r>
      <w:r w:rsidR="00BB73C7" w:rsidRPr="00762AEB">
        <w:rPr>
          <w:rFonts w:ascii="Times New Roman" w:hAnsi="Times New Roman" w:cs="Times New Roman"/>
          <w:sz w:val="24"/>
          <w:szCs w:val="24"/>
        </w:rPr>
        <w:t xml:space="preserve">As </w:t>
      </w:r>
      <w:r w:rsidR="0034528B" w:rsidRPr="00762AEB">
        <w:rPr>
          <w:rFonts w:ascii="Times New Roman" w:hAnsi="Times New Roman" w:cs="Times New Roman"/>
          <w:sz w:val="24"/>
          <w:szCs w:val="24"/>
        </w:rPr>
        <w:t>Wyndham White (1957)</w:t>
      </w:r>
      <w:r w:rsidR="00BB73C7" w:rsidRPr="00762AEB">
        <w:rPr>
          <w:rFonts w:ascii="Times New Roman" w:hAnsi="Times New Roman" w:cs="Times New Roman"/>
          <w:sz w:val="24"/>
          <w:szCs w:val="24"/>
        </w:rPr>
        <w:t xml:space="preserve"> put it, the GATT ‘tends to pay a high price i</w:t>
      </w:r>
      <w:r w:rsidR="0034528B" w:rsidRPr="00762AEB">
        <w:rPr>
          <w:rFonts w:ascii="Times New Roman" w:hAnsi="Times New Roman" w:cs="Times New Roman"/>
          <w:sz w:val="24"/>
          <w:szCs w:val="24"/>
        </w:rPr>
        <w:t>n terms of general unpopularity</w:t>
      </w:r>
      <w:r w:rsidR="00BB73C7" w:rsidRPr="00762AEB">
        <w:rPr>
          <w:rFonts w:ascii="Times New Roman" w:hAnsi="Times New Roman" w:cs="Times New Roman"/>
          <w:sz w:val="24"/>
          <w:szCs w:val="24"/>
        </w:rPr>
        <w:t>’</w:t>
      </w:r>
      <w:r w:rsidR="0034528B" w:rsidRPr="00762AEB">
        <w:rPr>
          <w:rFonts w:ascii="Times New Roman" w:hAnsi="Times New Roman" w:cs="Times New Roman"/>
          <w:sz w:val="24"/>
          <w:szCs w:val="24"/>
        </w:rPr>
        <w:t>.</w:t>
      </w:r>
      <w:r w:rsidR="00DC7D0B" w:rsidRPr="00762AEB">
        <w:rPr>
          <w:rFonts w:ascii="Times New Roman" w:hAnsi="Times New Roman" w:cs="Times New Roman"/>
          <w:sz w:val="24"/>
          <w:szCs w:val="24"/>
        </w:rPr>
        <w:t xml:space="preserve"> </w:t>
      </w:r>
      <w:r w:rsidR="00DC3DB1" w:rsidRPr="00762AEB">
        <w:rPr>
          <w:rFonts w:ascii="Times New Roman" w:hAnsi="Times New Roman" w:cs="Times New Roman"/>
          <w:sz w:val="24"/>
          <w:szCs w:val="24"/>
        </w:rPr>
        <w:t xml:space="preserve">The GATT’s challenge </w:t>
      </w:r>
      <w:r w:rsidR="00DB244E" w:rsidRPr="00762AEB">
        <w:rPr>
          <w:rFonts w:ascii="Times New Roman" w:hAnsi="Times New Roman" w:cs="Times New Roman"/>
          <w:sz w:val="24"/>
          <w:szCs w:val="24"/>
        </w:rPr>
        <w:t xml:space="preserve">was magnified as </w:t>
      </w:r>
      <w:r w:rsidR="00482014" w:rsidRPr="00762AEB">
        <w:rPr>
          <w:rFonts w:ascii="Times New Roman" w:hAnsi="Times New Roman" w:cs="Times New Roman"/>
          <w:sz w:val="24"/>
          <w:szCs w:val="24"/>
        </w:rPr>
        <w:t>protectionism gathered strength</w:t>
      </w:r>
      <w:r w:rsidR="00C918A6" w:rsidRPr="00762AEB">
        <w:rPr>
          <w:rFonts w:ascii="Times New Roman" w:hAnsi="Times New Roman" w:cs="Times New Roman"/>
          <w:sz w:val="24"/>
          <w:szCs w:val="24"/>
        </w:rPr>
        <w:t>,</w:t>
      </w:r>
      <w:r w:rsidR="00482014" w:rsidRPr="00762AEB">
        <w:rPr>
          <w:rFonts w:ascii="Times New Roman" w:hAnsi="Times New Roman" w:cs="Times New Roman"/>
          <w:sz w:val="24"/>
          <w:szCs w:val="24"/>
        </w:rPr>
        <w:t xml:space="preserve"> and </w:t>
      </w:r>
      <w:r w:rsidR="00196F81" w:rsidRPr="00762AEB">
        <w:rPr>
          <w:rFonts w:ascii="Times New Roman" w:hAnsi="Times New Roman" w:cs="Times New Roman"/>
          <w:sz w:val="24"/>
          <w:szCs w:val="24"/>
        </w:rPr>
        <w:t xml:space="preserve">in 1958 he </w:t>
      </w:r>
      <w:r w:rsidR="00907E42" w:rsidRPr="00762AEB">
        <w:rPr>
          <w:rFonts w:ascii="Times New Roman" w:hAnsi="Times New Roman" w:cs="Times New Roman"/>
          <w:sz w:val="24"/>
          <w:szCs w:val="24"/>
        </w:rPr>
        <w:t>warned: ‘I fear that restrictive tendencies and divisive forces will come to the forefront, and that the institutions and habits of consultation and co-operation, which we have so painfully built on the basis of the agreements arrived at the end of the war,</w:t>
      </w:r>
      <w:r w:rsidR="00482014" w:rsidRPr="00762AEB">
        <w:rPr>
          <w:rFonts w:ascii="Times New Roman" w:hAnsi="Times New Roman" w:cs="Times New Roman"/>
          <w:sz w:val="24"/>
          <w:szCs w:val="24"/>
        </w:rPr>
        <w:t xml:space="preserve"> will be swept away on the tide</w:t>
      </w:r>
      <w:r w:rsidR="00907E42" w:rsidRPr="00762AEB">
        <w:rPr>
          <w:rFonts w:ascii="Times New Roman" w:hAnsi="Times New Roman" w:cs="Times New Roman"/>
          <w:sz w:val="24"/>
          <w:szCs w:val="24"/>
        </w:rPr>
        <w:t>’</w:t>
      </w:r>
      <w:r w:rsidR="00196F81" w:rsidRPr="00762AEB">
        <w:rPr>
          <w:rFonts w:ascii="Times New Roman" w:hAnsi="Times New Roman" w:cs="Times New Roman"/>
          <w:sz w:val="24"/>
          <w:szCs w:val="24"/>
        </w:rPr>
        <w:t xml:space="preserve"> (Wyndham White </w:t>
      </w:r>
      <w:r w:rsidR="00784690" w:rsidRPr="00762AEB">
        <w:rPr>
          <w:rFonts w:ascii="Times New Roman" w:hAnsi="Times New Roman" w:cs="Times New Roman"/>
          <w:sz w:val="24"/>
          <w:szCs w:val="24"/>
        </w:rPr>
        <w:t xml:space="preserve">Montreal </w:t>
      </w:r>
      <w:r w:rsidR="00196F81" w:rsidRPr="00762AEB">
        <w:rPr>
          <w:rFonts w:ascii="Times New Roman" w:hAnsi="Times New Roman" w:cs="Times New Roman"/>
          <w:sz w:val="24"/>
          <w:szCs w:val="24"/>
        </w:rPr>
        <w:t>1958)</w:t>
      </w:r>
      <w:r w:rsidR="00482014" w:rsidRPr="00762AEB">
        <w:rPr>
          <w:rFonts w:ascii="Times New Roman" w:hAnsi="Times New Roman" w:cs="Times New Roman"/>
          <w:sz w:val="24"/>
          <w:szCs w:val="24"/>
        </w:rPr>
        <w:t>.</w:t>
      </w:r>
      <w:r w:rsidR="00EF62F1"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Although the GATT remained vulnerable to the opponents of liberal international trade, the </w:t>
      </w:r>
      <w:r w:rsidRPr="00762AEB">
        <w:rPr>
          <w:rFonts w:ascii="Times New Roman" w:hAnsi="Times New Roman" w:cs="Times New Roman"/>
          <w:i/>
          <w:sz w:val="24"/>
          <w:szCs w:val="24"/>
        </w:rPr>
        <w:t>de facto</w:t>
      </w:r>
      <w:r w:rsidRPr="00762AEB">
        <w:rPr>
          <w:rFonts w:ascii="Times New Roman" w:hAnsi="Times New Roman" w:cs="Times New Roman"/>
          <w:sz w:val="24"/>
          <w:szCs w:val="24"/>
        </w:rPr>
        <w:t xml:space="preserve"> international organization was more securely established by the 1960s.</w:t>
      </w:r>
      <w:r w:rsidR="00546631" w:rsidRPr="00762AEB">
        <w:rPr>
          <w:rFonts w:ascii="Times New Roman" w:hAnsi="Times New Roman" w:cs="Times New Roman"/>
          <w:sz w:val="24"/>
          <w:szCs w:val="24"/>
        </w:rPr>
        <w:t xml:space="preserve"> </w:t>
      </w:r>
      <w:r w:rsidR="003715B0" w:rsidRPr="00762AEB">
        <w:rPr>
          <w:rFonts w:ascii="Times New Roman" w:hAnsi="Times New Roman" w:cs="Times New Roman"/>
          <w:sz w:val="24"/>
          <w:szCs w:val="24"/>
        </w:rPr>
        <w:t>In 1960</w:t>
      </w:r>
      <w:r w:rsidR="00784690"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 Permanent Council was </w:t>
      </w:r>
      <w:r w:rsidR="003715B0" w:rsidRPr="00762AEB">
        <w:rPr>
          <w:rFonts w:ascii="Times New Roman" w:hAnsi="Times New Roman" w:cs="Times New Roman"/>
          <w:sz w:val="24"/>
          <w:szCs w:val="24"/>
        </w:rPr>
        <w:t>set up</w:t>
      </w:r>
      <w:r w:rsidRPr="00762AEB">
        <w:rPr>
          <w:rFonts w:ascii="Times New Roman" w:hAnsi="Times New Roman" w:cs="Times New Roman"/>
          <w:sz w:val="24"/>
          <w:szCs w:val="24"/>
        </w:rPr>
        <w:t xml:space="preserve">, meeting four times a year, to give consistent oversight to the </w:t>
      </w:r>
      <w:proofErr w:type="gramStart"/>
      <w:r w:rsidRPr="00762AEB">
        <w:rPr>
          <w:rFonts w:ascii="Times New Roman" w:hAnsi="Times New Roman" w:cs="Times New Roman"/>
          <w:sz w:val="24"/>
          <w:szCs w:val="24"/>
        </w:rPr>
        <w:t>ever growing</w:t>
      </w:r>
      <w:proofErr w:type="gramEnd"/>
      <w:r w:rsidRPr="00762AEB">
        <w:rPr>
          <w:rFonts w:ascii="Times New Roman" w:hAnsi="Times New Roman" w:cs="Times New Roman"/>
          <w:sz w:val="24"/>
          <w:szCs w:val="24"/>
        </w:rPr>
        <w:t xml:space="preserve"> work.</w:t>
      </w:r>
      <w:r w:rsidR="00546631" w:rsidRPr="00762AEB">
        <w:rPr>
          <w:rFonts w:ascii="Times New Roman" w:hAnsi="Times New Roman" w:cs="Times New Roman"/>
          <w:sz w:val="24"/>
          <w:szCs w:val="24"/>
        </w:rPr>
        <w:t xml:space="preserve"> </w:t>
      </w:r>
      <w:r w:rsidR="003715B0" w:rsidRPr="00762AEB">
        <w:rPr>
          <w:rFonts w:ascii="Times New Roman" w:hAnsi="Times New Roman" w:cs="Times New Roman"/>
          <w:sz w:val="24"/>
          <w:szCs w:val="24"/>
        </w:rPr>
        <w:t>By 1961</w:t>
      </w:r>
      <w:r w:rsidRPr="00762AEB">
        <w:rPr>
          <w:rFonts w:ascii="Times New Roman" w:hAnsi="Times New Roman" w:cs="Times New Roman"/>
          <w:sz w:val="24"/>
          <w:szCs w:val="24"/>
        </w:rPr>
        <w:t xml:space="preserve"> there were 106 staff on the payroll and the operating budge</w:t>
      </w:r>
      <w:r w:rsidR="00DB244E" w:rsidRPr="00762AEB">
        <w:rPr>
          <w:rFonts w:ascii="Times New Roman" w:hAnsi="Times New Roman" w:cs="Times New Roman"/>
          <w:sz w:val="24"/>
          <w:szCs w:val="24"/>
        </w:rPr>
        <w:t xml:space="preserve">t topped </w:t>
      </w:r>
      <w:r w:rsidR="00F906BD" w:rsidRPr="00762AEB">
        <w:rPr>
          <w:rFonts w:ascii="Times New Roman" w:hAnsi="Times New Roman" w:cs="Times New Roman"/>
          <w:sz w:val="24"/>
          <w:szCs w:val="24"/>
        </w:rPr>
        <w:t>one</w:t>
      </w:r>
      <w:r w:rsidR="003715B0" w:rsidRPr="00762AEB">
        <w:rPr>
          <w:rFonts w:ascii="Times New Roman" w:hAnsi="Times New Roman" w:cs="Times New Roman"/>
          <w:sz w:val="24"/>
          <w:szCs w:val="24"/>
        </w:rPr>
        <w:t xml:space="preserve"> million </w:t>
      </w:r>
      <w:r w:rsidR="00F906BD" w:rsidRPr="00762AEB">
        <w:rPr>
          <w:rFonts w:ascii="Times New Roman" w:hAnsi="Times New Roman" w:cs="Times New Roman"/>
          <w:sz w:val="24"/>
          <w:szCs w:val="24"/>
        </w:rPr>
        <w:t xml:space="preserve">dollar </w:t>
      </w:r>
      <w:r w:rsidR="003715B0" w:rsidRPr="00762AEB">
        <w:rPr>
          <w:rFonts w:ascii="Times New Roman" w:hAnsi="Times New Roman" w:cs="Times New Roman"/>
          <w:sz w:val="24"/>
          <w:szCs w:val="24"/>
        </w:rPr>
        <w:t xml:space="preserve">per </w:t>
      </w:r>
      <w:r w:rsidR="00DB244E" w:rsidRPr="00762AEB">
        <w:rPr>
          <w:rFonts w:ascii="Times New Roman" w:hAnsi="Times New Roman" w:cs="Times New Roman"/>
          <w:sz w:val="24"/>
          <w:szCs w:val="24"/>
        </w:rPr>
        <w:t>annum.</w:t>
      </w:r>
      <w:r w:rsidR="00546631" w:rsidRPr="00762AEB">
        <w:rPr>
          <w:rFonts w:ascii="Times New Roman" w:hAnsi="Times New Roman" w:cs="Times New Roman"/>
          <w:sz w:val="24"/>
          <w:szCs w:val="24"/>
        </w:rPr>
        <w:t xml:space="preserve"> </w:t>
      </w:r>
      <w:r w:rsidR="00DB244E" w:rsidRPr="00762AEB">
        <w:rPr>
          <w:rFonts w:ascii="Times New Roman" w:hAnsi="Times New Roman" w:cs="Times New Roman"/>
          <w:sz w:val="24"/>
          <w:szCs w:val="24"/>
        </w:rPr>
        <w:t xml:space="preserve">Membership </w:t>
      </w:r>
      <w:r w:rsidR="003715B0" w:rsidRPr="00762AEB">
        <w:rPr>
          <w:rFonts w:ascii="Times New Roman" w:hAnsi="Times New Roman" w:cs="Times New Roman"/>
          <w:sz w:val="24"/>
          <w:szCs w:val="24"/>
        </w:rPr>
        <w:t>grew steadily, with</w:t>
      </w:r>
      <w:r w:rsidR="007F51BD" w:rsidRPr="00762AEB">
        <w:rPr>
          <w:rFonts w:ascii="Times New Roman" w:hAnsi="Times New Roman" w:cs="Times New Roman"/>
          <w:sz w:val="24"/>
          <w:szCs w:val="24"/>
        </w:rPr>
        <w:t xml:space="preserve"> </w:t>
      </w:r>
      <w:r w:rsidRPr="00762AEB">
        <w:rPr>
          <w:rFonts w:ascii="Times New Roman" w:hAnsi="Times New Roman" w:cs="Times New Roman"/>
          <w:sz w:val="24"/>
          <w:szCs w:val="24"/>
        </w:rPr>
        <w:t>38 contracting parties</w:t>
      </w:r>
      <w:r w:rsidR="003715B0" w:rsidRPr="00762AEB">
        <w:rPr>
          <w:rFonts w:ascii="Times New Roman" w:hAnsi="Times New Roman" w:cs="Times New Roman"/>
          <w:sz w:val="24"/>
          <w:szCs w:val="24"/>
        </w:rPr>
        <w:t xml:space="preserve"> in 1960 and</w:t>
      </w:r>
      <w:r w:rsidRPr="00762AEB">
        <w:rPr>
          <w:rFonts w:ascii="Times New Roman" w:hAnsi="Times New Roman" w:cs="Times New Roman"/>
          <w:sz w:val="24"/>
          <w:szCs w:val="24"/>
        </w:rPr>
        <w:t xml:space="preserve"> 76 </w:t>
      </w:r>
      <w:r w:rsidR="00DB244E" w:rsidRPr="00762AEB">
        <w:rPr>
          <w:rFonts w:ascii="Times New Roman" w:hAnsi="Times New Roman" w:cs="Times New Roman"/>
          <w:sz w:val="24"/>
          <w:szCs w:val="24"/>
        </w:rPr>
        <w:t>by</w:t>
      </w:r>
      <w:r w:rsidRPr="00762AEB">
        <w:rPr>
          <w:rFonts w:ascii="Times New Roman" w:hAnsi="Times New Roman" w:cs="Times New Roman"/>
          <w:sz w:val="24"/>
          <w:szCs w:val="24"/>
        </w:rPr>
        <w:t xml:space="preserve"> 1967.</w:t>
      </w:r>
      <w:r w:rsidR="007F51BD" w:rsidRPr="00762AEB">
        <w:rPr>
          <w:rFonts w:ascii="Times New Roman" w:hAnsi="Times New Roman" w:cs="Times New Roman"/>
          <w:sz w:val="24"/>
          <w:szCs w:val="24"/>
        </w:rPr>
        <w:t xml:space="preserve"> </w:t>
      </w:r>
      <w:r w:rsidR="00F906BD" w:rsidRPr="00762AEB">
        <w:rPr>
          <w:rFonts w:ascii="Times New Roman" w:hAnsi="Times New Roman" w:cs="Times New Roman"/>
          <w:sz w:val="24"/>
          <w:szCs w:val="24"/>
        </w:rPr>
        <w:t>And</w:t>
      </w:r>
      <w:r w:rsidR="000E6325" w:rsidRPr="00762AEB">
        <w:rPr>
          <w:rFonts w:ascii="Times New Roman" w:hAnsi="Times New Roman" w:cs="Times New Roman"/>
          <w:sz w:val="24"/>
          <w:szCs w:val="24"/>
        </w:rPr>
        <w:t>,</w:t>
      </w:r>
      <w:r w:rsidR="00F906BD" w:rsidRPr="00762AEB">
        <w:rPr>
          <w:rFonts w:ascii="Times New Roman" w:hAnsi="Times New Roman" w:cs="Times New Roman"/>
          <w:sz w:val="24"/>
          <w:szCs w:val="24"/>
        </w:rPr>
        <w:t xml:space="preserve"> at last</w:t>
      </w:r>
      <w:r w:rsidR="000E6325" w:rsidRPr="00762AEB">
        <w:rPr>
          <w:rFonts w:ascii="Times New Roman" w:hAnsi="Times New Roman" w:cs="Times New Roman"/>
          <w:sz w:val="24"/>
          <w:szCs w:val="24"/>
        </w:rPr>
        <w:t>,</w:t>
      </w:r>
      <w:r w:rsidR="00F906BD" w:rsidRPr="00762AEB">
        <w:rPr>
          <w:rFonts w:ascii="Times New Roman" w:hAnsi="Times New Roman" w:cs="Times New Roman"/>
          <w:sz w:val="24"/>
          <w:szCs w:val="24"/>
        </w:rPr>
        <w:t xml:space="preserve"> in 1968</w:t>
      </w:r>
      <w:r w:rsidRPr="00762AEB">
        <w:rPr>
          <w:rFonts w:ascii="Times New Roman" w:hAnsi="Times New Roman" w:cs="Times New Roman"/>
          <w:sz w:val="24"/>
          <w:szCs w:val="24"/>
        </w:rPr>
        <w:t xml:space="preserve"> it had a permanent residence at Villa Le Bocage, the former residence of Tolstoy’s aunt</w:t>
      </w:r>
      <w:r w:rsidR="00F906BD" w:rsidRPr="00762AEB">
        <w:rPr>
          <w:rFonts w:ascii="Times New Roman" w:hAnsi="Times New Roman" w:cs="Times New Roman"/>
          <w:sz w:val="24"/>
          <w:szCs w:val="24"/>
        </w:rPr>
        <w:t xml:space="preserve"> in Geneva</w:t>
      </w:r>
      <w:r w:rsidRPr="00762AEB">
        <w:rPr>
          <w:rFonts w:ascii="Times New Roman" w:hAnsi="Times New Roman" w:cs="Times New Roman"/>
          <w:sz w:val="24"/>
          <w:szCs w:val="24"/>
        </w:rPr>
        <w:t>.</w:t>
      </w:r>
      <w:r w:rsidR="00571FD1" w:rsidRPr="00762AEB">
        <w:rPr>
          <w:rFonts w:ascii="Times New Roman" w:hAnsi="Times New Roman" w:cs="Times New Roman"/>
          <w:sz w:val="24"/>
          <w:szCs w:val="24"/>
        </w:rPr>
        <w:t xml:space="preserve"> As Executive Secretary of the GATT, </w:t>
      </w:r>
      <w:r w:rsidRPr="00762AEB">
        <w:rPr>
          <w:rFonts w:ascii="Times New Roman" w:hAnsi="Times New Roman" w:cs="Times New Roman"/>
          <w:sz w:val="24"/>
          <w:szCs w:val="24"/>
        </w:rPr>
        <w:t xml:space="preserve">Wyndham White was crucial to </w:t>
      </w:r>
      <w:proofErr w:type="gramStart"/>
      <w:r w:rsidRPr="00762AEB">
        <w:rPr>
          <w:rFonts w:ascii="Times New Roman" w:hAnsi="Times New Roman" w:cs="Times New Roman"/>
          <w:sz w:val="24"/>
          <w:szCs w:val="24"/>
        </w:rPr>
        <w:t>all of</w:t>
      </w:r>
      <w:proofErr w:type="gramEnd"/>
      <w:r w:rsidRPr="00762AEB">
        <w:rPr>
          <w:rFonts w:ascii="Times New Roman" w:hAnsi="Times New Roman" w:cs="Times New Roman"/>
          <w:sz w:val="24"/>
          <w:szCs w:val="24"/>
        </w:rPr>
        <w:t xml:space="preserve"> th</w:t>
      </w:r>
      <w:r w:rsidR="006B3D2F" w:rsidRPr="00762AEB">
        <w:rPr>
          <w:rFonts w:ascii="Times New Roman" w:hAnsi="Times New Roman" w:cs="Times New Roman"/>
          <w:sz w:val="24"/>
          <w:szCs w:val="24"/>
        </w:rPr>
        <w:t>ese developments</w:t>
      </w:r>
      <w:r w:rsidRPr="00762AEB">
        <w:rPr>
          <w:rFonts w:ascii="Times New Roman" w:hAnsi="Times New Roman" w:cs="Times New Roman"/>
          <w:sz w:val="24"/>
          <w:szCs w:val="24"/>
        </w:rPr>
        <w:t>, giving the GATT purpose, structure, and the tools to act.</w:t>
      </w:r>
      <w:r w:rsidR="007F51BD" w:rsidRPr="00762AEB">
        <w:rPr>
          <w:rFonts w:ascii="Times New Roman" w:hAnsi="Times New Roman" w:cs="Times New Roman"/>
          <w:sz w:val="24"/>
          <w:szCs w:val="24"/>
        </w:rPr>
        <w:t xml:space="preserve"> </w:t>
      </w:r>
      <w:r w:rsidR="00907E42" w:rsidRPr="00762AEB">
        <w:rPr>
          <w:rFonts w:ascii="Times New Roman" w:hAnsi="Times New Roman" w:cs="Times New Roman"/>
          <w:sz w:val="24"/>
          <w:szCs w:val="24"/>
        </w:rPr>
        <w:t xml:space="preserve">His advocacy of freer world trade </w:t>
      </w:r>
      <w:r w:rsidR="004B7556" w:rsidRPr="00762AEB">
        <w:rPr>
          <w:rFonts w:ascii="Times New Roman" w:hAnsi="Times New Roman" w:cs="Times New Roman"/>
          <w:sz w:val="24"/>
          <w:szCs w:val="24"/>
        </w:rPr>
        <w:t xml:space="preserve">also </w:t>
      </w:r>
      <w:r w:rsidR="00767167" w:rsidRPr="00762AEB">
        <w:rPr>
          <w:rFonts w:ascii="Times New Roman" w:hAnsi="Times New Roman" w:cs="Times New Roman"/>
          <w:sz w:val="24"/>
          <w:szCs w:val="24"/>
        </w:rPr>
        <w:t>continued</w:t>
      </w:r>
      <w:r w:rsidR="00907E42" w:rsidRPr="00762AEB">
        <w:rPr>
          <w:rFonts w:ascii="Times New Roman" w:hAnsi="Times New Roman" w:cs="Times New Roman"/>
          <w:sz w:val="24"/>
          <w:szCs w:val="24"/>
        </w:rPr>
        <w:t xml:space="preserve"> as </w:t>
      </w:r>
      <w:r w:rsidR="00767167" w:rsidRPr="00762AEB">
        <w:rPr>
          <w:rFonts w:ascii="Times New Roman" w:hAnsi="Times New Roman" w:cs="Times New Roman"/>
          <w:sz w:val="24"/>
          <w:szCs w:val="24"/>
        </w:rPr>
        <w:t xml:space="preserve">new </w:t>
      </w:r>
      <w:r w:rsidR="00907E42" w:rsidRPr="00762AEB">
        <w:rPr>
          <w:rFonts w:ascii="Times New Roman" w:hAnsi="Times New Roman" w:cs="Times New Roman"/>
          <w:sz w:val="24"/>
          <w:szCs w:val="24"/>
        </w:rPr>
        <w:t>threats to the organization arose in th</w:t>
      </w:r>
      <w:r w:rsidR="00F906BD" w:rsidRPr="00762AEB">
        <w:rPr>
          <w:rFonts w:ascii="Times New Roman" w:hAnsi="Times New Roman" w:cs="Times New Roman"/>
          <w:sz w:val="24"/>
          <w:szCs w:val="24"/>
        </w:rPr>
        <w:t xml:space="preserve">e form of regional trade blocs, </w:t>
      </w:r>
      <w:r w:rsidR="00907E42" w:rsidRPr="00762AEB">
        <w:rPr>
          <w:rFonts w:ascii="Times New Roman" w:hAnsi="Times New Roman" w:cs="Times New Roman"/>
          <w:sz w:val="24"/>
          <w:szCs w:val="24"/>
        </w:rPr>
        <w:t xml:space="preserve">such as </w:t>
      </w:r>
      <w:r w:rsidR="00F906BD" w:rsidRPr="00762AEB">
        <w:rPr>
          <w:rFonts w:ascii="Times New Roman" w:hAnsi="Times New Roman" w:cs="Times New Roman"/>
          <w:sz w:val="24"/>
          <w:szCs w:val="24"/>
        </w:rPr>
        <w:t>the European Economic Community</w:t>
      </w:r>
      <w:r w:rsidR="00F14C06" w:rsidRPr="00762AEB">
        <w:rPr>
          <w:rFonts w:ascii="Times New Roman" w:hAnsi="Times New Roman" w:cs="Times New Roman"/>
          <w:sz w:val="24"/>
          <w:szCs w:val="24"/>
        </w:rPr>
        <w:t xml:space="preserve"> (EEC)</w:t>
      </w:r>
      <w:r w:rsidR="00F906BD" w:rsidRPr="00762AEB">
        <w:rPr>
          <w:rFonts w:ascii="Times New Roman" w:hAnsi="Times New Roman" w:cs="Times New Roman"/>
          <w:sz w:val="24"/>
          <w:szCs w:val="24"/>
        </w:rPr>
        <w:t>,</w:t>
      </w:r>
      <w:r w:rsidR="00907E42" w:rsidRPr="00762AEB">
        <w:rPr>
          <w:rFonts w:ascii="Times New Roman" w:hAnsi="Times New Roman" w:cs="Times New Roman"/>
          <w:sz w:val="24"/>
          <w:szCs w:val="24"/>
        </w:rPr>
        <w:t xml:space="preserve"> and Cold War-inspired </w:t>
      </w:r>
      <w:r w:rsidR="00767167" w:rsidRPr="00762AEB">
        <w:rPr>
          <w:rFonts w:ascii="Times New Roman" w:hAnsi="Times New Roman" w:cs="Times New Roman"/>
          <w:sz w:val="24"/>
          <w:szCs w:val="24"/>
        </w:rPr>
        <w:t>attacks</w:t>
      </w:r>
      <w:r w:rsidR="00907E42" w:rsidRPr="00762AEB">
        <w:rPr>
          <w:rFonts w:ascii="Times New Roman" w:hAnsi="Times New Roman" w:cs="Times New Roman"/>
          <w:sz w:val="24"/>
          <w:szCs w:val="24"/>
        </w:rPr>
        <w:t>.</w:t>
      </w:r>
    </w:p>
    <w:p w14:paraId="2A5892DB" w14:textId="77777777" w:rsidR="00280AEA" w:rsidRPr="00762AEB" w:rsidRDefault="00D16CC4"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sz w:val="24"/>
          <w:szCs w:val="24"/>
        </w:rPr>
        <w:tab/>
        <w:t xml:space="preserve">Wyndham White </w:t>
      </w:r>
      <w:r w:rsidR="00406167" w:rsidRPr="00762AEB">
        <w:rPr>
          <w:rFonts w:ascii="Times New Roman" w:hAnsi="Times New Roman" w:cs="Times New Roman"/>
          <w:sz w:val="24"/>
          <w:szCs w:val="24"/>
        </w:rPr>
        <w:t xml:space="preserve">also engaged head-on those who criticized </w:t>
      </w:r>
      <w:r w:rsidR="00E962C6" w:rsidRPr="00762AEB">
        <w:rPr>
          <w:rFonts w:ascii="Times New Roman" w:hAnsi="Times New Roman" w:cs="Times New Roman"/>
          <w:sz w:val="24"/>
          <w:szCs w:val="24"/>
        </w:rPr>
        <w:t xml:space="preserve">the </w:t>
      </w:r>
      <w:r w:rsidR="00406167" w:rsidRPr="00762AEB">
        <w:rPr>
          <w:rFonts w:ascii="Times New Roman" w:hAnsi="Times New Roman" w:cs="Times New Roman"/>
          <w:sz w:val="24"/>
          <w:szCs w:val="24"/>
        </w:rPr>
        <w:t>GATT</w:t>
      </w:r>
      <w:r w:rsidR="00167250" w:rsidRPr="00762AEB">
        <w:rPr>
          <w:rFonts w:ascii="Times New Roman" w:hAnsi="Times New Roman" w:cs="Times New Roman"/>
          <w:sz w:val="24"/>
          <w:szCs w:val="24"/>
        </w:rPr>
        <w:t xml:space="preserve"> </w:t>
      </w:r>
      <w:r w:rsidR="00406167" w:rsidRPr="00762AEB">
        <w:rPr>
          <w:rFonts w:ascii="Times New Roman" w:hAnsi="Times New Roman" w:cs="Times New Roman"/>
          <w:sz w:val="24"/>
          <w:szCs w:val="24"/>
        </w:rPr>
        <w:t xml:space="preserve">for failing to </w:t>
      </w:r>
      <w:r w:rsidRPr="00762AEB">
        <w:rPr>
          <w:rFonts w:ascii="Times New Roman" w:hAnsi="Times New Roman" w:cs="Times New Roman"/>
          <w:sz w:val="24"/>
          <w:szCs w:val="24"/>
        </w:rPr>
        <w:t>promote economic development through trade.</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 xml:space="preserve">They </w:t>
      </w:r>
      <w:r w:rsidR="00406167" w:rsidRPr="00762AEB">
        <w:rPr>
          <w:rFonts w:ascii="Times New Roman" w:hAnsi="Times New Roman" w:cs="Times New Roman"/>
          <w:sz w:val="24"/>
          <w:szCs w:val="24"/>
        </w:rPr>
        <w:t>denounc</w:t>
      </w:r>
      <w:r w:rsidR="00F02D21" w:rsidRPr="00762AEB">
        <w:rPr>
          <w:rFonts w:ascii="Times New Roman" w:hAnsi="Times New Roman" w:cs="Times New Roman"/>
          <w:sz w:val="24"/>
          <w:szCs w:val="24"/>
        </w:rPr>
        <w:t xml:space="preserve">ed the GATT </w:t>
      </w:r>
      <w:r w:rsidR="00406167" w:rsidRPr="00762AEB">
        <w:rPr>
          <w:rFonts w:ascii="Times New Roman" w:hAnsi="Times New Roman" w:cs="Times New Roman"/>
          <w:sz w:val="24"/>
          <w:szCs w:val="24"/>
        </w:rPr>
        <w:t>as</w:t>
      </w:r>
      <w:r w:rsidR="00F02D21" w:rsidRPr="00762AEB">
        <w:rPr>
          <w:rFonts w:ascii="Times New Roman" w:hAnsi="Times New Roman" w:cs="Times New Roman"/>
          <w:sz w:val="24"/>
          <w:szCs w:val="24"/>
        </w:rPr>
        <w:t xml:space="preserve"> a rich man’s club, </w:t>
      </w:r>
      <w:r w:rsidR="009936B6" w:rsidRPr="00762AEB">
        <w:rPr>
          <w:rFonts w:ascii="Times New Roman" w:hAnsi="Times New Roman" w:cs="Times New Roman"/>
          <w:sz w:val="24"/>
          <w:szCs w:val="24"/>
        </w:rPr>
        <w:t>uphold</w:t>
      </w:r>
      <w:r w:rsidR="00F02D21" w:rsidRPr="00762AEB">
        <w:rPr>
          <w:rFonts w:ascii="Times New Roman" w:hAnsi="Times New Roman" w:cs="Times New Roman"/>
          <w:sz w:val="24"/>
          <w:szCs w:val="24"/>
        </w:rPr>
        <w:t>ing trade practices that benefitted the wealthiest and most highly developed economies in the world.</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This was a criticism that Wyndham White too</w:t>
      </w:r>
      <w:r w:rsidR="00076E75" w:rsidRPr="00762AEB">
        <w:rPr>
          <w:rFonts w:ascii="Times New Roman" w:hAnsi="Times New Roman" w:cs="Times New Roman"/>
          <w:sz w:val="24"/>
          <w:szCs w:val="24"/>
        </w:rPr>
        <w:t>k seriously.</w:t>
      </w:r>
      <w:r w:rsidR="00167250" w:rsidRPr="00762AEB">
        <w:rPr>
          <w:rFonts w:ascii="Times New Roman" w:hAnsi="Times New Roman" w:cs="Times New Roman"/>
          <w:sz w:val="24"/>
          <w:szCs w:val="24"/>
        </w:rPr>
        <w:t xml:space="preserve"> </w:t>
      </w:r>
      <w:r w:rsidR="00076E75" w:rsidRPr="00762AEB">
        <w:rPr>
          <w:rFonts w:ascii="Times New Roman" w:hAnsi="Times New Roman" w:cs="Times New Roman"/>
          <w:sz w:val="24"/>
          <w:szCs w:val="24"/>
        </w:rPr>
        <w:t xml:space="preserve">He encouraged </w:t>
      </w:r>
      <w:r w:rsidR="00F02D21" w:rsidRPr="00762AEB">
        <w:rPr>
          <w:rFonts w:ascii="Times New Roman" w:hAnsi="Times New Roman" w:cs="Times New Roman"/>
          <w:sz w:val="24"/>
          <w:szCs w:val="24"/>
        </w:rPr>
        <w:t>developing contract</w:t>
      </w:r>
      <w:r w:rsidR="00076E75" w:rsidRPr="00762AEB">
        <w:rPr>
          <w:rFonts w:ascii="Times New Roman" w:hAnsi="Times New Roman" w:cs="Times New Roman"/>
          <w:sz w:val="24"/>
          <w:szCs w:val="24"/>
        </w:rPr>
        <w:t xml:space="preserve">ing parties </w:t>
      </w:r>
      <w:r w:rsidR="00F02D21" w:rsidRPr="00762AEB">
        <w:rPr>
          <w:rFonts w:ascii="Times New Roman" w:hAnsi="Times New Roman" w:cs="Times New Roman"/>
          <w:sz w:val="24"/>
          <w:szCs w:val="24"/>
        </w:rPr>
        <w:t xml:space="preserve">to push their </w:t>
      </w:r>
      <w:r w:rsidR="00A508B3" w:rsidRPr="00762AEB">
        <w:rPr>
          <w:rFonts w:ascii="Times New Roman" w:hAnsi="Times New Roman" w:cs="Times New Roman"/>
          <w:sz w:val="24"/>
          <w:szCs w:val="24"/>
        </w:rPr>
        <w:t>case within the GATT</w:t>
      </w:r>
      <w:r w:rsidR="00F02D21"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 xml:space="preserve">The secretariat took steps to make </w:t>
      </w:r>
      <w:r w:rsidR="006434C7" w:rsidRPr="00762AEB">
        <w:rPr>
          <w:rFonts w:ascii="Times New Roman" w:hAnsi="Times New Roman" w:cs="Times New Roman"/>
          <w:sz w:val="24"/>
          <w:szCs w:val="24"/>
        </w:rPr>
        <w:t>the GATT more relevant to the trade positions of its developing contracting parties</w:t>
      </w:r>
      <w:r w:rsidR="009936B6" w:rsidRPr="00762AEB">
        <w:rPr>
          <w:rFonts w:ascii="Times New Roman" w:hAnsi="Times New Roman" w:cs="Times New Roman"/>
          <w:sz w:val="24"/>
          <w:szCs w:val="24"/>
        </w:rPr>
        <w:t xml:space="preserve"> by establishing an In</w:t>
      </w:r>
      <w:r w:rsidR="003D70DB" w:rsidRPr="00762AEB">
        <w:rPr>
          <w:rFonts w:ascii="Times New Roman" w:hAnsi="Times New Roman" w:cs="Times New Roman"/>
          <w:sz w:val="24"/>
          <w:szCs w:val="24"/>
        </w:rPr>
        <w:t>ternational Trade Centre in 1964</w:t>
      </w:r>
      <w:r w:rsidR="009936B6" w:rsidRPr="00762AEB">
        <w:rPr>
          <w:rFonts w:ascii="Times New Roman" w:hAnsi="Times New Roman" w:cs="Times New Roman"/>
          <w:sz w:val="24"/>
          <w:szCs w:val="24"/>
        </w:rPr>
        <w:t xml:space="preserve"> to assist with market research and the development of trade strategies.</w:t>
      </w:r>
      <w:r w:rsidR="00167250"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The GATT also drafted a new chapter, Part IV on Development.</w:t>
      </w:r>
      <w:r w:rsidR="00167250" w:rsidRPr="00762AEB">
        <w:rPr>
          <w:rFonts w:ascii="Times New Roman" w:hAnsi="Times New Roman" w:cs="Times New Roman"/>
          <w:sz w:val="24"/>
          <w:szCs w:val="24"/>
        </w:rPr>
        <w:t xml:space="preserve"> </w:t>
      </w:r>
      <w:r w:rsidR="001331C8" w:rsidRPr="00762AEB">
        <w:rPr>
          <w:rFonts w:ascii="Times New Roman" w:hAnsi="Times New Roman" w:cs="Times New Roman"/>
          <w:sz w:val="24"/>
          <w:szCs w:val="24"/>
        </w:rPr>
        <w:t>However</w:t>
      </w:r>
      <w:r w:rsidR="003A541F" w:rsidRPr="00762AEB">
        <w:rPr>
          <w:rFonts w:ascii="Times New Roman" w:hAnsi="Times New Roman" w:cs="Times New Roman"/>
          <w:sz w:val="24"/>
          <w:szCs w:val="24"/>
        </w:rPr>
        <w:t>,</w:t>
      </w:r>
      <w:r w:rsidR="007516EF" w:rsidRPr="00762AEB">
        <w:rPr>
          <w:rFonts w:ascii="Times New Roman" w:hAnsi="Times New Roman" w:cs="Times New Roman"/>
          <w:sz w:val="24"/>
          <w:szCs w:val="24"/>
        </w:rPr>
        <w:t xml:space="preserve"> </w:t>
      </w:r>
      <w:r w:rsidR="009936B6" w:rsidRPr="00762AEB">
        <w:rPr>
          <w:rFonts w:ascii="Times New Roman" w:hAnsi="Times New Roman" w:cs="Times New Roman"/>
          <w:sz w:val="24"/>
          <w:szCs w:val="24"/>
        </w:rPr>
        <w:t>it took two years before the requisite two-thirds of contracting par</w:t>
      </w:r>
      <w:r w:rsidR="001331C8" w:rsidRPr="00762AEB">
        <w:rPr>
          <w:rFonts w:ascii="Times New Roman" w:hAnsi="Times New Roman" w:cs="Times New Roman"/>
          <w:sz w:val="24"/>
          <w:szCs w:val="24"/>
        </w:rPr>
        <w:t xml:space="preserve">ties </w:t>
      </w:r>
      <w:r w:rsidR="009936B6" w:rsidRPr="00762AEB">
        <w:rPr>
          <w:rFonts w:ascii="Times New Roman" w:hAnsi="Times New Roman" w:cs="Times New Roman"/>
          <w:sz w:val="24"/>
          <w:szCs w:val="24"/>
        </w:rPr>
        <w:t>endorsed the new chapter</w:t>
      </w:r>
      <w:r w:rsidR="001331C8" w:rsidRPr="00762AEB">
        <w:rPr>
          <w:rFonts w:ascii="Times New Roman" w:hAnsi="Times New Roman" w:cs="Times New Roman"/>
          <w:sz w:val="24"/>
          <w:szCs w:val="24"/>
        </w:rPr>
        <w:t xml:space="preserve">, a tepid endorsement </w:t>
      </w:r>
      <w:r w:rsidR="00DA5936" w:rsidRPr="00762AEB">
        <w:rPr>
          <w:rFonts w:ascii="Times New Roman" w:hAnsi="Times New Roman" w:cs="Times New Roman"/>
          <w:sz w:val="24"/>
          <w:szCs w:val="24"/>
        </w:rPr>
        <w:t>of</w:t>
      </w:r>
      <w:r w:rsidR="001331C8" w:rsidRPr="00762AEB">
        <w:rPr>
          <w:rFonts w:ascii="Times New Roman" w:hAnsi="Times New Roman" w:cs="Times New Roman"/>
          <w:sz w:val="24"/>
          <w:szCs w:val="24"/>
        </w:rPr>
        <w:t xml:space="preserve"> an initiative to which Wyndham White was </w:t>
      </w:r>
      <w:r w:rsidR="00BC4ABE" w:rsidRPr="00762AEB">
        <w:rPr>
          <w:rFonts w:ascii="Times New Roman" w:hAnsi="Times New Roman" w:cs="Times New Roman"/>
          <w:sz w:val="24"/>
          <w:szCs w:val="24"/>
        </w:rPr>
        <w:t>deeply</w:t>
      </w:r>
      <w:r w:rsidR="00167250" w:rsidRPr="00762AEB">
        <w:rPr>
          <w:rFonts w:ascii="Times New Roman" w:hAnsi="Times New Roman" w:cs="Times New Roman"/>
          <w:sz w:val="24"/>
          <w:szCs w:val="24"/>
        </w:rPr>
        <w:t xml:space="preserve"> </w:t>
      </w:r>
      <w:r w:rsidR="001331C8" w:rsidRPr="00762AEB">
        <w:rPr>
          <w:rFonts w:ascii="Times New Roman" w:hAnsi="Times New Roman" w:cs="Times New Roman"/>
          <w:sz w:val="24"/>
          <w:szCs w:val="24"/>
        </w:rPr>
        <w:t>committed</w:t>
      </w:r>
      <w:r w:rsidR="009936B6"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But t</w:t>
      </w:r>
      <w:r w:rsidR="00F02D21" w:rsidRPr="00762AEB">
        <w:rPr>
          <w:rFonts w:ascii="Times New Roman" w:hAnsi="Times New Roman" w:cs="Times New Roman"/>
          <w:sz w:val="24"/>
          <w:szCs w:val="24"/>
        </w:rPr>
        <w:t xml:space="preserve">he GATT was not </w:t>
      </w:r>
      <w:r w:rsidR="00D77AA6" w:rsidRPr="00762AEB">
        <w:rPr>
          <w:rFonts w:ascii="Times New Roman" w:hAnsi="Times New Roman" w:cs="Times New Roman"/>
          <w:sz w:val="24"/>
          <w:szCs w:val="24"/>
        </w:rPr>
        <w:t>a creatu</w:t>
      </w:r>
      <w:r w:rsidR="00F8236A" w:rsidRPr="00762AEB">
        <w:rPr>
          <w:rFonts w:ascii="Times New Roman" w:hAnsi="Times New Roman" w:cs="Times New Roman"/>
          <w:sz w:val="24"/>
          <w:szCs w:val="24"/>
        </w:rPr>
        <w:t xml:space="preserve">re of its influential Executive </w:t>
      </w:r>
      <w:r w:rsidR="00D77AA6" w:rsidRPr="00762AEB">
        <w:rPr>
          <w:rFonts w:ascii="Times New Roman" w:hAnsi="Times New Roman" w:cs="Times New Roman"/>
          <w:sz w:val="24"/>
          <w:szCs w:val="24"/>
        </w:rPr>
        <w:t>S</w:t>
      </w:r>
      <w:r w:rsidR="00F02D21" w:rsidRPr="00762AEB">
        <w:rPr>
          <w:rFonts w:ascii="Times New Roman" w:hAnsi="Times New Roman" w:cs="Times New Roman"/>
          <w:sz w:val="24"/>
          <w:szCs w:val="24"/>
        </w:rPr>
        <w:t>e</w:t>
      </w:r>
      <w:r w:rsidR="00A508B3" w:rsidRPr="00762AEB">
        <w:rPr>
          <w:rFonts w:ascii="Times New Roman" w:hAnsi="Times New Roman" w:cs="Times New Roman"/>
          <w:sz w:val="24"/>
          <w:szCs w:val="24"/>
        </w:rPr>
        <w:t>cretary</w:t>
      </w:r>
      <w:r w:rsidR="00DA5936" w:rsidRPr="00762AEB">
        <w:rPr>
          <w:rFonts w:ascii="Times New Roman" w:hAnsi="Times New Roman" w:cs="Times New Roman"/>
          <w:sz w:val="24"/>
          <w:szCs w:val="24"/>
        </w:rPr>
        <w:t xml:space="preserve"> and</w:t>
      </w:r>
      <w:r w:rsidR="00F02D21" w:rsidRPr="00762AEB">
        <w:rPr>
          <w:rFonts w:ascii="Times New Roman" w:hAnsi="Times New Roman" w:cs="Times New Roman"/>
          <w:sz w:val="24"/>
          <w:szCs w:val="24"/>
        </w:rPr>
        <w:t xml:space="preserve"> could only do what its me</w:t>
      </w:r>
      <w:r w:rsidR="00F11E88" w:rsidRPr="00762AEB">
        <w:rPr>
          <w:rFonts w:ascii="Times New Roman" w:hAnsi="Times New Roman" w:cs="Times New Roman"/>
          <w:sz w:val="24"/>
          <w:szCs w:val="24"/>
        </w:rPr>
        <w:t>mbers willed.</w:t>
      </w:r>
      <w:r w:rsidR="00167250" w:rsidRPr="00762AEB">
        <w:rPr>
          <w:rFonts w:ascii="Times New Roman" w:hAnsi="Times New Roman" w:cs="Times New Roman"/>
          <w:sz w:val="24"/>
          <w:szCs w:val="24"/>
        </w:rPr>
        <w:t xml:space="preserve"> </w:t>
      </w:r>
      <w:r w:rsidR="00F8236A" w:rsidRPr="00762AEB">
        <w:rPr>
          <w:rFonts w:ascii="Times New Roman" w:hAnsi="Times New Roman" w:cs="Times New Roman"/>
          <w:sz w:val="24"/>
          <w:szCs w:val="24"/>
        </w:rPr>
        <w:t>By the early 1960s</w:t>
      </w:r>
      <w:r w:rsidR="00406167" w:rsidRPr="00762AEB">
        <w:rPr>
          <w:rFonts w:ascii="Times New Roman" w:hAnsi="Times New Roman" w:cs="Times New Roman"/>
          <w:sz w:val="24"/>
          <w:szCs w:val="24"/>
        </w:rPr>
        <w:t xml:space="preserve"> developing countries</w:t>
      </w:r>
      <w:r w:rsidR="00F02D21" w:rsidRPr="00762AEB">
        <w:rPr>
          <w:rFonts w:ascii="Times New Roman" w:hAnsi="Times New Roman" w:cs="Times New Roman"/>
          <w:sz w:val="24"/>
          <w:szCs w:val="24"/>
        </w:rPr>
        <w:t xml:space="preserve"> had somewhere else to turn: the United Nations Conference on Trade and Development </w:t>
      </w:r>
      <w:r w:rsidR="00F02D21" w:rsidRPr="00762AEB">
        <w:rPr>
          <w:rFonts w:ascii="Times New Roman" w:hAnsi="Times New Roman" w:cs="Times New Roman"/>
          <w:sz w:val="24"/>
          <w:szCs w:val="24"/>
        </w:rPr>
        <w:lastRenderedPageBreak/>
        <w:t>(UNCTAD), led by the dynamic and outspoken Argentine economist, Raoul Prebisch.</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At UNCTAD’s first meeting</w:t>
      </w:r>
      <w:r w:rsidR="0036354E" w:rsidRPr="00762AEB">
        <w:rPr>
          <w:rFonts w:ascii="Times New Roman" w:hAnsi="Times New Roman" w:cs="Times New Roman"/>
          <w:sz w:val="24"/>
          <w:szCs w:val="24"/>
        </w:rPr>
        <w:t xml:space="preserve"> in 1964</w:t>
      </w:r>
      <w:r w:rsidR="007516EF" w:rsidRPr="00762AEB">
        <w:rPr>
          <w:rFonts w:ascii="Times New Roman" w:hAnsi="Times New Roman" w:cs="Times New Roman"/>
          <w:sz w:val="24"/>
          <w:szCs w:val="24"/>
        </w:rPr>
        <w:t xml:space="preserve">, </w:t>
      </w:r>
      <w:proofErr w:type="spellStart"/>
      <w:r w:rsidR="00F02D21" w:rsidRPr="00762AEB">
        <w:rPr>
          <w:rFonts w:ascii="Times New Roman" w:hAnsi="Times New Roman" w:cs="Times New Roman"/>
          <w:sz w:val="24"/>
          <w:szCs w:val="24"/>
        </w:rPr>
        <w:t>Prebisch</w:t>
      </w:r>
      <w:proofErr w:type="spellEnd"/>
      <w:r w:rsidR="007516EF"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anticipated the GATT’</w:t>
      </w:r>
      <w:r w:rsidR="0036354E" w:rsidRPr="00762AEB">
        <w:rPr>
          <w:rFonts w:ascii="Times New Roman" w:hAnsi="Times New Roman" w:cs="Times New Roman"/>
          <w:sz w:val="24"/>
          <w:szCs w:val="24"/>
        </w:rPr>
        <w:t>s irrelevance to the evolving global economy</w:t>
      </w:r>
      <w:r w:rsidR="00F02D21" w:rsidRPr="00762AEB">
        <w:rPr>
          <w:rFonts w:ascii="Times New Roman" w:hAnsi="Times New Roman" w:cs="Times New Roman"/>
          <w:sz w:val="24"/>
          <w:szCs w:val="24"/>
        </w:rPr>
        <w:t>.</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 xml:space="preserve">Wyndham White appeared </w:t>
      </w:r>
      <w:r w:rsidR="001A25DB" w:rsidRPr="00762AEB">
        <w:rPr>
          <w:rFonts w:ascii="Times New Roman" w:hAnsi="Times New Roman" w:cs="Times New Roman"/>
          <w:sz w:val="24"/>
          <w:szCs w:val="24"/>
        </w:rPr>
        <w:t xml:space="preserve">at the meeting </w:t>
      </w:r>
      <w:r w:rsidR="00F02D21" w:rsidRPr="00762AEB">
        <w:rPr>
          <w:rFonts w:ascii="Times New Roman" w:hAnsi="Times New Roman" w:cs="Times New Roman"/>
          <w:sz w:val="24"/>
          <w:szCs w:val="24"/>
        </w:rPr>
        <w:t>to defend his organization.</w:t>
      </w:r>
      <w:r w:rsidR="00167250" w:rsidRPr="00762AEB">
        <w:rPr>
          <w:rFonts w:ascii="Times New Roman" w:hAnsi="Times New Roman" w:cs="Times New Roman"/>
          <w:sz w:val="24"/>
          <w:szCs w:val="24"/>
        </w:rPr>
        <w:t xml:space="preserve"> </w:t>
      </w:r>
      <w:r w:rsidR="00F02D21" w:rsidRPr="00762AEB">
        <w:rPr>
          <w:rFonts w:ascii="Times New Roman" w:hAnsi="Times New Roman" w:cs="Times New Roman"/>
          <w:sz w:val="24"/>
          <w:szCs w:val="24"/>
        </w:rPr>
        <w:t>He admitted that it was not without fault</w:t>
      </w:r>
      <w:r w:rsidR="007516EF" w:rsidRPr="00762AEB">
        <w:rPr>
          <w:rFonts w:ascii="Times New Roman" w:hAnsi="Times New Roman" w:cs="Times New Roman"/>
          <w:sz w:val="24"/>
          <w:szCs w:val="24"/>
        </w:rPr>
        <w:t xml:space="preserve"> and</w:t>
      </w:r>
      <w:r w:rsidR="00F02D21" w:rsidRPr="00762AEB">
        <w:rPr>
          <w:rFonts w:ascii="Times New Roman" w:hAnsi="Times New Roman" w:cs="Times New Roman"/>
          <w:sz w:val="24"/>
          <w:szCs w:val="24"/>
        </w:rPr>
        <w:t xml:space="preserve"> that it had acted with more prudence than courage, but he insisted that it was a forum that was valuable to the cause of economic devel</w:t>
      </w:r>
      <w:r w:rsidR="009936B6" w:rsidRPr="00762AEB">
        <w:rPr>
          <w:rFonts w:ascii="Times New Roman" w:hAnsi="Times New Roman" w:cs="Times New Roman"/>
          <w:sz w:val="24"/>
          <w:szCs w:val="24"/>
        </w:rPr>
        <w:t>opment.</w:t>
      </w:r>
    </w:p>
    <w:p w14:paraId="2306B57A" w14:textId="77777777" w:rsidR="002E1F20" w:rsidRPr="00762AEB" w:rsidRDefault="00E0788E"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 xml:space="preserve">Wyndham White was </w:t>
      </w:r>
      <w:proofErr w:type="spellStart"/>
      <w:r w:rsidR="00CC2C65" w:rsidRPr="00762AEB">
        <w:rPr>
          <w:rFonts w:ascii="Times New Roman" w:hAnsi="Times New Roman" w:cs="Times New Roman"/>
          <w:sz w:val="24"/>
          <w:szCs w:val="24"/>
        </w:rPr>
        <w:t>indispensible</w:t>
      </w:r>
      <w:proofErr w:type="spellEnd"/>
      <w:r w:rsidR="00CC2C65" w:rsidRPr="00762AEB">
        <w:rPr>
          <w:rFonts w:ascii="Times New Roman" w:hAnsi="Times New Roman" w:cs="Times New Roman"/>
          <w:sz w:val="24"/>
          <w:szCs w:val="24"/>
        </w:rPr>
        <w:t xml:space="preserve"> in </w:t>
      </w:r>
      <w:r w:rsidR="00E962C6" w:rsidRPr="00762AEB">
        <w:rPr>
          <w:rFonts w:ascii="Times New Roman" w:hAnsi="Times New Roman" w:cs="Times New Roman"/>
          <w:sz w:val="24"/>
          <w:szCs w:val="24"/>
        </w:rPr>
        <w:t>sus</w:t>
      </w:r>
      <w:r w:rsidR="00CC2C65" w:rsidRPr="00762AEB">
        <w:rPr>
          <w:rFonts w:ascii="Times New Roman" w:hAnsi="Times New Roman" w:cs="Times New Roman"/>
          <w:sz w:val="24"/>
          <w:szCs w:val="24"/>
        </w:rPr>
        <w:t xml:space="preserve">taining the </w:t>
      </w:r>
      <w:r w:rsidR="00E962C6" w:rsidRPr="00762AEB">
        <w:rPr>
          <w:rFonts w:ascii="Times New Roman" w:hAnsi="Times New Roman" w:cs="Times New Roman"/>
          <w:sz w:val="24"/>
          <w:szCs w:val="24"/>
        </w:rPr>
        <w:t xml:space="preserve">GATT’s </w:t>
      </w:r>
      <w:r w:rsidR="00CC2C65" w:rsidRPr="00762AEB">
        <w:rPr>
          <w:rFonts w:ascii="Times New Roman" w:hAnsi="Times New Roman" w:cs="Times New Roman"/>
          <w:sz w:val="24"/>
          <w:szCs w:val="24"/>
        </w:rPr>
        <w:t xml:space="preserve">on-going </w:t>
      </w:r>
      <w:r w:rsidR="00E962C6" w:rsidRPr="00762AEB">
        <w:rPr>
          <w:rFonts w:ascii="Times New Roman" w:hAnsi="Times New Roman" w:cs="Times New Roman"/>
          <w:sz w:val="24"/>
          <w:szCs w:val="24"/>
        </w:rPr>
        <w:t>efforts to deepen the liberalization</w:t>
      </w:r>
      <w:r w:rsidR="00CC2C65" w:rsidRPr="00762AEB">
        <w:rPr>
          <w:rFonts w:ascii="Times New Roman" w:hAnsi="Times New Roman" w:cs="Times New Roman"/>
          <w:sz w:val="24"/>
          <w:szCs w:val="24"/>
        </w:rPr>
        <w:t xml:space="preserve"> of world trade.</w:t>
      </w:r>
      <w:r w:rsidR="00167250"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By the mid-1960s</w:t>
      </w:r>
      <w:r w:rsidR="00CC2C65" w:rsidRPr="00762AEB">
        <w:rPr>
          <w:rFonts w:ascii="Times New Roman" w:hAnsi="Times New Roman" w:cs="Times New Roman"/>
          <w:sz w:val="24"/>
          <w:szCs w:val="24"/>
        </w:rPr>
        <w:t xml:space="preserve"> there had been five rounds of tariff negotiations, but the results of </w:t>
      </w:r>
      <w:r w:rsidRPr="00762AEB">
        <w:rPr>
          <w:rFonts w:ascii="Times New Roman" w:hAnsi="Times New Roman" w:cs="Times New Roman"/>
          <w:sz w:val="24"/>
          <w:szCs w:val="24"/>
        </w:rPr>
        <w:t>these</w:t>
      </w:r>
      <w:r w:rsidR="00D33034" w:rsidRPr="00762AEB">
        <w:rPr>
          <w:rFonts w:ascii="Times New Roman" w:hAnsi="Times New Roman" w:cs="Times New Roman"/>
          <w:sz w:val="24"/>
          <w:szCs w:val="24"/>
        </w:rPr>
        <w:t xml:space="preserve"> rounds had been somewhat disappointing </w:t>
      </w:r>
      <w:r w:rsidR="00CC2C65" w:rsidRPr="00762AEB">
        <w:rPr>
          <w:rFonts w:ascii="Times New Roman" w:hAnsi="Times New Roman" w:cs="Times New Roman"/>
          <w:sz w:val="24"/>
          <w:szCs w:val="24"/>
        </w:rPr>
        <w:t>and enthusiasm for such meetings was waning.</w:t>
      </w:r>
      <w:r w:rsidR="00167250"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In 1964</w:t>
      </w:r>
      <w:r w:rsidR="00CC2C65" w:rsidRPr="00762AEB">
        <w:rPr>
          <w:rFonts w:ascii="Times New Roman" w:hAnsi="Times New Roman" w:cs="Times New Roman"/>
          <w:sz w:val="24"/>
          <w:szCs w:val="24"/>
        </w:rPr>
        <w:t xml:space="preserve"> a new </w:t>
      </w:r>
      <w:r w:rsidR="007B7144" w:rsidRPr="00762AEB">
        <w:rPr>
          <w:rFonts w:ascii="Times New Roman" w:hAnsi="Times New Roman" w:cs="Times New Roman"/>
          <w:sz w:val="24"/>
          <w:szCs w:val="24"/>
        </w:rPr>
        <w:t xml:space="preserve">trade </w:t>
      </w:r>
      <w:r w:rsidR="00CC2C65" w:rsidRPr="00762AEB">
        <w:rPr>
          <w:rFonts w:ascii="Times New Roman" w:hAnsi="Times New Roman" w:cs="Times New Roman"/>
          <w:sz w:val="24"/>
          <w:szCs w:val="24"/>
        </w:rPr>
        <w:t xml:space="preserve">round </w:t>
      </w:r>
      <w:r w:rsidRPr="00762AEB">
        <w:rPr>
          <w:rFonts w:ascii="Times New Roman" w:hAnsi="Times New Roman" w:cs="Times New Roman"/>
          <w:sz w:val="24"/>
          <w:szCs w:val="24"/>
        </w:rPr>
        <w:t>began</w:t>
      </w:r>
      <w:r w:rsidR="00CC2C65" w:rsidRPr="00762AEB">
        <w:rPr>
          <w:rFonts w:ascii="Times New Roman" w:hAnsi="Times New Roman" w:cs="Times New Roman"/>
          <w:sz w:val="24"/>
          <w:szCs w:val="24"/>
        </w:rPr>
        <w:t xml:space="preserve">, called the Kennedy Round after the deceased American president who had believed that </w:t>
      </w:r>
      <w:r w:rsidR="00C80D7D" w:rsidRPr="00762AEB">
        <w:rPr>
          <w:rFonts w:ascii="Times New Roman" w:hAnsi="Times New Roman" w:cs="Times New Roman"/>
          <w:sz w:val="24"/>
          <w:szCs w:val="24"/>
        </w:rPr>
        <w:t xml:space="preserve">trade negotiations could revitalize transatlantic </w:t>
      </w:r>
      <w:r w:rsidR="00E962C6" w:rsidRPr="00762AEB">
        <w:rPr>
          <w:rFonts w:ascii="Times New Roman" w:hAnsi="Times New Roman" w:cs="Times New Roman"/>
          <w:sz w:val="24"/>
          <w:szCs w:val="24"/>
        </w:rPr>
        <w:t xml:space="preserve">relations with the EEC and </w:t>
      </w:r>
      <w:r w:rsidR="00C80D7D" w:rsidRPr="00762AEB">
        <w:rPr>
          <w:rFonts w:ascii="Times New Roman" w:hAnsi="Times New Roman" w:cs="Times New Roman"/>
          <w:sz w:val="24"/>
          <w:szCs w:val="24"/>
        </w:rPr>
        <w:t>offset deteriorating American economic and financial circumstances.</w:t>
      </w:r>
      <w:r w:rsidR="00167250" w:rsidRPr="00762AEB">
        <w:rPr>
          <w:rFonts w:ascii="Times New Roman" w:hAnsi="Times New Roman" w:cs="Times New Roman"/>
          <w:sz w:val="24"/>
          <w:szCs w:val="24"/>
        </w:rPr>
        <w:t xml:space="preserve"> </w:t>
      </w:r>
      <w:r w:rsidR="00C80D7D" w:rsidRPr="00762AEB">
        <w:rPr>
          <w:rFonts w:ascii="Times New Roman" w:hAnsi="Times New Roman" w:cs="Times New Roman"/>
          <w:sz w:val="24"/>
          <w:szCs w:val="24"/>
        </w:rPr>
        <w:t>The</w:t>
      </w:r>
      <w:r w:rsidR="00635398" w:rsidRPr="00762AEB">
        <w:rPr>
          <w:rFonts w:ascii="Times New Roman" w:hAnsi="Times New Roman" w:cs="Times New Roman"/>
          <w:sz w:val="24"/>
          <w:szCs w:val="24"/>
        </w:rPr>
        <w:t xml:space="preserve"> contracting parties elected Wyndham White</w:t>
      </w:r>
      <w:r w:rsidR="00C80D7D" w:rsidRPr="00762AEB">
        <w:rPr>
          <w:rFonts w:ascii="Times New Roman" w:hAnsi="Times New Roman" w:cs="Times New Roman"/>
          <w:sz w:val="24"/>
          <w:szCs w:val="24"/>
        </w:rPr>
        <w:t xml:space="preserve"> a</w:t>
      </w:r>
      <w:r w:rsidR="0086415B" w:rsidRPr="00762AEB">
        <w:rPr>
          <w:rFonts w:ascii="Times New Roman" w:hAnsi="Times New Roman" w:cs="Times New Roman"/>
          <w:sz w:val="24"/>
          <w:szCs w:val="24"/>
        </w:rPr>
        <w:t xml:space="preserve">s secretary of the </w:t>
      </w:r>
      <w:r w:rsidR="00167250" w:rsidRPr="00762AEB">
        <w:rPr>
          <w:rFonts w:ascii="Times New Roman" w:hAnsi="Times New Roman" w:cs="Times New Roman"/>
          <w:sz w:val="24"/>
          <w:szCs w:val="24"/>
        </w:rPr>
        <w:t>tariff negotiations</w:t>
      </w:r>
      <w:r w:rsidR="00777C21" w:rsidRPr="00762AEB">
        <w:rPr>
          <w:rFonts w:ascii="Times New Roman" w:hAnsi="Times New Roman" w:cs="Times New Roman"/>
          <w:sz w:val="24"/>
          <w:szCs w:val="24"/>
        </w:rPr>
        <w:t>. T</w:t>
      </w:r>
      <w:r w:rsidR="00571FD1" w:rsidRPr="00762AEB">
        <w:rPr>
          <w:rFonts w:ascii="Times New Roman" w:hAnsi="Times New Roman" w:cs="Times New Roman"/>
          <w:sz w:val="24"/>
          <w:szCs w:val="24"/>
        </w:rPr>
        <w:t xml:space="preserve">his put him in charge of coordinating and advancing the negotiations, not the customary role for the </w:t>
      </w:r>
      <w:r w:rsidR="007516EF" w:rsidRPr="00762AEB">
        <w:rPr>
          <w:rFonts w:ascii="Times New Roman" w:hAnsi="Times New Roman" w:cs="Times New Roman"/>
          <w:sz w:val="24"/>
          <w:szCs w:val="24"/>
        </w:rPr>
        <w:t>E</w:t>
      </w:r>
      <w:r w:rsidR="00167250" w:rsidRPr="00762AEB">
        <w:rPr>
          <w:rFonts w:ascii="Times New Roman" w:hAnsi="Times New Roman" w:cs="Times New Roman"/>
          <w:sz w:val="24"/>
          <w:szCs w:val="24"/>
        </w:rPr>
        <w:t xml:space="preserve">xecutive </w:t>
      </w:r>
      <w:r w:rsidR="007516EF" w:rsidRPr="00762AEB">
        <w:rPr>
          <w:rFonts w:ascii="Times New Roman" w:hAnsi="Times New Roman" w:cs="Times New Roman"/>
          <w:sz w:val="24"/>
          <w:szCs w:val="24"/>
        </w:rPr>
        <w:t>S</w:t>
      </w:r>
      <w:r w:rsidR="00167250" w:rsidRPr="00762AEB">
        <w:rPr>
          <w:rFonts w:ascii="Times New Roman" w:hAnsi="Times New Roman" w:cs="Times New Roman"/>
          <w:sz w:val="24"/>
          <w:szCs w:val="24"/>
        </w:rPr>
        <w:t>ecretary</w:t>
      </w:r>
      <w:r w:rsidR="0086415B" w:rsidRPr="00762AEB">
        <w:rPr>
          <w:rFonts w:ascii="Times New Roman" w:hAnsi="Times New Roman" w:cs="Times New Roman"/>
          <w:sz w:val="24"/>
          <w:szCs w:val="24"/>
        </w:rPr>
        <w:t>.</w:t>
      </w:r>
      <w:r w:rsidR="00546631" w:rsidRPr="00762AEB">
        <w:rPr>
          <w:rFonts w:ascii="Times New Roman" w:hAnsi="Times New Roman" w:cs="Times New Roman"/>
          <w:sz w:val="24"/>
          <w:szCs w:val="24"/>
        </w:rPr>
        <w:t xml:space="preserve"> </w:t>
      </w:r>
      <w:r w:rsidR="0086415B" w:rsidRPr="00762AEB">
        <w:rPr>
          <w:rFonts w:ascii="Times New Roman" w:hAnsi="Times New Roman" w:cs="Times New Roman"/>
          <w:sz w:val="24"/>
          <w:szCs w:val="24"/>
        </w:rPr>
        <w:t>E</w:t>
      </w:r>
      <w:r w:rsidR="00C80D7D" w:rsidRPr="00762AEB">
        <w:rPr>
          <w:rFonts w:ascii="Times New Roman" w:hAnsi="Times New Roman" w:cs="Times New Roman"/>
          <w:sz w:val="24"/>
          <w:szCs w:val="24"/>
        </w:rPr>
        <w:t xml:space="preserve">ven </w:t>
      </w:r>
      <w:r w:rsidR="0086415B" w:rsidRPr="00762AEB">
        <w:rPr>
          <w:rFonts w:ascii="Times New Roman" w:hAnsi="Times New Roman" w:cs="Times New Roman"/>
          <w:sz w:val="24"/>
          <w:szCs w:val="24"/>
        </w:rPr>
        <w:t>without such a role, he would have been</w:t>
      </w:r>
      <w:r w:rsidR="00401B7D" w:rsidRPr="00762AEB">
        <w:rPr>
          <w:rFonts w:ascii="Times New Roman" w:hAnsi="Times New Roman" w:cs="Times New Roman"/>
          <w:sz w:val="24"/>
          <w:szCs w:val="24"/>
        </w:rPr>
        <w:t xml:space="preserve"> </w:t>
      </w:r>
      <w:r w:rsidR="00635398" w:rsidRPr="00762AEB">
        <w:rPr>
          <w:rFonts w:ascii="Times New Roman" w:hAnsi="Times New Roman" w:cs="Times New Roman"/>
          <w:sz w:val="24"/>
          <w:szCs w:val="24"/>
        </w:rPr>
        <w:t>at the heart of the negotiations, brokering</w:t>
      </w:r>
      <w:r w:rsidR="0017771C" w:rsidRPr="00762AEB">
        <w:rPr>
          <w:rFonts w:ascii="Times New Roman" w:hAnsi="Times New Roman" w:cs="Times New Roman"/>
          <w:sz w:val="24"/>
          <w:szCs w:val="24"/>
        </w:rPr>
        <w:t xml:space="preserve"> seemingly impassable disagreem</w:t>
      </w:r>
      <w:r w:rsidR="00635398" w:rsidRPr="00762AEB">
        <w:rPr>
          <w:rFonts w:ascii="Times New Roman" w:hAnsi="Times New Roman" w:cs="Times New Roman"/>
          <w:sz w:val="24"/>
          <w:szCs w:val="24"/>
        </w:rPr>
        <w:t>e</w:t>
      </w:r>
      <w:r w:rsidR="0017771C" w:rsidRPr="00762AEB">
        <w:rPr>
          <w:rFonts w:ascii="Times New Roman" w:hAnsi="Times New Roman" w:cs="Times New Roman"/>
          <w:sz w:val="24"/>
          <w:szCs w:val="24"/>
        </w:rPr>
        <w:t>n</w:t>
      </w:r>
      <w:r w:rsidR="00635398" w:rsidRPr="00762AEB">
        <w:rPr>
          <w:rFonts w:ascii="Times New Roman" w:hAnsi="Times New Roman" w:cs="Times New Roman"/>
          <w:sz w:val="24"/>
          <w:szCs w:val="24"/>
        </w:rPr>
        <w:t>ts</w:t>
      </w:r>
      <w:r w:rsidRPr="00762AEB">
        <w:rPr>
          <w:rFonts w:ascii="Times New Roman" w:hAnsi="Times New Roman" w:cs="Times New Roman"/>
          <w:sz w:val="24"/>
          <w:szCs w:val="24"/>
        </w:rPr>
        <w:t>, particularly between the US and EEC, whose negotiations would make or break the round</w:t>
      </w:r>
      <w:r w:rsidR="00C80D7D"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A217DA" w:rsidRPr="00762AEB">
        <w:rPr>
          <w:rFonts w:ascii="Times New Roman" w:hAnsi="Times New Roman" w:cs="Times New Roman"/>
          <w:sz w:val="24"/>
          <w:szCs w:val="24"/>
        </w:rPr>
        <w:t xml:space="preserve">He needed </w:t>
      </w:r>
      <w:proofErr w:type="gramStart"/>
      <w:r w:rsidR="00A217DA" w:rsidRPr="00762AEB">
        <w:rPr>
          <w:rFonts w:ascii="Times New Roman" w:hAnsi="Times New Roman" w:cs="Times New Roman"/>
          <w:sz w:val="24"/>
          <w:szCs w:val="24"/>
        </w:rPr>
        <w:t>all of</w:t>
      </w:r>
      <w:proofErr w:type="gramEnd"/>
      <w:r w:rsidR="00A217DA" w:rsidRPr="00762AEB">
        <w:rPr>
          <w:rFonts w:ascii="Times New Roman" w:hAnsi="Times New Roman" w:cs="Times New Roman"/>
          <w:sz w:val="24"/>
          <w:szCs w:val="24"/>
        </w:rPr>
        <w:t xml:space="preserve"> his</w:t>
      </w:r>
      <w:r w:rsidR="00083DD2" w:rsidRPr="00762AEB">
        <w:rPr>
          <w:rFonts w:ascii="Times New Roman" w:hAnsi="Times New Roman" w:cs="Times New Roman"/>
          <w:sz w:val="24"/>
          <w:szCs w:val="24"/>
        </w:rPr>
        <w:t xml:space="preserve"> skills </w:t>
      </w:r>
      <w:r w:rsidRPr="00762AEB">
        <w:rPr>
          <w:rFonts w:ascii="Times New Roman" w:hAnsi="Times New Roman" w:cs="Times New Roman"/>
          <w:sz w:val="24"/>
          <w:szCs w:val="24"/>
        </w:rPr>
        <w:t xml:space="preserve">in conflict resolution </w:t>
      </w:r>
      <w:r w:rsidR="00083DD2" w:rsidRPr="00762AEB">
        <w:rPr>
          <w:rFonts w:ascii="Times New Roman" w:hAnsi="Times New Roman" w:cs="Times New Roman"/>
          <w:sz w:val="24"/>
          <w:szCs w:val="24"/>
        </w:rPr>
        <w:t xml:space="preserve">to </w:t>
      </w:r>
      <w:r w:rsidRPr="00762AEB">
        <w:rPr>
          <w:rFonts w:ascii="Times New Roman" w:hAnsi="Times New Roman" w:cs="Times New Roman"/>
          <w:sz w:val="24"/>
          <w:szCs w:val="24"/>
        </w:rPr>
        <w:t>surmount their differences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w:t>
      </w:r>
      <w:r w:rsidR="002C12AB" w:rsidRPr="00762AEB">
        <w:rPr>
          <w:rFonts w:ascii="Times New Roman" w:hAnsi="Times New Roman" w:cs="Times New Roman"/>
          <w:sz w:val="24"/>
          <w:szCs w:val="24"/>
        </w:rPr>
        <w:t xml:space="preserve"> </w:t>
      </w:r>
      <w:r w:rsidR="00DA5936" w:rsidRPr="00762AEB">
        <w:rPr>
          <w:rFonts w:ascii="Times New Roman" w:hAnsi="Times New Roman" w:cs="Times New Roman"/>
          <w:sz w:val="24"/>
          <w:szCs w:val="24"/>
        </w:rPr>
        <w:t>stressed</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 xml:space="preserve">the </w:t>
      </w:r>
      <w:r w:rsidR="00DA5936" w:rsidRPr="00762AEB">
        <w:rPr>
          <w:rFonts w:ascii="Times New Roman" w:hAnsi="Times New Roman" w:cs="Times New Roman"/>
          <w:sz w:val="24"/>
          <w:szCs w:val="24"/>
        </w:rPr>
        <w:t xml:space="preserve">disastrous </w:t>
      </w:r>
      <w:r w:rsidR="00083DD2" w:rsidRPr="00762AEB">
        <w:rPr>
          <w:rFonts w:ascii="Times New Roman" w:hAnsi="Times New Roman" w:cs="Times New Roman"/>
          <w:sz w:val="24"/>
          <w:szCs w:val="24"/>
        </w:rPr>
        <w:t xml:space="preserve">consequences </w:t>
      </w:r>
      <w:r w:rsidR="00DA5936" w:rsidRPr="00762AEB">
        <w:rPr>
          <w:rFonts w:ascii="Times New Roman" w:hAnsi="Times New Roman" w:cs="Times New Roman"/>
          <w:sz w:val="24"/>
          <w:szCs w:val="24"/>
        </w:rPr>
        <w:t>if the negotiations were to fail</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 xml:space="preserve">He </w:t>
      </w:r>
      <w:r w:rsidR="00635398" w:rsidRPr="00762AEB">
        <w:rPr>
          <w:rFonts w:ascii="Times New Roman" w:hAnsi="Times New Roman" w:cs="Times New Roman"/>
          <w:sz w:val="24"/>
          <w:szCs w:val="24"/>
        </w:rPr>
        <w:t>pointed out</w:t>
      </w:r>
      <w:r w:rsidR="00083DD2"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the awkwardness they would experience if either one was singled out as</w:t>
      </w:r>
      <w:r w:rsidR="00083DD2" w:rsidRPr="00762AEB">
        <w:rPr>
          <w:rFonts w:ascii="Times New Roman" w:hAnsi="Times New Roman" w:cs="Times New Roman"/>
          <w:sz w:val="24"/>
          <w:szCs w:val="24"/>
        </w:rPr>
        <w:t xml:space="preserve"> </w:t>
      </w:r>
      <w:r w:rsidR="00635398" w:rsidRPr="00762AEB">
        <w:rPr>
          <w:rFonts w:ascii="Times New Roman" w:hAnsi="Times New Roman" w:cs="Times New Roman"/>
          <w:sz w:val="24"/>
          <w:szCs w:val="24"/>
        </w:rPr>
        <w:t>the cause of failure.</w:t>
      </w:r>
      <w:r w:rsidR="00546631"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 xml:space="preserve">The </w:t>
      </w:r>
      <w:r w:rsidR="00FB55F1" w:rsidRPr="00762AEB">
        <w:rPr>
          <w:rFonts w:ascii="Times New Roman" w:hAnsi="Times New Roman" w:cs="Times New Roman"/>
          <w:i/>
          <w:sz w:val="24"/>
          <w:szCs w:val="24"/>
        </w:rPr>
        <w:t>New York Times</w:t>
      </w:r>
      <w:r w:rsidR="00190839" w:rsidRPr="00762AEB">
        <w:rPr>
          <w:rFonts w:ascii="Times New Roman" w:hAnsi="Times New Roman" w:cs="Times New Roman"/>
          <w:sz w:val="24"/>
          <w:szCs w:val="24"/>
        </w:rPr>
        <w:t xml:space="preserve"> </w:t>
      </w:r>
      <w:r w:rsidR="00F14C06" w:rsidRPr="00762AEB">
        <w:rPr>
          <w:rFonts w:ascii="Times New Roman" w:hAnsi="Times New Roman" w:cs="Times New Roman"/>
          <w:sz w:val="24"/>
          <w:szCs w:val="24"/>
        </w:rPr>
        <w:t>(10 January 19</w:t>
      </w:r>
      <w:r w:rsidR="00A73BEF" w:rsidRPr="00762AEB">
        <w:rPr>
          <w:rFonts w:ascii="Times New Roman" w:hAnsi="Times New Roman" w:cs="Times New Roman"/>
          <w:sz w:val="24"/>
          <w:szCs w:val="24"/>
        </w:rPr>
        <w:t>64:</w:t>
      </w:r>
      <w:r w:rsidR="002E40C7" w:rsidRPr="00762AEB">
        <w:rPr>
          <w:rFonts w:ascii="Times New Roman" w:hAnsi="Times New Roman" w:cs="Times New Roman"/>
          <w:sz w:val="24"/>
          <w:szCs w:val="24"/>
        </w:rPr>
        <w:t xml:space="preserve"> 68) </w:t>
      </w:r>
      <w:r w:rsidR="00FB55F1" w:rsidRPr="00762AEB">
        <w:rPr>
          <w:rFonts w:ascii="Times New Roman" w:hAnsi="Times New Roman" w:cs="Times New Roman"/>
          <w:sz w:val="24"/>
          <w:szCs w:val="24"/>
        </w:rPr>
        <w:t>described him as an ‘expert’s expert</w:t>
      </w:r>
      <w:r w:rsidR="00190839"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w:t>
      </w:r>
      <w:r w:rsidR="00190839" w:rsidRPr="00762AEB">
        <w:rPr>
          <w:rFonts w:ascii="Times New Roman" w:hAnsi="Times New Roman" w:cs="Times New Roman"/>
          <w:sz w:val="24"/>
          <w:szCs w:val="24"/>
        </w:rPr>
        <w:t xml:space="preserve"> </w:t>
      </w:r>
      <w:r w:rsidR="00FB55F1" w:rsidRPr="00762AEB">
        <w:rPr>
          <w:rFonts w:ascii="Times New Roman" w:hAnsi="Times New Roman" w:cs="Times New Roman"/>
          <w:sz w:val="24"/>
          <w:szCs w:val="24"/>
        </w:rPr>
        <w:t>above all expert in coaxing, cajoling, and otherwise bashing together the heads of stubborn negotiators, in snatching agreement from squabbling dissention</w:t>
      </w:r>
      <w:r w:rsidR="000C1B81"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He used his own stand</w:t>
      </w:r>
      <w:r w:rsidR="006931ED" w:rsidRPr="00762AEB">
        <w:rPr>
          <w:rFonts w:ascii="Times New Roman" w:hAnsi="Times New Roman" w:cs="Times New Roman"/>
          <w:sz w:val="24"/>
          <w:szCs w:val="24"/>
        </w:rPr>
        <w:t>ing as leverage</w:t>
      </w:r>
      <w:r w:rsidR="001E6119" w:rsidRPr="00762AEB">
        <w:rPr>
          <w:rFonts w:ascii="Times New Roman" w:hAnsi="Times New Roman" w:cs="Times New Roman"/>
          <w:sz w:val="24"/>
          <w:szCs w:val="24"/>
        </w:rPr>
        <w:t>, threatening to resign unles</w:t>
      </w:r>
      <w:r w:rsidR="0086415B" w:rsidRPr="00762AEB">
        <w:rPr>
          <w:rFonts w:ascii="Times New Roman" w:hAnsi="Times New Roman" w:cs="Times New Roman"/>
          <w:sz w:val="24"/>
          <w:szCs w:val="24"/>
        </w:rPr>
        <w:t>s a compromise was reached.</w:t>
      </w:r>
      <w:r w:rsidR="002C12AB" w:rsidRPr="00762AEB">
        <w:rPr>
          <w:rFonts w:ascii="Times New Roman" w:hAnsi="Times New Roman" w:cs="Times New Roman"/>
          <w:sz w:val="24"/>
          <w:szCs w:val="24"/>
        </w:rPr>
        <w:t xml:space="preserve"> </w:t>
      </w:r>
      <w:r w:rsidR="0086415B" w:rsidRPr="00762AEB">
        <w:rPr>
          <w:rFonts w:ascii="Times New Roman" w:hAnsi="Times New Roman" w:cs="Times New Roman"/>
          <w:sz w:val="24"/>
          <w:szCs w:val="24"/>
        </w:rPr>
        <w:t>A Canadian official</w:t>
      </w:r>
      <w:r w:rsidR="001E6119" w:rsidRPr="00762AEB">
        <w:rPr>
          <w:rFonts w:ascii="Times New Roman" w:hAnsi="Times New Roman" w:cs="Times New Roman"/>
          <w:sz w:val="24"/>
          <w:szCs w:val="24"/>
        </w:rPr>
        <w:t xml:space="preserve"> </w:t>
      </w:r>
      <w:r w:rsidR="00401B7D" w:rsidRPr="00762AEB">
        <w:rPr>
          <w:rFonts w:ascii="Times New Roman" w:hAnsi="Times New Roman" w:cs="Times New Roman"/>
          <w:sz w:val="24"/>
          <w:szCs w:val="24"/>
        </w:rPr>
        <w:t xml:space="preserve">had earlier </w:t>
      </w:r>
      <w:r w:rsidR="001E6119" w:rsidRPr="00762AEB">
        <w:rPr>
          <w:rFonts w:ascii="Times New Roman" w:hAnsi="Times New Roman" w:cs="Times New Roman"/>
          <w:sz w:val="24"/>
          <w:szCs w:val="24"/>
        </w:rPr>
        <w:t xml:space="preserve">described the threat of resignation as ‘an </w:t>
      </w:r>
      <w:r w:rsidR="002E40C7" w:rsidRPr="00762AEB">
        <w:rPr>
          <w:rFonts w:ascii="Times New Roman" w:hAnsi="Times New Roman" w:cs="Times New Roman"/>
          <w:sz w:val="24"/>
          <w:szCs w:val="24"/>
        </w:rPr>
        <w:t>annual exercise in gamesmanship</w:t>
      </w:r>
      <w:r w:rsidR="001E6119" w:rsidRPr="00762AEB">
        <w:rPr>
          <w:rFonts w:ascii="Times New Roman" w:hAnsi="Times New Roman" w:cs="Times New Roman"/>
          <w:sz w:val="24"/>
          <w:szCs w:val="24"/>
        </w:rPr>
        <w:t>’</w:t>
      </w:r>
      <w:r w:rsidR="002E40C7" w:rsidRPr="00762AEB">
        <w:rPr>
          <w:rFonts w:ascii="Times New Roman" w:hAnsi="Times New Roman" w:cs="Times New Roman"/>
          <w:sz w:val="24"/>
          <w:szCs w:val="24"/>
        </w:rPr>
        <w:t xml:space="preserve"> (Memorandum</w:t>
      </w:r>
      <w:r w:rsidR="002E40C7" w:rsidRPr="00762AEB">
        <w:rPr>
          <w:rFonts w:ascii="Times New Roman" w:hAnsi="Times New Roman" w:cs="Times New Roman"/>
          <w:i/>
          <w:sz w:val="24"/>
          <w:szCs w:val="24"/>
        </w:rPr>
        <w:t xml:space="preserve"> </w:t>
      </w:r>
      <w:r w:rsidR="002E40C7" w:rsidRPr="00762AEB">
        <w:rPr>
          <w:rFonts w:ascii="Times New Roman" w:hAnsi="Times New Roman" w:cs="Times New Roman"/>
          <w:sz w:val="24"/>
          <w:szCs w:val="24"/>
        </w:rPr>
        <w:t>1959).</w:t>
      </w:r>
      <w:r w:rsidR="00401B7D"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S</w:t>
      </w:r>
      <w:r w:rsidR="00083DD2" w:rsidRPr="00762AEB">
        <w:rPr>
          <w:rFonts w:ascii="Times New Roman" w:hAnsi="Times New Roman" w:cs="Times New Roman"/>
          <w:sz w:val="24"/>
          <w:szCs w:val="24"/>
        </w:rPr>
        <w:t xml:space="preserve">ome of his contemporaries </w:t>
      </w:r>
      <w:r w:rsidR="001E6119" w:rsidRPr="00762AEB">
        <w:rPr>
          <w:rFonts w:ascii="Times New Roman" w:hAnsi="Times New Roman" w:cs="Times New Roman"/>
          <w:sz w:val="24"/>
          <w:szCs w:val="24"/>
        </w:rPr>
        <w:t xml:space="preserve">commented on the significance of </w:t>
      </w:r>
      <w:r w:rsidR="0097201D" w:rsidRPr="00762AEB">
        <w:rPr>
          <w:rFonts w:ascii="Times New Roman" w:hAnsi="Times New Roman" w:cs="Times New Roman"/>
          <w:sz w:val="24"/>
          <w:szCs w:val="24"/>
        </w:rPr>
        <w:t>Wyndham White’s</w:t>
      </w:r>
      <w:r w:rsidR="001E6119" w:rsidRPr="00762AEB">
        <w:rPr>
          <w:rFonts w:ascii="Times New Roman" w:hAnsi="Times New Roman" w:cs="Times New Roman"/>
          <w:sz w:val="24"/>
          <w:szCs w:val="24"/>
        </w:rPr>
        <w:t xml:space="preserve"> patience in brokering disputes.</w:t>
      </w:r>
      <w:r w:rsidR="002C12AB"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H</w:t>
      </w:r>
      <w:r w:rsidR="00083DD2" w:rsidRPr="00762AEB">
        <w:rPr>
          <w:rFonts w:ascii="Times New Roman" w:hAnsi="Times New Roman" w:cs="Times New Roman"/>
          <w:sz w:val="24"/>
          <w:szCs w:val="24"/>
        </w:rPr>
        <w:t>e did not rush the pace</w:t>
      </w:r>
      <w:r w:rsidR="001E6119" w:rsidRPr="00762AEB">
        <w:rPr>
          <w:rFonts w:ascii="Times New Roman" w:hAnsi="Times New Roman" w:cs="Times New Roman"/>
          <w:sz w:val="24"/>
          <w:szCs w:val="24"/>
        </w:rPr>
        <w:t xml:space="preserve"> of negotiations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 let dynamics polarize, sensed room for rapprochement, and</w:t>
      </w:r>
      <w:r w:rsidR="000069BB" w:rsidRPr="00762AEB">
        <w:rPr>
          <w:rFonts w:ascii="Times New Roman" w:hAnsi="Times New Roman" w:cs="Times New Roman"/>
          <w:sz w:val="24"/>
          <w:szCs w:val="24"/>
        </w:rPr>
        <w:t xml:space="preserve"> then m</w:t>
      </w:r>
      <w:r w:rsidR="00083DD2" w:rsidRPr="00762AEB">
        <w:rPr>
          <w:rFonts w:ascii="Times New Roman" w:hAnsi="Times New Roman" w:cs="Times New Roman"/>
          <w:sz w:val="24"/>
          <w:szCs w:val="24"/>
        </w:rPr>
        <w:t>ove</w:t>
      </w:r>
      <w:r w:rsidR="000069BB" w:rsidRPr="00762AEB">
        <w:rPr>
          <w:rFonts w:ascii="Times New Roman" w:hAnsi="Times New Roman" w:cs="Times New Roman"/>
          <w:sz w:val="24"/>
          <w:szCs w:val="24"/>
        </w:rPr>
        <w:t>d</w:t>
      </w:r>
      <w:r w:rsidR="00083DD2" w:rsidRPr="00762AEB">
        <w:rPr>
          <w:rFonts w:ascii="Times New Roman" w:hAnsi="Times New Roman" w:cs="Times New Roman"/>
          <w:sz w:val="24"/>
          <w:szCs w:val="24"/>
        </w:rPr>
        <w:t xml:space="preserve"> in.</w:t>
      </w:r>
      <w:r w:rsidR="002C12AB" w:rsidRPr="00762AEB">
        <w:rPr>
          <w:rFonts w:ascii="Times New Roman" w:hAnsi="Times New Roman" w:cs="Times New Roman"/>
          <w:sz w:val="24"/>
          <w:szCs w:val="24"/>
        </w:rPr>
        <w:t xml:space="preserve"> </w:t>
      </w:r>
      <w:r w:rsidR="00083DD2" w:rsidRPr="00762AEB">
        <w:rPr>
          <w:rFonts w:ascii="Times New Roman" w:hAnsi="Times New Roman" w:cs="Times New Roman"/>
          <w:sz w:val="24"/>
          <w:szCs w:val="24"/>
        </w:rPr>
        <w:t>He summoned delegates to small group meetings in the so-called Green Room where embattled positions were broken down</w:t>
      </w:r>
      <w:r w:rsidR="00401B7D" w:rsidRPr="00762AEB">
        <w:rPr>
          <w:rFonts w:ascii="Times New Roman" w:hAnsi="Times New Roman" w:cs="Times New Roman"/>
          <w:sz w:val="24"/>
          <w:szCs w:val="24"/>
        </w:rPr>
        <w:t xml:space="preserve"> </w:t>
      </w:r>
      <w:r w:rsidR="003411CE" w:rsidRPr="00762AEB">
        <w:rPr>
          <w:rFonts w:ascii="Times New Roman" w:hAnsi="Times New Roman" w:cs="Times New Roman"/>
          <w:sz w:val="24"/>
          <w:szCs w:val="24"/>
        </w:rPr>
        <w:t>in all night negotiations</w:t>
      </w:r>
      <w:r w:rsidR="00083DD2"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2410B8" w:rsidRPr="00762AEB">
        <w:rPr>
          <w:rFonts w:ascii="Times New Roman" w:hAnsi="Times New Roman" w:cs="Times New Roman"/>
          <w:sz w:val="24"/>
          <w:szCs w:val="24"/>
        </w:rPr>
        <w:t>As Jake Warren, a Canadian official with long experience in the GATT, explained, Wyndham White ‘</w:t>
      </w:r>
      <w:r w:rsidR="009C28AD" w:rsidRPr="00762AEB">
        <w:rPr>
          <w:rFonts w:ascii="Times New Roman" w:hAnsi="Times New Roman" w:cs="Times New Roman"/>
          <w:sz w:val="24"/>
          <w:szCs w:val="24"/>
        </w:rPr>
        <w:t>smoked them</w:t>
      </w:r>
      <w:r w:rsidR="002410B8" w:rsidRPr="00762AEB">
        <w:rPr>
          <w:rFonts w:ascii="Times New Roman" w:hAnsi="Times New Roman" w:cs="Times New Roman"/>
          <w:sz w:val="24"/>
          <w:szCs w:val="24"/>
        </w:rPr>
        <w:t xml:space="preserve"> out in the small hours of the night’</w:t>
      </w:r>
      <w:r w:rsidR="0097201D" w:rsidRPr="00762AEB">
        <w:rPr>
          <w:rFonts w:ascii="Times New Roman" w:hAnsi="Times New Roman" w:cs="Times New Roman"/>
          <w:sz w:val="24"/>
          <w:szCs w:val="24"/>
        </w:rPr>
        <w:t xml:space="preserve"> (author interview with Warren, </w:t>
      </w:r>
      <w:r w:rsidR="005F4F26" w:rsidRPr="00762AEB">
        <w:rPr>
          <w:rFonts w:ascii="Times New Roman" w:hAnsi="Times New Roman" w:cs="Times New Roman"/>
          <w:sz w:val="24"/>
          <w:szCs w:val="24"/>
        </w:rPr>
        <w:t>18 May 2005</w:t>
      </w:r>
      <w:r w:rsidR="0097201D" w:rsidRPr="00762AEB">
        <w:rPr>
          <w:rFonts w:ascii="Times New Roman" w:hAnsi="Times New Roman" w:cs="Times New Roman"/>
          <w:sz w:val="24"/>
          <w:szCs w:val="24"/>
        </w:rPr>
        <w:t>)</w:t>
      </w:r>
      <w:r w:rsidR="002410B8" w:rsidRPr="00762AEB">
        <w:rPr>
          <w:rFonts w:ascii="Times New Roman" w:hAnsi="Times New Roman" w:cs="Times New Roman"/>
          <w:sz w:val="24"/>
          <w:szCs w:val="24"/>
        </w:rPr>
        <w:t>.</w:t>
      </w:r>
      <w:r w:rsidR="00190839"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 xml:space="preserve">After a few emergency extensions and several </w:t>
      </w:r>
      <w:proofErr w:type="spellStart"/>
      <w:proofErr w:type="gramStart"/>
      <w:r w:rsidR="00F713F2" w:rsidRPr="00762AEB">
        <w:rPr>
          <w:rFonts w:ascii="Times New Roman" w:hAnsi="Times New Roman" w:cs="Times New Roman"/>
          <w:sz w:val="24"/>
          <w:szCs w:val="24"/>
        </w:rPr>
        <w:t>all night</w:t>
      </w:r>
      <w:proofErr w:type="spellEnd"/>
      <w:proofErr w:type="gramEnd"/>
      <w:r w:rsidR="00F713F2" w:rsidRPr="00762AEB">
        <w:rPr>
          <w:rFonts w:ascii="Times New Roman" w:hAnsi="Times New Roman" w:cs="Times New Roman"/>
          <w:sz w:val="24"/>
          <w:szCs w:val="24"/>
        </w:rPr>
        <w:t xml:space="preserve"> meetings, the Kenne</w:t>
      </w:r>
      <w:r w:rsidR="00A16663" w:rsidRPr="00762AEB">
        <w:rPr>
          <w:rFonts w:ascii="Times New Roman" w:hAnsi="Times New Roman" w:cs="Times New Roman"/>
          <w:sz w:val="24"/>
          <w:szCs w:val="24"/>
        </w:rPr>
        <w:t>dy Round ended successfully in May</w:t>
      </w:r>
      <w:r w:rsidR="00F713F2" w:rsidRPr="00762AEB">
        <w:rPr>
          <w:rFonts w:ascii="Times New Roman" w:hAnsi="Times New Roman" w:cs="Times New Roman"/>
          <w:sz w:val="24"/>
          <w:szCs w:val="24"/>
        </w:rPr>
        <w:t xml:space="preserve"> 1967, having achieved the most far-reaching liberalization since the Gen</w:t>
      </w:r>
      <w:r w:rsidR="0086415B" w:rsidRPr="00762AEB">
        <w:rPr>
          <w:rFonts w:ascii="Times New Roman" w:hAnsi="Times New Roman" w:cs="Times New Roman"/>
          <w:sz w:val="24"/>
          <w:szCs w:val="24"/>
        </w:rPr>
        <w:t>eva negotiations of 1947.</w:t>
      </w:r>
      <w:r w:rsidR="0060573B"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Wyndham White was roundly praised for his efforts.</w:t>
      </w:r>
      <w:r w:rsidR="00401B7D" w:rsidRPr="00762AEB">
        <w:rPr>
          <w:rFonts w:ascii="Times New Roman" w:hAnsi="Times New Roman" w:cs="Times New Roman"/>
          <w:sz w:val="24"/>
          <w:szCs w:val="24"/>
        </w:rPr>
        <w:t xml:space="preserve"> </w:t>
      </w:r>
      <w:r w:rsidR="00F713F2" w:rsidRPr="00762AEB">
        <w:rPr>
          <w:rFonts w:ascii="Times New Roman" w:hAnsi="Times New Roman" w:cs="Times New Roman"/>
          <w:sz w:val="24"/>
          <w:szCs w:val="24"/>
        </w:rPr>
        <w:t>The Kennedy Round was his ‘crowning achievement</w:t>
      </w:r>
      <w:proofErr w:type="gramStart"/>
      <w:r w:rsidR="00F713F2" w:rsidRPr="00762AEB">
        <w:rPr>
          <w:rFonts w:ascii="Times New Roman" w:hAnsi="Times New Roman" w:cs="Times New Roman"/>
          <w:sz w:val="24"/>
          <w:szCs w:val="24"/>
        </w:rPr>
        <w:t>’</w:t>
      </w:r>
      <w:proofErr w:type="gramEnd"/>
      <w:r w:rsidR="00F713F2" w:rsidRPr="00762AEB">
        <w:rPr>
          <w:rFonts w:ascii="Times New Roman" w:hAnsi="Times New Roman" w:cs="Times New Roman"/>
          <w:sz w:val="24"/>
          <w:szCs w:val="24"/>
        </w:rPr>
        <w:t xml:space="preserve"> and he was a ‘towering presence’</w:t>
      </w:r>
      <w:r w:rsidR="0097201D" w:rsidRPr="00762AEB">
        <w:rPr>
          <w:rFonts w:ascii="Times New Roman" w:hAnsi="Times New Roman" w:cs="Times New Roman"/>
          <w:sz w:val="24"/>
          <w:szCs w:val="24"/>
        </w:rPr>
        <w:t xml:space="preserve"> (</w:t>
      </w:r>
      <w:r w:rsidR="00913C40" w:rsidRPr="00762AEB">
        <w:rPr>
          <w:rFonts w:ascii="Times New Roman" w:hAnsi="Times New Roman" w:cs="Times New Roman"/>
          <w:sz w:val="24"/>
          <w:szCs w:val="24"/>
        </w:rPr>
        <w:t>author i</w:t>
      </w:r>
      <w:r w:rsidR="0097201D" w:rsidRPr="00762AEB">
        <w:rPr>
          <w:rFonts w:ascii="Times New Roman" w:hAnsi="Times New Roman" w:cs="Times New Roman"/>
          <w:sz w:val="24"/>
          <w:szCs w:val="24"/>
        </w:rPr>
        <w:t>nterview with John Jackson</w:t>
      </w:r>
      <w:r w:rsidR="00913C40" w:rsidRPr="00762AEB">
        <w:rPr>
          <w:rFonts w:ascii="Times New Roman" w:hAnsi="Times New Roman" w:cs="Times New Roman"/>
          <w:sz w:val="24"/>
          <w:szCs w:val="24"/>
        </w:rPr>
        <w:t xml:space="preserve">, </w:t>
      </w:r>
      <w:r w:rsidR="005F4F26" w:rsidRPr="00762AEB">
        <w:rPr>
          <w:rFonts w:ascii="Times New Roman" w:hAnsi="Times New Roman" w:cs="Times New Roman"/>
          <w:sz w:val="24"/>
          <w:szCs w:val="24"/>
        </w:rPr>
        <w:t>17 November 2004</w:t>
      </w:r>
      <w:r w:rsidR="0097201D" w:rsidRPr="00762AEB">
        <w:rPr>
          <w:rFonts w:ascii="Times New Roman" w:hAnsi="Times New Roman" w:cs="Times New Roman"/>
          <w:sz w:val="24"/>
          <w:szCs w:val="24"/>
        </w:rPr>
        <w:t>)</w:t>
      </w:r>
      <w:r w:rsidR="00F713F2" w:rsidRPr="00762AEB">
        <w:rPr>
          <w:rFonts w:ascii="Times New Roman" w:hAnsi="Times New Roman" w:cs="Times New Roman"/>
          <w:sz w:val="24"/>
          <w:szCs w:val="24"/>
        </w:rPr>
        <w:t>.</w:t>
      </w:r>
    </w:p>
    <w:p w14:paraId="536CBB99" w14:textId="77777777" w:rsidR="00B93FCA" w:rsidRPr="00762AEB" w:rsidRDefault="00B93FCA"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Wyndham Whit</w:t>
      </w:r>
      <w:r w:rsidR="0086415B" w:rsidRPr="00762AEB">
        <w:rPr>
          <w:rFonts w:ascii="Times New Roman" w:hAnsi="Times New Roman" w:cs="Times New Roman"/>
          <w:sz w:val="24"/>
          <w:szCs w:val="24"/>
        </w:rPr>
        <w:t>e’s contemporaries described his leadership in many ways:</w:t>
      </w:r>
      <w:r w:rsidRPr="00762AEB">
        <w:rPr>
          <w:rFonts w:ascii="Times New Roman" w:hAnsi="Times New Roman" w:cs="Times New Roman"/>
          <w:sz w:val="24"/>
          <w:szCs w:val="24"/>
        </w:rPr>
        <w:t xml:space="preserve"> </w:t>
      </w:r>
      <w:proofErr w:type="spellStart"/>
      <w:r w:rsidRPr="00762AEB">
        <w:rPr>
          <w:rFonts w:ascii="Times New Roman" w:hAnsi="Times New Roman" w:cs="Times New Roman"/>
          <w:sz w:val="24"/>
          <w:szCs w:val="24"/>
        </w:rPr>
        <w:t>indispensible</w:t>
      </w:r>
      <w:proofErr w:type="spellEnd"/>
      <w:r w:rsidRPr="00762AEB">
        <w:rPr>
          <w:rFonts w:ascii="Times New Roman" w:hAnsi="Times New Roman" w:cs="Times New Roman"/>
          <w:sz w:val="24"/>
          <w:szCs w:val="24"/>
        </w:rPr>
        <w:t xml:space="preserve">, </w:t>
      </w:r>
      <w:r w:rsidR="006931ED" w:rsidRPr="00762AEB">
        <w:rPr>
          <w:rFonts w:ascii="Times New Roman" w:hAnsi="Times New Roman" w:cs="Times New Roman"/>
          <w:sz w:val="24"/>
          <w:szCs w:val="24"/>
        </w:rPr>
        <w:t xml:space="preserve">impartial, </w:t>
      </w:r>
      <w:r w:rsidR="006E170A" w:rsidRPr="00762AEB">
        <w:rPr>
          <w:rFonts w:ascii="Times New Roman" w:hAnsi="Times New Roman" w:cs="Times New Roman"/>
          <w:sz w:val="24"/>
          <w:szCs w:val="24"/>
        </w:rPr>
        <w:t xml:space="preserve">savvy, </w:t>
      </w:r>
      <w:r w:rsidR="000F5B1C" w:rsidRPr="00762AEB">
        <w:rPr>
          <w:rFonts w:ascii="Times New Roman" w:hAnsi="Times New Roman" w:cs="Times New Roman"/>
          <w:sz w:val="24"/>
          <w:szCs w:val="24"/>
        </w:rPr>
        <w:t>a deft administrator,</w:t>
      </w:r>
      <w:r w:rsidR="002C12AB" w:rsidRPr="00762AEB">
        <w:rPr>
          <w:rFonts w:ascii="Times New Roman" w:hAnsi="Times New Roman" w:cs="Times New Roman"/>
          <w:sz w:val="24"/>
          <w:szCs w:val="24"/>
        </w:rPr>
        <w:t xml:space="preserve"> </w:t>
      </w:r>
      <w:r w:rsidRPr="00762AEB">
        <w:rPr>
          <w:rFonts w:ascii="Times New Roman" w:hAnsi="Times New Roman" w:cs="Times New Roman"/>
          <w:sz w:val="24"/>
          <w:szCs w:val="24"/>
        </w:rPr>
        <w:t xml:space="preserve">a shrewd manipulator of people, </w:t>
      </w:r>
      <w:r w:rsidR="003D70DB" w:rsidRPr="00762AEB">
        <w:rPr>
          <w:rFonts w:ascii="Times New Roman" w:hAnsi="Times New Roman" w:cs="Times New Roman"/>
          <w:sz w:val="24"/>
          <w:szCs w:val="24"/>
        </w:rPr>
        <w:t>inventive, inspiring, wise and tireless</w:t>
      </w:r>
      <w:r w:rsidR="000F5B1C"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Pr="00762AEB">
        <w:rPr>
          <w:rFonts w:ascii="Times New Roman" w:hAnsi="Times New Roman" w:cs="Times New Roman"/>
          <w:sz w:val="24"/>
          <w:szCs w:val="24"/>
        </w:rPr>
        <w:t>He devoted himself to the cause of GATT, having no favourites amongst its ever</w:t>
      </w:r>
      <w:r w:rsidR="008447CE" w:rsidRPr="00762AEB">
        <w:rPr>
          <w:rFonts w:ascii="Times New Roman" w:hAnsi="Times New Roman" w:cs="Times New Roman"/>
          <w:sz w:val="24"/>
          <w:szCs w:val="24"/>
        </w:rPr>
        <w:t>-</w:t>
      </w:r>
      <w:r w:rsidRPr="00762AEB">
        <w:rPr>
          <w:rFonts w:ascii="Times New Roman" w:hAnsi="Times New Roman" w:cs="Times New Roman"/>
          <w:sz w:val="24"/>
          <w:szCs w:val="24"/>
        </w:rPr>
        <w:t>growing number of contracting parties.</w:t>
      </w:r>
      <w:r w:rsidR="002C12AB" w:rsidRPr="00762AEB">
        <w:rPr>
          <w:rFonts w:ascii="Times New Roman" w:hAnsi="Times New Roman" w:cs="Times New Roman"/>
          <w:sz w:val="24"/>
          <w:szCs w:val="24"/>
        </w:rPr>
        <w:t xml:space="preserve"> </w:t>
      </w:r>
      <w:r w:rsidR="0059502F" w:rsidRPr="00762AEB">
        <w:rPr>
          <w:rFonts w:ascii="Times New Roman" w:hAnsi="Times New Roman" w:cs="Times New Roman"/>
          <w:sz w:val="24"/>
          <w:szCs w:val="24"/>
        </w:rPr>
        <w:t>Its successes were closely linked to him.</w:t>
      </w:r>
      <w:r w:rsidR="002C12AB" w:rsidRPr="00762AEB">
        <w:rPr>
          <w:rFonts w:ascii="Times New Roman" w:hAnsi="Times New Roman" w:cs="Times New Roman"/>
          <w:sz w:val="24"/>
          <w:szCs w:val="24"/>
        </w:rPr>
        <w:t xml:space="preserve"> </w:t>
      </w:r>
      <w:r w:rsidR="006931ED" w:rsidRPr="00762AEB">
        <w:rPr>
          <w:rFonts w:ascii="Times New Roman" w:hAnsi="Times New Roman" w:cs="Times New Roman"/>
          <w:sz w:val="24"/>
          <w:szCs w:val="24"/>
        </w:rPr>
        <w:t>He stood out as one of the few individuals who shaped the GATT</w:t>
      </w:r>
      <w:r w:rsidR="00A73BEF" w:rsidRPr="00762AEB">
        <w:rPr>
          <w:rFonts w:ascii="Times New Roman" w:hAnsi="Times New Roman" w:cs="Times New Roman"/>
          <w:sz w:val="24"/>
          <w:szCs w:val="24"/>
        </w:rPr>
        <w:t xml:space="preserve"> (Cur</w:t>
      </w:r>
      <w:r w:rsidR="005F4F26" w:rsidRPr="00762AEB">
        <w:rPr>
          <w:rFonts w:ascii="Times New Roman" w:hAnsi="Times New Roman" w:cs="Times New Roman"/>
          <w:sz w:val="24"/>
          <w:szCs w:val="24"/>
        </w:rPr>
        <w:t>z</w:t>
      </w:r>
      <w:r w:rsidR="00A73BEF" w:rsidRPr="00762AEB">
        <w:rPr>
          <w:rFonts w:ascii="Times New Roman" w:hAnsi="Times New Roman" w:cs="Times New Roman"/>
          <w:sz w:val="24"/>
          <w:szCs w:val="24"/>
        </w:rPr>
        <w:t>on 1973:</w:t>
      </w:r>
      <w:r w:rsidR="002B08F7" w:rsidRPr="00762AEB">
        <w:rPr>
          <w:rFonts w:ascii="Times New Roman" w:hAnsi="Times New Roman" w:cs="Times New Roman"/>
          <w:sz w:val="24"/>
          <w:szCs w:val="24"/>
        </w:rPr>
        <w:t xml:space="preserve"> 317-318)</w:t>
      </w:r>
      <w:r w:rsidR="006931ED" w:rsidRPr="00762AEB">
        <w:rPr>
          <w:rFonts w:ascii="Times New Roman" w:hAnsi="Times New Roman" w:cs="Times New Roman"/>
          <w:sz w:val="24"/>
          <w:szCs w:val="24"/>
        </w:rPr>
        <w:t>.</w:t>
      </w:r>
      <w:r w:rsidR="0060573B" w:rsidRPr="00762AEB">
        <w:rPr>
          <w:rFonts w:ascii="Times New Roman" w:hAnsi="Times New Roman" w:cs="Times New Roman"/>
          <w:sz w:val="24"/>
          <w:szCs w:val="24"/>
        </w:rPr>
        <w:t xml:space="preserve"> </w:t>
      </w:r>
      <w:r w:rsidR="00026F2F" w:rsidRPr="00762AEB">
        <w:rPr>
          <w:rFonts w:ascii="Times New Roman" w:hAnsi="Times New Roman" w:cs="Times New Roman"/>
          <w:sz w:val="24"/>
          <w:szCs w:val="24"/>
        </w:rPr>
        <w:t xml:space="preserve">As Kenneth Dam </w:t>
      </w:r>
      <w:r w:rsidR="0060573B" w:rsidRPr="00762AEB">
        <w:rPr>
          <w:rFonts w:ascii="Times New Roman" w:hAnsi="Times New Roman" w:cs="Times New Roman"/>
          <w:sz w:val="24"/>
          <w:szCs w:val="24"/>
        </w:rPr>
        <w:t xml:space="preserve">(1970: 339-340) </w:t>
      </w:r>
      <w:r w:rsidR="00026F2F" w:rsidRPr="00762AEB">
        <w:rPr>
          <w:rFonts w:ascii="Times New Roman" w:hAnsi="Times New Roman" w:cs="Times New Roman"/>
          <w:sz w:val="24"/>
          <w:szCs w:val="24"/>
        </w:rPr>
        <w:t>put it:</w:t>
      </w:r>
      <w:r w:rsidR="00401B7D" w:rsidRPr="00762AEB">
        <w:rPr>
          <w:rFonts w:ascii="Times New Roman" w:hAnsi="Times New Roman" w:cs="Times New Roman"/>
          <w:sz w:val="24"/>
          <w:szCs w:val="24"/>
        </w:rPr>
        <w:t xml:space="preserve"> </w:t>
      </w:r>
      <w:r w:rsidR="0059502F" w:rsidRPr="00762AEB">
        <w:rPr>
          <w:rFonts w:ascii="Times New Roman" w:hAnsi="Times New Roman" w:cs="Times New Roman"/>
          <w:sz w:val="24"/>
          <w:szCs w:val="24"/>
        </w:rPr>
        <w:t>‘At every major turning point and in every major success in GATT history has figured an imaginative compromise, an unexpected initiative, or a face-saving formula originated by Wyndham White</w:t>
      </w:r>
      <w:r w:rsidR="00F93693" w:rsidRPr="00762AEB">
        <w:rPr>
          <w:rFonts w:ascii="Times New Roman" w:hAnsi="Times New Roman" w:cs="Times New Roman"/>
          <w:sz w:val="24"/>
          <w:szCs w:val="24"/>
        </w:rPr>
        <w:t>’</w:t>
      </w:r>
      <w:r w:rsidR="0059502F" w:rsidRPr="00762AEB">
        <w:rPr>
          <w:rFonts w:ascii="Times New Roman" w:hAnsi="Times New Roman" w:cs="Times New Roman"/>
          <w:sz w:val="24"/>
          <w:szCs w:val="24"/>
        </w:rPr>
        <w:t>.</w:t>
      </w:r>
      <w:r w:rsidR="0060573B" w:rsidRPr="00762AEB">
        <w:rPr>
          <w:rFonts w:ascii="Times New Roman" w:hAnsi="Times New Roman" w:cs="Times New Roman"/>
          <w:sz w:val="24"/>
          <w:szCs w:val="24"/>
        </w:rPr>
        <w:t xml:space="preserve"> </w:t>
      </w:r>
      <w:r w:rsidR="008447CE" w:rsidRPr="00762AEB">
        <w:rPr>
          <w:rFonts w:ascii="Times New Roman" w:hAnsi="Times New Roman" w:cs="Times New Roman"/>
          <w:sz w:val="24"/>
          <w:szCs w:val="24"/>
        </w:rPr>
        <w:t>Y</w:t>
      </w:r>
      <w:r w:rsidR="000F5B1C" w:rsidRPr="00762AEB">
        <w:rPr>
          <w:rFonts w:ascii="Times New Roman" w:hAnsi="Times New Roman" w:cs="Times New Roman"/>
          <w:sz w:val="24"/>
          <w:szCs w:val="24"/>
        </w:rPr>
        <w:t>et</w:t>
      </w:r>
      <w:r w:rsidR="008447CE" w:rsidRPr="00762AEB">
        <w:rPr>
          <w:rFonts w:ascii="Times New Roman" w:hAnsi="Times New Roman" w:cs="Times New Roman"/>
          <w:sz w:val="24"/>
          <w:szCs w:val="24"/>
        </w:rPr>
        <w:t>,</w:t>
      </w:r>
      <w:r w:rsidR="000F5B1C" w:rsidRPr="00762AEB">
        <w:rPr>
          <w:rFonts w:ascii="Times New Roman" w:hAnsi="Times New Roman" w:cs="Times New Roman"/>
          <w:sz w:val="24"/>
          <w:szCs w:val="24"/>
        </w:rPr>
        <w:t xml:space="preserve"> he was not without </w:t>
      </w:r>
      <w:r w:rsidRPr="00762AEB">
        <w:rPr>
          <w:rFonts w:ascii="Times New Roman" w:hAnsi="Times New Roman" w:cs="Times New Roman"/>
          <w:sz w:val="24"/>
          <w:szCs w:val="24"/>
        </w:rPr>
        <w:t xml:space="preserve">institutional and personal </w:t>
      </w:r>
      <w:r w:rsidR="000F5B1C" w:rsidRPr="00762AEB">
        <w:rPr>
          <w:rFonts w:ascii="Times New Roman" w:hAnsi="Times New Roman" w:cs="Times New Roman"/>
          <w:sz w:val="24"/>
          <w:szCs w:val="24"/>
        </w:rPr>
        <w:t>ego.</w:t>
      </w:r>
      <w:r w:rsidR="00401B7D"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 xml:space="preserve">He </w:t>
      </w:r>
      <w:r w:rsidRPr="00762AEB">
        <w:rPr>
          <w:rFonts w:ascii="Times New Roman" w:hAnsi="Times New Roman" w:cs="Times New Roman"/>
          <w:sz w:val="24"/>
          <w:szCs w:val="24"/>
        </w:rPr>
        <w:t>resented</w:t>
      </w:r>
      <w:r w:rsidR="000F5B1C" w:rsidRPr="00762AEB">
        <w:rPr>
          <w:rFonts w:ascii="Times New Roman" w:hAnsi="Times New Roman" w:cs="Times New Roman"/>
          <w:sz w:val="24"/>
          <w:szCs w:val="24"/>
        </w:rPr>
        <w:t xml:space="preserve"> the lower status of the GATT compared to the I</w:t>
      </w:r>
      <w:r w:rsidR="00F11E88" w:rsidRPr="00762AEB">
        <w:rPr>
          <w:rFonts w:ascii="Times New Roman" w:hAnsi="Times New Roman" w:cs="Times New Roman"/>
          <w:sz w:val="24"/>
          <w:szCs w:val="24"/>
        </w:rPr>
        <w:t xml:space="preserve">nternational </w:t>
      </w:r>
      <w:r w:rsidR="000F5B1C" w:rsidRPr="00762AEB">
        <w:rPr>
          <w:rFonts w:ascii="Times New Roman" w:hAnsi="Times New Roman" w:cs="Times New Roman"/>
          <w:sz w:val="24"/>
          <w:szCs w:val="24"/>
        </w:rPr>
        <w:t>M</w:t>
      </w:r>
      <w:r w:rsidR="00F11E88" w:rsidRPr="00762AEB">
        <w:rPr>
          <w:rFonts w:ascii="Times New Roman" w:hAnsi="Times New Roman" w:cs="Times New Roman"/>
          <w:sz w:val="24"/>
          <w:szCs w:val="24"/>
        </w:rPr>
        <w:t xml:space="preserve">onetary </w:t>
      </w:r>
      <w:r w:rsidR="000F5B1C" w:rsidRPr="00762AEB">
        <w:rPr>
          <w:rFonts w:ascii="Times New Roman" w:hAnsi="Times New Roman" w:cs="Times New Roman"/>
          <w:sz w:val="24"/>
          <w:szCs w:val="24"/>
        </w:rPr>
        <w:t>F</w:t>
      </w:r>
      <w:r w:rsidR="00F11E88" w:rsidRPr="00762AEB">
        <w:rPr>
          <w:rFonts w:ascii="Times New Roman" w:hAnsi="Times New Roman" w:cs="Times New Roman"/>
          <w:sz w:val="24"/>
          <w:szCs w:val="24"/>
        </w:rPr>
        <w:t>und</w:t>
      </w:r>
      <w:r w:rsidR="000F5B1C" w:rsidRPr="00762AEB">
        <w:rPr>
          <w:rFonts w:ascii="Times New Roman" w:hAnsi="Times New Roman" w:cs="Times New Roman"/>
          <w:sz w:val="24"/>
          <w:szCs w:val="24"/>
        </w:rPr>
        <w:t xml:space="preserve"> and World Bank.</w:t>
      </w:r>
      <w:r w:rsidR="00401B7D"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Wyndham White similarly h</w:t>
      </w:r>
      <w:r w:rsidR="000069BB" w:rsidRPr="00762AEB">
        <w:rPr>
          <w:rFonts w:ascii="Times New Roman" w:hAnsi="Times New Roman" w:cs="Times New Roman"/>
          <w:sz w:val="24"/>
          <w:szCs w:val="24"/>
        </w:rPr>
        <w:t>ad a lower status.</w:t>
      </w:r>
      <w:r w:rsidR="002C12AB"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t xml:space="preserve">His title (Executive </w:t>
      </w:r>
      <w:r w:rsidR="000069BB" w:rsidRPr="00762AEB">
        <w:rPr>
          <w:rFonts w:ascii="Times New Roman" w:hAnsi="Times New Roman" w:cs="Times New Roman"/>
          <w:sz w:val="24"/>
          <w:szCs w:val="24"/>
        </w:rPr>
        <w:t>S</w:t>
      </w:r>
      <w:r w:rsidR="00902B99" w:rsidRPr="00762AEB">
        <w:rPr>
          <w:rFonts w:ascii="Times New Roman" w:hAnsi="Times New Roman" w:cs="Times New Roman"/>
          <w:sz w:val="24"/>
          <w:szCs w:val="24"/>
        </w:rPr>
        <w:t>ecretary)</w:t>
      </w:r>
      <w:r w:rsidR="000F5B1C" w:rsidRPr="00762AEB">
        <w:rPr>
          <w:rFonts w:ascii="Times New Roman" w:hAnsi="Times New Roman" w:cs="Times New Roman"/>
          <w:sz w:val="24"/>
          <w:szCs w:val="24"/>
        </w:rPr>
        <w:t xml:space="preserve"> reflected the </w:t>
      </w:r>
      <w:r w:rsidR="00635398" w:rsidRPr="00762AEB">
        <w:rPr>
          <w:rFonts w:ascii="Times New Roman" w:hAnsi="Times New Roman" w:cs="Times New Roman"/>
          <w:sz w:val="24"/>
          <w:szCs w:val="24"/>
        </w:rPr>
        <w:t>provisional</w:t>
      </w:r>
      <w:r w:rsidR="000F5B1C" w:rsidRPr="00762AEB">
        <w:rPr>
          <w:rFonts w:ascii="Times New Roman" w:hAnsi="Times New Roman" w:cs="Times New Roman"/>
          <w:sz w:val="24"/>
          <w:szCs w:val="24"/>
        </w:rPr>
        <w:t xml:space="preserve"> nature of the GATT.</w:t>
      </w:r>
      <w:r w:rsidR="002C12AB" w:rsidRPr="00762AEB">
        <w:rPr>
          <w:rFonts w:ascii="Times New Roman" w:hAnsi="Times New Roman" w:cs="Times New Roman"/>
          <w:sz w:val="24"/>
          <w:szCs w:val="24"/>
        </w:rPr>
        <w:t xml:space="preserve"> </w:t>
      </w:r>
      <w:r w:rsidR="000F5B1C" w:rsidRPr="00762AEB">
        <w:rPr>
          <w:rFonts w:ascii="Times New Roman" w:hAnsi="Times New Roman" w:cs="Times New Roman"/>
          <w:sz w:val="24"/>
          <w:szCs w:val="24"/>
        </w:rPr>
        <w:t xml:space="preserve">It also </w:t>
      </w:r>
      <w:r w:rsidR="006931ED" w:rsidRPr="00762AEB">
        <w:rPr>
          <w:rFonts w:ascii="Times New Roman" w:hAnsi="Times New Roman" w:cs="Times New Roman"/>
          <w:sz w:val="24"/>
          <w:szCs w:val="24"/>
        </w:rPr>
        <w:t>came with</w:t>
      </w:r>
      <w:r w:rsidR="000F5B1C" w:rsidRPr="00762AEB">
        <w:rPr>
          <w:rFonts w:ascii="Times New Roman" w:hAnsi="Times New Roman" w:cs="Times New Roman"/>
          <w:sz w:val="24"/>
          <w:szCs w:val="24"/>
        </w:rPr>
        <w:t xml:space="preserve"> a lower salary than his counterparts in other major international organization</w:t>
      </w:r>
      <w:r w:rsidR="00902B99" w:rsidRPr="00762AEB">
        <w:rPr>
          <w:rFonts w:ascii="Times New Roman" w:hAnsi="Times New Roman" w:cs="Times New Roman"/>
          <w:sz w:val="24"/>
          <w:szCs w:val="24"/>
        </w:rPr>
        <w:t>s earned</w:t>
      </w:r>
      <w:r w:rsidR="000F5B1C" w:rsidRPr="00762AEB">
        <w:rPr>
          <w:rFonts w:ascii="Times New Roman" w:hAnsi="Times New Roman" w:cs="Times New Roman"/>
          <w:sz w:val="24"/>
          <w:szCs w:val="24"/>
        </w:rPr>
        <w:t>, about which he had regularly complained.</w:t>
      </w:r>
      <w:r w:rsidR="00546631"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t>In 1953</w:t>
      </w:r>
      <w:r w:rsidR="001E6119" w:rsidRPr="00762AEB">
        <w:rPr>
          <w:rFonts w:ascii="Times New Roman" w:hAnsi="Times New Roman" w:cs="Times New Roman"/>
          <w:sz w:val="24"/>
          <w:szCs w:val="24"/>
        </w:rPr>
        <w:t xml:space="preserve"> he </w:t>
      </w:r>
      <w:r w:rsidR="0031435B" w:rsidRPr="00762AEB">
        <w:rPr>
          <w:rFonts w:ascii="Times New Roman" w:hAnsi="Times New Roman" w:cs="Times New Roman"/>
          <w:sz w:val="24"/>
          <w:szCs w:val="24"/>
        </w:rPr>
        <w:t xml:space="preserve">had </w:t>
      </w:r>
      <w:r w:rsidR="001E6119" w:rsidRPr="00762AEB">
        <w:rPr>
          <w:rFonts w:ascii="Times New Roman" w:hAnsi="Times New Roman" w:cs="Times New Roman"/>
          <w:sz w:val="24"/>
          <w:szCs w:val="24"/>
        </w:rPr>
        <w:t>tried</w:t>
      </w:r>
      <w:r w:rsidR="003227A7" w:rsidRPr="00762AEB">
        <w:rPr>
          <w:rFonts w:ascii="Times New Roman" w:hAnsi="Times New Roman" w:cs="Times New Roman"/>
          <w:sz w:val="24"/>
          <w:szCs w:val="24"/>
        </w:rPr>
        <w:t xml:space="preserve"> to reclassify the ICITO as an international organization so that </w:t>
      </w:r>
      <w:r w:rsidR="00902B99" w:rsidRPr="00762AEB">
        <w:rPr>
          <w:rFonts w:ascii="Times New Roman" w:hAnsi="Times New Roman" w:cs="Times New Roman"/>
          <w:sz w:val="24"/>
          <w:szCs w:val="24"/>
        </w:rPr>
        <w:t>his salary would be tax-free, but</w:t>
      </w:r>
      <w:r w:rsidR="00401B7D" w:rsidRPr="00762AEB">
        <w:rPr>
          <w:rFonts w:ascii="Times New Roman" w:hAnsi="Times New Roman" w:cs="Times New Roman"/>
          <w:sz w:val="24"/>
          <w:szCs w:val="24"/>
        </w:rPr>
        <w:t xml:space="preserve"> </w:t>
      </w:r>
      <w:r w:rsidR="000069BB" w:rsidRPr="00762AEB">
        <w:rPr>
          <w:rFonts w:ascii="Times New Roman" w:hAnsi="Times New Roman" w:cs="Times New Roman"/>
          <w:sz w:val="24"/>
          <w:szCs w:val="24"/>
        </w:rPr>
        <w:t>this change did not occur</w:t>
      </w:r>
      <w:r w:rsidR="003227A7" w:rsidRPr="00762AEB">
        <w:rPr>
          <w:rFonts w:ascii="Times New Roman" w:hAnsi="Times New Roman" w:cs="Times New Roman"/>
          <w:sz w:val="24"/>
          <w:szCs w:val="24"/>
        </w:rPr>
        <w:t>.</w:t>
      </w:r>
      <w:r w:rsidR="002C12AB" w:rsidRPr="00762AEB">
        <w:rPr>
          <w:rFonts w:ascii="Times New Roman" w:hAnsi="Times New Roman" w:cs="Times New Roman"/>
          <w:sz w:val="24"/>
          <w:szCs w:val="24"/>
        </w:rPr>
        <w:t xml:space="preserve"> </w:t>
      </w:r>
      <w:r w:rsidR="00902B99" w:rsidRPr="00762AEB">
        <w:rPr>
          <w:rFonts w:ascii="Times New Roman" w:hAnsi="Times New Roman" w:cs="Times New Roman"/>
          <w:sz w:val="24"/>
          <w:szCs w:val="24"/>
        </w:rPr>
        <w:lastRenderedPageBreak/>
        <w:t>However, i</w:t>
      </w:r>
      <w:r w:rsidR="00D17D5C" w:rsidRPr="00762AEB">
        <w:rPr>
          <w:rFonts w:ascii="Times New Roman" w:hAnsi="Times New Roman" w:cs="Times New Roman"/>
          <w:sz w:val="24"/>
          <w:szCs w:val="24"/>
        </w:rPr>
        <w:t>n 1965</w:t>
      </w:r>
      <w:r w:rsidR="000F5B1C" w:rsidRPr="00762AEB">
        <w:rPr>
          <w:rFonts w:ascii="Times New Roman" w:hAnsi="Times New Roman" w:cs="Times New Roman"/>
          <w:sz w:val="24"/>
          <w:szCs w:val="24"/>
        </w:rPr>
        <w:t xml:space="preserve"> </w:t>
      </w:r>
      <w:r w:rsidR="00D20334" w:rsidRPr="00762AEB">
        <w:rPr>
          <w:rFonts w:ascii="Times New Roman" w:hAnsi="Times New Roman" w:cs="Times New Roman"/>
          <w:sz w:val="24"/>
          <w:szCs w:val="24"/>
        </w:rPr>
        <w:t xml:space="preserve">the contracting parties decided to change </w:t>
      </w:r>
      <w:r w:rsidR="000F5B1C" w:rsidRPr="00762AEB">
        <w:rPr>
          <w:rFonts w:ascii="Times New Roman" w:hAnsi="Times New Roman" w:cs="Times New Roman"/>
          <w:sz w:val="24"/>
          <w:szCs w:val="24"/>
        </w:rPr>
        <w:t>Wyndha</w:t>
      </w:r>
      <w:r w:rsidR="000069BB" w:rsidRPr="00762AEB">
        <w:rPr>
          <w:rFonts w:ascii="Times New Roman" w:hAnsi="Times New Roman" w:cs="Times New Roman"/>
          <w:sz w:val="24"/>
          <w:szCs w:val="24"/>
        </w:rPr>
        <w:t>m White’s title to Director-G</w:t>
      </w:r>
      <w:r w:rsidR="000F5B1C" w:rsidRPr="00762AEB">
        <w:rPr>
          <w:rFonts w:ascii="Times New Roman" w:hAnsi="Times New Roman" w:cs="Times New Roman"/>
          <w:sz w:val="24"/>
          <w:szCs w:val="24"/>
        </w:rPr>
        <w:t>eneral</w:t>
      </w:r>
      <w:r w:rsidR="00571FD1" w:rsidRPr="00762AEB">
        <w:rPr>
          <w:rFonts w:ascii="Times New Roman" w:hAnsi="Times New Roman" w:cs="Times New Roman"/>
          <w:sz w:val="24"/>
          <w:szCs w:val="24"/>
        </w:rPr>
        <w:t>.</w:t>
      </w:r>
      <w:r w:rsidR="00B24855" w:rsidRPr="00762AEB">
        <w:rPr>
          <w:rFonts w:ascii="Times New Roman" w:hAnsi="Times New Roman" w:cs="Times New Roman"/>
          <w:sz w:val="24"/>
          <w:szCs w:val="24"/>
        </w:rPr>
        <w:t xml:space="preserve"> </w:t>
      </w:r>
      <w:r w:rsidR="00571FD1" w:rsidRPr="00762AEB">
        <w:rPr>
          <w:rFonts w:ascii="Times New Roman" w:hAnsi="Times New Roman" w:cs="Times New Roman"/>
          <w:sz w:val="24"/>
          <w:szCs w:val="24"/>
        </w:rPr>
        <w:t xml:space="preserve">There was no change to his </w:t>
      </w:r>
      <w:proofErr w:type="gramStart"/>
      <w:r w:rsidR="00571FD1" w:rsidRPr="00762AEB">
        <w:rPr>
          <w:rFonts w:ascii="Times New Roman" w:hAnsi="Times New Roman" w:cs="Times New Roman"/>
          <w:sz w:val="24"/>
          <w:szCs w:val="24"/>
        </w:rPr>
        <w:t>responsibilities</w:t>
      </w:r>
      <w:proofErr w:type="gramEnd"/>
      <w:r w:rsidR="00571FD1" w:rsidRPr="00762AEB">
        <w:rPr>
          <w:rFonts w:ascii="Times New Roman" w:hAnsi="Times New Roman" w:cs="Times New Roman"/>
          <w:sz w:val="24"/>
          <w:szCs w:val="24"/>
        </w:rPr>
        <w:t xml:space="preserve"> but the</w:t>
      </w:r>
      <w:r w:rsidR="000F5B1C" w:rsidRPr="00762AEB">
        <w:rPr>
          <w:rFonts w:ascii="Times New Roman" w:hAnsi="Times New Roman" w:cs="Times New Roman"/>
          <w:sz w:val="24"/>
          <w:szCs w:val="24"/>
        </w:rPr>
        <w:t xml:space="preserve"> nomenclature was consistent with other international organizations.</w:t>
      </w:r>
    </w:p>
    <w:p w14:paraId="0D65B1DB" w14:textId="77777777" w:rsidR="00280AEA" w:rsidRPr="00762AEB" w:rsidRDefault="00CE134B" w:rsidP="006915A7">
      <w:pPr>
        <w:spacing w:after="0" w:line="240" w:lineRule="auto"/>
        <w:ind w:firstLine="720"/>
        <w:jc w:val="both"/>
        <w:rPr>
          <w:rFonts w:ascii="Times New Roman" w:hAnsi="Times New Roman" w:cs="Times New Roman"/>
          <w:sz w:val="24"/>
          <w:szCs w:val="24"/>
        </w:rPr>
      </w:pPr>
      <w:r w:rsidRPr="00762AEB">
        <w:rPr>
          <w:rFonts w:ascii="Times New Roman" w:hAnsi="Times New Roman" w:cs="Times New Roman"/>
          <w:sz w:val="24"/>
          <w:szCs w:val="24"/>
        </w:rPr>
        <w:t>After the Kennedy Round, when his leadership shone most brightly, Wyndham White</w:t>
      </w:r>
      <w:r w:rsidR="00B93FCA" w:rsidRPr="00762AEB">
        <w:rPr>
          <w:rFonts w:ascii="Times New Roman" w:hAnsi="Times New Roman" w:cs="Times New Roman"/>
          <w:sz w:val="24"/>
          <w:szCs w:val="24"/>
        </w:rPr>
        <w:t xml:space="preserve"> announced his retirement.</w:t>
      </w:r>
      <w:r w:rsidR="00546631" w:rsidRPr="00762AEB">
        <w:rPr>
          <w:rFonts w:ascii="Times New Roman" w:hAnsi="Times New Roman" w:cs="Times New Roman"/>
          <w:sz w:val="24"/>
          <w:szCs w:val="24"/>
        </w:rPr>
        <w:t xml:space="preserve"> </w:t>
      </w:r>
      <w:r w:rsidR="001E6119" w:rsidRPr="00762AEB">
        <w:rPr>
          <w:rFonts w:ascii="Times New Roman" w:hAnsi="Times New Roman" w:cs="Times New Roman"/>
          <w:sz w:val="24"/>
          <w:szCs w:val="24"/>
        </w:rPr>
        <w:t>This time it was not a negotiating tactic.</w:t>
      </w:r>
      <w:r w:rsidR="00546631" w:rsidRPr="00762AEB">
        <w:rPr>
          <w:rFonts w:ascii="Times New Roman" w:hAnsi="Times New Roman" w:cs="Times New Roman"/>
          <w:sz w:val="24"/>
          <w:szCs w:val="24"/>
        </w:rPr>
        <w:t xml:space="preserve"> </w:t>
      </w:r>
      <w:r w:rsidR="00B93FCA" w:rsidRPr="00762AEB">
        <w:rPr>
          <w:rFonts w:ascii="Times New Roman" w:hAnsi="Times New Roman" w:cs="Times New Roman"/>
          <w:sz w:val="24"/>
          <w:szCs w:val="24"/>
        </w:rPr>
        <w:t>There was no push for him to step down even though he had occupied the position for twenty years.</w:t>
      </w:r>
      <w:r w:rsidR="00546631"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As the deputy prime minister of New Zealand put it, Wyndham White was leaving the GATT ‘with honours thick upon him’</w:t>
      </w:r>
      <w:r w:rsidR="00FC7993" w:rsidRPr="00762AEB">
        <w:rPr>
          <w:rFonts w:ascii="Times New Roman" w:hAnsi="Times New Roman" w:cs="Times New Roman"/>
          <w:sz w:val="24"/>
          <w:szCs w:val="24"/>
        </w:rPr>
        <w:t xml:space="preserve"> (</w:t>
      </w:r>
      <w:r w:rsidR="00293DD5" w:rsidRPr="00762AEB">
        <w:rPr>
          <w:rFonts w:ascii="Times New Roman" w:hAnsi="Times New Roman" w:cs="Times New Roman"/>
          <w:sz w:val="24"/>
          <w:szCs w:val="24"/>
        </w:rPr>
        <w:t>Statement 1967</w:t>
      </w:r>
      <w:r w:rsidR="00FC7993" w:rsidRPr="00762AEB">
        <w:rPr>
          <w:rFonts w:ascii="Times New Roman" w:hAnsi="Times New Roman" w:cs="Times New Roman"/>
          <w:sz w:val="24"/>
          <w:szCs w:val="24"/>
        </w:rPr>
        <w:t>)</w:t>
      </w:r>
      <w:r w:rsidR="003D70DB" w:rsidRPr="00762AEB">
        <w:rPr>
          <w:rFonts w:ascii="Times New Roman" w:hAnsi="Times New Roman" w:cs="Times New Roman"/>
          <w:sz w:val="24"/>
          <w:szCs w:val="24"/>
        </w:rPr>
        <w:t>.</w:t>
      </w:r>
      <w:r w:rsidR="00E33037"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 xml:space="preserve">An editorial in the </w:t>
      </w:r>
      <w:r w:rsidR="003D70DB" w:rsidRPr="00762AEB">
        <w:rPr>
          <w:rFonts w:ascii="Times New Roman" w:hAnsi="Times New Roman" w:cs="Times New Roman"/>
          <w:i/>
          <w:sz w:val="24"/>
          <w:szCs w:val="24"/>
        </w:rPr>
        <w:t>New York Times</w:t>
      </w:r>
      <w:r w:rsidR="003D70DB" w:rsidRPr="00762AEB">
        <w:rPr>
          <w:rFonts w:ascii="Times New Roman" w:hAnsi="Times New Roman" w:cs="Times New Roman"/>
          <w:sz w:val="24"/>
          <w:szCs w:val="24"/>
        </w:rPr>
        <w:t xml:space="preserve"> </w:t>
      </w:r>
      <w:r w:rsidR="00E33037" w:rsidRPr="00762AEB">
        <w:rPr>
          <w:rFonts w:ascii="Times New Roman" w:hAnsi="Times New Roman" w:cs="Times New Roman"/>
          <w:sz w:val="24"/>
          <w:szCs w:val="24"/>
        </w:rPr>
        <w:t xml:space="preserve">(11 November 1967:32) </w:t>
      </w:r>
      <w:r w:rsidR="003D70DB" w:rsidRPr="00762AEB">
        <w:rPr>
          <w:rFonts w:ascii="Times New Roman" w:hAnsi="Times New Roman" w:cs="Times New Roman"/>
          <w:sz w:val="24"/>
          <w:szCs w:val="24"/>
        </w:rPr>
        <w:t xml:space="preserve">agreed that Wyndham White was </w:t>
      </w:r>
      <w:r w:rsidR="00A02BD7" w:rsidRPr="00762AEB">
        <w:rPr>
          <w:rFonts w:ascii="Times New Roman" w:hAnsi="Times New Roman" w:cs="Times New Roman"/>
          <w:sz w:val="24"/>
          <w:szCs w:val="24"/>
        </w:rPr>
        <w:t>leaving</w:t>
      </w:r>
      <w:r w:rsidR="003D70DB" w:rsidRPr="00762AEB">
        <w:rPr>
          <w:rFonts w:ascii="Times New Roman" w:hAnsi="Times New Roman" w:cs="Times New Roman"/>
          <w:sz w:val="24"/>
          <w:szCs w:val="24"/>
        </w:rPr>
        <w:t xml:space="preserve"> when he was ‘still respected – and, more important, trusted by rich and poor nations alike’.</w:t>
      </w:r>
      <w:r w:rsidR="00E33037" w:rsidRPr="00762AEB">
        <w:rPr>
          <w:rFonts w:ascii="Times New Roman" w:hAnsi="Times New Roman" w:cs="Times New Roman"/>
          <w:sz w:val="24"/>
          <w:szCs w:val="24"/>
        </w:rPr>
        <w:t xml:space="preserve"> </w:t>
      </w:r>
      <w:r w:rsidR="003D70DB" w:rsidRPr="00762AEB">
        <w:rPr>
          <w:rFonts w:ascii="Times New Roman" w:hAnsi="Times New Roman" w:cs="Times New Roman"/>
          <w:sz w:val="24"/>
          <w:szCs w:val="24"/>
        </w:rPr>
        <w:t xml:space="preserve">Wyndham White said this was the hardest decision he had ever made, but </w:t>
      </w:r>
      <w:r w:rsidR="00B93FCA" w:rsidRPr="00762AEB">
        <w:rPr>
          <w:rFonts w:ascii="Times New Roman" w:eastAsia="Calibri" w:hAnsi="Times New Roman" w:cs="Times New Roman"/>
          <w:sz w:val="24"/>
          <w:szCs w:val="24"/>
        </w:rPr>
        <w:t>he hoped to continue the work he had done in GATT w</w:t>
      </w:r>
      <w:r w:rsidR="006931ED" w:rsidRPr="00762AEB">
        <w:rPr>
          <w:rFonts w:ascii="Times New Roman" w:eastAsia="Calibri" w:hAnsi="Times New Roman" w:cs="Times New Roman"/>
          <w:sz w:val="24"/>
          <w:szCs w:val="24"/>
        </w:rPr>
        <w:t>ithin the private sector,</w:t>
      </w:r>
      <w:r w:rsidR="00B93FCA" w:rsidRPr="00762AEB">
        <w:rPr>
          <w:rFonts w:ascii="Times New Roman" w:eastAsia="Calibri" w:hAnsi="Times New Roman" w:cs="Times New Roman"/>
          <w:sz w:val="24"/>
          <w:szCs w:val="24"/>
        </w:rPr>
        <w:t xml:space="preserve"> from whence he would pres</w:t>
      </w:r>
      <w:r w:rsidR="008A2539" w:rsidRPr="00762AEB">
        <w:rPr>
          <w:rFonts w:ascii="Times New Roman" w:eastAsia="Calibri" w:hAnsi="Times New Roman" w:cs="Times New Roman"/>
          <w:sz w:val="24"/>
          <w:szCs w:val="24"/>
        </w:rPr>
        <w:t>umably be better remunerated</w:t>
      </w:r>
      <w:r w:rsidR="00FC7993" w:rsidRPr="00762AEB">
        <w:rPr>
          <w:rFonts w:ascii="Times New Roman" w:eastAsia="Calibri" w:hAnsi="Times New Roman" w:cs="Times New Roman"/>
          <w:sz w:val="24"/>
          <w:szCs w:val="24"/>
        </w:rPr>
        <w:t>:</w:t>
      </w:r>
      <w:r w:rsidR="008A2539" w:rsidRPr="00762AEB">
        <w:rPr>
          <w:rFonts w:ascii="Times New Roman" w:eastAsia="Calibri" w:hAnsi="Times New Roman" w:cs="Times New Roman"/>
          <w:sz w:val="24"/>
          <w:szCs w:val="24"/>
        </w:rPr>
        <w:t xml:space="preserve"> ‘</w:t>
      </w:r>
      <w:r w:rsidR="00B93FCA" w:rsidRPr="00762AEB">
        <w:rPr>
          <w:rFonts w:ascii="Times New Roman" w:eastAsia="Calibri" w:hAnsi="Times New Roman" w:cs="Times New Roman"/>
          <w:sz w:val="24"/>
          <w:szCs w:val="24"/>
        </w:rPr>
        <w:t>I hope to be able to make some contribution in finding a new and fruitful basis for relations between Europe and North America and also in the whole vital area of the economic development o</w:t>
      </w:r>
      <w:r w:rsidR="008A2539" w:rsidRPr="00762AEB">
        <w:rPr>
          <w:rFonts w:ascii="Times New Roman" w:eastAsia="Calibri" w:hAnsi="Times New Roman" w:cs="Times New Roman"/>
          <w:sz w:val="24"/>
          <w:szCs w:val="24"/>
        </w:rPr>
        <w:t>f the poorer parts of the world</w:t>
      </w:r>
      <w:r w:rsidR="00B93FCA" w:rsidRPr="00762AEB">
        <w:rPr>
          <w:rFonts w:ascii="Times New Roman" w:eastAsia="Calibri" w:hAnsi="Times New Roman" w:cs="Times New Roman"/>
          <w:sz w:val="24"/>
          <w:szCs w:val="24"/>
        </w:rPr>
        <w:t>’</w:t>
      </w:r>
      <w:r w:rsidR="008A2539" w:rsidRPr="00762AEB">
        <w:rPr>
          <w:rFonts w:ascii="Times New Roman" w:eastAsia="Calibri" w:hAnsi="Times New Roman" w:cs="Times New Roman"/>
          <w:sz w:val="24"/>
          <w:szCs w:val="24"/>
        </w:rPr>
        <w:t xml:space="preserve"> (</w:t>
      </w:r>
      <w:r w:rsidR="008A2539" w:rsidRPr="00762AEB">
        <w:rPr>
          <w:rFonts w:ascii="Times New Roman" w:hAnsi="Times New Roman" w:cs="Times New Roman"/>
          <w:i/>
          <w:sz w:val="24"/>
          <w:szCs w:val="24"/>
        </w:rPr>
        <w:t>New York Times</w:t>
      </w:r>
      <w:r w:rsidR="008A2539" w:rsidRPr="00762AEB">
        <w:rPr>
          <w:rFonts w:ascii="Times New Roman" w:hAnsi="Times New Roman" w:cs="Times New Roman"/>
          <w:sz w:val="24"/>
          <w:szCs w:val="24"/>
        </w:rPr>
        <w:t>, 8 November 1967</w:t>
      </w:r>
      <w:r w:rsidR="00A73BEF" w:rsidRPr="00762AEB">
        <w:rPr>
          <w:rFonts w:ascii="Times New Roman" w:hAnsi="Times New Roman" w:cs="Times New Roman"/>
          <w:sz w:val="24"/>
          <w:szCs w:val="24"/>
        </w:rPr>
        <w:t>:</w:t>
      </w:r>
      <w:r w:rsidR="008A2539" w:rsidRPr="00762AEB">
        <w:rPr>
          <w:rFonts w:ascii="Times New Roman" w:hAnsi="Times New Roman" w:cs="Times New Roman"/>
          <w:sz w:val="24"/>
          <w:szCs w:val="24"/>
        </w:rPr>
        <w:t xml:space="preserve"> 94).</w:t>
      </w:r>
      <w:r w:rsidR="00E33037" w:rsidRPr="00762AEB">
        <w:rPr>
          <w:rFonts w:ascii="Times New Roman" w:hAnsi="Times New Roman" w:cs="Times New Roman"/>
          <w:sz w:val="24"/>
          <w:szCs w:val="24"/>
        </w:rPr>
        <w:t xml:space="preserve"> </w:t>
      </w:r>
      <w:r w:rsidR="006C79F4" w:rsidRPr="00762AEB">
        <w:rPr>
          <w:rFonts w:ascii="Times New Roman" w:eastAsia="Calibri" w:hAnsi="Times New Roman" w:cs="Times New Roman"/>
          <w:sz w:val="24"/>
          <w:szCs w:val="24"/>
        </w:rPr>
        <w:t>At 54</w:t>
      </w:r>
      <w:r w:rsidR="000F5B1C" w:rsidRPr="00762AEB">
        <w:rPr>
          <w:rFonts w:ascii="Times New Roman" w:eastAsia="Calibri" w:hAnsi="Times New Roman" w:cs="Times New Roman"/>
          <w:sz w:val="24"/>
          <w:szCs w:val="24"/>
        </w:rPr>
        <w:t xml:space="preserve"> he still had many productive working years ahead of him.</w:t>
      </w:r>
      <w:r w:rsidR="00D72904" w:rsidRPr="00762AEB">
        <w:rPr>
          <w:rFonts w:ascii="Times New Roman" w:eastAsia="Calibri" w:hAnsi="Times New Roman" w:cs="Times New Roman"/>
          <w:sz w:val="24"/>
          <w:szCs w:val="24"/>
        </w:rPr>
        <w:t xml:space="preserve"> </w:t>
      </w:r>
      <w:r w:rsidR="009C28AD" w:rsidRPr="00762AEB">
        <w:rPr>
          <w:rFonts w:ascii="Times New Roman" w:eastAsia="Calibri" w:hAnsi="Times New Roman" w:cs="Times New Roman"/>
          <w:sz w:val="24"/>
          <w:szCs w:val="24"/>
        </w:rPr>
        <w:t>There were accolades</w:t>
      </w:r>
      <w:r w:rsidR="00635398" w:rsidRPr="00762AEB">
        <w:rPr>
          <w:rFonts w:ascii="Times New Roman" w:eastAsia="Calibri" w:hAnsi="Times New Roman" w:cs="Times New Roman"/>
          <w:sz w:val="24"/>
          <w:szCs w:val="24"/>
        </w:rPr>
        <w:t xml:space="preserve"> after he </w:t>
      </w:r>
      <w:r w:rsidR="006C79F4" w:rsidRPr="00762AEB">
        <w:rPr>
          <w:rFonts w:ascii="Times New Roman" w:eastAsia="Calibri" w:hAnsi="Times New Roman" w:cs="Times New Roman"/>
          <w:sz w:val="24"/>
          <w:szCs w:val="24"/>
        </w:rPr>
        <w:t>left the GATT</w:t>
      </w:r>
      <w:r w:rsidR="009C28AD" w:rsidRPr="00762AEB">
        <w:rPr>
          <w:rFonts w:ascii="Times New Roman" w:eastAsia="Calibri" w:hAnsi="Times New Roman" w:cs="Times New Roman"/>
          <w:sz w:val="24"/>
          <w:szCs w:val="24"/>
        </w:rPr>
        <w:t>.</w:t>
      </w:r>
      <w:r w:rsidR="00D72904" w:rsidRPr="00762AEB">
        <w:rPr>
          <w:rFonts w:ascii="Times New Roman" w:eastAsia="Calibri" w:hAnsi="Times New Roman" w:cs="Times New Roman"/>
          <w:sz w:val="24"/>
          <w:szCs w:val="24"/>
        </w:rPr>
        <w:t xml:space="preserve"> </w:t>
      </w:r>
      <w:r w:rsidR="009C28AD" w:rsidRPr="00762AEB">
        <w:rPr>
          <w:rFonts w:ascii="Times New Roman" w:hAnsi="Times New Roman" w:cs="Times New Roman"/>
          <w:sz w:val="24"/>
          <w:szCs w:val="24"/>
        </w:rPr>
        <w:t>H</w:t>
      </w:r>
      <w:r w:rsidR="00BD6093" w:rsidRPr="00762AEB">
        <w:rPr>
          <w:rFonts w:ascii="Times New Roman" w:hAnsi="Times New Roman" w:cs="Times New Roman"/>
          <w:sz w:val="24"/>
          <w:szCs w:val="24"/>
        </w:rPr>
        <w:t xml:space="preserve">e was </w:t>
      </w:r>
      <w:r w:rsidR="001B6AB0" w:rsidRPr="00762AEB">
        <w:rPr>
          <w:rFonts w:ascii="Times New Roman" w:hAnsi="Times New Roman" w:cs="Times New Roman"/>
          <w:sz w:val="24"/>
          <w:szCs w:val="24"/>
        </w:rPr>
        <w:t xml:space="preserve">appointed Knight Commander of the Order of St. Michael and St. George </w:t>
      </w:r>
      <w:r w:rsidR="00BD6093" w:rsidRPr="00762AEB">
        <w:rPr>
          <w:rFonts w:ascii="Times New Roman" w:hAnsi="Times New Roman" w:cs="Times New Roman"/>
          <w:sz w:val="24"/>
          <w:szCs w:val="24"/>
        </w:rPr>
        <w:t>in 1968 and received honorary degrees from universities in Sw</w:t>
      </w:r>
      <w:r w:rsidR="009C28AD" w:rsidRPr="00762AEB">
        <w:rPr>
          <w:rFonts w:ascii="Times New Roman" w:hAnsi="Times New Roman" w:cs="Times New Roman"/>
          <w:sz w:val="24"/>
          <w:szCs w:val="24"/>
        </w:rPr>
        <w:t xml:space="preserve">itzerland and the </w:t>
      </w:r>
      <w:r w:rsidR="008A2539" w:rsidRPr="00762AEB">
        <w:rPr>
          <w:rFonts w:ascii="Times New Roman" w:hAnsi="Times New Roman" w:cs="Times New Roman"/>
          <w:sz w:val="24"/>
          <w:szCs w:val="24"/>
        </w:rPr>
        <w:t>US</w:t>
      </w:r>
      <w:r w:rsidR="009C28AD" w:rsidRPr="00762AEB">
        <w:rPr>
          <w:rFonts w:ascii="Times New Roman" w:hAnsi="Times New Roman" w:cs="Times New Roman"/>
          <w:sz w:val="24"/>
          <w:szCs w:val="24"/>
        </w:rPr>
        <w:t>.</w:t>
      </w:r>
      <w:r w:rsidR="00B24855" w:rsidRPr="00762AEB">
        <w:rPr>
          <w:rFonts w:ascii="Times New Roman" w:hAnsi="Times New Roman" w:cs="Times New Roman"/>
          <w:sz w:val="24"/>
          <w:szCs w:val="24"/>
        </w:rPr>
        <w:t xml:space="preserve"> </w:t>
      </w:r>
      <w:r w:rsidR="00676501" w:rsidRPr="00762AEB">
        <w:rPr>
          <w:rFonts w:ascii="Times New Roman" w:hAnsi="Times New Roman" w:cs="Times New Roman"/>
          <w:sz w:val="24"/>
          <w:szCs w:val="24"/>
        </w:rPr>
        <w:t>In 1990, the contracting parties honoured Wyndham White’s contribution to the GATT by naming the main conference room at their Geneva office after him.</w:t>
      </w:r>
      <w:r w:rsidR="00B24855" w:rsidRPr="00762AEB">
        <w:rPr>
          <w:rFonts w:ascii="Times New Roman" w:hAnsi="Times New Roman" w:cs="Times New Roman"/>
          <w:sz w:val="24"/>
          <w:szCs w:val="24"/>
        </w:rPr>
        <w:t xml:space="preserve"> </w:t>
      </w:r>
    </w:p>
    <w:p w14:paraId="1164C6CC" w14:textId="77777777" w:rsidR="002C4FDE" w:rsidRPr="00762AEB" w:rsidRDefault="00E33037" w:rsidP="006915A7">
      <w:pPr>
        <w:spacing w:after="0" w:line="240" w:lineRule="auto"/>
        <w:ind w:firstLine="720"/>
        <w:jc w:val="both"/>
        <w:rPr>
          <w:rFonts w:ascii="Times New Roman" w:eastAsia="Calibri" w:hAnsi="Times New Roman" w:cs="Times New Roman"/>
          <w:sz w:val="24"/>
          <w:szCs w:val="24"/>
        </w:rPr>
      </w:pPr>
      <w:r w:rsidRPr="00762AEB">
        <w:rPr>
          <w:rFonts w:ascii="Times New Roman" w:hAnsi="Times New Roman" w:cs="Times New Roman"/>
          <w:sz w:val="24"/>
          <w:szCs w:val="24"/>
        </w:rPr>
        <w:t xml:space="preserve">However, few professional opportunities came his way. </w:t>
      </w:r>
      <w:r w:rsidR="00B93FCA" w:rsidRPr="00762AEB">
        <w:rPr>
          <w:rFonts w:ascii="Times New Roman" w:eastAsia="Calibri" w:hAnsi="Times New Roman" w:cs="Times New Roman"/>
          <w:sz w:val="24"/>
          <w:szCs w:val="24"/>
        </w:rPr>
        <w:t>W</w:t>
      </w:r>
      <w:r w:rsidR="002C4FDE" w:rsidRPr="00762AEB">
        <w:rPr>
          <w:rFonts w:ascii="Times New Roman" w:eastAsia="Calibri" w:hAnsi="Times New Roman" w:cs="Times New Roman"/>
          <w:sz w:val="24"/>
          <w:szCs w:val="24"/>
        </w:rPr>
        <w:t xml:space="preserve">hen </w:t>
      </w:r>
      <w:r w:rsidR="007054E8" w:rsidRPr="00762AEB">
        <w:rPr>
          <w:rFonts w:ascii="Times New Roman" w:eastAsia="Calibri" w:hAnsi="Times New Roman" w:cs="Times New Roman"/>
          <w:sz w:val="24"/>
          <w:szCs w:val="24"/>
        </w:rPr>
        <w:t>Wyndham White</w:t>
      </w:r>
      <w:r w:rsidR="002C4FDE" w:rsidRPr="00762AEB">
        <w:rPr>
          <w:rFonts w:ascii="Times New Roman" w:eastAsia="Calibri" w:hAnsi="Times New Roman" w:cs="Times New Roman"/>
          <w:sz w:val="24"/>
          <w:szCs w:val="24"/>
        </w:rPr>
        <w:t xml:space="preserve"> was invited to join the board of </w:t>
      </w:r>
      <w:r w:rsidR="00E508AF" w:rsidRPr="00762AEB">
        <w:rPr>
          <w:rFonts w:ascii="Times New Roman" w:eastAsia="Calibri" w:hAnsi="Times New Roman" w:cs="Times New Roman"/>
          <w:sz w:val="24"/>
          <w:szCs w:val="24"/>
        </w:rPr>
        <w:t xml:space="preserve">directors of </w:t>
      </w:r>
      <w:r w:rsidR="002C4FDE" w:rsidRPr="00762AEB">
        <w:rPr>
          <w:rFonts w:ascii="Times New Roman" w:eastAsia="Calibri" w:hAnsi="Times New Roman" w:cs="Times New Roman"/>
          <w:sz w:val="24"/>
          <w:szCs w:val="24"/>
        </w:rPr>
        <w:t>Investors O</w:t>
      </w:r>
      <w:r w:rsidR="00F11E88" w:rsidRPr="00762AEB">
        <w:rPr>
          <w:rFonts w:ascii="Times New Roman" w:eastAsia="Calibri" w:hAnsi="Times New Roman" w:cs="Times New Roman"/>
          <w:sz w:val="24"/>
          <w:szCs w:val="24"/>
        </w:rPr>
        <w:t xml:space="preserve">verseas Services </w:t>
      </w:r>
      <w:r w:rsidR="007054E8" w:rsidRPr="00762AEB">
        <w:rPr>
          <w:rFonts w:ascii="Times New Roman" w:eastAsia="Calibri" w:hAnsi="Times New Roman" w:cs="Times New Roman"/>
          <w:sz w:val="24"/>
          <w:szCs w:val="24"/>
        </w:rPr>
        <w:t xml:space="preserve">(IOS) </w:t>
      </w:r>
      <w:r w:rsidR="00F11E88" w:rsidRPr="00762AEB">
        <w:rPr>
          <w:rFonts w:ascii="Times New Roman" w:eastAsia="Calibri" w:hAnsi="Times New Roman" w:cs="Times New Roman"/>
          <w:sz w:val="24"/>
          <w:szCs w:val="24"/>
        </w:rPr>
        <w:t>Limited</w:t>
      </w:r>
      <w:r w:rsidR="002C12AB" w:rsidRPr="00762AEB">
        <w:rPr>
          <w:rFonts w:ascii="Times New Roman" w:eastAsia="Calibri" w:hAnsi="Times New Roman" w:cs="Times New Roman"/>
          <w:sz w:val="24"/>
          <w:szCs w:val="24"/>
        </w:rPr>
        <w:t xml:space="preserve"> in 19</w:t>
      </w:r>
      <w:r w:rsidR="00943279" w:rsidRPr="00762AEB">
        <w:rPr>
          <w:rFonts w:ascii="Times New Roman" w:eastAsia="Calibri" w:hAnsi="Times New Roman" w:cs="Times New Roman"/>
          <w:sz w:val="24"/>
          <w:szCs w:val="24"/>
        </w:rPr>
        <w:t>68</w:t>
      </w:r>
      <w:r w:rsidR="002C4FDE" w:rsidRPr="00762AEB">
        <w:rPr>
          <w:rFonts w:ascii="Times New Roman" w:eastAsia="Calibri" w:hAnsi="Times New Roman" w:cs="Times New Roman"/>
          <w:sz w:val="24"/>
          <w:szCs w:val="24"/>
        </w:rPr>
        <w:t xml:space="preserve">, </w:t>
      </w:r>
      <w:r w:rsidR="00A217DA" w:rsidRPr="00762AEB">
        <w:rPr>
          <w:rFonts w:ascii="Times New Roman" w:eastAsia="Calibri" w:hAnsi="Times New Roman" w:cs="Times New Roman"/>
          <w:sz w:val="24"/>
          <w:szCs w:val="24"/>
        </w:rPr>
        <w:t>he</w:t>
      </w:r>
      <w:r w:rsidR="002C4FDE" w:rsidRPr="00762AEB">
        <w:rPr>
          <w:rFonts w:ascii="Times New Roman" w:eastAsia="Calibri" w:hAnsi="Times New Roman" w:cs="Times New Roman"/>
          <w:sz w:val="24"/>
          <w:szCs w:val="24"/>
        </w:rPr>
        <w:t xml:space="preserve"> accepted.</w:t>
      </w:r>
      <w:r w:rsidR="002C12AB" w:rsidRPr="00762AEB">
        <w:rPr>
          <w:rFonts w:ascii="Times New Roman" w:eastAsia="Calibri" w:hAnsi="Times New Roman" w:cs="Times New Roman"/>
          <w:sz w:val="24"/>
          <w:szCs w:val="24"/>
        </w:rPr>
        <w:t xml:space="preserve"> </w:t>
      </w:r>
      <w:r w:rsidR="001E6119" w:rsidRPr="00762AEB">
        <w:rPr>
          <w:rFonts w:ascii="Times New Roman" w:eastAsia="Calibri" w:hAnsi="Times New Roman" w:cs="Times New Roman"/>
          <w:sz w:val="24"/>
          <w:szCs w:val="24"/>
        </w:rPr>
        <w:t>He had been</w:t>
      </w:r>
      <w:r w:rsidR="00F15BE7" w:rsidRPr="00762AEB">
        <w:rPr>
          <w:rFonts w:ascii="Times New Roman" w:eastAsia="Calibri" w:hAnsi="Times New Roman" w:cs="Times New Roman"/>
          <w:sz w:val="24"/>
          <w:szCs w:val="24"/>
        </w:rPr>
        <w:t xml:space="preserve"> recruited by James Roosevelt, the American congressman</w:t>
      </w:r>
      <w:r w:rsidR="00F11E88" w:rsidRPr="00762AEB">
        <w:rPr>
          <w:rFonts w:ascii="Times New Roman" w:eastAsia="Calibri" w:hAnsi="Times New Roman" w:cs="Times New Roman"/>
          <w:sz w:val="24"/>
          <w:szCs w:val="24"/>
        </w:rPr>
        <w:t xml:space="preserve"> and son of former American president</w:t>
      </w:r>
      <w:r w:rsidR="00F15BE7" w:rsidRPr="00762AEB">
        <w:rPr>
          <w:rFonts w:ascii="Times New Roman" w:eastAsia="Calibri" w:hAnsi="Times New Roman" w:cs="Times New Roman"/>
          <w:sz w:val="24"/>
          <w:szCs w:val="24"/>
        </w:rPr>
        <w:t xml:space="preserve">, at a time when IOS was seeking out </w:t>
      </w:r>
      <w:r w:rsidR="002D2AB4" w:rsidRPr="00762AEB">
        <w:rPr>
          <w:rFonts w:ascii="Times New Roman" w:eastAsia="Calibri" w:hAnsi="Times New Roman" w:cs="Times New Roman"/>
          <w:sz w:val="24"/>
          <w:szCs w:val="24"/>
        </w:rPr>
        <w:t>business</w:t>
      </w:r>
      <w:r w:rsidR="00F15BE7" w:rsidRPr="00762AEB">
        <w:rPr>
          <w:rFonts w:ascii="Times New Roman" w:eastAsia="Calibri" w:hAnsi="Times New Roman" w:cs="Times New Roman"/>
          <w:sz w:val="24"/>
          <w:szCs w:val="24"/>
        </w:rPr>
        <w:t>, diplomat</w:t>
      </w:r>
      <w:r w:rsidR="002D2AB4" w:rsidRPr="00762AEB">
        <w:rPr>
          <w:rFonts w:ascii="Times New Roman" w:eastAsia="Calibri" w:hAnsi="Times New Roman" w:cs="Times New Roman"/>
          <w:sz w:val="24"/>
          <w:szCs w:val="24"/>
        </w:rPr>
        <w:t>ic</w:t>
      </w:r>
      <w:r w:rsidR="00F15BE7" w:rsidRPr="00762AEB">
        <w:rPr>
          <w:rFonts w:ascii="Times New Roman" w:eastAsia="Calibri" w:hAnsi="Times New Roman" w:cs="Times New Roman"/>
          <w:sz w:val="24"/>
          <w:szCs w:val="24"/>
        </w:rPr>
        <w:t xml:space="preserve"> and political luminaries in Europe and the </w:t>
      </w:r>
      <w:r w:rsidR="007054E8" w:rsidRPr="00762AEB">
        <w:rPr>
          <w:rFonts w:ascii="Times New Roman" w:eastAsia="Calibri" w:hAnsi="Times New Roman" w:cs="Times New Roman"/>
          <w:sz w:val="24"/>
          <w:szCs w:val="24"/>
        </w:rPr>
        <w:t>US</w:t>
      </w:r>
      <w:r w:rsidR="002C12AB" w:rsidRPr="00762AEB">
        <w:rPr>
          <w:rFonts w:ascii="Times New Roman" w:eastAsia="Calibri" w:hAnsi="Times New Roman" w:cs="Times New Roman"/>
          <w:sz w:val="24"/>
          <w:szCs w:val="24"/>
        </w:rPr>
        <w:t xml:space="preserve"> </w:t>
      </w:r>
      <w:r w:rsidR="00A217DA" w:rsidRPr="00762AEB">
        <w:rPr>
          <w:rFonts w:ascii="Times New Roman" w:eastAsia="Calibri" w:hAnsi="Times New Roman" w:cs="Times New Roman"/>
          <w:sz w:val="24"/>
          <w:szCs w:val="24"/>
        </w:rPr>
        <w:t>to add lustre to</w:t>
      </w:r>
      <w:r w:rsidR="00F15BE7" w:rsidRPr="00762AEB">
        <w:rPr>
          <w:rFonts w:ascii="Times New Roman" w:eastAsia="Calibri" w:hAnsi="Times New Roman" w:cs="Times New Roman"/>
          <w:sz w:val="24"/>
          <w:szCs w:val="24"/>
        </w:rPr>
        <w:t xml:space="preserve"> its board.</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Wyndham White was apparently attracted to IOS because of its potential role in promoting economic development.</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But IOS was a scam and </w:t>
      </w:r>
      <w:r w:rsidR="00F11E88" w:rsidRPr="00762AEB">
        <w:rPr>
          <w:rFonts w:ascii="Times New Roman" w:eastAsia="Calibri" w:hAnsi="Times New Roman" w:cs="Times New Roman"/>
          <w:sz w:val="24"/>
          <w:szCs w:val="24"/>
        </w:rPr>
        <w:t>i</w:t>
      </w:r>
      <w:r w:rsidR="0031435B" w:rsidRPr="00762AEB">
        <w:rPr>
          <w:rFonts w:ascii="Times New Roman" w:eastAsia="Calibri" w:hAnsi="Times New Roman" w:cs="Times New Roman"/>
          <w:sz w:val="24"/>
          <w:szCs w:val="24"/>
        </w:rPr>
        <w:t xml:space="preserve">ts </w:t>
      </w:r>
      <w:r w:rsidR="00F15BE7" w:rsidRPr="00762AEB">
        <w:rPr>
          <w:rFonts w:ascii="Times New Roman" w:eastAsia="Calibri" w:hAnsi="Times New Roman" w:cs="Times New Roman"/>
          <w:sz w:val="24"/>
          <w:szCs w:val="24"/>
        </w:rPr>
        <w:t>impropri</w:t>
      </w:r>
      <w:r w:rsidR="001E6119" w:rsidRPr="00762AEB">
        <w:rPr>
          <w:rFonts w:ascii="Times New Roman" w:eastAsia="Calibri" w:hAnsi="Times New Roman" w:cs="Times New Roman"/>
          <w:sz w:val="24"/>
          <w:szCs w:val="24"/>
        </w:rPr>
        <w:t>eties and illegal activities</w:t>
      </w:r>
      <w:r w:rsidR="002C12AB" w:rsidRPr="00762AEB">
        <w:rPr>
          <w:rFonts w:ascii="Times New Roman" w:eastAsia="Calibri" w:hAnsi="Times New Roman" w:cs="Times New Roman"/>
          <w:sz w:val="24"/>
          <w:szCs w:val="24"/>
        </w:rPr>
        <w:t xml:space="preserve"> </w:t>
      </w:r>
      <w:r w:rsidR="00F11E88" w:rsidRPr="00762AEB">
        <w:rPr>
          <w:rFonts w:ascii="Times New Roman" w:eastAsia="Calibri" w:hAnsi="Times New Roman" w:cs="Times New Roman"/>
          <w:sz w:val="24"/>
          <w:szCs w:val="24"/>
        </w:rPr>
        <w:t>were</w:t>
      </w:r>
      <w:r w:rsidR="006C79F4" w:rsidRPr="00762AEB">
        <w:rPr>
          <w:rFonts w:ascii="Times New Roman" w:eastAsia="Calibri" w:hAnsi="Times New Roman" w:cs="Times New Roman"/>
          <w:sz w:val="24"/>
          <w:szCs w:val="24"/>
        </w:rPr>
        <w:t xml:space="preserve"> finally </w:t>
      </w:r>
      <w:r w:rsidR="00F11E88" w:rsidRPr="00762AEB">
        <w:rPr>
          <w:rFonts w:ascii="Times New Roman" w:eastAsia="Calibri" w:hAnsi="Times New Roman" w:cs="Times New Roman"/>
          <w:sz w:val="24"/>
          <w:szCs w:val="24"/>
        </w:rPr>
        <w:t>catching</w:t>
      </w:r>
      <w:r w:rsidR="00F15BE7" w:rsidRPr="00762AEB">
        <w:rPr>
          <w:rFonts w:ascii="Times New Roman" w:eastAsia="Calibri" w:hAnsi="Times New Roman" w:cs="Times New Roman"/>
          <w:sz w:val="24"/>
          <w:szCs w:val="24"/>
        </w:rPr>
        <w:t xml:space="preserve"> up with it</w:t>
      </w:r>
      <w:r w:rsidR="00F11E88" w:rsidRPr="00762AEB">
        <w:rPr>
          <w:rFonts w:ascii="Times New Roman" w:eastAsia="Calibri" w:hAnsi="Times New Roman" w:cs="Times New Roman"/>
          <w:sz w:val="24"/>
          <w:szCs w:val="24"/>
        </w:rPr>
        <w:t xml:space="preserve"> just as Wyndham White joined the board</w:t>
      </w:r>
      <w:r w:rsidR="00F15BE7" w:rsidRPr="00762AEB">
        <w:rPr>
          <w:rFonts w:ascii="Times New Roman" w:eastAsia="Calibri" w:hAnsi="Times New Roman" w:cs="Times New Roman"/>
          <w:sz w:val="24"/>
          <w:szCs w:val="24"/>
        </w:rPr>
        <w:t>.</w:t>
      </w:r>
      <w:r w:rsidR="002C12AB" w:rsidRPr="00762AEB">
        <w:rPr>
          <w:rFonts w:ascii="Times New Roman" w:eastAsia="Calibri" w:hAnsi="Times New Roman" w:cs="Times New Roman"/>
          <w:sz w:val="24"/>
          <w:szCs w:val="24"/>
        </w:rPr>
        <w:t xml:space="preserve"> </w:t>
      </w:r>
      <w:r w:rsidR="00647447" w:rsidRPr="00762AEB">
        <w:rPr>
          <w:rFonts w:ascii="Times New Roman" w:eastAsia="Calibri" w:hAnsi="Times New Roman" w:cs="Times New Roman"/>
          <w:sz w:val="24"/>
          <w:szCs w:val="24"/>
        </w:rPr>
        <w:t>He</w:t>
      </w:r>
      <w:r w:rsidR="00F15BE7" w:rsidRPr="00762AEB">
        <w:rPr>
          <w:rFonts w:ascii="Times New Roman" w:eastAsia="Calibri" w:hAnsi="Times New Roman" w:cs="Times New Roman"/>
          <w:sz w:val="24"/>
          <w:szCs w:val="24"/>
        </w:rPr>
        <w:t xml:space="preserve"> was </w:t>
      </w:r>
      <w:r w:rsidR="001E6119" w:rsidRPr="00762AEB">
        <w:rPr>
          <w:rFonts w:ascii="Times New Roman" w:eastAsia="Calibri" w:hAnsi="Times New Roman" w:cs="Times New Roman"/>
          <w:sz w:val="24"/>
          <w:szCs w:val="24"/>
        </w:rPr>
        <w:t>instrumental in</w:t>
      </w:r>
      <w:r w:rsidR="00F15BE7" w:rsidRPr="00762AEB">
        <w:rPr>
          <w:rFonts w:ascii="Times New Roman" w:eastAsia="Calibri" w:hAnsi="Times New Roman" w:cs="Times New Roman"/>
          <w:sz w:val="24"/>
          <w:szCs w:val="24"/>
        </w:rPr>
        <w:t xml:space="preserve"> the move to rout out corruption.</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He found himself pushed into leadership roles, assuming the presidency of IOS as well as becoming chairman of the board. </w:t>
      </w:r>
      <w:r w:rsidR="00B90DDE" w:rsidRPr="00762AEB">
        <w:rPr>
          <w:rFonts w:ascii="Times New Roman" w:eastAsia="Calibri" w:hAnsi="Times New Roman" w:cs="Times New Roman"/>
          <w:sz w:val="24"/>
          <w:szCs w:val="24"/>
        </w:rPr>
        <w:t>He</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 xml:space="preserve">claimed to believe that the basic </w:t>
      </w:r>
      <w:r w:rsidR="006C79F4" w:rsidRPr="00762AEB">
        <w:rPr>
          <w:rFonts w:ascii="Times New Roman" w:eastAsia="Calibri" w:hAnsi="Times New Roman" w:cs="Times New Roman"/>
          <w:sz w:val="24"/>
          <w:szCs w:val="24"/>
        </w:rPr>
        <w:t>investment strategy</w:t>
      </w:r>
      <w:r w:rsidR="00E508AF" w:rsidRPr="00762AEB">
        <w:rPr>
          <w:rFonts w:ascii="Times New Roman" w:eastAsia="Calibri" w:hAnsi="Times New Roman" w:cs="Times New Roman"/>
          <w:sz w:val="24"/>
          <w:szCs w:val="24"/>
        </w:rPr>
        <w:t xml:space="preserve"> of</w:t>
      </w:r>
      <w:r w:rsidR="00F15BE7" w:rsidRPr="00762AEB">
        <w:rPr>
          <w:rFonts w:ascii="Times New Roman" w:eastAsia="Calibri" w:hAnsi="Times New Roman" w:cs="Times New Roman"/>
          <w:sz w:val="24"/>
          <w:szCs w:val="24"/>
        </w:rPr>
        <w:t xml:space="preserve"> IOS was sound</w:t>
      </w:r>
      <w:r w:rsidR="00B90DDE" w:rsidRPr="00762AEB">
        <w:rPr>
          <w:rFonts w:ascii="Times New Roman" w:eastAsia="Calibri" w:hAnsi="Times New Roman" w:cs="Times New Roman"/>
          <w:sz w:val="24"/>
          <w:szCs w:val="24"/>
        </w:rPr>
        <w:t xml:space="preserve"> and</w:t>
      </w:r>
      <w:r w:rsidR="0080446A" w:rsidRPr="00762AEB">
        <w:rPr>
          <w:rFonts w:ascii="Times New Roman" w:eastAsia="Calibri" w:hAnsi="Times New Roman" w:cs="Times New Roman"/>
          <w:sz w:val="24"/>
          <w:szCs w:val="24"/>
        </w:rPr>
        <w:t>,</w:t>
      </w:r>
      <w:r w:rsidR="00F15BE7" w:rsidRPr="00762AEB">
        <w:rPr>
          <w:rFonts w:ascii="Times New Roman" w:eastAsia="Calibri" w:hAnsi="Times New Roman" w:cs="Times New Roman"/>
          <w:sz w:val="24"/>
          <w:szCs w:val="24"/>
        </w:rPr>
        <w:t xml:space="preserve"> therefore</w:t>
      </w:r>
      <w:r w:rsidR="0080446A" w:rsidRPr="00762AEB">
        <w:rPr>
          <w:rFonts w:ascii="Times New Roman" w:eastAsia="Calibri" w:hAnsi="Times New Roman" w:cs="Times New Roman"/>
          <w:sz w:val="24"/>
          <w:szCs w:val="24"/>
        </w:rPr>
        <w:t>,</w:t>
      </w:r>
      <w:r w:rsidR="00F15BE7" w:rsidRPr="00762AEB">
        <w:rPr>
          <w:rFonts w:ascii="Times New Roman" w:eastAsia="Calibri" w:hAnsi="Times New Roman" w:cs="Times New Roman"/>
          <w:sz w:val="24"/>
          <w:szCs w:val="24"/>
        </w:rPr>
        <w:t xml:space="preserve"> tried to establish</w:t>
      </w:r>
      <w:r w:rsidR="00583A6C" w:rsidRPr="00762AEB">
        <w:rPr>
          <w:rFonts w:ascii="Times New Roman" w:eastAsia="Calibri" w:hAnsi="Times New Roman" w:cs="Times New Roman"/>
          <w:sz w:val="24"/>
          <w:szCs w:val="24"/>
        </w:rPr>
        <w:t xml:space="preserve"> it as a legitimate business operation.</w:t>
      </w:r>
      <w:r w:rsidR="002C12AB"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The</w:t>
      </w:r>
      <w:r w:rsidR="0031435B" w:rsidRPr="00762AEB">
        <w:rPr>
          <w:rFonts w:ascii="Times New Roman" w:eastAsia="Calibri" w:hAnsi="Times New Roman" w:cs="Times New Roman"/>
          <w:sz w:val="24"/>
          <w:szCs w:val="24"/>
        </w:rPr>
        <w:t xml:space="preserve"> journalists who wrote an exposé</w:t>
      </w:r>
      <w:r w:rsidR="00F15BE7" w:rsidRPr="00762AEB">
        <w:rPr>
          <w:rFonts w:ascii="Times New Roman" w:eastAsia="Calibri" w:hAnsi="Times New Roman" w:cs="Times New Roman"/>
          <w:sz w:val="24"/>
          <w:szCs w:val="24"/>
        </w:rPr>
        <w:t xml:space="preserve"> of IOS </w:t>
      </w:r>
      <w:r w:rsidR="001E6119" w:rsidRPr="00762AEB">
        <w:rPr>
          <w:rFonts w:ascii="Times New Roman" w:eastAsia="Calibri" w:hAnsi="Times New Roman" w:cs="Times New Roman"/>
          <w:sz w:val="24"/>
          <w:szCs w:val="24"/>
        </w:rPr>
        <w:t>attribut</w:t>
      </w:r>
      <w:r w:rsidR="00F15BE7" w:rsidRPr="00762AEB">
        <w:rPr>
          <w:rFonts w:ascii="Times New Roman" w:eastAsia="Calibri" w:hAnsi="Times New Roman" w:cs="Times New Roman"/>
          <w:sz w:val="24"/>
          <w:szCs w:val="24"/>
        </w:rPr>
        <w:t xml:space="preserve">ed his approach </w:t>
      </w:r>
      <w:r w:rsidR="001E6119" w:rsidRPr="00762AEB">
        <w:rPr>
          <w:rFonts w:ascii="Times New Roman" w:eastAsia="Calibri" w:hAnsi="Times New Roman" w:cs="Times New Roman"/>
          <w:sz w:val="24"/>
          <w:szCs w:val="24"/>
        </w:rPr>
        <w:t>to his</w:t>
      </w:r>
      <w:r w:rsidR="00F15BE7" w:rsidRPr="00762AEB">
        <w:rPr>
          <w:rFonts w:ascii="Times New Roman" w:eastAsia="Calibri" w:hAnsi="Times New Roman" w:cs="Times New Roman"/>
          <w:sz w:val="24"/>
          <w:szCs w:val="24"/>
        </w:rPr>
        <w:t xml:space="preserve"> background as a practical-minded diplomat: ‘you must take things more or less as they are, patch up your troubles as best you can, and somehow keep the show</w:t>
      </w:r>
      <w:r w:rsidR="00664710" w:rsidRPr="00762AEB">
        <w:rPr>
          <w:rFonts w:ascii="Times New Roman" w:eastAsia="Calibri" w:hAnsi="Times New Roman" w:cs="Times New Roman"/>
          <w:sz w:val="24"/>
          <w:szCs w:val="24"/>
        </w:rPr>
        <w:t xml:space="preserve"> on the road for the time being</w:t>
      </w:r>
      <w:r w:rsidR="00F15BE7" w:rsidRPr="00762AEB">
        <w:rPr>
          <w:rFonts w:ascii="Times New Roman" w:eastAsia="Calibri" w:hAnsi="Times New Roman" w:cs="Times New Roman"/>
          <w:sz w:val="24"/>
          <w:szCs w:val="24"/>
        </w:rPr>
        <w:t>’</w:t>
      </w:r>
      <w:r w:rsidR="009F5E2E" w:rsidRPr="00762AEB">
        <w:rPr>
          <w:rFonts w:ascii="Times New Roman" w:eastAsia="Calibri" w:hAnsi="Times New Roman" w:cs="Times New Roman"/>
          <w:sz w:val="24"/>
          <w:szCs w:val="24"/>
        </w:rPr>
        <w:t xml:space="preserve"> (Raw et al. 1971:</w:t>
      </w:r>
      <w:r w:rsidR="00664710" w:rsidRPr="00762AEB">
        <w:rPr>
          <w:rFonts w:ascii="Times New Roman" w:eastAsia="Calibri" w:hAnsi="Times New Roman" w:cs="Times New Roman"/>
          <w:sz w:val="24"/>
          <w:szCs w:val="24"/>
        </w:rPr>
        <w:t xml:space="preserve"> 355).</w:t>
      </w:r>
      <w:r w:rsidR="000A055A" w:rsidRPr="00762AEB">
        <w:rPr>
          <w:rFonts w:ascii="Times New Roman" w:eastAsia="Calibri" w:hAnsi="Times New Roman" w:cs="Times New Roman"/>
          <w:sz w:val="24"/>
          <w:szCs w:val="24"/>
        </w:rPr>
        <w:t xml:space="preserve"> </w:t>
      </w:r>
      <w:r w:rsidR="00F15BE7" w:rsidRPr="00762AEB">
        <w:rPr>
          <w:rFonts w:ascii="Times New Roman" w:eastAsia="Calibri" w:hAnsi="Times New Roman" w:cs="Times New Roman"/>
          <w:sz w:val="24"/>
          <w:szCs w:val="24"/>
        </w:rPr>
        <w:t>Although Wyndham White’s probity and integrity were never in doubt, his involvement with IOS seems to have tarnished his reputation.</w:t>
      </w:r>
      <w:r w:rsidR="002C12AB" w:rsidRPr="00762AEB">
        <w:rPr>
          <w:rFonts w:ascii="Times New Roman" w:eastAsia="Calibri" w:hAnsi="Times New Roman" w:cs="Times New Roman"/>
          <w:sz w:val="24"/>
          <w:szCs w:val="24"/>
        </w:rPr>
        <w:t xml:space="preserve"> </w:t>
      </w:r>
      <w:r w:rsidR="00B32071" w:rsidRPr="00762AEB">
        <w:rPr>
          <w:rFonts w:ascii="Times New Roman" w:eastAsia="Calibri" w:hAnsi="Times New Roman" w:cs="Times New Roman"/>
          <w:sz w:val="24"/>
          <w:szCs w:val="24"/>
        </w:rPr>
        <w:t>He ended his connection with IOS in 1971.</w:t>
      </w:r>
      <w:r w:rsidR="000A055A" w:rsidRPr="00762AEB">
        <w:rPr>
          <w:rFonts w:ascii="Times New Roman" w:eastAsia="Calibri" w:hAnsi="Times New Roman" w:cs="Times New Roman"/>
          <w:sz w:val="24"/>
          <w:szCs w:val="24"/>
        </w:rPr>
        <w:t xml:space="preserve"> </w:t>
      </w:r>
      <w:r w:rsidR="001E6119" w:rsidRPr="00762AEB">
        <w:rPr>
          <w:rFonts w:ascii="Times New Roman" w:eastAsia="Calibri" w:hAnsi="Times New Roman" w:cs="Times New Roman"/>
          <w:sz w:val="24"/>
          <w:szCs w:val="24"/>
        </w:rPr>
        <w:t>One can only surmise that he did not look back on</w:t>
      </w:r>
      <w:r w:rsidR="006C79F4" w:rsidRPr="00762AEB">
        <w:rPr>
          <w:rFonts w:ascii="Times New Roman" w:eastAsia="Calibri" w:hAnsi="Times New Roman" w:cs="Times New Roman"/>
          <w:sz w:val="24"/>
          <w:szCs w:val="24"/>
        </w:rPr>
        <w:t xml:space="preserve"> his involvement in IOS with </w:t>
      </w:r>
      <w:r w:rsidR="001E6119" w:rsidRPr="00762AEB">
        <w:rPr>
          <w:rFonts w:ascii="Times New Roman" w:eastAsia="Calibri" w:hAnsi="Times New Roman" w:cs="Times New Roman"/>
          <w:sz w:val="24"/>
          <w:szCs w:val="24"/>
        </w:rPr>
        <w:t xml:space="preserve">pride – </w:t>
      </w:r>
      <w:r w:rsidR="0031435B" w:rsidRPr="00762AEB">
        <w:rPr>
          <w:rFonts w:ascii="Times New Roman" w:eastAsia="Calibri" w:hAnsi="Times New Roman" w:cs="Times New Roman"/>
          <w:sz w:val="24"/>
          <w:szCs w:val="24"/>
        </w:rPr>
        <w:t>references to it we</w:t>
      </w:r>
      <w:r w:rsidR="00D17D5C" w:rsidRPr="00762AEB">
        <w:rPr>
          <w:rFonts w:ascii="Times New Roman" w:eastAsia="Calibri" w:hAnsi="Times New Roman" w:cs="Times New Roman"/>
          <w:sz w:val="24"/>
          <w:szCs w:val="24"/>
        </w:rPr>
        <w:t>re expunged in</w:t>
      </w:r>
      <w:r w:rsidR="002C12AB" w:rsidRPr="00762AEB">
        <w:rPr>
          <w:rFonts w:ascii="Times New Roman" w:eastAsia="Calibri" w:hAnsi="Times New Roman" w:cs="Times New Roman"/>
          <w:sz w:val="24"/>
          <w:szCs w:val="24"/>
        </w:rPr>
        <w:t xml:space="preserve"> </w:t>
      </w:r>
      <w:r w:rsidR="00D17D5C" w:rsidRPr="00762AEB">
        <w:rPr>
          <w:rFonts w:ascii="Times New Roman" w:eastAsia="Calibri" w:hAnsi="Times New Roman" w:cs="Times New Roman"/>
          <w:sz w:val="24"/>
          <w:szCs w:val="24"/>
        </w:rPr>
        <w:t>subsequent entries</w:t>
      </w:r>
      <w:r w:rsidR="001E6119" w:rsidRPr="00762AEB">
        <w:rPr>
          <w:rFonts w:ascii="Times New Roman" w:eastAsia="Calibri" w:hAnsi="Times New Roman" w:cs="Times New Roman"/>
          <w:sz w:val="24"/>
          <w:szCs w:val="24"/>
        </w:rPr>
        <w:t xml:space="preserve"> in </w:t>
      </w:r>
      <w:r w:rsidR="001E6119" w:rsidRPr="00762AEB">
        <w:rPr>
          <w:rFonts w:ascii="Times New Roman" w:eastAsia="Calibri" w:hAnsi="Times New Roman" w:cs="Times New Roman"/>
          <w:i/>
          <w:sz w:val="24"/>
          <w:szCs w:val="24"/>
        </w:rPr>
        <w:t>Who’s Who</w:t>
      </w:r>
      <w:r w:rsidR="001E6119" w:rsidRPr="00762AEB">
        <w:rPr>
          <w:rFonts w:ascii="Times New Roman" w:eastAsia="Calibri" w:hAnsi="Times New Roman" w:cs="Times New Roman"/>
          <w:sz w:val="24"/>
          <w:szCs w:val="24"/>
        </w:rPr>
        <w:t>.</w:t>
      </w:r>
      <w:r w:rsidR="002C12AB" w:rsidRPr="00762AEB">
        <w:rPr>
          <w:rFonts w:ascii="Times New Roman" w:eastAsia="Calibri" w:hAnsi="Times New Roman" w:cs="Times New Roman"/>
          <w:sz w:val="24"/>
          <w:szCs w:val="24"/>
        </w:rPr>
        <w:t xml:space="preserve"> </w:t>
      </w:r>
      <w:r w:rsidR="00254B1B" w:rsidRPr="00762AEB">
        <w:rPr>
          <w:rFonts w:ascii="Times New Roman" w:eastAsia="Calibri" w:hAnsi="Times New Roman" w:cs="Times New Roman"/>
          <w:sz w:val="24"/>
          <w:szCs w:val="24"/>
        </w:rPr>
        <w:t xml:space="preserve">Afterwards, Wyndham White </w:t>
      </w:r>
      <w:r w:rsidR="001758CB" w:rsidRPr="00762AEB">
        <w:rPr>
          <w:rFonts w:ascii="Times New Roman" w:eastAsia="Calibri" w:hAnsi="Times New Roman" w:cs="Times New Roman"/>
          <w:sz w:val="24"/>
          <w:szCs w:val="24"/>
        </w:rPr>
        <w:t xml:space="preserve">set up a consulting practice </w:t>
      </w:r>
      <w:r w:rsidR="00B40409" w:rsidRPr="00762AEB">
        <w:rPr>
          <w:rFonts w:ascii="Times New Roman" w:eastAsia="Calibri" w:hAnsi="Times New Roman" w:cs="Times New Roman"/>
          <w:sz w:val="24"/>
          <w:szCs w:val="24"/>
        </w:rPr>
        <w:t xml:space="preserve">(which seems to have floundered) </w:t>
      </w:r>
      <w:r w:rsidR="001758CB" w:rsidRPr="00762AEB">
        <w:rPr>
          <w:rFonts w:ascii="Times New Roman" w:eastAsia="Calibri" w:hAnsi="Times New Roman" w:cs="Times New Roman"/>
          <w:sz w:val="24"/>
          <w:szCs w:val="24"/>
        </w:rPr>
        <w:t>and occasionally participated in public discussion of international trade issues, particularly as they affected developing countries</w:t>
      </w:r>
      <w:r w:rsidR="00254B1B" w:rsidRPr="00762AEB">
        <w:rPr>
          <w:rFonts w:ascii="Times New Roman" w:eastAsia="Calibri" w:hAnsi="Times New Roman" w:cs="Times New Roman"/>
          <w:sz w:val="24"/>
          <w:szCs w:val="24"/>
        </w:rPr>
        <w:t>.</w:t>
      </w:r>
      <w:r w:rsidR="00E01483" w:rsidRPr="00762AEB">
        <w:rPr>
          <w:rFonts w:ascii="Times New Roman" w:eastAsia="Calibri" w:hAnsi="Times New Roman" w:cs="Times New Roman"/>
          <w:sz w:val="24"/>
          <w:szCs w:val="24"/>
        </w:rPr>
        <w:t xml:space="preserve"> </w:t>
      </w:r>
      <w:r w:rsidR="00FB55F1" w:rsidRPr="00762AEB">
        <w:rPr>
          <w:rFonts w:ascii="Times New Roman" w:eastAsia="Calibri" w:hAnsi="Times New Roman" w:cs="Times New Roman"/>
          <w:sz w:val="24"/>
          <w:szCs w:val="24"/>
        </w:rPr>
        <w:t xml:space="preserve">He died </w:t>
      </w:r>
      <w:r w:rsidR="00664710" w:rsidRPr="00762AEB">
        <w:rPr>
          <w:rFonts w:ascii="Times New Roman" w:eastAsia="Calibri" w:hAnsi="Times New Roman" w:cs="Times New Roman"/>
          <w:sz w:val="24"/>
          <w:szCs w:val="24"/>
        </w:rPr>
        <w:t>in</w:t>
      </w:r>
      <w:r w:rsidR="00FB55F1" w:rsidRPr="00762AEB">
        <w:rPr>
          <w:rFonts w:ascii="Times New Roman" w:eastAsia="Calibri" w:hAnsi="Times New Roman" w:cs="Times New Roman"/>
          <w:sz w:val="24"/>
          <w:szCs w:val="24"/>
        </w:rPr>
        <w:t xml:space="preserve"> January 1980 of a heart attack while swimming in a municipal pool in </w:t>
      </w:r>
      <w:r w:rsidR="00254B1B" w:rsidRPr="00762AEB">
        <w:rPr>
          <w:rFonts w:ascii="Times New Roman" w:eastAsia="Calibri" w:hAnsi="Times New Roman" w:cs="Times New Roman"/>
          <w:sz w:val="24"/>
          <w:szCs w:val="24"/>
        </w:rPr>
        <w:t xml:space="preserve">the village of </w:t>
      </w:r>
      <w:r w:rsidR="00FB55F1" w:rsidRPr="00762AEB">
        <w:rPr>
          <w:rFonts w:ascii="Times New Roman" w:eastAsia="Calibri" w:hAnsi="Times New Roman" w:cs="Times New Roman"/>
          <w:sz w:val="24"/>
          <w:szCs w:val="24"/>
        </w:rPr>
        <w:t xml:space="preserve">Ferney-Voltaire in </w:t>
      </w:r>
      <w:r w:rsidR="00254B1B" w:rsidRPr="00762AEB">
        <w:rPr>
          <w:rFonts w:ascii="Times New Roman" w:eastAsia="Calibri" w:hAnsi="Times New Roman" w:cs="Times New Roman"/>
          <w:sz w:val="24"/>
          <w:szCs w:val="24"/>
        </w:rPr>
        <w:t xml:space="preserve">southern </w:t>
      </w:r>
      <w:r w:rsidR="00FB55F1" w:rsidRPr="00762AEB">
        <w:rPr>
          <w:rFonts w:ascii="Times New Roman" w:eastAsia="Calibri" w:hAnsi="Times New Roman" w:cs="Times New Roman"/>
          <w:sz w:val="24"/>
          <w:szCs w:val="24"/>
        </w:rPr>
        <w:t>France.</w:t>
      </w:r>
    </w:p>
    <w:p w14:paraId="622B4857" w14:textId="77777777" w:rsidR="0017771C" w:rsidRPr="00762AEB" w:rsidRDefault="0017771C" w:rsidP="006915A7">
      <w:pPr>
        <w:spacing w:after="0" w:line="240" w:lineRule="auto"/>
        <w:jc w:val="both"/>
        <w:rPr>
          <w:rFonts w:ascii="Times New Roman" w:eastAsia="Calibri" w:hAnsi="Times New Roman" w:cs="Times New Roman"/>
          <w:sz w:val="24"/>
          <w:szCs w:val="24"/>
        </w:rPr>
      </w:pPr>
      <w:r w:rsidRPr="00762AEB">
        <w:rPr>
          <w:rFonts w:ascii="Times New Roman" w:eastAsia="Calibri" w:hAnsi="Times New Roman" w:cs="Times New Roman"/>
          <w:sz w:val="24"/>
          <w:szCs w:val="24"/>
        </w:rPr>
        <w:tab/>
      </w:r>
      <w:r w:rsidR="003C6E76" w:rsidRPr="00762AEB">
        <w:rPr>
          <w:rFonts w:ascii="Times New Roman" w:eastAsia="Calibri" w:hAnsi="Times New Roman" w:cs="Times New Roman"/>
          <w:sz w:val="24"/>
          <w:szCs w:val="24"/>
        </w:rPr>
        <w:t>Wyndham White’s</w:t>
      </w:r>
      <w:r w:rsidR="00103D6A"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career after the GATT was disappointing.</w:t>
      </w:r>
      <w:r w:rsidR="00B4040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As one of his Canadian admirers noted regretfully, he ‘never found himself again’ (</w:t>
      </w:r>
      <w:r w:rsidR="003C6E76" w:rsidRPr="00762AEB">
        <w:rPr>
          <w:rFonts w:ascii="Times New Roman" w:hAnsi="Times New Roman" w:cs="Times New Roman"/>
          <w:sz w:val="24"/>
          <w:szCs w:val="24"/>
        </w:rPr>
        <w:t>author interview with Simon</w:t>
      </w:r>
      <w:r w:rsidR="00196899" w:rsidRPr="00762AEB">
        <w:rPr>
          <w:rFonts w:ascii="Times New Roman" w:hAnsi="Times New Roman" w:cs="Times New Roman"/>
          <w:sz w:val="24"/>
          <w:szCs w:val="24"/>
        </w:rPr>
        <w:t xml:space="preserve"> </w:t>
      </w:r>
      <w:r w:rsidR="003C6E76" w:rsidRPr="00762AEB">
        <w:rPr>
          <w:rFonts w:ascii="Times New Roman" w:hAnsi="Times New Roman" w:cs="Times New Roman"/>
          <w:sz w:val="24"/>
          <w:szCs w:val="24"/>
        </w:rPr>
        <w:t>Reisman, 17 May 200</w:t>
      </w:r>
      <w:r w:rsidR="00BC241E" w:rsidRPr="00762AEB">
        <w:rPr>
          <w:rFonts w:ascii="Times New Roman" w:hAnsi="Times New Roman" w:cs="Times New Roman"/>
          <w:sz w:val="24"/>
          <w:szCs w:val="24"/>
        </w:rPr>
        <w:t>5)</w:t>
      </w:r>
      <w:r w:rsidR="003C6E76" w:rsidRPr="00762AEB">
        <w:rPr>
          <w:rFonts w:ascii="Times New Roman" w:eastAsia="Calibri" w:hAnsi="Times New Roman" w:cs="Times New Roman"/>
          <w:sz w:val="24"/>
          <w:szCs w:val="24"/>
        </w:rPr>
        <w:t>.</w:t>
      </w:r>
      <w:r w:rsidR="00B40409" w:rsidRPr="00762AEB">
        <w:rPr>
          <w:rFonts w:ascii="Times New Roman" w:eastAsia="Calibri" w:hAnsi="Times New Roman" w:cs="Times New Roman"/>
          <w:sz w:val="24"/>
          <w:szCs w:val="24"/>
        </w:rPr>
        <w:t xml:space="preserve"> By all accounts, his marriage was strained and he and his wife were estranged.</w:t>
      </w:r>
      <w:r w:rsidR="00B24855"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had pastimes, such as gardening and music, for which he presumably had more time than when he had been at the helm of GATT.</w:t>
      </w:r>
      <w:r w:rsidR="0019689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was also a sportsman, an avid skier and cyclist.</w:t>
      </w:r>
      <w:r w:rsidR="00196899" w:rsidRPr="00762AEB">
        <w:rPr>
          <w:rFonts w:ascii="Times New Roman" w:eastAsia="Calibri" w:hAnsi="Times New Roman" w:cs="Times New Roman"/>
          <w:sz w:val="24"/>
          <w:szCs w:val="24"/>
        </w:rPr>
        <w:t xml:space="preserve"> </w:t>
      </w:r>
      <w:r w:rsidR="003C6E76" w:rsidRPr="00762AEB">
        <w:rPr>
          <w:rFonts w:ascii="Times New Roman" w:eastAsia="Calibri" w:hAnsi="Times New Roman" w:cs="Times New Roman"/>
          <w:sz w:val="24"/>
          <w:szCs w:val="24"/>
        </w:rPr>
        <w:t>He used to ride his bicycle to GATT headquarters.</w:t>
      </w:r>
      <w:r w:rsidR="00196899" w:rsidRPr="00762AEB">
        <w:rPr>
          <w:rFonts w:ascii="Times New Roman" w:eastAsia="Calibri" w:hAnsi="Times New Roman" w:cs="Times New Roman"/>
          <w:sz w:val="24"/>
          <w:szCs w:val="24"/>
        </w:rPr>
        <w:t xml:space="preserve"> </w:t>
      </w:r>
      <w:r w:rsidR="003C6E76" w:rsidRPr="00762AEB">
        <w:rPr>
          <w:rFonts w:ascii="Times New Roman" w:hAnsi="Times New Roman" w:cs="Times New Roman"/>
          <w:sz w:val="24"/>
          <w:szCs w:val="24"/>
        </w:rPr>
        <w:t xml:space="preserve">There can be few heads of </w:t>
      </w:r>
      <w:r w:rsidR="003C6E76" w:rsidRPr="00762AEB">
        <w:rPr>
          <w:rFonts w:ascii="Times New Roman" w:hAnsi="Times New Roman" w:cs="Times New Roman"/>
          <w:sz w:val="24"/>
          <w:szCs w:val="24"/>
        </w:rPr>
        <w:lastRenderedPageBreak/>
        <w:t>international organizations who rival Wyndham White for the widespread high regard in which he was held.</w:t>
      </w:r>
      <w:r w:rsidR="00196899" w:rsidRPr="00762AEB">
        <w:rPr>
          <w:rFonts w:ascii="Times New Roman" w:hAnsi="Times New Roman" w:cs="Times New Roman"/>
          <w:sz w:val="24"/>
          <w:szCs w:val="24"/>
        </w:rPr>
        <w:t xml:space="preserve"> </w:t>
      </w:r>
      <w:r w:rsidR="003C6E76" w:rsidRPr="00762AEB">
        <w:rPr>
          <w:rFonts w:ascii="Times New Roman" w:hAnsi="Times New Roman" w:cs="Times New Roman"/>
          <w:sz w:val="24"/>
          <w:szCs w:val="24"/>
        </w:rPr>
        <w:t>There can be few who are as obscure in the historical record.</w:t>
      </w:r>
    </w:p>
    <w:p w14:paraId="31830F58" w14:textId="77777777" w:rsidR="000F5B1C" w:rsidRPr="00762AEB" w:rsidRDefault="000F5B1C" w:rsidP="006915A7">
      <w:pPr>
        <w:spacing w:after="0" w:line="240" w:lineRule="auto"/>
        <w:jc w:val="both"/>
        <w:rPr>
          <w:rFonts w:ascii="Times New Roman" w:hAnsi="Times New Roman" w:cs="Times New Roman"/>
          <w:sz w:val="24"/>
          <w:szCs w:val="24"/>
        </w:rPr>
      </w:pPr>
    </w:p>
    <w:p w14:paraId="0BF05F5D" w14:textId="77777777" w:rsidR="0069076D" w:rsidRPr="00762AEB" w:rsidRDefault="00DD069A"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b/>
          <w:sz w:val="24"/>
          <w:szCs w:val="24"/>
        </w:rPr>
        <w:t>ARCHIVES</w:t>
      </w:r>
      <w:r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5749CC" w:rsidRPr="00762AEB">
        <w:rPr>
          <w:rFonts w:ascii="Times New Roman" w:hAnsi="Times New Roman" w:cs="Times New Roman"/>
          <w:sz w:val="24"/>
          <w:szCs w:val="24"/>
        </w:rPr>
        <w:t>D</w:t>
      </w:r>
      <w:r w:rsidR="00314570" w:rsidRPr="00762AEB">
        <w:rPr>
          <w:rFonts w:ascii="Times New Roman" w:hAnsi="Times New Roman" w:cs="Times New Roman"/>
          <w:sz w:val="24"/>
          <w:szCs w:val="24"/>
        </w:rPr>
        <w:t>ocuments</w:t>
      </w:r>
      <w:r w:rsidR="005749CC" w:rsidRPr="00762AEB">
        <w:rPr>
          <w:rFonts w:ascii="Times New Roman" w:hAnsi="Times New Roman" w:cs="Times New Roman"/>
          <w:sz w:val="24"/>
          <w:szCs w:val="24"/>
        </w:rPr>
        <w:t xml:space="preserve"> on Wyndham White</w:t>
      </w:r>
      <w:r w:rsidR="00314570" w:rsidRPr="00762AEB">
        <w:rPr>
          <w:rFonts w:ascii="Times New Roman" w:hAnsi="Times New Roman" w:cs="Times New Roman"/>
          <w:sz w:val="24"/>
          <w:szCs w:val="24"/>
        </w:rPr>
        <w:t xml:space="preserve"> in GATT Digital Library</w:t>
      </w:r>
      <w:r w:rsidR="00D55FD1" w:rsidRPr="00762AEB">
        <w:rPr>
          <w:rFonts w:ascii="Times New Roman" w:hAnsi="Times New Roman" w:cs="Times New Roman"/>
          <w:sz w:val="24"/>
          <w:szCs w:val="24"/>
        </w:rPr>
        <w:t xml:space="preserve"> 1947-1994, </w:t>
      </w:r>
      <w:hyperlink r:id="rId9" w:history="1">
        <w:r w:rsidR="00D55FD1" w:rsidRPr="00762AEB">
          <w:rPr>
            <w:rStyle w:val="Hyperlink"/>
            <w:rFonts w:ascii="Times New Roman" w:hAnsi="Times New Roman" w:cs="Times New Roman"/>
            <w:sz w:val="24"/>
            <w:szCs w:val="24"/>
            <w:u w:val="none"/>
          </w:rPr>
          <w:t>http://gatt.stanford.edu/page/home</w:t>
        </w:r>
      </w:hyperlink>
      <w:r w:rsidR="00314570" w:rsidRPr="00762AEB">
        <w:rPr>
          <w:rFonts w:ascii="Times New Roman" w:hAnsi="Times New Roman" w:cs="Times New Roman"/>
          <w:sz w:val="24"/>
          <w:szCs w:val="24"/>
        </w:rPr>
        <w:t>.</w:t>
      </w:r>
    </w:p>
    <w:p w14:paraId="1F8735B3" w14:textId="77777777" w:rsidR="00427E24" w:rsidRPr="00762AEB" w:rsidRDefault="00DD069A" w:rsidP="006915A7">
      <w:pPr>
        <w:spacing w:after="0" w:line="240" w:lineRule="auto"/>
        <w:jc w:val="both"/>
        <w:rPr>
          <w:rFonts w:ascii="Times New Roman" w:hAnsi="Times New Roman" w:cs="Times New Roman"/>
          <w:b/>
          <w:sz w:val="24"/>
          <w:szCs w:val="24"/>
        </w:rPr>
      </w:pPr>
      <w:r w:rsidRPr="00762AEB">
        <w:rPr>
          <w:rFonts w:ascii="Times New Roman" w:hAnsi="Times New Roman" w:cs="Times New Roman"/>
          <w:b/>
          <w:sz w:val="24"/>
          <w:szCs w:val="24"/>
        </w:rPr>
        <w:t>PUBLICATIONS</w:t>
      </w:r>
      <w:r w:rsidRPr="00762AEB">
        <w:rPr>
          <w:rFonts w:ascii="Times New Roman" w:hAnsi="Times New Roman" w:cs="Times New Roman"/>
          <w:bCs/>
          <w:sz w:val="24"/>
          <w:szCs w:val="24"/>
        </w:rPr>
        <w:t>:</w:t>
      </w:r>
      <w:r w:rsidR="00427E24" w:rsidRPr="00762AEB">
        <w:rPr>
          <w:rFonts w:ascii="Times New Roman" w:hAnsi="Times New Roman" w:cs="Times New Roman"/>
          <w:sz w:val="24"/>
          <w:szCs w:val="24"/>
        </w:rPr>
        <w:t xml:space="preserve"> S.J. Wells (Ed.), </w:t>
      </w:r>
      <w:r w:rsidR="00427E24" w:rsidRPr="00762AEB">
        <w:rPr>
          <w:rFonts w:ascii="Times New Roman" w:hAnsi="Times New Roman" w:cs="Times New Roman"/>
          <w:i/>
          <w:sz w:val="24"/>
          <w:szCs w:val="24"/>
        </w:rPr>
        <w:t>Through the Eyes of the GATT: Speeches and Writings of Eric Wyndham White, 1948-1964</w:t>
      </w:r>
      <w:r w:rsidR="00427E24" w:rsidRPr="00762AEB">
        <w:rPr>
          <w:rFonts w:ascii="Times New Roman" w:hAnsi="Times New Roman" w:cs="Times New Roman"/>
          <w:sz w:val="24"/>
          <w:szCs w:val="24"/>
        </w:rPr>
        <w:t xml:space="preserve"> (unpublished: available at WTO archives, Geneva);</w:t>
      </w:r>
      <w:r w:rsidR="00196899" w:rsidRPr="00762AEB">
        <w:rPr>
          <w:rFonts w:ascii="Times New Roman" w:hAnsi="Times New Roman" w:cs="Times New Roman"/>
          <w:sz w:val="24"/>
          <w:szCs w:val="24"/>
        </w:rPr>
        <w:t xml:space="preserve"> </w:t>
      </w:r>
      <w:r w:rsidR="00D55FD1" w:rsidRPr="00762AEB">
        <w:rPr>
          <w:rFonts w:ascii="Times New Roman" w:hAnsi="Times New Roman" w:cs="Times New Roman"/>
          <w:i/>
          <w:sz w:val="24"/>
          <w:szCs w:val="24"/>
        </w:rPr>
        <w:t>The International Trade Organisation: Blueprint for a World Trading System</w:t>
      </w:r>
      <w:r w:rsidR="00196899" w:rsidRPr="00762AEB">
        <w:rPr>
          <w:rFonts w:ascii="Times New Roman" w:hAnsi="Times New Roman" w:cs="Times New Roman"/>
          <w:i/>
          <w:sz w:val="24"/>
          <w:szCs w:val="24"/>
        </w:rPr>
        <w:t xml:space="preserve"> </w:t>
      </w:r>
      <w:r w:rsidR="00930126" w:rsidRPr="00762AEB">
        <w:rPr>
          <w:rFonts w:ascii="Times New Roman" w:hAnsi="Times New Roman" w:cs="Times New Roman"/>
          <w:sz w:val="24"/>
          <w:szCs w:val="24"/>
        </w:rPr>
        <w:t>(address</w:t>
      </w:r>
      <w:r w:rsidR="00D55FD1" w:rsidRPr="00762AEB">
        <w:rPr>
          <w:rFonts w:ascii="Times New Roman" w:hAnsi="Times New Roman" w:cs="Times New Roman"/>
          <w:sz w:val="24"/>
          <w:szCs w:val="24"/>
        </w:rPr>
        <w:t xml:space="preserve"> at </w:t>
      </w:r>
      <w:r w:rsidR="00930126" w:rsidRPr="00762AEB">
        <w:rPr>
          <w:rFonts w:ascii="Times New Roman" w:hAnsi="Times New Roman" w:cs="Times New Roman"/>
          <w:sz w:val="24"/>
          <w:szCs w:val="24"/>
        </w:rPr>
        <w:t xml:space="preserve">the </w:t>
      </w:r>
      <w:r w:rsidR="00D55FD1" w:rsidRPr="00762AEB">
        <w:rPr>
          <w:rFonts w:ascii="Times New Roman" w:hAnsi="Times New Roman" w:cs="Times New Roman"/>
          <w:sz w:val="24"/>
          <w:szCs w:val="24"/>
        </w:rPr>
        <w:t xml:space="preserve">Centre </w:t>
      </w:r>
      <w:proofErr w:type="spellStart"/>
      <w:r w:rsidR="00D55FD1" w:rsidRPr="00762AEB">
        <w:rPr>
          <w:rFonts w:ascii="Times New Roman" w:hAnsi="Times New Roman" w:cs="Times New Roman"/>
          <w:sz w:val="24"/>
          <w:szCs w:val="24"/>
        </w:rPr>
        <w:t>d’</w:t>
      </w:r>
      <w:r w:rsidR="00E27521" w:rsidRPr="00762AEB">
        <w:rPr>
          <w:rFonts w:ascii="Times New Roman" w:hAnsi="Times New Roman" w:cs="Times New Roman"/>
          <w:sz w:val="24"/>
          <w:szCs w:val="24"/>
        </w:rPr>
        <w:t>études</w:t>
      </w:r>
      <w:proofErr w:type="spellEnd"/>
      <w:r w:rsidR="00196899" w:rsidRPr="00762AEB">
        <w:rPr>
          <w:rFonts w:ascii="Times New Roman" w:hAnsi="Times New Roman" w:cs="Times New Roman"/>
          <w:sz w:val="24"/>
          <w:szCs w:val="24"/>
        </w:rPr>
        <w:t xml:space="preserve"> </w:t>
      </w:r>
      <w:proofErr w:type="spellStart"/>
      <w:r w:rsidR="00E27521" w:rsidRPr="00762AEB">
        <w:rPr>
          <w:rFonts w:ascii="Times New Roman" w:hAnsi="Times New Roman" w:cs="Times New Roman"/>
          <w:sz w:val="24"/>
          <w:szCs w:val="24"/>
        </w:rPr>
        <w:t>i</w:t>
      </w:r>
      <w:r w:rsidR="00D55FD1" w:rsidRPr="00762AEB">
        <w:rPr>
          <w:rFonts w:ascii="Times New Roman" w:hAnsi="Times New Roman" w:cs="Times New Roman"/>
          <w:sz w:val="24"/>
          <w:szCs w:val="24"/>
        </w:rPr>
        <w:t>ndustrielles</w:t>
      </w:r>
      <w:proofErr w:type="spellEnd"/>
      <w:r w:rsidR="00D55FD1" w:rsidRPr="00762AEB">
        <w:rPr>
          <w:rFonts w:ascii="Times New Roman" w:hAnsi="Times New Roman" w:cs="Times New Roman"/>
          <w:sz w:val="24"/>
          <w:szCs w:val="24"/>
        </w:rPr>
        <w:t>, Geneva, 16 February 1950</w:t>
      </w:r>
      <w:r w:rsidR="00930126" w:rsidRPr="00762AEB">
        <w:rPr>
          <w:rFonts w:ascii="Times New Roman" w:hAnsi="Times New Roman" w:cs="Times New Roman"/>
          <w:sz w:val="24"/>
          <w:szCs w:val="24"/>
        </w:rPr>
        <w:t>)</w:t>
      </w:r>
      <w:r w:rsidR="003B1802"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287D6B" w:rsidRPr="00762AEB">
        <w:rPr>
          <w:rFonts w:ascii="Times New Roman" w:hAnsi="Times New Roman" w:cs="Times New Roman"/>
          <w:i/>
          <w:color w:val="262623"/>
          <w:sz w:val="24"/>
          <w:szCs w:val="24"/>
          <w:lang w:val="en-US"/>
        </w:rPr>
        <w:t>The Torquay Trade Conference</w:t>
      </w:r>
      <w:r w:rsidR="00287D6B" w:rsidRPr="00762AEB">
        <w:rPr>
          <w:rFonts w:ascii="Times New Roman" w:hAnsi="Times New Roman" w:cs="Times New Roman"/>
          <w:color w:val="262623"/>
          <w:sz w:val="24"/>
          <w:szCs w:val="24"/>
          <w:lang w:val="en-US"/>
        </w:rPr>
        <w:t xml:space="preserve">, Torquay 1950; </w:t>
      </w:r>
      <w:r w:rsidR="00287D6B" w:rsidRPr="00762AEB">
        <w:rPr>
          <w:rFonts w:ascii="Times New Roman" w:hAnsi="Times New Roman" w:cs="Times New Roman"/>
          <w:i/>
          <w:sz w:val="24"/>
          <w:szCs w:val="24"/>
        </w:rPr>
        <w:t>The Achievements of the GATT</w:t>
      </w:r>
      <w:r w:rsidR="00930126" w:rsidRPr="00762AEB">
        <w:rPr>
          <w:rFonts w:ascii="Times New Roman" w:hAnsi="Times New Roman" w:cs="Times New Roman"/>
          <w:sz w:val="24"/>
          <w:szCs w:val="24"/>
        </w:rPr>
        <w:t xml:space="preserve"> (</w:t>
      </w:r>
      <w:r w:rsidR="003B1802" w:rsidRPr="00762AEB">
        <w:rPr>
          <w:rFonts w:ascii="Times New Roman" w:hAnsi="Times New Roman" w:cs="Times New Roman"/>
          <w:sz w:val="24"/>
          <w:szCs w:val="24"/>
        </w:rPr>
        <w:t>address at the Graduate Institute of International Studies, Geneva, December 1956</w:t>
      </w:r>
      <w:r w:rsidR="00930126" w:rsidRPr="00762AEB">
        <w:rPr>
          <w:rFonts w:ascii="Times New Roman" w:hAnsi="Times New Roman" w:cs="Times New Roman"/>
          <w:sz w:val="24"/>
          <w:szCs w:val="24"/>
        </w:rPr>
        <w:t>)</w:t>
      </w:r>
      <w:r w:rsidR="003B1802" w:rsidRPr="00762AEB">
        <w:rPr>
          <w:rFonts w:ascii="Times New Roman" w:hAnsi="Times New Roman" w:cs="Times New Roman"/>
          <w:sz w:val="24"/>
          <w:szCs w:val="24"/>
        </w:rPr>
        <w:t>, Geneva</w:t>
      </w:r>
      <w:r w:rsidR="00287D6B" w:rsidRPr="00762AEB">
        <w:rPr>
          <w:rFonts w:ascii="Times New Roman" w:hAnsi="Times New Roman" w:cs="Times New Roman"/>
          <w:sz w:val="24"/>
          <w:szCs w:val="24"/>
        </w:rPr>
        <w:t xml:space="preserve"> 1957</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166599" w:rsidRPr="00762AEB">
        <w:rPr>
          <w:rFonts w:ascii="Times New Roman" w:hAnsi="Times New Roman" w:cs="Times New Roman"/>
          <w:i/>
          <w:sz w:val="24"/>
          <w:szCs w:val="24"/>
        </w:rPr>
        <w:t>The GATT after 10 Years</w:t>
      </w:r>
      <w:r w:rsidR="00196899" w:rsidRPr="00762AEB">
        <w:rPr>
          <w:rFonts w:ascii="Times New Roman" w:hAnsi="Times New Roman" w:cs="Times New Roman"/>
          <w:i/>
          <w:sz w:val="24"/>
          <w:szCs w:val="24"/>
        </w:rPr>
        <w:t xml:space="preserve"> </w:t>
      </w:r>
      <w:r w:rsidR="004A6F05" w:rsidRPr="00762AEB">
        <w:rPr>
          <w:rFonts w:ascii="Times New Roman" w:hAnsi="Times New Roman" w:cs="Times New Roman"/>
          <w:sz w:val="24"/>
          <w:szCs w:val="24"/>
        </w:rPr>
        <w:t>(address</w:t>
      </w:r>
      <w:r w:rsidR="00166599" w:rsidRPr="00762AEB">
        <w:rPr>
          <w:rFonts w:ascii="Times New Roman" w:hAnsi="Times New Roman" w:cs="Times New Roman"/>
          <w:sz w:val="24"/>
          <w:szCs w:val="24"/>
        </w:rPr>
        <w:t xml:space="preserve"> to the Canadian Council, International Chamber of Commerce, Montreal, 19 March 1958</w:t>
      </w:r>
      <w:r w:rsidR="004A6F05" w:rsidRPr="00762AEB">
        <w:rPr>
          <w:rFonts w:ascii="Times New Roman" w:hAnsi="Times New Roman" w:cs="Times New Roman"/>
          <w:sz w:val="24"/>
          <w:szCs w:val="24"/>
        </w:rPr>
        <w:t>)</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287D6B" w:rsidRPr="00762AEB">
        <w:rPr>
          <w:rFonts w:ascii="Times New Roman" w:hAnsi="Times New Roman" w:cs="Times New Roman"/>
          <w:i/>
          <w:sz w:val="24"/>
          <w:szCs w:val="24"/>
        </w:rPr>
        <w:t>The First Ten Years of the GATT</w:t>
      </w:r>
      <w:r w:rsidR="004A6F05" w:rsidRPr="00762AEB">
        <w:rPr>
          <w:rFonts w:ascii="Times New Roman" w:hAnsi="Times New Roman" w:cs="Times New Roman"/>
          <w:sz w:val="24"/>
          <w:szCs w:val="24"/>
        </w:rPr>
        <w:t xml:space="preserve"> (a</w:t>
      </w:r>
      <w:r w:rsidR="003B1802" w:rsidRPr="00762AEB">
        <w:rPr>
          <w:rFonts w:ascii="Times New Roman" w:hAnsi="Times New Roman" w:cs="Times New Roman"/>
          <w:sz w:val="24"/>
          <w:szCs w:val="24"/>
        </w:rPr>
        <w:t>ddress at the London School of Economics and Political Science, London, May 1958</w:t>
      </w:r>
      <w:r w:rsidR="004A6F05" w:rsidRPr="00762AEB">
        <w:rPr>
          <w:rFonts w:ascii="Times New Roman" w:hAnsi="Times New Roman" w:cs="Times New Roman"/>
          <w:sz w:val="24"/>
          <w:szCs w:val="24"/>
        </w:rPr>
        <w:t>), London 1958</w:t>
      </w:r>
      <w:r w:rsidR="00166599" w:rsidRPr="00762AEB">
        <w:rPr>
          <w:rFonts w:ascii="Times New Roman" w:hAnsi="Times New Roman" w:cs="Times New Roman"/>
          <w:sz w:val="24"/>
          <w:szCs w:val="24"/>
        </w:rPr>
        <w:t>;</w:t>
      </w:r>
      <w:r w:rsidR="00196899" w:rsidRPr="00762AEB">
        <w:rPr>
          <w:rFonts w:ascii="Times New Roman" w:hAnsi="Times New Roman" w:cs="Times New Roman"/>
          <w:sz w:val="24"/>
          <w:szCs w:val="24"/>
        </w:rPr>
        <w:t xml:space="preserve"> </w:t>
      </w:r>
      <w:r w:rsidR="00166599" w:rsidRPr="00762AEB">
        <w:rPr>
          <w:rFonts w:ascii="Times New Roman" w:hAnsi="Times New Roman" w:cs="Times New Roman"/>
          <w:i/>
          <w:color w:val="262623"/>
          <w:sz w:val="24"/>
          <w:szCs w:val="24"/>
          <w:lang w:val="en-US"/>
        </w:rPr>
        <w:t>International Trade: Challenge and Response</w:t>
      </w:r>
      <w:r w:rsidR="00196899"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(a</w:t>
      </w:r>
      <w:r w:rsidR="00166599" w:rsidRPr="00762AEB">
        <w:rPr>
          <w:rFonts w:ascii="Times New Roman" w:hAnsi="Times New Roman" w:cs="Times New Roman"/>
          <w:color w:val="262623"/>
          <w:sz w:val="24"/>
          <w:szCs w:val="24"/>
          <w:lang w:val="en-US"/>
        </w:rPr>
        <w:t>ddress at the Fletcher School of Law and Diplomacy, Tufts University, Massachusetts, April 1959</w:t>
      </w:r>
      <w:r w:rsidR="0008450D" w:rsidRPr="00762AEB">
        <w:rPr>
          <w:rFonts w:ascii="Times New Roman" w:hAnsi="Times New Roman" w:cs="Times New Roman"/>
          <w:color w:val="262623"/>
          <w:sz w:val="24"/>
          <w:szCs w:val="24"/>
          <w:lang w:val="en-US"/>
        </w:rPr>
        <w:t>)</w:t>
      </w:r>
      <w:r w:rsidR="00166599" w:rsidRPr="00762AEB">
        <w:rPr>
          <w:rFonts w:ascii="Times New Roman" w:hAnsi="Times New Roman" w:cs="Times New Roman"/>
          <w:color w:val="262623"/>
          <w:sz w:val="24"/>
          <w:szCs w:val="24"/>
          <w:lang w:val="en-US"/>
        </w:rPr>
        <w:t>, Geneva 1959;</w:t>
      </w:r>
      <w:r w:rsidR="00DE157D" w:rsidRPr="00762AEB">
        <w:rPr>
          <w:rFonts w:ascii="Times New Roman" w:hAnsi="Times New Roman" w:cs="Times New Roman"/>
          <w:color w:val="262623"/>
          <w:sz w:val="24"/>
          <w:szCs w:val="24"/>
          <w:lang w:val="en-US"/>
        </w:rPr>
        <w:t xml:space="preserve"> </w:t>
      </w:r>
      <w:r w:rsidR="00166599" w:rsidRPr="00762AEB">
        <w:rPr>
          <w:rFonts w:ascii="Times New Roman" w:hAnsi="Times New Roman" w:cs="Times New Roman"/>
          <w:i/>
          <w:color w:val="262623"/>
          <w:sz w:val="24"/>
          <w:szCs w:val="24"/>
          <w:lang w:val="en-US"/>
        </w:rPr>
        <w:t>Europe in the GATT</w:t>
      </w:r>
      <w:r w:rsidR="00DE157D"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w:t>
      </w:r>
      <w:r w:rsidR="00166599" w:rsidRPr="00762AEB">
        <w:rPr>
          <w:rFonts w:ascii="Times New Roman" w:hAnsi="Times New Roman" w:cs="Times New Roman"/>
          <w:color w:val="262623"/>
          <w:sz w:val="24"/>
          <w:szCs w:val="24"/>
          <w:lang w:val="en-US"/>
        </w:rPr>
        <w:t>address delivered under the auspices of Europe House, London, May 1960</w:t>
      </w:r>
      <w:r w:rsidR="0008450D" w:rsidRPr="00762AEB">
        <w:rPr>
          <w:rFonts w:ascii="Times New Roman" w:hAnsi="Times New Roman" w:cs="Times New Roman"/>
          <w:color w:val="262623"/>
          <w:sz w:val="24"/>
          <w:szCs w:val="24"/>
          <w:lang w:val="en-US"/>
        </w:rPr>
        <w:t>), Geneva 1960</w:t>
      </w:r>
      <w:r w:rsidR="00166599"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336E96" w:rsidRPr="00762AEB">
        <w:rPr>
          <w:rFonts w:ascii="Times New Roman" w:hAnsi="Times New Roman" w:cs="Times New Roman"/>
          <w:i/>
          <w:color w:val="262623"/>
          <w:sz w:val="24"/>
          <w:szCs w:val="24"/>
          <w:lang w:val="en-US"/>
        </w:rPr>
        <w:t>Looking O</w:t>
      </w:r>
      <w:r w:rsidR="00E66A74" w:rsidRPr="00762AEB">
        <w:rPr>
          <w:rFonts w:ascii="Times New Roman" w:hAnsi="Times New Roman" w:cs="Times New Roman"/>
          <w:i/>
          <w:color w:val="262623"/>
          <w:sz w:val="24"/>
          <w:szCs w:val="24"/>
          <w:lang w:val="en-US"/>
        </w:rPr>
        <w:t>utwards</w:t>
      </w:r>
      <w:r w:rsidR="00DE157D" w:rsidRPr="00762AEB">
        <w:rPr>
          <w:rFonts w:ascii="Times New Roman" w:hAnsi="Times New Roman" w:cs="Times New Roman"/>
          <w:i/>
          <w:color w:val="262623"/>
          <w:sz w:val="24"/>
          <w:szCs w:val="24"/>
          <w:lang w:val="en-US"/>
        </w:rPr>
        <w:t xml:space="preserve"> </w:t>
      </w:r>
      <w:r w:rsidR="0008450D"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address before the General Export Association of Sweden, Stockholm, April 1960</w:t>
      </w:r>
      <w:r w:rsidR="0008450D" w:rsidRPr="00762AEB">
        <w:rPr>
          <w:rFonts w:ascii="Times New Roman" w:hAnsi="Times New Roman" w:cs="Times New Roman"/>
          <w:color w:val="262623"/>
          <w:sz w:val="24"/>
          <w:szCs w:val="24"/>
          <w:lang w:val="en-US"/>
        </w:rPr>
        <w:t>), Geneva 1960</w:t>
      </w:r>
      <w:r w:rsidR="00E66A74"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Commercial Policies for the Nineteen-Sixties</w:t>
      </w:r>
      <w:r w:rsidR="00DE157D" w:rsidRPr="00762AEB">
        <w:rPr>
          <w:rFonts w:ascii="Times New Roman" w:hAnsi="Times New Roman" w:cs="Times New Roman"/>
          <w:i/>
          <w:color w:val="262623"/>
          <w:sz w:val="24"/>
          <w:szCs w:val="24"/>
          <w:lang w:val="en-US"/>
        </w:rPr>
        <w:t xml:space="preserve"> </w:t>
      </w:r>
      <w:r w:rsidR="0006672C"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 xml:space="preserve">address under the auspices of the Centre </w:t>
      </w:r>
      <w:proofErr w:type="spellStart"/>
      <w:r w:rsidR="00E66A74" w:rsidRPr="00762AEB">
        <w:rPr>
          <w:rFonts w:ascii="Times New Roman" w:hAnsi="Times New Roman" w:cs="Times New Roman"/>
          <w:color w:val="262623"/>
          <w:sz w:val="24"/>
          <w:szCs w:val="24"/>
          <w:lang w:val="en-US"/>
        </w:rPr>
        <w:t>italien</w:t>
      </w:r>
      <w:proofErr w:type="spellEnd"/>
      <w:r w:rsidR="00DE157D" w:rsidRPr="00762AEB">
        <w:rPr>
          <w:rFonts w:ascii="Times New Roman" w:hAnsi="Times New Roman" w:cs="Times New Roman"/>
          <w:color w:val="262623"/>
          <w:sz w:val="24"/>
          <w:szCs w:val="24"/>
          <w:lang w:val="en-US"/>
        </w:rPr>
        <w:t xml:space="preserve"> </w:t>
      </w:r>
      <w:proofErr w:type="spellStart"/>
      <w:r w:rsidR="0006672C" w:rsidRPr="00762AEB">
        <w:rPr>
          <w:rFonts w:ascii="Times New Roman" w:hAnsi="Times New Roman" w:cs="Times New Roman"/>
          <w:color w:val="262623"/>
          <w:sz w:val="24"/>
          <w:szCs w:val="24"/>
          <w:lang w:val="en-US"/>
        </w:rPr>
        <w:t>d’é</w:t>
      </w:r>
      <w:r w:rsidR="00E66A74" w:rsidRPr="00762AEB">
        <w:rPr>
          <w:rFonts w:ascii="Times New Roman" w:hAnsi="Times New Roman" w:cs="Times New Roman"/>
          <w:color w:val="262623"/>
          <w:sz w:val="24"/>
          <w:szCs w:val="24"/>
          <w:lang w:val="en-US"/>
        </w:rPr>
        <w:t>tudes</w:t>
      </w:r>
      <w:proofErr w:type="spellEnd"/>
      <w:r w:rsidR="00E66A74" w:rsidRPr="00762AEB">
        <w:rPr>
          <w:rFonts w:ascii="Times New Roman" w:hAnsi="Times New Roman" w:cs="Times New Roman"/>
          <w:color w:val="262623"/>
          <w:sz w:val="24"/>
          <w:szCs w:val="24"/>
          <w:lang w:val="en-US"/>
        </w:rPr>
        <w:t xml:space="preserve"> pour la reconciliation </w:t>
      </w:r>
      <w:proofErr w:type="spellStart"/>
      <w:r w:rsidR="00E66A74" w:rsidRPr="00762AEB">
        <w:rPr>
          <w:rFonts w:ascii="Times New Roman" w:hAnsi="Times New Roman" w:cs="Times New Roman"/>
          <w:color w:val="262623"/>
          <w:sz w:val="24"/>
          <w:szCs w:val="24"/>
          <w:lang w:val="en-US"/>
        </w:rPr>
        <w:t>internationale</w:t>
      </w:r>
      <w:proofErr w:type="spellEnd"/>
      <w:r w:rsidR="00E66A74" w:rsidRPr="00762AEB">
        <w:rPr>
          <w:rFonts w:ascii="Times New Roman" w:hAnsi="Times New Roman" w:cs="Times New Roman"/>
          <w:color w:val="262623"/>
          <w:sz w:val="24"/>
          <w:szCs w:val="24"/>
          <w:lang w:val="en-US"/>
        </w:rPr>
        <w:t>, Rome, June 1960</w:t>
      </w:r>
      <w:r w:rsidR="0006672C" w:rsidRPr="00762AEB">
        <w:rPr>
          <w:rFonts w:ascii="Times New Roman" w:hAnsi="Times New Roman" w:cs="Times New Roman"/>
          <w:color w:val="262623"/>
          <w:sz w:val="24"/>
          <w:szCs w:val="24"/>
          <w:lang w:val="en-US"/>
        </w:rPr>
        <w:t>), Rome 1960</w:t>
      </w:r>
      <w:r w:rsidR="00E66A74"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GATT as an International Trade Organization</w:t>
      </w:r>
      <w:r w:rsidR="0006672C" w:rsidRPr="00762AEB">
        <w:rPr>
          <w:rFonts w:ascii="Times New Roman" w:hAnsi="Times New Roman" w:cs="Times New Roman"/>
          <w:i/>
          <w:color w:val="262623"/>
          <w:sz w:val="24"/>
          <w:szCs w:val="24"/>
          <w:lang w:val="en-US"/>
        </w:rPr>
        <w:t>.</w:t>
      </w:r>
      <w:r w:rsidR="00E66A74" w:rsidRPr="00762AEB">
        <w:rPr>
          <w:rFonts w:ascii="Times New Roman" w:hAnsi="Times New Roman" w:cs="Times New Roman"/>
          <w:i/>
          <w:color w:val="262623"/>
          <w:sz w:val="24"/>
          <w:szCs w:val="24"/>
          <w:lang w:val="en-US"/>
        </w:rPr>
        <w:t xml:space="preserve"> Some </w:t>
      </w:r>
      <w:r w:rsidR="0082175D" w:rsidRPr="00762AEB">
        <w:rPr>
          <w:rFonts w:ascii="Times New Roman" w:hAnsi="Times New Roman" w:cs="Times New Roman"/>
          <w:i/>
          <w:color w:val="262623"/>
          <w:sz w:val="24"/>
          <w:szCs w:val="24"/>
          <w:lang w:val="en-US"/>
        </w:rPr>
        <w:t xml:space="preserve">Structural Problems </w:t>
      </w:r>
      <w:r w:rsidR="00E66A74" w:rsidRPr="00762AEB">
        <w:rPr>
          <w:rFonts w:ascii="Times New Roman" w:hAnsi="Times New Roman" w:cs="Times New Roman"/>
          <w:i/>
          <w:color w:val="262623"/>
          <w:sz w:val="24"/>
          <w:szCs w:val="24"/>
          <w:lang w:val="en-US"/>
        </w:rPr>
        <w:t xml:space="preserve">of </w:t>
      </w:r>
      <w:r w:rsidR="0082175D" w:rsidRPr="00762AEB">
        <w:rPr>
          <w:rFonts w:ascii="Times New Roman" w:hAnsi="Times New Roman" w:cs="Times New Roman"/>
          <w:i/>
          <w:color w:val="262623"/>
          <w:sz w:val="24"/>
          <w:szCs w:val="24"/>
          <w:lang w:val="en-US"/>
        </w:rPr>
        <w:t>International Trade</w:t>
      </w:r>
      <w:r w:rsidR="00DE157D" w:rsidRPr="00762AEB">
        <w:rPr>
          <w:rFonts w:ascii="Times New Roman" w:hAnsi="Times New Roman" w:cs="Times New Roman"/>
          <w:i/>
          <w:color w:val="262623"/>
          <w:sz w:val="24"/>
          <w:szCs w:val="24"/>
          <w:lang w:val="en-US"/>
        </w:rPr>
        <w:t xml:space="preserve"> </w:t>
      </w:r>
      <w:r w:rsidR="0006672C"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 xml:space="preserve">two addresses at the Polish Institute of International Affairs </w:t>
      </w:r>
      <w:r w:rsidR="0006672C" w:rsidRPr="00762AEB">
        <w:rPr>
          <w:rFonts w:ascii="Times New Roman" w:hAnsi="Times New Roman" w:cs="Times New Roman"/>
          <w:color w:val="262623"/>
          <w:sz w:val="24"/>
          <w:szCs w:val="24"/>
          <w:lang w:val="en-US"/>
        </w:rPr>
        <w:t>and the Polish Economic Society, Warsaw, 6 and 12 June 1961)</w:t>
      </w:r>
      <w:r w:rsidR="0082175D" w:rsidRPr="00762AEB">
        <w:rPr>
          <w:rFonts w:ascii="Times New Roman" w:hAnsi="Times New Roman" w:cs="Times New Roman"/>
          <w:color w:val="262623"/>
          <w:sz w:val="24"/>
          <w:szCs w:val="24"/>
          <w:lang w:val="en-US"/>
        </w:rPr>
        <w:t>, Geneva 1961;</w:t>
      </w:r>
      <w:r w:rsidR="00DE157D" w:rsidRPr="00762AEB">
        <w:rPr>
          <w:rFonts w:ascii="Times New Roman" w:hAnsi="Times New Roman" w:cs="Times New Roman"/>
          <w:color w:val="262623"/>
          <w:sz w:val="24"/>
          <w:szCs w:val="24"/>
          <w:lang w:val="en-US"/>
        </w:rPr>
        <w:t xml:space="preserve"> </w:t>
      </w:r>
      <w:r w:rsidR="00E66A74" w:rsidRPr="00762AEB">
        <w:rPr>
          <w:rFonts w:ascii="Times New Roman" w:hAnsi="Times New Roman" w:cs="Times New Roman"/>
          <w:i/>
          <w:color w:val="262623"/>
          <w:sz w:val="24"/>
          <w:szCs w:val="24"/>
          <w:lang w:val="en-US"/>
        </w:rPr>
        <w:t>The Changing Framework of International Trade</w:t>
      </w:r>
      <w:r w:rsidR="00DE157D" w:rsidRPr="00762AEB">
        <w:rPr>
          <w:rFonts w:ascii="Times New Roman" w:hAnsi="Times New Roman" w:cs="Times New Roman"/>
          <w:i/>
          <w:color w:val="262623"/>
          <w:sz w:val="24"/>
          <w:szCs w:val="24"/>
          <w:lang w:val="en-US"/>
        </w:rPr>
        <w:t xml:space="preserve"> </w:t>
      </w:r>
      <w:r w:rsidR="0082175D" w:rsidRPr="00762AEB">
        <w:rPr>
          <w:rFonts w:ascii="Times New Roman" w:hAnsi="Times New Roman" w:cs="Times New Roman"/>
          <w:color w:val="262623"/>
          <w:sz w:val="24"/>
          <w:szCs w:val="24"/>
          <w:lang w:val="en-US"/>
        </w:rPr>
        <w:t>(</w:t>
      </w:r>
      <w:r w:rsidR="00E66A74" w:rsidRPr="00762AEB">
        <w:rPr>
          <w:rFonts w:ascii="Times New Roman" w:hAnsi="Times New Roman" w:cs="Times New Roman"/>
          <w:color w:val="262623"/>
          <w:sz w:val="24"/>
          <w:szCs w:val="24"/>
          <w:lang w:val="en-US"/>
        </w:rPr>
        <w:t>address at the Annual Meeting of the Finnish Foreign Trade Association, Helsinki, 8 May 1962</w:t>
      </w:r>
      <w:r w:rsidR="0082175D" w:rsidRPr="00762AEB">
        <w:rPr>
          <w:rFonts w:ascii="Times New Roman" w:hAnsi="Times New Roman" w:cs="Times New Roman"/>
          <w:color w:val="262623"/>
          <w:sz w:val="24"/>
          <w:szCs w:val="24"/>
          <w:lang w:val="en-US"/>
        </w:rPr>
        <w:t>), Geneva 1962</w:t>
      </w:r>
      <w:r w:rsidR="00E66A74"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i/>
          <w:color w:val="262623"/>
          <w:sz w:val="24"/>
          <w:szCs w:val="24"/>
          <w:lang w:val="en-US"/>
        </w:rPr>
        <w:t>The GATT and Economic Development</w:t>
      </w:r>
      <w:r w:rsidR="0082175D"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color w:val="262623"/>
          <w:sz w:val="24"/>
          <w:szCs w:val="24"/>
          <w:lang w:val="en-US"/>
        </w:rPr>
        <w:t xml:space="preserve">address at the Fifth SEANZA Central Banking Course, </w:t>
      </w:r>
      <w:r w:rsidR="0082175D" w:rsidRPr="00762AEB">
        <w:rPr>
          <w:rFonts w:ascii="Times New Roman" w:hAnsi="Times New Roman" w:cs="Times New Roman"/>
          <w:color w:val="262623"/>
          <w:sz w:val="24"/>
          <w:szCs w:val="24"/>
          <w:lang w:val="en-US"/>
        </w:rPr>
        <w:t xml:space="preserve">Karachi, </w:t>
      </w:r>
      <w:r w:rsidR="00427E24" w:rsidRPr="00762AEB">
        <w:rPr>
          <w:rFonts w:ascii="Times New Roman" w:hAnsi="Times New Roman" w:cs="Times New Roman"/>
          <w:color w:val="262623"/>
          <w:sz w:val="24"/>
          <w:szCs w:val="24"/>
          <w:lang w:val="en-US"/>
        </w:rPr>
        <w:t>1964</w:t>
      </w:r>
      <w:r w:rsidR="0082175D" w:rsidRPr="00762AEB">
        <w:rPr>
          <w:rFonts w:ascii="Times New Roman" w:hAnsi="Times New Roman" w:cs="Times New Roman"/>
          <w:color w:val="262623"/>
          <w:sz w:val="24"/>
          <w:szCs w:val="24"/>
          <w:lang w:val="en-US"/>
        </w:rPr>
        <w:t>), Geneva 1964</w:t>
      </w:r>
      <w:r w:rsidR="00427E24" w:rsidRPr="00762AEB">
        <w:rPr>
          <w:rFonts w:ascii="Times New Roman" w:hAnsi="Times New Roman" w:cs="Times New Roman"/>
          <w:color w:val="262623"/>
          <w:sz w:val="24"/>
          <w:szCs w:val="24"/>
          <w:lang w:val="en-US"/>
        </w:rPr>
        <w:t xml:space="preserve">; Address at the Annual Dinner of the Union </w:t>
      </w:r>
      <w:r w:rsidR="009B0F49" w:rsidRPr="00762AEB">
        <w:rPr>
          <w:rFonts w:ascii="Times New Roman" w:hAnsi="Times New Roman" w:cs="Times New Roman"/>
          <w:color w:val="262623"/>
          <w:sz w:val="24"/>
          <w:szCs w:val="24"/>
          <w:lang w:val="en-US"/>
        </w:rPr>
        <w:t>française des i</w:t>
      </w:r>
      <w:r w:rsidR="00427E24" w:rsidRPr="00762AEB">
        <w:rPr>
          <w:rFonts w:ascii="Times New Roman" w:hAnsi="Times New Roman" w:cs="Times New Roman"/>
          <w:color w:val="262623"/>
          <w:sz w:val="24"/>
          <w:szCs w:val="24"/>
          <w:lang w:val="en-US"/>
        </w:rPr>
        <w:t xml:space="preserve">ndustries </w:t>
      </w:r>
      <w:proofErr w:type="spellStart"/>
      <w:r w:rsidR="00427E24" w:rsidRPr="00762AEB">
        <w:rPr>
          <w:rFonts w:ascii="Times New Roman" w:hAnsi="Times New Roman" w:cs="Times New Roman"/>
          <w:color w:val="262623"/>
          <w:sz w:val="24"/>
          <w:szCs w:val="24"/>
          <w:lang w:val="en-US"/>
        </w:rPr>
        <w:t>exportatrices</w:t>
      </w:r>
      <w:proofErr w:type="spellEnd"/>
      <w:r w:rsidR="009B0F49" w:rsidRPr="00762AEB">
        <w:rPr>
          <w:rFonts w:ascii="Times New Roman" w:hAnsi="Times New Roman" w:cs="Times New Roman"/>
          <w:color w:val="262623"/>
          <w:sz w:val="24"/>
          <w:szCs w:val="24"/>
          <w:lang w:val="en-US"/>
        </w:rPr>
        <w:t>,</w:t>
      </w:r>
      <w:r w:rsidR="00DE157D" w:rsidRPr="00762AEB">
        <w:rPr>
          <w:rFonts w:ascii="Times New Roman" w:hAnsi="Times New Roman" w:cs="Times New Roman"/>
          <w:color w:val="262623"/>
          <w:sz w:val="24"/>
          <w:szCs w:val="24"/>
          <w:lang w:val="en-US"/>
        </w:rPr>
        <w:t xml:space="preserve"> </w:t>
      </w:r>
      <w:r w:rsidR="009B0F49" w:rsidRPr="00762AEB">
        <w:rPr>
          <w:rFonts w:ascii="Times New Roman" w:hAnsi="Times New Roman" w:cs="Times New Roman"/>
          <w:color w:val="262623"/>
          <w:sz w:val="24"/>
          <w:szCs w:val="24"/>
          <w:lang w:val="en-US"/>
        </w:rPr>
        <w:t xml:space="preserve">Paris, </w:t>
      </w:r>
      <w:r w:rsidR="00427E24" w:rsidRPr="00762AEB">
        <w:rPr>
          <w:rFonts w:ascii="Times New Roman" w:hAnsi="Times New Roman" w:cs="Times New Roman"/>
          <w:color w:val="262623"/>
          <w:sz w:val="24"/>
          <w:szCs w:val="24"/>
          <w:lang w:val="en-US"/>
        </w:rPr>
        <w:t>2 June 1965;</w:t>
      </w:r>
      <w:r w:rsidR="00DE157D" w:rsidRPr="00762AEB">
        <w:rPr>
          <w:rFonts w:ascii="Times New Roman" w:hAnsi="Times New Roman" w:cs="Times New Roman"/>
          <w:color w:val="262623"/>
          <w:sz w:val="24"/>
          <w:szCs w:val="24"/>
          <w:lang w:val="en-US"/>
        </w:rPr>
        <w:t xml:space="preserve"> </w:t>
      </w:r>
      <w:r w:rsidR="00427E24" w:rsidRPr="00762AEB">
        <w:rPr>
          <w:rFonts w:ascii="Times New Roman" w:hAnsi="Times New Roman" w:cs="Times New Roman"/>
          <w:i/>
          <w:color w:val="262623"/>
          <w:sz w:val="24"/>
          <w:szCs w:val="24"/>
          <w:lang w:val="en-US"/>
        </w:rPr>
        <w:t>The Work of GATT in the Field of International Trade</w:t>
      </w:r>
      <w:r w:rsidR="009B0F49" w:rsidRPr="00762AEB">
        <w:rPr>
          <w:rFonts w:ascii="Times New Roman" w:hAnsi="Times New Roman" w:cs="Times New Roman"/>
          <w:i/>
          <w:color w:val="262623"/>
          <w:sz w:val="24"/>
          <w:szCs w:val="24"/>
          <w:lang w:val="en-US"/>
        </w:rPr>
        <w:t>. The C</w:t>
      </w:r>
      <w:r w:rsidR="00427E24" w:rsidRPr="00762AEB">
        <w:rPr>
          <w:rFonts w:ascii="Times New Roman" w:hAnsi="Times New Roman" w:cs="Times New Roman"/>
          <w:i/>
          <w:color w:val="262623"/>
          <w:sz w:val="24"/>
          <w:szCs w:val="24"/>
          <w:lang w:val="en-US"/>
        </w:rPr>
        <w:t>hallenge of the Kennedy Round</w:t>
      </w:r>
      <w:r w:rsidR="009B0F49" w:rsidRPr="00762AEB">
        <w:rPr>
          <w:rFonts w:ascii="Times New Roman" w:hAnsi="Times New Roman" w:cs="Times New Roman"/>
          <w:color w:val="262623"/>
          <w:sz w:val="24"/>
          <w:szCs w:val="24"/>
          <w:lang w:val="en-US"/>
        </w:rPr>
        <w:t xml:space="preserve"> (a</w:t>
      </w:r>
      <w:r w:rsidR="00427E24" w:rsidRPr="00762AEB">
        <w:rPr>
          <w:rFonts w:ascii="Times New Roman" w:hAnsi="Times New Roman" w:cs="Times New Roman"/>
          <w:color w:val="262623"/>
          <w:sz w:val="24"/>
          <w:szCs w:val="24"/>
          <w:lang w:val="en-US"/>
        </w:rPr>
        <w:t>ddresses by Robert Berniere and Wyndham White a</w:t>
      </w:r>
      <w:r w:rsidR="009B0F49" w:rsidRPr="00762AEB">
        <w:rPr>
          <w:rFonts w:ascii="Times New Roman" w:hAnsi="Times New Roman" w:cs="Times New Roman"/>
          <w:color w:val="262623"/>
          <w:sz w:val="24"/>
          <w:szCs w:val="24"/>
          <w:lang w:val="en-US"/>
        </w:rPr>
        <w:t xml:space="preserve">t the annual dinner of the </w:t>
      </w:r>
      <w:r w:rsidR="00E27521" w:rsidRPr="00762AEB">
        <w:rPr>
          <w:rFonts w:ascii="Times New Roman" w:hAnsi="Times New Roman" w:cs="Times New Roman"/>
          <w:color w:val="262623"/>
          <w:sz w:val="24"/>
          <w:szCs w:val="24"/>
          <w:lang w:val="en-US"/>
        </w:rPr>
        <w:t xml:space="preserve">Union française des industries </w:t>
      </w:r>
      <w:proofErr w:type="spellStart"/>
      <w:r w:rsidR="00E27521" w:rsidRPr="00762AEB">
        <w:rPr>
          <w:rFonts w:ascii="Times New Roman" w:hAnsi="Times New Roman" w:cs="Times New Roman"/>
          <w:color w:val="262623"/>
          <w:sz w:val="24"/>
          <w:szCs w:val="24"/>
          <w:lang w:val="en-US"/>
        </w:rPr>
        <w:t>exportatrices</w:t>
      </w:r>
      <w:proofErr w:type="spellEnd"/>
      <w:r w:rsidR="00E27521" w:rsidRPr="00762AEB">
        <w:rPr>
          <w:rFonts w:ascii="Times New Roman" w:hAnsi="Times New Roman" w:cs="Times New Roman"/>
          <w:color w:val="262623"/>
          <w:sz w:val="24"/>
          <w:szCs w:val="24"/>
          <w:lang w:val="en-US"/>
        </w:rPr>
        <w:t xml:space="preserve">, Paris, </w:t>
      </w:r>
      <w:r w:rsidR="00427E24" w:rsidRPr="00762AEB">
        <w:rPr>
          <w:rFonts w:ascii="Times New Roman" w:hAnsi="Times New Roman" w:cs="Times New Roman"/>
          <w:color w:val="262623"/>
          <w:sz w:val="24"/>
          <w:szCs w:val="24"/>
          <w:lang w:val="en-US"/>
        </w:rPr>
        <w:t>2 June 1965</w:t>
      </w:r>
      <w:r w:rsidR="00E27521" w:rsidRPr="00762AEB">
        <w:rPr>
          <w:rFonts w:ascii="Times New Roman" w:hAnsi="Times New Roman" w:cs="Times New Roman"/>
          <w:color w:val="262623"/>
          <w:sz w:val="24"/>
          <w:szCs w:val="24"/>
          <w:lang w:val="en-US"/>
        </w:rPr>
        <w:t>)</w:t>
      </w:r>
      <w:r w:rsidR="00336E96" w:rsidRPr="00762AEB">
        <w:rPr>
          <w:rFonts w:ascii="Times New Roman" w:hAnsi="Times New Roman" w:cs="Times New Roman"/>
          <w:color w:val="262623"/>
          <w:sz w:val="24"/>
          <w:szCs w:val="24"/>
          <w:lang w:val="en-US"/>
        </w:rPr>
        <w:t>, Geneva 1965</w:t>
      </w:r>
      <w:r w:rsidR="00E27521" w:rsidRPr="00762AEB">
        <w:rPr>
          <w:rFonts w:ascii="Times New Roman" w:hAnsi="Times New Roman" w:cs="Times New Roman"/>
          <w:color w:val="262623"/>
          <w:sz w:val="24"/>
          <w:szCs w:val="24"/>
          <w:lang w:val="en-US"/>
        </w:rPr>
        <w:t>.</w:t>
      </w:r>
    </w:p>
    <w:p w14:paraId="2123CF5F" w14:textId="7240A4E1" w:rsidR="00761514" w:rsidRPr="00762AEB" w:rsidRDefault="00DD069A" w:rsidP="006915A7">
      <w:pPr>
        <w:spacing w:after="0" w:line="240" w:lineRule="auto"/>
        <w:jc w:val="both"/>
        <w:rPr>
          <w:rFonts w:ascii="Times New Roman" w:hAnsi="Times New Roman" w:cs="Times New Roman"/>
          <w:sz w:val="24"/>
          <w:szCs w:val="24"/>
        </w:rPr>
      </w:pPr>
      <w:r w:rsidRPr="00762AEB">
        <w:rPr>
          <w:rFonts w:ascii="Times New Roman" w:hAnsi="Times New Roman" w:cs="Times New Roman"/>
          <w:b/>
          <w:sz w:val="24"/>
          <w:szCs w:val="24"/>
        </w:rPr>
        <w:t>LITERATURE</w:t>
      </w:r>
      <w:r w:rsidRPr="00762AEB">
        <w:rPr>
          <w:rFonts w:ascii="Times New Roman" w:hAnsi="Times New Roman" w:cs="Times New Roman"/>
          <w:bCs/>
          <w:sz w:val="24"/>
          <w:szCs w:val="24"/>
        </w:rPr>
        <w:t>:</w:t>
      </w:r>
      <w:r w:rsidR="00DE157D" w:rsidRPr="00762AEB">
        <w:rPr>
          <w:rFonts w:ascii="Times New Roman" w:hAnsi="Times New Roman" w:cs="Times New Roman"/>
          <w:b/>
          <w:sz w:val="24"/>
          <w:szCs w:val="24"/>
        </w:rPr>
        <w:t xml:space="preserve"> </w:t>
      </w:r>
      <w:r w:rsidR="00EF62F1" w:rsidRPr="00762AEB">
        <w:rPr>
          <w:rFonts w:ascii="Times New Roman" w:hAnsi="Times New Roman" w:cs="Times New Roman"/>
          <w:i/>
          <w:sz w:val="24"/>
          <w:szCs w:val="24"/>
        </w:rPr>
        <w:t>Memorandum from Economic Division</w:t>
      </w:r>
      <w:r w:rsidR="00EF62F1" w:rsidRPr="00762AEB">
        <w:rPr>
          <w:rFonts w:ascii="Times New Roman" w:hAnsi="Times New Roman" w:cs="Times New Roman"/>
          <w:sz w:val="24"/>
          <w:szCs w:val="24"/>
        </w:rPr>
        <w:t>, 7 December 1959, RG25/G-2/7976/14051-1-40 pt. 1.1, NAC</w:t>
      </w:r>
      <w:r w:rsidR="000D0043" w:rsidRPr="00762AEB">
        <w:rPr>
          <w:rFonts w:ascii="Times New Roman" w:hAnsi="Times New Roman" w:cs="Times New Roman"/>
          <w:sz w:val="24"/>
          <w:szCs w:val="24"/>
        </w:rPr>
        <w:t xml:space="preserve">, </w:t>
      </w:r>
      <w:r w:rsidR="004228F4" w:rsidRPr="00762AEB">
        <w:rPr>
          <w:rFonts w:ascii="Times New Roman" w:hAnsi="Times New Roman" w:cs="Times New Roman"/>
          <w:sz w:val="24"/>
          <w:szCs w:val="24"/>
        </w:rPr>
        <w:t xml:space="preserve">in </w:t>
      </w:r>
      <w:r w:rsidR="000D0043" w:rsidRPr="00762AEB">
        <w:rPr>
          <w:rFonts w:ascii="Times New Roman" w:hAnsi="Times New Roman" w:cs="Times New Roman"/>
          <w:sz w:val="24"/>
          <w:szCs w:val="24"/>
        </w:rPr>
        <w:t>WTO Archives</w:t>
      </w:r>
      <w:r w:rsidR="00FA59E1" w:rsidRPr="00762AEB">
        <w:rPr>
          <w:rFonts w:ascii="Times New Roman" w:hAnsi="Times New Roman" w:cs="Times New Roman"/>
          <w:sz w:val="24"/>
          <w:szCs w:val="24"/>
        </w:rPr>
        <w:t>;</w:t>
      </w:r>
      <w:r w:rsidR="00EF62F1" w:rsidRPr="00762AEB">
        <w:rPr>
          <w:rFonts w:ascii="Times New Roman" w:hAnsi="Times New Roman" w:cs="Times New Roman"/>
          <w:sz w:val="24"/>
          <w:szCs w:val="24"/>
        </w:rPr>
        <w:t xml:space="preserve"> </w:t>
      </w:r>
      <w:r w:rsidR="001E02E3" w:rsidRPr="00762AEB">
        <w:rPr>
          <w:rFonts w:ascii="Times New Roman" w:hAnsi="Times New Roman" w:cs="Times New Roman"/>
          <w:sz w:val="24"/>
          <w:szCs w:val="24"/>
        </w:rPr>
        <w:t xml:space="preserve">‘Busy Tariff Bargainer: Eric Wyndham White’, </w:t>
      </w:r>
      <w:r w:rsidR="001E02E3" w:rsidRPr="00762AEB">
        <w:rPr>
          <w:rFonts w:ascii="Times New Roman" w:hAnsi="Times New Roman" w:cs="Times New Roman"/>
          <w:i/>
          <w:sz w:val="24"/>
          <w:szCs w:val="24"/>
        </w:rPr>
        <w:t>New York Times</w:t>
      </w:r>
      <w:r w:rsidR="001E02E3" w:rsidRPr="00762AEB">
        <w:rPr>
          <w:rFonts w:ascii="Times New Roman" w:hAnsi="Times New Roman" w:cs="Times New Roman"/>
          <w:sz w:val="24"/>
          <w:szCs w:val="24"/>
        </w:rPr>
        <w:t>, 5 May 1964, 70;</w:t>
      </w:r>
      <w:r w:rsidR="00DE157D" w:rsidRPr="00762AEB">
        <w:rPr>
          <w:rFonts w:ascii="Times New Roman" w:hAnsi="Times New Roman" w:cs="Times New Roman"/>
          <w:sz w:val="24"/>
          <w:szCs w:val="24"/>
        </w:rPr>
        <w:t xml:space="preserve"> </w:t>
      </w:r>
      <w:r w:rsidR="000D0043" w:rsidRPr="00762AEB">
        <w:rPr>
          <w:rFonts w:ascii="Times New Roman" w:hAnsi="Times New Roman" w:cs="Times New Roman"/>
          <w:sz w:val="24"/>
          <w:szCs w:val="24"/>
        </w:rPr>
        <w:t xml:space="preserve">Statement by the Rt. Hon. J.R. Marshall, 23 November 1967, W.24/56, </w:t>
      </w:r>
      <w:r w:rsidR="004228F4" w:rsidRPr="00762AEB">
        <w:rPr>
          <w:rFonts w:ascii="Times New Roman" w:hAnsi="Times New Roman" w:cs="Times New Roman"/>
          <w:sz w:val="24"/>
          <w:szCs w:val="24"/>
        </w:rPr>
        <w:t xml:space="preserve">in </w:t>
      </w:r>
      <w:r w:rsidR="000D0043" w:rsidRPr="00762AEB">
        <w:rPr>
          <w:rFonts w:ascii="Times New Roman" w:hAnsi="Times New Roman" w:cs="Times New Roman"/>
          <w:sz w:val="24"/>
          <w:szCs w:val="24"/>
        </w:rPr>
        <w:t xml:space="preserve">WTO archives; </w:t>
      </w:r>
      <w:r w:rsidR="00F93693" w:rsidRPr="00762AEB">
        <w:rPr>
          <w:rFonts w:ascii="Times New Roman" w:hAnsi="Times New Roman" w:cs="Times New Roman"/>
          <w:sz w:val="24"/>
          <w:szCs w:val="24"/>
        </w:rPr>
        <w:t xml:space="preserve">K. Dam, </w:t>
      </w:r>
      <w:r w:rsidR="00F93693" w:rsidRPr="00762AEB">
        <w:rPr>
          <w:rFonts w:ascii="Times New Roman" w:hAnsi="Times New Roman" w:cs="Times New Roman"/>
          <w:i/>
          <w:sz w:val="24"/>
          <w:szCs w:val="24"/>
        </w:rPr>
        <w:t>The GATT. Law and International Economic Organization</w:t>
      </w:r>
      <w:r w:rsidR="007D3CC1" w:rsidRPr="00762AEB">
        <w:rPr>
          <w:rFonts w:ascii="Times New Roman" w:hAnsi="Times New Roman" w:cs="Times New Roman"/>
          <w:sz w:val="24"/>
          <w:szCs w:val="24"/>
        </w:rPr>
        <w:t>, Chicago 1970;</w:t>
      </w:r>
      <w:r w:rsidR="00DE157D" w:rsidRPr="00762AEB">
        <w:rPr>
          <w:rFonts w:ascii="Times New Roman" w:hAnsi="Times New Roman" w:cs="Times New Roman"/>
          <w:sz w:val="24"/>
          <w:szCs w:val="24"/>
        </w:rPr>
        <w:t xml:space="preserve"> </w:t>
      </w:r>
      <w:r w:rsidR="001E02E3" w:rsidRPr="00762AEB">
        <w:rPr>
          <w:rFonts w:ascii="Times New Roman" w:hAnsi="Times New Roman" w:cs="Times New Roman"/>
          <w:sz w:val="24"/>
          <w:szCs w:val="24"/>
        </w:rPr>
        <w:t xml:space="preserve">E.H. </w:t>
      </w:r>
      <w:proofErr w:type="spellStart"/>
      <w:r w:rsidR="001E02E3" w:rsidRPr="00762AEB">
        <w:rPr>
          <w:rFonts w:ascii="Times New Roman" w:hAnsi="Times New Roman" w:cs="Times New Roman"/>
          <w:sz w:val="24"/>
          <w:szCs w:val="24"/>
        </w:rPr>
        <w:t>Preeg</w:t>
      </w:r>
      <w:proofErr w:type="spellEnd"/>
      <w:r w:rsidR="001E02E3" w:rsidRPr="00762AEB">
        <w:rPr>
          <w:rFonts w:ascii="Times New Roman" w:hAnsi="Times New Roman" w:cs="Times New Roman"/>
          <w:sz w:val="24"/>
          <w:szCs w:val="24"/>
        </w:rPr>
        <w:t xml:space="preserve">, </w:t>
      </w:r>
      <w:r w:rsidR="001E02E3" w:rsidRPr="00762AEB">
        <w:rPr>
          <w:rFonts w:ascii="Times New Roman" w:hAnsi="Times New Roman" w:cs="Times New Roman"/>
          <w:i/>
          <w:sz w:val="24"/>
          <w:szCs w:val="24"/>
        </w:rPr>
        <w:t>Traders and Diplomats: An Analysis of the Kennedy Round of Negotiations under the General Agreement on Tariffs and Trade</w:t>
      </w:r>
      <w:r w:rsidR="001E02E3" w:rsidRPr="00762AEB">
        <w:rPr>
          <w:rFonts w:ascii="Times New Roman" w:hAnsi="Times New Roman" w:cs="Times New Roman"/>
          <w:sz w:val="24"/>
          <w:szCs w:val="24"/>
        </w:rPr>
        <w:t>, Washington DC 1970;</w:t>
      </w:r>
      <w:r w:rsidR="00DE157D" w:rsidRPr="00762AEB">
        <w:rPr>
          <w:rFonts w:ascii="Times New Roman" w:hAnsi="Times New Roman" w:cs="Times New Roman"/>
          <w:sz w:val="24"/>
          <w:szCs w:val="24"/>
        </w:rPr>
        <w:t xml:space="preserve"> </w:t>
      </w:r>
      <w:r w:rsidR="00B90DDE" w:rsidRPr="00762AEB">
        <w:rPr>
          <w:rFonts w:ascii="Times New Roman" w:hAnsi="Times New Roman" w:cs="Times New Roman"/>
          <w:sz w:val="24"/>
          <w:szCs w:val="24"/>
        </w:rPr>
        <w:t xml:space="preserve">C. Raw, B. Page and G. Hodgson, </w:t>
      </w:r>
      <w:r w:rsidR="00B90DDE" w:rsidRPr="00762AEB">
        <w:rPr>
          <w:rFonts w:ascii="Times New Roman" w:hAnsi="Times New Roman" w:cs="Times New Roman"/>
          <w:i/>
          <w:sz w:val="24"/>
          <w:szCs w:val="24"/>
        </w:rPr>
        <w:t xml:space="preserve">Do You Sincerely Want </w:t>
      </w:r>
      <w:proofErr w:type="gramStart"/>
      <w:r w:rsidR="00B90DDE" w:rsidRPr="00762AEB">
        <w:rPr>
          <w:rFonts w:ascii="Times New Roman" w:hAnsi="Times New Roman" w:cs="Times New Roman"/>
          <w:i/>
          <w:sz w:val="24"/>
          <w:szCs w:val="24"/>
        </w:rPr>
        <w:t>To</w:t>
      </w:r>
      <w:proofErr w:type="gramEnd"/>
      <w:r w:rsidR="00B90DDE" w:rsidRPr="00762AEB">
        <w:rPr>
          <w:rFonts w:ascii="Times New Roman" w:hAnsi="Times New Roman" w:cs="Times New Roman"/>
          <w:i/>
          <w:sz w:val="24"/>
          <w:szCs w:val="24"/>
        </w:rPr>
        <w:t xml:space="preserve"> Be Rich? The Full Story of Bernard Cornfeld and IOS</w:t>
      </w:r>
      <w:r w:rsidR="00B90DDE" w:rsidRPr="00762AEB">
        <w:rPr>
          <w:rFonts w:ascii="Times New Roman" w:hAnsi="Times New Roman" w:cs="Times New Roman"/>
          <w:sz w:val="24"/>
          <w:szCs w:val="24"/>
        </w:rPr>
        <w:t xml:space="preserve">, New York 1971; </w:t>
      </w:r>
      <w:r w:rsidR="00D166C5" w:rsidRPr="00762AEB">
        <w:rPr>
          <w:rFonts w:ascii="Times New Roman" w:hAnsi="Times New Roman" w:cs="Times New Roman"/>
          <w:sz w:val="24"/>
          <w:szCs w:val="24"/>
        </w:rPr>
        <w:t>G</w:t>
      </w:r>
      <w:r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and V</w:t>
      </w:r>
      <w:r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Curzon, ‘GATT: Trader’s Club’ in R</w:t>
      </w:r>
      <w:r w:rsidR="00C37F15" w:rsidRPr="00762AEB">
        <w:rPr>
          <w:rFonts w:ascii="Times New Roman" w:hAnsi="Times New Roman" w:cs="Times New Roman"/>
          <w:sz w:val="24"/>
          <w:szCs w:val="24"/>
        </w:rPr>
        <w:t>.</w:t>
      </w:r>
      <w:r w:rsidR="00D166C5" w:rsidRPr="00762AEB">
        <w:rPr>
          <w:rFonts w:ascii="Times New Roman" w:hAnsi="Times New Roman" w:cs="Times New Roman"/>
          <w:sz w:val="24"/>
          <w:szCs w:val="24"/>
        </w:rPr>
        <w:t>W. Cox and H</w:t>
      </w:r>
      <w:r w:rsidR="00C37F15" w:rsidRPr="00762AEB">
        <w:rPr>
          <w:rFonts w:ascii="Times New Roman" w:hAnsi="Times New Roman" w:cs="Times New Roman"/>
          <w:sz w:val="24"/>
          <w:szCs w:val="24"/>
        </w:rPr>
        <w:t>.K. Jacobson (E</w:t>
      </w:r>
      <w:r w:rsidR="00D166C5" w:rsidRPr="00762AEB">
        <w:rPr>
          <w:rFonts w:ascii="Times New Roman" w:hAnsi="Times New Roman" w:cs="Times New Roman"/>
          <w:sz w:val="24"/>
          <w:szCs w:val="24"/>
        </w:rPr>
        <w:t>ds</w:t>
      </w:r>
      <w:r w:rsidR="00C37F15" w:rsidRPr="00762AEB">
        <w:rPr>
          <w:rFonts w:ascii="Times New Roman" w:hAnsi="Times New Roman" w:cs="Times New Roman"/>
          <w:sz w:val="24"/>
          <w:szCs w:val="24"/>
        </w:rPr>
        <w:t>)</w:t>
      </w:r>
      <w:r w:rsidR="00D166C5" w:rsidRPr="00762AEB">
        <w:rPr>
          <w:rFonts w:ascii="Times New Roman" w:hAnsi="Times New Roman" w:cs="Times New Roman"/>
          <w:sz w:val="24"/>
          <w:szCs w:val="24"/>
        </w:rPr>
        <w:t xml:space="preserve">, </w:t>
      </w:r>
      <w:r w:rsidR="00D166C5" w:rsidRPr="00762AEB">
        <w:rPr>
          <w:rFonts w:ascii="Times New Roman" w:hAnsi="Times New Roman" w:cs="Times New Roman"/>
          <w:i/>
          <w:sz w:val="24"/>
          <w:szCs w:val="24"/>
        </w:rPr>
        <w:t>The Anatomy of Influence: Decision Making in International Organization</w:t>
      </w:r>
      <w:r w:rsidR="00C37F15" w:rsidRPr="00762AEB">
        <w:rPr>
          <w:rFonts w:ascii="Times New Roman" w:hAnsi="Times New Roman" w:cs="Times New Roman"/>
          <w:sz w:val="24"/>
          <w:szCs w:val="24"/>
        </w:rPr>
        <w:t>, New Haven 1974</w:t>
      </w:r>
      <w:r w:rsidR="00D166C5" w:rsidRPr="00762AEB">
        <w:rPr>
          <w:rFonts w:ascii="Times New Roman" w:hAnsi="Times New Roman" w:cs="Times New Roman"/>
          <w:sz w:val="24"/>
          <w:szCs w:val="24"/>
        </w:rPr>
        <w:t xml:space="preserve">, </w:t>
      </w:r>
      <w:r w:rsidR="00C37F15" w:rsidRPr="00762AEB">
        <w:rPr>
          <w:rFonts w:ascii="Times New Roman" w:hAnsi="Times New Roman" w:cs="Times New Roman"/>
          <w:sz w:val="24"/>
          <w:szCs w:val="24"/>
        </w:rPr>
        <w:t>298-333;</w:t>
      </w:r>
      <w:r w:rsidR="00DE157D" w:rsidRPr="00762AEB">
        <w:rPr>
          <w:rFonts w:ascii="Times New Roman" w:hAnsi="Times New Roman" w:cs="Times New Roman"/>
          <w:sz w:val="24"/>
          <w:szCs w:val="24"/>
        </w:rPr>
        <w:t xml:space="preserve"> </w:t>
      </w:r>
      <w:r w:rsidR="00761514" w:rsidRPr="00762AEB">
        <w:rPr>
          <w:rFonts w:ascii="Times New Roman" w:hAnsi="Times New Roman" w:cs="Times New Roman"/>
          <w:sz w:val="24"/>
          <w:szCs w:val="24"/>
        </w:rPr>
        <w:t xml:space="preserve">W.A. Eckes, </w:t>
      </w:r>
      <w:r w:rsidR="008874B4" w:rsidRPr="00762AEB">
        <w:rPr>
          <w:rFonts w:ascii="Times New Roman" w:hAnsi="Times New Roman" w:cs="Times New Roman"/>
          <w:sz w:val="24"/>
          <w:szCs w:val="24"/>
        </w:rPr>
        <w:t>‘</w:t>
      </w:r>
      <w:r w:rsidR="00761514" w:rsidRPr="00762AEB">
        <w:rPr>
          <w:rFonts w:ascii="Times New Roman" w:hAnsi="Times New Roman" w:cs="Times New Roman"/>
          <w:sz w:val="24"/>
          <w:szCs w:val="24"/>
        </w:rPr>
        <w:t xml:space="preserve">In Globalization, People Matter’ in: </w:t>
      </w:r>
      <w:r w:rsidR="00761514" w:rsidRPr="00762AEB">
        <w:rPr>
          <w:rFonts w:ascii="Times New Roman" w:hAnsi="Times New Roman" w:cs="Times New Roman"/>
          <w:i/>
          <w:sz w:val="24"/>
          <w:szCs w:val="24"/>
        </w:rPr>
        <w:t>Global Economy Journal</w:t>
      </w:r>
      <w:r w:rsidR="00761514" w:rsidRPr="00762AEB">
        <w:rPr>
          <w:rFonts w:ascii="Times New Roman" w:hAnsi="Times New Roman" w:cs="Times New Roman"/>
          <w:sz w:val="24"/>
          <w:szCs w:val="24"/>
        </w:rPr>
        <w:t xml:space="preserve">, 1/4, 2000, 303-314; </w:t>
      </w:r>
      <w:r w:rsidR="00EF74AF" w:rsidRPr="00762AEB">
        <w:rPr>
          <w:rFonts w:ascii="Times New Roman" w:hAnsi="Times New Roman" w:cs="Times New Roman"/>
          <w:sz w:val="24"/>
          <w:szCs w:val="24"/>
        </w:rPr>
        <w:t>D</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A. Irwin, P</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 xml:space="preserve">C. </w:t>
      </w:r>
      <w:proofErr w:type="spellStart"/>
      <w:r w:rsidR="00EF74AF" w:rsidRPr="00762AEB">
        <w:rPr>
          <w:rFonts w:ascii="Times New Roman" w:hAnsi="Times New Roman" w:cs="Times New Roman"/>
          <w:sz w:val="24"/>
          <w:szCs w:val="24"/>
        </w:rPr>
        <w:t>Mavroidis</w:t>
      </w:r>
      <w:proofErr w:type="spellEnd"/>
      <w:r w:rsidR="00EF74AF" w:rsidRPr="00762AEB">
        <w:rPr>
          <w:rFonts w:ascii="Times New Roman" w:hAnsi="Times New Roman" w:cs="Times New Roman"/>
          <w:sz w:val="24"/>
          <w:szCs w:val="24"/>
        </w:rPr>
        <w:t>, A</w:t>
      </w:r>
      <w:r w:rsidR="00C37F15" w:rsidRPr="00762AEB">
        <w:rPr>
          <w:rFonts w:ascii="Times New Roman" w:hAnsi="Times New Roman" w:cs="Times New Roman"/>
          <w:sz w:val="24"/>
          <w:szCs w:val="24"/>
        </w:rPr>
        <w:t>.</w:t>
      </w:r>
      <w:r w:rsidR="00EF74AF" w:rsidRPr="00762AEB">
        <w:rPr>
          <w:rFonts w:ascii="Times New Roman" w:hAnsi="Times New Roman" w:cs="Times New Roman"/>
          <w:sz w:val="24"/>
          <w:szCs w:val="24"/>
        </w:rPr>
        <w:t xml:space="preserve">O. Sykes, </w:t>
      </w:r>
      <w:r w:rsidR="00EF74AF" w:rsidRPr="00762AEB">
        <w:rPr>
          <w:rFonts w:ascii="Times New Roman" w:hAnsi="Times New Roman" w:cs="Times New Roman"/>
          <w:i/>
          <w:sz w:val="24"/>
          <w:szCs w:val="24"/>
        </w:rPr>
        <w:t>The Genesis of the GATT</w:t>
      </w:r>
      <w:r w:rsidR="00C37F15" w:rsidRPr="00762AEB">
        <w:rPr>
          <w:rFonts w:ascii="Times New Roman" w:hAnsi="Times New Roman" w:cs="Times New Roman"/>
          <w:sz w:val="24"/>
          <w:szCs w:val="24"/>
        </w:rPr>
        <w:t xml:space="preserve">, </w:t>
      </w:r>
      <w:r w:rsidR="00EF74AF" w:rsidRPr="00762AEB">
        <w:rPr>
          <w:rFonts w:ascii="Times New Roman" w:hAnsi="Times New Roman" w:cs="Times New Roman"/>
          <w:sz w:val="24"/>
          <w:szCs w:val="24"/>
        </w:rPr>
        <w:t xml:space="preserve">Cambridge </w:t>
      </w:r>
      <w:r w:rsidR="00C37F15" w:rsidRPr="00762AEB">
        <w:rPr>
          <w:rFonts w:ascii="Times New Roman" w:hAnsi="Times New Roman" w:cs="Times New Roman"/>
          <w:sz w:val="24"/>
          <w:szCs w:val="24"/>
        </w:rPr>
        <w:t>2008</w:t>
      </w:r>
      <w:r w:rsidR="00761514" w:rsidRPr="00762AEB">
        <w:rPr>
          <w:rFonts w:ascii="Times New Roman" w:hAnsi="Times New Roman" w:cs="Times New Roman"/>
          <w:sz w:val="24"/>
          <w:szCs w:val="24"/>
        </w:rPr>
        <w:t>;</w:t>
      </w:r>
      <w:r w:rsidR="00FF59E5" w:rsidRPr="00762AEB">
        <w:rPr>
          <w:rFonts w:ascii="Times New Roman" w:hAnsi="Times New Roman" w:cs="Times New Roman"/>
          <w:sz w:val="24"/>
          <w:szCs w:val="24"/>
        </w:rPr>
        <w:t xml:space="preserve"> </w:t>
      </w:r>
      <w:r w:rsidR="00C030C6" w:rsidRPr="00762AEB">
        <w:rPr>
          <w:rFonts w:ascii="Times New Roman" w:hAnsi="Times New Roman" w:cs="Times New Roman"/>
          <w:sz w:val="24"/>
          <w:szCs w:val="24"/>
        </w:rPr>
        <w:t xml:space="preserve">Centre William Rappard, </w:t>
      </w:r>
      <w:r w:rsidR="00FF59E5" w:rsidRPr="00762AEB">
        <w:rPr>
          <w:rFonts w:ascii="Times New Roman" w:hAnsi="Times New Roman" w:cs="Times New Roman"/>
          <w:i/>
          <w:sz w:val="24"/>
          <w:szCs w:val="24"/>
        </w:rPr>
        <w:t>Leaders, Artists and Spies</w:t>
      </w:r>
      <w:r w:rsidR="00FF59E5" w:rsidRPr="00762AEB">
        <w:rPr>
          <w:rFonts w:ascii="Times New Roman" w:hAnsi="Times New Roman" w:cs="Times New Roman"/>
          <w:sz w:val="24"/>
          <w:szCs w:val="24"/>
        </w:rPr>
        <w:t>, Geneva</w:t>
      </w:r>
      <w:r w:rsidR="00C030C6" w:rsidRPr="00762AEB">
        <w:rPr>
          <w:rFonts w:ascii="Times New Roman" w:hAnsi="Times New Roman" w:cs="Times New Roman"/>
          <w:sz w:val="24"/>
          <w:szCs w:val="24"/>
        </w:rPr>
        <w:t xml:space="preserve">: </w:t>
      </w:r>
      <w:r w:rsidR="00FF59E5" w:rsidRPr="00762AEB">
        <w:rPr>
          <w:rFonts w:ascii="Times New Roman" w:hAnsi="Times New Roman" w:cs="Times New Roman"/>
          <w:sz w:val="24"/>
          <w:szCs w:val="24"/>
        </w:rPr>
        <w:t>n.d</w:t>
      </w:r>
      <w:r w:rsidR="00C37F15" w:rsidRPr="00762AEB">
        <w:rPr>
          <w:rFonts w:ascii="Times New Roman" w:hAnsi="Times New Roman" w:cs="Times New Roman"/>
          <w:sz w:val="24"/>
          <w:szCs w:val="24"/>
        </w:rPr>
        <w:t>.</w:t>
      </w:r>
      <w:r w:rsidR="00FF59E5" w:rsidRPr="00762AEB">
        <w:rPr>
          <w:rFonts w:ascii="Times New Roman" w:hAnsi="Times New Roman" w:cs="Times New Roman"/>
          <w:sz w:val="24"/>
          <w:szCs w:val="24"/>
        </w:rPr>
        <w:t xml:space="preserve">, </w:t>
      </w:r>
      <w:r w:rsidR="00761514" w:rsidRPr="00762AEB">
        <w:rPr>
          <w:rFonts w:ascii="Times New Roman" w:hAnsi="Times New Roman" w:cs="Times New Roman"/>
          <w:sz w:val="24"/>
          <w:szCs w:val="24"/>
        </w:rPr>
        <w:t xml:space="preserve">19-20, </w:t>
      </w:r>
      <w:r w:rsidR="00FF59E5" w:rsidRPr="00762AEB">
        <w:rPr>
          <w:rFonts w:ascii="Times New Roman" w:hAnsi="Times New Roman" w:cs="Times New Roman"/>
          <w:sz w:val="24"/>
          <w:szCs w:val="24"/>
        </w:rPr>
        <w:t>available at</w:t>
      </w:r>
      <w:r w:rsidR="00761514" w:rsidRPr="00762AEB">
        <w:rPr>
          <w:rFonts w:ascii="Times New Roman" w:hAnsi="Times New Roman" w:cs="Times New Roman"/>
          <w:sz w:val="24"/>
          <w:szCs w:val="24"/>
        </w:rPr>
        <w:t xml:space="preserve">: </w:t>
      </w:r>
      <w:hyperlink r:id="rId10" w:history="1">
        <w:r w:rsidR="003F6B70" w:rsidRPr="003F6B70">
          <w:rPr>
            <w:rStyle w:val="Hyperlink"/>
            <w:rFonts w:ascii="Times New Roman" w:hAnsi="Times New Roman" w:cs="Times New Roman"/>
            <w:sz w:val="24"/>
            <w:szCs w:val="24"/>
            <w:u w:val="none"/>
          </w:rPr>
          <w:t>www.wto.org/english/res_e/booksp_e/cwr11-2_e.pdf</w:t>
        </w:r>
      </w:hyperlink>
      <w:r w:rsidR="00762AEB" w:rsidRPr="003F6B70">
        <w:rPr>
          <w:rFonts w:ascii="Times New Roman" w:hAnsi="Times New Roman" w:cs="Times New Roman"/>
          <w:sz w:val="24"/>
          <w:szCs w:val="24"/>
        </w:rPr>
        <w:t xml:space="preserve"> (all websites accessed on 4 February</w:t>
      </w:r>
      <w:r w:rsidR="00762AEB" w:rsidRPr="00762AEB">
        <w:rPr>
          <w:rFonts w:ascii="Times New Roman" w:hAnsi="Times New Roman" w:cs="Times New Roman"/>
          <w:sz w:val="24"/>
          <w:szCs w:val="24"/>
        </w:rPr>
        <w:t xml:space="preserve"> 2012)</w:t>
      </w:r>
    </w:p>
    <w:p w14:paraId="75D743F4" w14:textId="77777777" w:rsidR="00026749" w:rsidRPr="00762AEB" w:rsidRDefault="00026749" w:rsidP="006915A7">
      <w:pPr>
        <w:spacing w:after="0" w:line="240" w:lineRule="auto"/>
        <w:jc w:val="both"/>
        <w:rPr>
          <w:rFonts w:ascii="Times New Roman" w:hAnsi="Times New Roman" w:cs="Times New Roman"/>
          <w:sz w:val="24"/>
          <w:szCs w:val="24"/>
        </w:rPr>
      </w:pPr>
    </w:p>
    <w:p w14:paraId="5E56DCAD" w14:textId="77777777" w:rsidR="007C0B42" w:rsidRPr="00762AEB" w:rsidRDefault="00323672" w:rsidP="006915A7">
      <w:pPr>
        <w:spacing w:after="0" w:line="240" w:lineRule="auto"/>
        <w:rPr>
          <w:rFonts w:ascii="Times New Roman" w:hAnsi="Times New Roman" w:cs="Times New Roman"/>
          <w:b/>
          <w:bCs/>
          <w:sz w:val="24"/>
          <w:szCs w:val="24"/>
        </w:rPr>
      </w:pPr>
      <w:r w:rsidRPr="00762AEB">
        <w:rPr>
          <w:rFonts w:ascii="Times New Roman" w:hAnsi="Times New Roman" w:cs="Times New Roman"/>
          <w:b/>
          <w:bCs/>
          <w:sz w:val="24"/>
          <w:szCs w:val="24"/>
        </w:rPr>
        <w:t>Francine McKenzie</w:t>
      </w:r>
    </w:p>
    <w:p w14:paraId="455CCE8F" w14:textId="77777777" w:rsidR="00323672" w:rsidRPr="00762AEB" w:rsidRDefault="00323672" w:rsidP="006915A7">
      <w:pPr>
        <w:spacing w:after="0" w:line="240" w:lineRule="auto"/>
        <w:rPr>
          <w:rFonts w:ascii="Times New Roman" w:hAnsi="Times New Roman" w:cs="Times New Roman"/>
          <w:sz w:val="24"/>
          <w:szCs w:val="24"/>
        </w:rPr>
      </w:pPr>
    </w:p>
    <w:p w14:paraId="146D2B81" w14:textId="77777777" w:rsidR="004A09A6" w:rsidRPr="00762AEB" w:rsidRDefault="007A4371" w:rsidP="006915A7">
      <w:pPr>
        <w:spacing w:after="0" w:line="240" w:lineRule="auto"/>
        <w:rPr>
          <w:rFonts w:ascii="Times New Roman" w:hAnsi="Times New Roman" w:cs="Times New Roman"/>
          <w:b/>
          <w:sz w:val="24"/>
          <w:szCs w:val="24"/>
        </w:rPr>
      </w:pPr>
      <w:r w:rsidRPr="00762AEB">
        <w:rPr>
          <w:rFonts w:ascii="Times New Roman" w:hAnsi="Times New Roman" w:cs="Times New Roman"/>
          <w:b/>
          <w:sz w:val="24"/>
          <w:szCs w:val="24"/>
        </w:rPr>
        <w:t xml:space="preserve">Version </w:t>
      </w:r>
      <w:r w:rsidR="00DE157D" w:rsidRPr="00762AEB">
        <w:rPr>
          <w:rFonts w:ascii="Times New Roman" w:hAnsi="Times New Roman" w:cs="Times New Roman"/>
          <w:b/>
          <w:sz w:val="24"/>
          <w:szCs w:val="24"/>
        </w:rPr>
        <w:t>13 March</w:t>
      </w:r>
      <w:r w:rsidR="00323672" w:rsidRPr="00762AEB">
        <w:rPr>
          <w:rFonts w:ascii="Times New Roman" w:hAnsi="Times New Roman" w:cs="Times New Roman"/>
          <w:b/>
          <w:sz w:val="24"/>
          <w:szCs w:val="24"/>
        </w:rPr>
        <w:t xml:space="preserve"> 2012</w:t>
      </w:r>
    </w:p>
    <w:p w14:paraId="3B2AA863" w14:textId="77777777" w:rsidR="004A09A6" w:rsidRPr="00762AEB" w:rsidRDefault="004A09A6" w:rsidP="006915A7">
      <w:pPr>
        <w:spacing w:after="0" w:line="240" w:lineRule="auto"/>
        <w:rPr>
          <w:rFonts w:ascii="Times New Roman" w:hAnsi="Times New Roman" w:cs="Times New Roman"/>
          <w:b/>
          <w:sz w:val="24"/>
          <w:szCs w:val="24"/>
        </w:rPr>
      </w:pPr>
    </w:p>
    <w:p w14:paraId="6E8AC477" w14:textId="77777777" w:rsidR="004A09A6" w:rsidRPr="00762AEB" w:rsidRDefault="004A09A6" w:rsidP="004A09A6">
      <w:pPr>
        <w:spacing w:after="0" w:line="240" w:lineRule="auto"/>
        <w:jc w:val="both"/>
        <w:rPr>
          <w:rFonts w:ascii="Times New Roman" w:hAnsi="Times New Roman" w:cs="Times New Roman"/>
          <w:b/>
          <w:sz w:val="24"/>
          <w:szCs w:val="24"/>
        </w:rPr>
      </w:pPr>
      <w:r w:rsidRPr="00762AEB">
        <w:rPr>
          <w:rFonts w:ascii="Times New Roman" w:hAnsi="Times New Roman" w:cs="Times New Roman"/>
          <w:b/>
          <w:sz w:val="24"/>
          <w:szCs w:val="24"/>
        </w:rPr>
        <w:t xml:space="preserve">How To Cite This IO BIO Entry? </w:t>
      </w:r>
    </w:p>
    <w:p w14:paraId="5C9FF5A6" w14:textId="16BA907A" w:rsidR="00323672" w:rsidRPr="00762AEB" w:rsidRDefault="004A09A6" w:rsidP="004A09A6">
      <w:pPr>
        <w:spacing w:after="0" w:line="240" w:lineRule="auto"/>
        <w:rPr>
          <w:rFonts w:ascii="Times New Roman" w:hAnsi="Times New Roman" w:cs="Times New Roman"/>
          <w:b/>
          <w:sz w:val="24"/>
          <w:szCs w:val="24"/>
        </w:rPr>
      </w:pPr>
      <w:r w:rsidRPr="00762AEB">
        <w:rPr>
          <w:rFonts w:ascii="Times New Roman" w:hAnsi="Times New Roman" w:cs="Times New Roman"/>
          <w:sz w:val="24"/>
          <w:szCs w:val="24"/>
        </w:rPr>
        <w:t xml:space="preserve">Francine McKenzie, ‘Wyndham White, Eric Henry’ in </w:t>
      </w:r>
      <w:r w:rsidRPr="00762AEB">
        <w:rPr>
          <w:rFonts w:ascii="Times New Roman" w:hAnsi="Times New Roman" w:cs="Times New Roman"/>
          <w:i/>
          <w:sz w:val="24"/>
          <w:szCs w:val="24"/>
        </w:rPr>
        <w:t>IO BIO, Biographical Dictionary of Secretaries-General of International Organizations</w:t>
      </w:r>
      <w:r w:rsidRPr="00762AEB">
        <w:rPr>
          <w:rFonts w:ascii="Times New Roman" w:hAnsi="Times New Roman" w:cs="Times New Roman"/>
          <w:sz w:val="24"/>
          <w:szCs w:val="24"/>
        </w:rPr>
        <w:t xml:space="preserve">, Edited by Bob Reinalda, Kent J. Kille and Jaci </w:t>
      </w:r>
      <w:r w:rsidR="00762AEB" w:rsidRPr="00762AEB">
        <w:rPr>
          <w:rFonts w:ascii="Times New Roman" w:hAnsi="Times New Roman" w:cs="Times New Roman"/>
          <w:sz w:val="24"/>
          <w:szCs w:val="24"/>
        </w:rPr>
        <w:t xml:space="preserve">L. </w:t>
      </w:r>
      <w:r w:rsidRPr="00762AEB">
        <w:rPr>
          <w:rFonts w:ascii="Times New Roman" w:hAnsi="Times New Roman" w:cs="Times New Roman"/>
          <w:sz w:val="24"/>
          <w:szCs w:val="24"/>
        </w:rPr>
        <w:t xml:space="preserve">Eisenberg, </w:t>
      </w:r>
      <w:hyperlink r:id="rId11" w:history="1">
        <w:r w:rsidRPr="00762AEB">
          <w:rPr>
            <w:rStyle w:val="Hyperlink"/>
            <w:rFonts w:ascii="Times New Roman" w:hAnsi="Times New Roman" w:cs="Times New Roman"/>
            <w:sz w:val="24"/>
            <w:szCs w:val="24"/>
            <w:u w:val="none"/>
          </w:rPr>
          <w:t>www.ru.nl/fm/iobio</w:t>
        </w:r>
      </w:hyperlink>
      <w:r w:rsidRPr="00762AEB">
        <w:rPr>
          <w:rFonts w:ascii="Times New Roman" w:hAnsi="Times New Roman" w:cs="Times New Roman"/>
          <w:sz w:val="24"/>
          <w:szCs w:val="24"/>
        </w:rPr>
        <w:t>, Accessed DAY MONTH YEAR</w:t>
      </w:r>
    </w:p>
    <w:p w14:paraId="7F9FDB36" w14:textId="77777777" w:rsidR="001E02E3" w:rsidRPr="00762AEB" w:rsidRDefault="001E02E3" w:rsidP="004A09A6">
      <w:pPr>
        <w:spacing w:after="0" w:line="240" w:lineRule="auto"/>
        <w:rPr>
          <w:rFonts w:ascii="Times New Roman" w:hAnsi="Times New Roman" w:cs="Times New Roman"/>
          <w:b/>
          <w:sz w:val="24"/>
          <w:szCs w:val="24"/>
        </w:rPr>
      </w:pPr>
    </w:p>
    <w:sectPr w:rsidR="001E02E3" w:rsidRPr="00762AEB" w:rsidSect="00390B48">
      <w:headerReference w:type="even" r:id="rId12"/>
      <w:headerReference w:type="default" r:id="rId13"/>
      <w:footerReference w:type="default" r:id="rId14"/>
      <w:pgSz w:w="11901"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C5E6E" w14:textId="77777777" w:rsidR="003757CF" w:rsidRDefault="003757CF" w:rsidP="00AB4B71">
      <w:pPr>
        <w:spacing w:after="0" w:line="240" w:lineRule="auto"/>
      </w:pPr>
      <w:r>
        <w:separator/>
      </w:r>
    </w:p>
  </w:endnote>
  <w:endnote w:type="continuationSeparator" w:id="0">
    <w:p w14:paraId="1F6084D8" w14:textId="77777777" w:rsidR="003757CF" w:rsidRDefault="003757CF" w:rsidP="00AB4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17BF" w14:textId="77777777" w:rsidR="004A09A6" w:rsidRDefault="004A09A6">
    <w:pPr>
      <w:pStyle w:val="Voettekst"/>
      <w:jc w:val="center"/>
      <w:rPr>
        <w:rFonts w:ascii="Times New Roman" w:hAnsi="Times New Roman"/>
        <w:sz w:val="20"/>
      </w:rPr>
    </w:pPr>
  </w:p>
  <w:p w14:paraId="48B9D8A5" w14:textId="77777777" w:rsidR="00390B48" w:rsidRPr="004A09A6" w:rsidRDefault="00C030C6">
    <w:pPr>
      <w:pStyle w:val="Voettekst"/>
      <w:jc w:val="center"/>
      <w:rPr>
        <w:rFonts w:ascii="Times New Roman" w:hAnsi="Times New Roman"/>
        <w:sz w:val="20"/>
      </w:rPr>
    </w:pPr>
    <w:r w:rsidRPr="004A09A6">
      <w:rPr>
        <w:rFonts w:ascii="Times New Roman" w:hAnsi="Times New Roman"/>
        <w:sz w:val="20"/>
      </w:rPr>
      <w:t xml:space="preserve">IO BIO, </w:t>
    </w:r>
    <w:r w:rsidRPr="004A09A6">
      <w:rPr>
        <w:rFonts w:ascii="Times New Roman" w:hAnsi="Times New Roman"/>
        <w:i/>
        <w:sz w:val="20"/>
      </w:rPr>
      <w:t>Biographical Dictionary of Secretaries-General of International Organizations</w:t>
    </w:r>
    <w:r w:rsidRPr="004A09A6">
      <w:rPr>
        <w:rFonts w:ascii="Times New Roman" w:hAnsi="Times New Roman"/>
        <w:sz w:val="20"/>
      </w:rPr>
      <w:t xml:space="preserve">, </w:t>
    </w:r>
    <w:hyperlink r:id="rId1" w:history="1">
      <w:r w:rsidR="00390B48" w:rsidRPr="004A09A6">
        <w:rPr>
          <w:rStyle w:val="Hyperlink"/>
          <w:rFonts w:ascii="Times New Roman" w:hAnsi="Times New Roman"/>
          <w:sz w:val="20"/>
          <w:u w:val="none"/>
        </w:rPr>
        <w:t>www.ru.nl/fm/iobio</w:t>
      </w:r>
    </w:hyperlink>
  </w:p>
  <w:p w14:paraId="1CB91F1D" w14:textId="77777777" w:rsidR="00C030C6" w:rsidRPr="00765140" w:rsidRDefault="00C030C6">
    <w:pPr>
      <w:pStyle w:val="Voettekst"/>
      <w:jc w:val="center"/>
      <w:rPr>
        <w:rFonts w:ascii="Times New Roman" w:hAnsi="Times New Roman"/>
        <w:sz w:val="16"/>
      </w:rPr>
    </w:pPr>
  </w:p>
  <w:p w14:paraId="04EB67F7" w14:textId="77777777" w:rsidR="00C030C6" w:rsidRDefault="00C030C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36506" w14:textId="77777777" w:rsidR="003757CF" w:rsidRDefault="003757CF" w:rsidP="00AB4B71">
      <w:pPr>
        <w:spacing w:after="0" w:line="240" w:lineRule="auto"/>
      </w:pPr>
      <w:r>
        <w:separator/>
      </w:r>
    </w:p>
  </w:footnote>
  <w:footnote w:type="continuationSeparator" w:id="0">
    <w:p w14:paraId="11615C38" w14:textId="77777777" w:rsidR="003757CF" w:rsidRDefault="003757CF" w:rsidP="00AB4B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00316" w14:textId="77777777" w:rsidR="00C030C6" w:rsidRDefault="00D70ED9" w:rsidP="00390B48">
    <w:pPr>
      <w:pStyle w:val="Koptekst"/>
      <w:framePr w:wrap="around" w:vAnchor="text" w:hAnchor="margin" w:xAlign="center" w:y="1"/>
      <w:rPr>
        <w:rStyle w:val="Paginanummer"/>
      </w:rPr>
    </w:pPr>
    <w:r>
      <w:rPr>
        <w:rStyle w:val="Paginanummer"/>
      </w:rPr>
      <w:fldChar w:fldCharType="begin"/>
    </w:r>
    <w:r w:rsidR="00C030C6">
      <w:rPr>
        <w:rStyle w:val="Paginanummer"/>
      </w:rPr>
      <w:instrText xml:space="preserve">PAGE  </w:instrText>
    </w:r>
    <w:r>
      <w:rPr>
        <w:rStyle w:val="Paginanummer"/>
      </w:rPr>
      <w:fldChar w:fldCharType="end"/>
    </w:r>
  </w:p>
  <w:p w14:paraId="29D34467" w14:textId="77777777" w:rsidR="00C030C6" w:rsidRDefault="00C030C6" w:rsidP="0058661A">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B5812" w14:textId="77777777" w:rsidR="00390B48" w:rsidRPr="00390B48" w:rsidRDefault="00D70ED9" w:rsidP="007D3870">
    <w:pPr>
      <w:pStyle w:val="Koptekst"/>
      <w:framePr w:wrap="around" w:vAnchor="text" w:hAnchor="margin" w:xAlign="center" w:y="1"/>
      <w:rPr>
        <w:rStyle w:val="Paginanummer"/>
      </w:rPr>
    </w:pPr>
    <w:r w:rsidRPr="00390B48">
      <w:rPr>
        <w:rStyle w:val="Paginanummer"/>
        <w:rFonts w:ascii="Times New Roman" w:hAnsi="Times New Roman"/>
        <w:sz w:val="20"/>
      </w:rPr>
      <w:fldChar w:fldCharType="begin"/>
    </w:r>
    <w:r w:rsidR="00390B48" w:rsidRPr="00390B48">
      <w:rPr>
        <w:rStyle w:val="Paginanummer"/>
        <w:rFonts w:ascii="Times New Roman" w:hAnsi="Times New Roman"/>
        <w:sz w:val="20"/>
      </w:rPr>
      <w:instrText xml:space="preserve">PAGE  </w:instrText>
    </w:r>
    <w:r w:rsidRPr="00390B48">
      <w:rPr>
        <w:rStyle w:val="Paginanummer"/>
        <w:rFonts w:ascii="Times New Roman" w:hAnsi="Times New Roman"/>
        <w:sz w:val="20"/>
      </w:rPr>
      <w:fldChar w:fldCharType="separate"/>
    </w:r>
    <w:r w:rsidR="004A09A6">
      <w:rPr>
        <w:rStyle w:val="Paginanummer"/>
        <w:rFonts w:ascii="Times New Roman" w:hAnsi="Times New Roman"/>
        <w:noProof/>
        <w:sz w:val="20"/>
      </w:rPr>
      <w:t>1</w:t>
    </w:r>
    <w:r w:rsidRPr="00390B48">
      <w:rPr>
        <w:rStyle w:val="Paginanummer"/>
        <w:rFonts w:ascii="Times New Roman" w:hAnsi="Times New Roman"/>
        <w:sz w:val="20"/>
      </w:rPr>
      <w:fldChar w:fldCharType="end"/>
    </w:r>
  </w:p>
  <w:p w14:paraId="1B7E783E" w14:textId="77777777" w:rsidR="00C030C6" w:rsidRDefault="00C030C6" w:rsidP="0058661A">
    <w:pPr>
      <w:pStyle w:val="Koptekst"/>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71"/>
    <w:rsid w:val="000069BB"/>
    <w:rsid w:val="000142B1"/>
    <w:rsid w:val="0001571D"/>
    <w:rsid w:val="0002135C"/>
    <w:rsid w:val="00024E46"/>
    <w:rsid w:val="00026749"/>
    <w:rsid w:val="00026F2F"/>
    <w:rsid w:val="00032AFB"/>
    <w:rsid w:val="00035FE1"/>
    <w:rsid w:val="00036545"/>
    <w:rsid w:val="00037B4E"/>
    <w:rsid w:val="00040B00"/>
    <w:rsid w:val="00044450"/>
    <w:rsid w:val="00045748"/>
    <w:rsid w:val="00061367"/>
    <w:rsid w:val="0006672C"/>
    <w:rsid w:val="000700BA"/>
    <w:rsid w:val="0007272C"/>
    <w:rsid w:val="0007549E"/>
    <w:rsid w:val="00076E75"/>
    <w:rsid w:val="000809D5"/>
    <w:rsid w:val="00082665"/>
    <w:rsid w:val="00083DD2"/>
    <w:rsid w:val="0008450D"/>
    <w:rsid w:val="000A055A"/>
    <w:rsid w:val="000A49CB"/>
    <w:rsid w:val="000A5135"/>
    <w:rsid w:val="000B6128"/>
    <w:rsid w:val="000B7D70"/>
    <w:rsid w:val="000C1B81"/>
    <w:rsid w:val="000D0043"/>
    <w:rsid w:val="000D385D"/>
    <w:rsid w:val="000E2CC1"/>
    <w:rsid w:val="000E6325"/>
    <w:rsid w:val="000F285F"/>
    <w:rsid w:val="000F2AC4"/>
    <w:rsid w:val="000F54A6"/>
    <w:rsid w:val="000F5B1C"/>
    <w:rsid w:val="00103B62"/>
    <w:rsid w:val="00103D6A"/>
    <w:rsid w:val="00110951"/>
    <w:rsid w:val="001133CE"/>
    <w:rsid w:val="001331C8"/>
    <w:rsid w:val="001365A1"/>
    <w:rsid w:val="0014104F"/>
    <w:rsid w:val="001432E7"/>
    <w:rsid w:val="00155DAE"/>
    <w:rsid w:val="00160525"/>
    <w:rsid w:val="00164CDF"/>
    <w:rsid w:val="00166599"/>
    <w:rsid w:val="00167250"/>
    <w:rsid w:val="00171E04"/>
    <w:rsid w:val="001735CD"/>
    <w:rsid w:val="001758CB"/>
    <w:rsid w:val="0017771C"/>
    <w:rsid w:val="00177AAE"/>
    <w:rsid w:val="00182C85"/>
    <w:rsid w:val="00190839"/>
    <w:rsid w:val="00196899"/>
    <w:rsid w:val="00196F81"/>
    <w:rsid w:val="00197DCC"/>
    <w:rsid w:val="00197EAF"/>
    <w:rsid w:val="001A25DB"/>
    <w:rsid w:val="001A4927"/>
    <w:rsid w:val="001B3316"/>
    <w:rsid w:val="001B6AB0"/>
    <w:rsid w:val="001E02E3"/>
    <w:rsid w:val="001E6119"/>
    <w:rsid w:val="001F14A0"/>
    <w:rsid w:val="001F1740"/>
    <w:rsid w:val="001F3CD7"/>
    <w:rsid w:val="001F498D"/>
    <w:rsid w:val="0020180A"/>
    <w:rsid w:val="00207B8D"/>
    <w:rsid w:val="00222ACA"/>
    <w:rsid w:val="00223FE7"/>
    <w:rsid w:val="00224B10"/>
    <w:rsid w:val="002410B8"/>
    <w:rsid w:val="00241E02"/>
    <w:rsid w:val="0024373F"/>
    <w:rsid w:val="002502F9"/>
    <w:rsid w:val="00252907"/>
    <w:rsid w:val="00254B1B"/>
    <w:rsid w:val="00256D03"/>
    <w:rsid w:val="00262F02"/>
    <w:rsid w:val="00277C24"/>
    <w:rsid w:val="00280AEA"/>
    <w:rsid w:val="00287D6B"/>
    <w:rsid w:val="00293DD5"/>
    <w:rsid w:val="002979FD"/>
    <w:rsid w:val="002B08F7"/>
    <w:rsid w:val="002C12AB"/>
    <w:rsid w:val="002C185A"/>
    <w:rsid w:val="002C4FDE"/>
    <w:rsid w:val="002D0133"/>
    <w:rsid w:val="002D2AB4"/>
    <w:rsid w:val="002E1F20"/>
    <w:rsid w:val="002E3BFF"/>
    <w:rsid w:val="002E40C7"/>
    <w:rsid w:val="002E6247"/>
    <w:rsid w:val="002F196C"/>
    <w:rsid w:val="002F5572"/>
    <w:rsid w:val="003004E9"/>
    <w:rsid w:val="00301054"/>
    <w:rsid w:val="0031435B"/>
    <w:rsid w:val="00314570"/>
    <w:rsid w:val="003158CC"/>
    <w:rsid w:val="003227A7"/>
    <w:rsid w:val="00323672"/>
    <w:rsid w:val="00326AF3"/>
    <w:rsid w:val="00336E96"/>
    <w:rsid w:val="003411CE"/>
    <w:rsid w:val="0034528B"/>
    <w:rsid w:val="00346F2A"/>
    <w:rsid w:val="0036354E"/>
    <w:rsid w:val="003706F3"/>
    <w:rsid w:val="00370D7B"/>
    <w:rsid w:val="003715B0"/>
    <w:rsid w:val="003757CF"/>
    <w:rsid w:val="00387150"/>
    <w:rsid w:val="00390B48"/>
    <w:rsid w:val="00394832"/>
    <w:rsid w:val="003A0314"/>
    <w:rsid w:val="003A3724"/>
    <w:rsid w:val="003A541F"/>
    <w:rsid w:val="003B1802"/>
    <w:rsid w:val="003B3992"/>
    <w:rsid w:val="003C3DB8"/>
    <w:rsid w:val="003C6E76"/>
    <w:rsid w:val="003D013E"/>
    <w:rsid w:val="003D1DC0"/>
    <w:rsid w:val="003D70DB"/>
    <w:rsid w:val="003F4FA0"/>
    <w:rsid w:val="003F6B70"/>
    <w:rsid w:val="00401B7D"/>
    <w:rsid w:val="00404F87"/>
    <w:rsid w:val="00406167"/>
    <w:rsid w:val="004068D2"/>
    <w:rsid w:val="004228F4"/>
    <w:rsid w:val="00427E24"/>
    <w:rsid w:val="00446AB6"/>
    <w:rsid w:val="00447D2C"/>
    <w:rsid w:val="00453873"/>
    <w:rsid w:val="00460459"/>
    <w:rsid w:val="004719D6"/>
    <w:rsid w:val="004732E0"/>
    <w:rsid w:val="0048030C"/>
    <w:rsid w:val="00482014"/>
    <w:rsid w:val="0049051D"/>
    <w:rsid w:val="00494DA0"/>
    <w:rsid w:val="00497D76"/>
    <w:rsid w:val="004A09A6"/>
    <w:rsid w:val="004A6F05"/>
    <w:rsid w:val="004A7BBE"/>
    <w:rsid w:val="004B7556"/>
    <w:rsid w:val="004C00A4"/>
    <w:rsid w:val="004F461D"/>
    <w:rsid w:val="004F50FF"/>
    <w:rsid w:val="00505A52"/>
    <w:rsid w:val="005060C5"/>
    <w:rsid w:val="0052684D"/>
    <w:rsid w:val="00540908"/>
    <w:rsid w:val="00544313"/>
    <w:rsid w:val="00546631"/>
    <w:rsid w:val="005478FE"/>
    <w:rsid w:val="005501E0"/>
    <w:rsid w:val="005536F5"/>
    <w:rsid w:val="005572FF"/>
    <w:rsid w:val="00563527"/>
    <w:rsid w:val="00571FD1"/>
    <w:rsid w:val="005749CC"/>
    <w:rsid w:val="00583A6C"/>
    <w:rsid w:val="0058661A"/>
    <w:rsid w:val="00587374"/>
    <w:rsid w:val="005937A8"/>
    <w:rsid w:val="0059502F"/>
    <w:rsid w:val="005A3197"/>
    <w:rsid w:val="005A3D4A"/>
    <w:rsid w:val="005A5571"/>
    <w:rsid w:val="005C45C3"/>
    <w:rsid w:val="005C56F3"/>
    <w:rsid w:val="005C5D3A"/>
    <w:rsid w:val="005F4F26"/>
    <w:rsid w:val="0060573B"/>
    <w:rsid w:val="00605977"/>
    <w:rsid w:val="00610EB8"/>
    <w:rsid w:val="006130B4"/>
    <w:rsid w:val="0061709F"/>
    <w:rsid w:val="0063268C"/>
    <w:rsid w:val="00635398"/>
    <w:rsid w:val="006434C7"/>
    <w:rsid w:val="006455F9"/>
    <w:rsid w:val="00647447"/>
    <w:rsid w:val="00652CFC"/>
    <w:rsid w:val="00655F75"/>
    <w:rsid w:val="006634F1"/>
    <w:rsid w:val="00664710"/>
    <w:rsid w:val="006653E5"/>
    <w:rsid w:val="0066562B"/>
    <w:rsid w:val="00676501"/>
    <w:rsid w:val="0069076D"/>
    <w:rsid w:val="0069081F"/>
    <w:rsid w:val="006915A7"/>
    <w:rsid w:val="006931ED"/>
    <w:rsid w:val="00693242"/>
    <w:rsid w:val="006A334D"/>
    <w:rsid w:val="006A451D"/>
    <w:rsid w:val="006A500C"/>
    <w:rsid w:val="006B3D2F"/>
    <w:rsid w:val="006B3FF1"/>
    <w:rsid w:val="006B41E9"/>
    <w:rsid w:val="006B4803"/>
    <w:rsid w:val="006C1633"/>
    <w:rsid w:val="006C27FD"/>
    <w:rsid w:val="006C79F4"/>
    <w:rsid w:val="006E170A"/>
    <w:rsid w:val="006E223D"/>
    <w:rsid w:val="006E7FEF"/>
    <w:rsid w:val="006F11D3"/>
    <w:rsid w:val="006F4389"/>
    <w:rsid w:val="00701EFF"/>
    <w:rsid w:val="007054E8"/>
    <w:rsid w:val="007144A3"/>
    <w:rsid w:val="0073239D"/>
    <w:rsid w:val="00733872"/>
    <w:rsid w:val="007510DD"/>
    <w:rsid w:val="007516EF"/>
    <w:rsid w:val="00761514"/>
    <w:rsid w:val="00762A53"/>
    <w:rsid w:val="00762AEB"/>
    <w:rsid w:val="00763A1F"/>
    <w:rsid w:val="00765140"/>
    <w:rsid w:val="00766D71"/>
    <w:rsid w:val="00767167"/>
    <w:rsid w:val="00772936"/>
    <w:rsid w:val="00777C21"/>
    <w:rsid w:val="0078067D"/>
    <w:rsid w:val="00784690"/>
    <w:rsid w:val="0078785D"/>
    <w:rsid w:val="00791465"/>
    <w:rsid w:val="007A3997"/>
    <w:rsid w:val="007A4371"/>
    <w:rsid w:val="007A5ED7"/>
    <w:rsid w:val="007B7144"/>
    <w:rsid w:val="007C0B42"/>
    <w:rsid w:val="007D3CC1"/>
    <w:rsid w:val="007E54C6"/>
    <w:rsid w:val="007F1784"/>
    <w:rsid w:val="007F51BD"/>
    <w:rsid w:val="0080446A"/>
    <w:rsid w:val="00812509"/>
    <w:rsid w:val="008151C6"/>
    <w:rsid w:val="0082175D"/>
    <w:rsid w:val="00835FF2"/>
    <w:rsid w:val="00844653"/>
    <w:rsid w:val="008447CE"/>
    <w:rsid w:val="00847AE4"/>
    <w:rsid w:val="00860914"/>
    <w:rsid w:val="0086350D"/>
    <w:rsid w:val="0086415B"/>
    <w:rsid w:val="00867DE1"/>
    <w:rsid w:val="008835B8"/>
    <w:rsid w:val="008850B8"/>
    <w:rsid w:val="008874B4"/>
    <w:rsid w:val="008A2539"/>
    <w:rsid w:val="008D167B"/>
    <w:rsid w:val="008D25DB"/>
    <w:rsid w:val="008D6543"/>
    <w:rsid w:val="008D6FF6"/>
    <w:rsid w:val="008E154E"/>
    <w:rsid w:val="008E26BC"/>
    <w:rsid w:val="00902B99"/>
    <w:rsid w:val="00905643"/>
    <w:rsid w:val="00907E42"/>
    <w:rsid w:val="00911F67"/>
    <w:rsid w:val="00913C40"/>
    <w:rsid w:val="00917C19"/>
    <w:rsid w:val="00930126"/>
    <w:rsid w:val="00934564"/>
    <w:rsid w:val="00940E79"/>
    <w:rsid w:val="00940F56"/>
    <w:rsid w:val="00943279"/>
    <w:rsid w:val="00953068"/>
    <w:rsid w:val="00963486"/>
    <w:rsid w:val="0097201D"/>
    <w:rsid w:val="00973CB2"/>
    <w:rsid w:val="00977CD4"/>
    <w:rsid w:val="009928BD"/>
    <w:rsid w:val="009936B6"/>
    <w:rsid w:val="009A1DE7"/>
    <w:rsid w:val="009B0F49"/>
    <w:rsid w:val="009B101E"/>
    <w:rsid w:val="009B2121"/>
    <w:rsid w:val="009C08AD"/>
    <w:rsid w:val="009C28AD"/>
    <w:rsid w:val="009D43AE"/>
    <w:rsid w:val="009E1FBB"/>
    <w:rsid w:val="009E3124"/>
    <w:rsid w:val="009E58D6"/>
    <w:rsid w:val="009F0D92"/>
    <w:rsid w:val="009F5E2E"/>
    <w:rsid w:val="009F6660"/>
    <w:rsid w:val="00A00553"/>
    <w:rsid w:val="00A02316"/>
    <w:rsid w:val="00A02BD7"/>
    <w:rsid w:val="00A079A7"/>
    <w:rsid w:val="00A16663"/>
    <w:rsid w:val="00A217DA"/>
    <w:rsid w:val="00A318FA"/>
    <w:rsid w:val="00A33CC9"/>
    <w:rsid w:val="00A474EF"/>
    <w:rsid w:val="00A508B3"/>
    <w:rsid w:val="00A62044"/>
    <w:rsid w:val="00A706D7"/>
    <w:rsid w:val="00A73BEF"/>
    <w:rsid w:val="00A74755"/>
    <w:rsid w:val="00A757A4"/>
    <w:rsid w:val="00A76335"/>
    <w:rsid w:val="00A77CC1"/>
    <w:rsid w:val="00A92EF8"/>
    <w:rsid w:val="00AB298B"/>
    <w:rsid w:val="00AB4B71"/>
    <w:rsid w:val="00AC00CC"/>
    <w:rsid w:val="00AC470D"/>
    <w:rsid w:val="00AE3921"/>
    <w:rsid w:val="00AE72CC"/>
    <w:rsid w:val="00AF241D"/>
    <w:rsid w:val="00B0095D"/>
    <w:rsid w:val="00B13970"/>
    <w:rsid w:val="00B15FCB"/>
    <w:rsid w:val="00B24855"/>
    <w:rsid w:val="00B25296"/>
    <w:rsid w:val="00B27A5C"/>
    <w:rsid w:val="00B27A6E"/>
    <w:rsid w:val="00B31EC6"/>
    <w:rsid w:val="00B32071"/>
    <w:rsid w:val="00B40409"/>
    <w:rsid w:val="00B41618"/>
    <w:rsid w:val="00B4286C"/>
    <w:rsid w:val="00B64E03"/>
    <w:rsid w:val="00B7420E"/>
    <w:rsid w:val="00B750F0"/>
    <w:rsid w:val="00B753BE"/>
    <w:rsid w:val="00B90DDE"/>
    <w:rsid w:val="00B93FCA"/>
    <w:rsid w:val="00B973A1"/>
    <w:rsid w:val="00BA66A4"/>
    <w:rsid w:val="00BA6F62"/>
    <w:rsid w:val="00BB73C7"/>
    <w:rsid w:val="00BC241E"/>
    <w:rsid w:val="00BC4ABE"/>
    <w:rsid w:val="00BD6093"/>
    <w:rsid w:val="00BD78DB"/>
    <w:rsid w:val="00BE2680"/>
    <w:rsid w:val="00BE4251"/>
    <w:rsid w:val="00BE7A11"/>
    <w:rsid w:val="00BF0BD0"/>
    <w:rsid w:val="00BF4D01"/>
    <w:rsid w:val="00BF5F46"/>
    <w:rsid w:val="00C016EA"/>
    <w:rsid w:val="00C02CBF"/>
    <w:rsid w:val="00C030C6"/>
    <w:rsid w:val="00C05E4A"/>
    <w:rsid w:val="00C06611"/>
    <w:rsid w:val="00C10E25"/>
    <w:rsid w:val="00C124E1"/>
    <w:rsid w:val="00C166DF"/>
    <w:rsid w:val="00C17533"/>
    <w:rsid w:val="00C37F15"/>
    <w:rsid w:val="00C407CC"/>
    <w:rsid w:val="00C4296B"/>
    <w:rsid w:val="00C43489"/>
    <w:rsid w:val="00C5352E"/>
    <w:rsid w:val="00C64794"/>
    <w:rsid w:val="00C80D7D"/>
    <w:rsid w:val="00C84EE8"/>
    <w:rsid w:val="00C86B21"/>
    <w:rsid w:val="00C90BD7"/>
    <w:rsid w:val="00C918A6"/>
    <w:rsid w:val="00CA187B"/>
    <w:rsid w:val="00CA2CE2"/>
    <w:rsid w:val="00CA53F5"/>
    <w:rsid w:val="00CB6E6D"/>
    <w:rsid w:val="00CC0209"/>
    <w:rsid w:val="00CC2C65"/>
    <w:rsid w:val="00CC3069"/>
    <w:rsid w:val="00CD0691"/>
    <w:rsid w:val="00CD160E"/>
    <w:rsid w:val="00CD606B"/>
    <w:rsid w:val="00CE134B"/>
    <w:rsid w:val="00CF293B"/>
    <w:rsid w:val="00CF6F6C"/>
    <w:rsid w:val="00D04572"/>
    <w:rsid w:val="00D06F81"/>
    <w:rsid w:val="00D13997"/>
    <w:rsid w:val="00D163C5"/>
    <w:rsid w:val="00D166C5"/>
    <w:rsid w:val="00D16CC4"/>
    <w:rsid w:val="00D17570"/>
    <w:rsid w:val="00D17D5C"/>
    <w:rsid w:val="00D20334"/>
    <w:rsid w:val="00D33034"/>
    <w:rsid w:val="00D42AAF"/>
    <w:rsid w:val="00D55FD1"/>
    <w:rsid w:val="00D567D7"/>
    <w:rsid w:val="00D577CD"/>
    <w:rsid w:val="00D652D0"/>
    <w:rsid w:val="00D70682"/>
    <w:rsid w:val="00D70ED9"/>
    <w:rsid w:val="00D72904"/>
    <w:rsid w:val="00D77AA6"/>
    <w:rsid w:val="00D93D26"/>
    <w:rsid w:val="00D94F04"/>
    <w:rsid w:val="00DA41D9"/>
    <w:rsid w:val="00DA5936"/>
    <w:rsid w:val="00DB2091"/>
    <w:rsid w:val="00DB244E"/>
    <w:rsid w:val="00DB390F"/>
    <w:rsid w:val="00DC3DB1"/>
    <w:rsid w:val="00DC719A"/>
    <w:rsid w:val="00DC7D0B"/>
    <w:rsid w:val="00DD069A"/>
    <w:rsid w:val="00DD174F"/>
    <w:rsid w:val="00DD2C77"/>
    <w:rsid w:val="00DD33B9"/>
    <w:rsid w:val="00DD7502"/>
    <w:rsid w:val="00DE157D"/>
    <w:rsid w:val="00DE7889"/>
    <w:rsid w:val="00DF3ADF"/>
    <w:rsid w:val="00E01483"/>
    <w:rsid w:val="00E0562E"/>
    <w:rsid w:val="00E0788E"/>
    <w:rsid w:val="00E27521"/>
    <w:rsid w:val="00E33037"/>
    <w:rsid w:val="00E37D15"/>
    <w:rsid w:val="00E41B7C"/>
    <w:rsid w:val="00E42C5E"/>
    <w:rsid w:val="00E4465C"/>
    <w:rsid w:val="00E508AF"/>
    <w:rsid w:val="00E638D8"/>
    <w:rsid w:val="00E66A74"/>
    <w:rsid w:val="00E7664B"/>
    <w:rsid w:val="00E859FD"/>
    <w:rsid w:val="00E90770"/>
    <w:rsid w:val="00E944D0"/>
    <w:rsid w:val="00E962C6"/>
    <w:rsid w:val="00EA5BA9"/>
    <w:rsid w:val="00EB24E3"/>
    <w:rsid w:val="00EB3724"/>
    <w:rsid w:val="00EB7BA0"/>
    <w:rsid w:val="00EC1019"/>
    <w:rsid w:val="00ED78B3"/>
    <w:rsid w:val="00EE4288"/>
    <w:rsid w:val="00EF3F0A"/>
    <w:rsid w:val="00EF62F1"/>
    <w:rsid w:val="00EF74AF"/>
    <w:rsid w:val="00F00672"/>
    <w:rsid w:val="00F02D21"/>
    <w:rsid w:val="00F11E88"/>
    <w:rsid w:val="00F14C06"/>
    <w:rsid w:val="00F15BE7"/>
    <w:rsid w:val="00F23BEF"/>
    <w:rsid w:val="00F31346"/>
    <w:rsid w:val="00F401BB"/>
    <w:rsid w:val="00F42BE8"/>
    <w:rsid w:val="00F43028"/>
    <w:rsid w:val="00F51279"/>
    <w:rsid w:val="00F51FDC"/>
    <w:rsid w:val="00F54EA4"/>
    <w:rsid w:val="00F55A1D"/>
    <w:rsid w:val="00F62766"/>
    <w:rsid w:val="00F62B1B"/>
    <w:rsid w:val="00F713F2"/>
    <w:rsid w:val="00F768EA"/>
    <w:rsid w:val="00F77306"/>
    <w:rsid w:val="00F8236A"/>
    <w:rsid w:val="00F85618"/>
    <w:rsid w:val="00F906BD"/>
    <w:rsid w:val="00F91B73"/>
    <w:rsid w:val="00F93693"/>
    <w:rsid w:val="00FA59E1"/>
    <w:rsid w:val="00FB251A"/>
    <w:rsid w:val="00FB55F1"/>
    <w:rsid w:val="00FC7993"/>
    <w:rsid w:val="00FC7B4F"/>
    <w:rsid w:val="00FD6800"/>
    <w:rsid w:val="00FD6F33"/>
    <w:rsid w:val="00FE0543"/>
    <w:rsid w:val="00FE5DBD"/>
    <w:rsid w:val="00FE617E"/>
    <w:rsid w:val="00FF2958"/>
    <w:rsid w:val="00FF59E5"/>
    <w:rsid w:val="00FF5EF1"/>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22B06"/>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A49CB"/>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262F02"/>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8914C8"/>
    <w:rPr>
      <w:rFonts w:ascii="Lucida Grande" w:hAnsi="Lucida Grande" w:cs="Lucida Grande"/>
      <w:sz w:val="18"/>
      <w:szCs w:val="18"/>
    </w:rPr>
  </w:style>
  <w:style w:type="paragraph" w:styleId="Voetnoottekst">
    <w:name w:val="footnote text"/>
    <w:basedOn w:val="Standaard"/>
    <w:link w:val="VoetnoottekstChar"/>
    <w:uiPriority w:val="99"/>
    <w:semiHidden/>
    <w:unhideWhenUsed/>
    <w:rsid w:val="00AB4B71"/>
    <w:pPr>
      <w:spacing w:after="0" w:line="240" w:lineRule="auto"/>
    </w:pPr>
    <w:rPr>
      <w:rFonts w:ascii="Calibri" w:eastAsia="Times New Roman" w:hAnsi="Calibri" w:cs="Times New Roman"/>
      <w:sz w:val="20"/>
      <w:szCs w:val="20"/>
      <w:lang w:val="en-US"/>
    </w:rPr>
  </w:style>
  <w:style w:type="character" w:customStyle="1" w:styleId="VoetnoottekstChar">
    <w:name w:val="Voetnoottekst Char"/>
    <w:basedOn w:val="Standaardalinea-lettertype"/>
    <w:link w:val="Voetnoottekst"/>
    <w:uiPriority w:val="99"/>
    <w:semiHidden/>
    <w:rsid w:val="00AB4B71"/>
    <w:rPr>
      <w:rFonts w:ascii="Calibri" w:eastAsia="Times New Roman" w:hAnsi="Calibri" w:cs="Times New Roman"/>
      <w:sz w:val="20"/>
      <w:szCs w:val="20"/>
      <w:lang w:val="en-US"/>
    </w:rPr>
  </w:style>
  <w:style w:type="character" w:styleId="Voetnootmarkering">
    <w:name w:val="footnote reference"/>
    <w:basedOn w:val="Standaardalinea-lettertype"/>
    <w:uiPriority w:val="99"/>
    <w:semiHidden/>
    <w:unhideWhenUsed/>
    <w:rsid w:val="00AB4B71"/>
    <w:rPr>
      <w:vertAlign w:val="superscript"/>
    </w:rPr>
  </w:style>
  <w:style w:type="character" w:styleId="Hyperlink">
    <w:name w:val="Hyperlink"/>
    <w:basedOn w:val="Standaardalinea-lettertype"/>
    <w:uiPriority w:val="99"/>
    <w:unhideWhenUsed/>
    <w:rsid w:val="00BA66A4"/>
    <w:rPr>
      <w:color w:val="0000FF" w:themeColor="hyperlink"/>
      <w:u w:val="single"/>
    </w:rPr>
  </w:style>
  <w:style w:type="character" w:customStyle="1" w:styleId="BallontekstChar">
    <w:name w:val="Ballontekst Char"/>
    <w:basedOn w:val="Standaardalinea-lettertype"/>
    <w:link w:val="Ballontekst"/>
    <w:uiPriority w:val="99"/>
    <w:semiHidden/>
    <w:rsid w:val="00262F02"/>
    <w:rPr>
      <w:rFonts w:ascii="Tahoma" w:hAnsi="Tahoma" w:cs="Tahoma"/>
      <w:sz w:val="16"/>
      <w:szCs w:val="16"/>
    </w:rPr>
  </w:style>
  <w:style w:type="paragraph" w:styleId="Koptekst">
    <w:name w:val="header"/>
    <w:basedOn w:val="Standaard"/>
    <w:link w:val="KoptekstChar"/>
    <w:uiPriority w:val="99"/>
    <w:unhideWhenUsed/>
    <w:rsid w:val="00BF5F46"/>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BF5F46"/>
  </w:style>
  <w:style w:type="paragraph" w:styleId="Voettekst">
    <w:name w:val="footer"/>
    <w:basedOn w:val="Standaard"/>
    <w:link w:val="VoettekstChar"/>
    <w:uiPriority w:val="99"/>
    <w:unhideWhenUsed/>
    <w:rsid w:val="00BF5F46"/>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BF5F46"/>
  </w:style>
  <w:style w:type="character" w:styleId="Paginanummer">
    <w:name w:val="page number"/>
    <w:basedOn w:val="Standaardalinea-lettertype"/>
    <w:uiPriority w:val="99"/>
    <w:semiHidden/>
    <w:unhideWhenUsed/>
    <w:rsid w:val="0058661A"/>
  </w:style>
  <w:style w:type="character" w:styleId="GevolgdeHyperlink">
    <w:name w:val="FollowedHyperlink"/>
    <w:basedOn w:val="Standaardalinea-lettertype"/>
    <w:uiPriority w:val="99"/>
    <w:semiHidden/>
    <w:unhideWhenUsed/>
    <w:rsid w:val="00D17570"/>
    <w:rPr>
      <w:color w:val="800080" w:themeColor="followedHyperlink"/>
      <w:u w:val="single"/>
    </w:rPr>
  </w:style>
  <w:style w:type="character" w:styleId="Verwijzingopmerking">
    <w:name w:val="annotation reference"/>
    <w:basedOn w:val="Standaardalinea-lettertype"/>
    <w:uiPriority w:val="99"/>
    <w:semiHidden/>
    <w:unhideWhenUsed/>
    <w:rsid w:val="00AC00CC"/>
    <w:rPr>
      <w:sz w:val="16"/>
      <w:szCs w:val="16"/>
    </w:rPr>
  </w:style>
  <w:style w:type="paragraph" w:styleId="Tekstopmerking">
    <w:name w:val="annotation text"/>
    <w:basedOn w:val="Standaard"/>
    <w:link w:val="TekstopmerkingChar"/>
    <w:uiPriority w:val="99"/>
    <w:semiHidden/>
    <w:unhideWhenUsed/>
    <w:rsid w:val="00AC00CC"/>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AC00CC"/>
    <w:rPr>
      <w:sz w:val="20"/>
      <w:szCs w:val="20"/>
    </w:rPr>
  </w:style>
  <w:style w:type="paragraph" w:styleId="Onderwerpvanopmerking">
    <w:name w:val="annotation subject"/>
    <w:basedOn w:val="Tekstopmerking"/>
    <w:next w:val="Tekstopmerking"/>
    <w:link w:val="OnderwerpvanopmerkingChar"/>
    <w:uiPriority w:val="99"/>
    <w:semiHidden/>
    <w:unhideWhenUsed/>
    <w:rsid w:val="00AC00CC"/>
    <w:rPr>
      <w:b/>
      <w:bCs/>
    </w:rPr>
  </w:style>
  <w:style w:type="character" w:customStyle="1" w:styleId="OnderwerpvanopmerkingChar">
    <w:name w:val="Onderwerp van opmerking Char"/>
    <w:basedOn w:val="TekstopmerkingChar"/>
    <w:link w:val="Onderwerpvanopmerking"/>
    <w:uiPriority w:val="99"/>
    <w:semiHidden/>
    <w:rsid w:val="00AC00CC"/>
    <w:rPr>
      <w:b/>
      <w:bCs/>
      <w:sz w:val="20"/>
      <w:szCs w:val="20"/>
    </w:rPr>
  </w:style>
  <w:style w:type="character" w:styleId="Onopgelostemelding">
    <w:name w:val="Unresolved Mention"/>
    <w:basedOn w:val="Standaardalinea-lettertype"/>
    <w:uiPriority w:val="99"/>
    <w:semiHidden/>
    <w:unhideWhenUsed/>
    <w:rsid w:val="003F6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to.org/english/thewto_e/dg_e/ww_e.ht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www.wto.org/english/res_e/booksp_e/cwr11-2_e.pdf" TargetMode="External"/><Relationship Id="rId4" Type="http://schemas.openxmlformats.org/officeDocument/2006/relationships/webSettings" Target="webSettings.xml"/><Relationship Id="rId9" Type="http://schemas.openxmlformats.org/officeDocument/2006/relationships/hyperlink" Target="http://gatt.stanford.edu/page/home"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E42C741-28F9-C84A-B895-BFE48EE2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3751</Words>
  <Characters>20631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Francine</dc:creator>
  <cp:lastModifiedBy>Reinalda, B. (Bob)</cp:lastModifiedBy>
  <cp:revision>4</cp:revision>
  <cp:lastPrinted>2012-01-31T20:44:00Z</cp:lastPrinted>
  <dcterms:created xsi:type="dcterms:W3CDTF">2025-03-18T14:48:00Z</dcterms:created>
  <dcterms:modified xsi:type="dcterms:W3CDTF">2026-01-28T09:47:00Z</dcterms:modified>
</cp:coreProperties>
</file>