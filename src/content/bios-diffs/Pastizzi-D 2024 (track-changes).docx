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8FA0" w14:textId="5BD194B0" w:rsidR="00305E03" w:rsidRPr="00A86E22" w:rsidRDefault="002632E9" w:rsidP="00A86E22">
      <w:pPr>
        <w:spacing w:after="0" w:line="240" w:lineRule="auto"/>
        <w:jc w:val="both"/>
        <w:rPr>
          <w:rFonts w:ascii="Times New Roman" w:hAnsi="Times New Roman" w:cs="Times New Roman"/>
          <w:b/>
          <w:bCs/>
          <w:sz w:val="24"/>
          <w:szCs w:val="24"/>
        </w:rPr>
      </w:pPr>
      <w:del w:id="1000" w:author="IO BIO parser" w:date="2026-05-18T09:16:08Z">
        <w:r w:rsidRPr="00A86E22">
          <w:rPr>
            <w:rFonts w:ascii="Times New Roman" w:hAnsi="Times New Roman" w:cs="Times New Roman"/>
            <w:b/>
            <w:bCs/>
            <w:sz w:val="24"/>
            <w:szCs w:val="24"/>
          </w:rPr>
          <w:delText xml:space="preserve">PASTIZZI</w:delText>
        </w:r>
      </w:del>
      <w:del w:id="1000" w:author="IO BIO parser" w:date="2026-05-18T09:16:08Z">
        <w:r w:rsidR="003B3841" w:rsidRPr="00A86E22">
          <w:rPr>
            <w:rFonts w:ascii="Times New Roman" w:hAnsi="Times New Roman" w:cs="Times New Roman"/>
            <w:b/>
            <w:bCs/>
            <w:sz w:val="24"/>
            <w:szCs w:val="24"/>
          </w:rPr>
          <w:delText xml:space="preserve">, Dunja (known as </w:delText>
        </w:r>
      </w:del>
      <w:proofErr w:type="spellStart"/>
      <w:del w:id="1000" w:author="IO BIO parser" w:date="2026-05-18T09:16:08Z">
        <w:r w:rsidR="003B3841" w:rsidRPr="00A86E22">
          <w:rPr>
            <w:rFonts w:ascii="Times New Roman" w:hAnsi="Times New Roman" w:cs="Times New Roman"/>
            <w:b/>
            <w:bCs/>
            <w:sz w:val="24"/>
            <w:szCs w:val="24"/>
          </w:rPr>
          <w:delText xml:space="preserve">Pastizzi-</w:delText>
        </w:r>
      </w:del>
      <w:del w:id="1000" w:author="IO BIO parser" w:date="2026-05-18T09:16:08Z">
        <w:r w:rsidR="00FD4B3C" w:rsidRPr="00A86E22">
          <w:rPr>
            <w:rFonts w:ascii="Times New Roman" w:hAnsi="Times New Roman" w:cs="Times New Roman"/>
            <w:b/>
            <w:bCs/>
            <w:sz w:val="24"/>
            <w:szCs w:val="24"/>
          </w:rPr>
          <w:delText xml:space="preserve">Feren</w:delText>
        </w:r>
      </w:del>
      <w:del w:id="1000" w:author="IO BIO parser" w:date="2026-05-18T09:16:08Z">
        <w:r w:rsidR="00FD4B3C" w:rsidRPr="00A86E22">
          <w:rPr>
            <w:rFonts w:ascii="Times New Roman" w:hAnsi="Times New Roman" w:cs="Times New Roman"/>
            <w:b/>
            <w:bCs/>
            <w:sz w:val="24"/>
            <w:szCs w:val="24"/>
            <w:bdr w:val="none" w:sz="0" w:space="0" w:color="auto" w:frame="1"/>
          </w:rPr>
          <w:delText xml:space="preserve">čić</w:delText>
        </w:r>
      </w:del>
      <w:proofErr w:type="spellEnd"/>
      <w:del w:id="1000" w:author="IO BIO parser" w:date="2026-05-18T09:16:08Z">
        <w:r w:rsidR="00FD4B3C" w:rsidRPr="00A86E22">
          <w:rPr>
            <w:rFonts w:ascii="Times New Roman" w:hAnsi="Times New Roman" w:cs="Times New Roman"/>
            <w:b/>
            <w:bCs/>
            <w:sz w:val="24"/>
            <w:szCs w:val="24"/>
            <w:bdr w:val="none" w:sz="0" w:space="0" w:color="auto" w:frame="1"/>
          </w:rPr>
          <w:delText xml:space="preserve">)</w:delText>
        </w:r>
      </w:del>
      <w:del w:id="1000" w:author="IO BIO parser" w:date="2026-05-18T09:16:08Z">
        <w:r w:rsidRPr="00A86E22">
          <w:rPr>
            <w:rFonts w:ascii="Times New Roman" w:hAnsi="Times New Roman" w:cs="Times New Roman"/>
            <w:b/>
            <w:bCs/>
            <w:sz w:val="24"/>
            <w:szCs w:val="24"/>
          </w:rPr>
          <w:delText xml:space="preserve">, </w:delText>
        </w:r>
      </w:del>
      <w:del w:id="1000" w:author="IO BIO parser" w:date="2026-05-18T09:16:08Z">
        <w:r w:rsidR="00E8529B" w:rsidRPr="00A86E22">
          <w:rPr>
            <w:rFonts w:ascii="Times New Roman" w:hAnsi="Times New Roman" w:cs="Times New Roman"/>
            <w:b/>
            <w:bCs/>
            <w:sz w:val="24"/>
            <w:szCs w:val="24"/>
          </w:rPr>
          <w:delText xml:space="preserve">economist and </w:delText>
        </w:r>
      </w:del>
      <w:del w:id="1000" w:author="IO BIO parser" w:date="2026-05-18T09:16:08Z">
        <w:r w:rsidR="00A9024E" w:rsidRPr="00A86E22">
          <w:rPr>
            <w:rFonts w:ascii="Times New Roman" w:hAnsi="Times New Roman" w:cs="Times New Roman"/>
            <w:b/>
            <w:bCs/>
            <w:sz w:val="24"/>
            <w:szCs w:val="24"/>
          </w:rPr>
          <w:delText xml:space="preserve">first </w:delText>
        </w:r>
      </w:del>
      <w:del w:id="1000" w:author="IO BIO parser" w:date="2026-05-18T09:16:08Z">
        <w:r w:rsidRPr="00A86E22">
          <w:rPr>
            <w:rFonts w:ascii="Times New Roman" w:hAnsi="Times New Roman" w:cs="Times New Roman"/>
            <w:b/>
            <w:bCs/>
            <w:sz w:val="24"/>
            <w:szCs w:val="24"/>
          </w:rPr>
          <w:delText xml:space="preserve">Director of the United Nations International Research and Training Institute for the Advancement of Women (INSTRAW)</w:delText>
        </w:r>
      </w:del>
      <w:del w:id="1000" w:author="IO BIO parser" w:date="2026-05-18T09:16:08Z">
        <w:r w:rsidR="00D32D17" w:rsidRPr="00A86E22">
          <w:rPr>
            <w:rFonts w:ascii="Times New Roman" w:hAnsi="Times New Roman" w:cs="Times New Roman"/>
            <w:b/>
            <w:bCs/>
            <w:sz w:val="24"/>
            <w:szCs w:val="24"/>
          </w:rPr>
          <w:delText xml:space="preserve"> </w:delText>
        </w:r>
      </w:del>
      <w:del w:id="1000" w:author="IO BIO parser" w:date="2026-05-18T09:16:08Z">
        <w:r w:rsidRPr="00A86E22">
          <w:rPr>
            <w:rFonts w:ascii="Times New Roman" w:hAnsi="Times New Roman" w:cs="Times New Roman"/>
            <w:b/>
            <w:bCs/>
            <w:sz w:val="24"/>
            <w:szCs w:val="24"/>
          </w:rPr>
          <w:delText xml:space="preserve">1981-1990, was born 13 October 1936 in Zagreb, Yugoslavia</w:delText>
        </w:r>
      </w:del>
      <w:del w:id="1000" w:author="IO BIO parser" w:date="2026-05-18T09:16:08Z">
        <w:r w:rsidR="00D32D17" w:rsidRPr="00A86E22">
          <w:rPr>
            <w:rFonts w:ascii="Times New Roman" w:hAnsi="Times New Roman" w:cs="Times New Roman"/>
            <w:b/>
            <w:bCs/>
            <w:sz w:val="24"/>
            <w:szCs w:val="24"/>
          </w:rPr>
          <w:delText xml:space="preserve"> and passed away 23 December 2003 in Zagreb, Croatia</w:delText>
        </w:r>
      </w:del>
      <w:del w:id="1000" w:author="IO BIO parser" w:date="2026-05-18T09:16:08Z">
        <w:r w:rsidRPr="00A86E22">
          <w:rPr>
            <w:rFonts w:ascii="Times New Roman" w:hAnsi="Times New Roman" w:cs="Times New Roman"/>
            <w:b/>
            <w:bCs/>
            <w:sz w:val="24"/>
            <w:szCs w:val="24"/>
          </w:rPr>
          <w:delText xml:space="preserve">.</w:delText>
        </w:r>
      </w:del>
      <w:del w:id="1000" w:author="IO BIO parser" w:date="2026-05-18T09:16:08Z">
        <w:r w:rsidR="00BA1E83" w:rsidRPr="00A86E22">
          <w:rPr>
            <w:rFonts w:ascii="Times New Roman" w:hAnsi="Times New Roman" w:cs="Times New Roman"/>
            <w:b/>
            <w:bCs/>
            <w:sz w:val="24"/>
            <w:szCs w:val="24"/>
          </w:rPr>
          <w:delText xml:space="preserve"> She was the daughter of </w:delText>
        </w:r>
      </w:del>
      <w:proofErr w:type="spellStart"/>
      <w:del w:id="1000" w:author="IO BIO parser" w:date="2026-05-18T09:16:08Z">
        <w:r w:rsidR="00305E03" w:rsidRPr="00A86E22">
          <w:rPr>
            <w:rFonts w:ascii="Times New Roman" w:hAnsi="Times New Roman" w:cs="Times New Roman"/>
            <w:b/>
            <w:bCs/>
            <w:sz w:val="24"/>
            <w:szCs w:val="24"/>
          </w:rPr>
          <w:delText xml:space="preserve">Gjuro</w:delText>
        </w:r>
      </w:del>
      <w:proofErr w:type="spellEnd"/>
      <w:del w:id="1000" w:author="IO BIO parser" w:date="2026-05-18T09:16:08Z">
        <w:r w:rsidR="00305E03" w:rsidRPr="00A86E22">
          <w:rPr>
            <w:rFonts w:ascii="Times New Roman" w:hAnsi="Times New Roman" w:cs="Times New Roman"/>
            <w:b/>
            <w:bCs/>
            <w:sz w:val="24"/>
            <w:szCs w:val="24"/>
          </w:rPr>
          <w:delText xml:space="preserve"> Pastizzi</w:delText>
        </w:r>
      </w:del>
      <w:del w:id="1000" w:author="IO BIO parser" w:date="2026-05-18T09:16:08Z">
        <w:r w:rsidR="00BA1E83" w:rsidRPr="00A86E22">
          <w:rPr>
            <w:rFonts w:ascii="Times New Roman" w:hAnsi="Times New Roman" w:cs="Times New Roman"/>
            <w:b/>
            <w:bCs/>
            <w:sz w:val="24"/>
            <w:szCs w:val="24"/>
          </w:rPr>
          <w:delText xml:space="preserve">, </w:delText>
        </w:r>
      </w:del>
      <w:del w:id="1000" w:author="IO BIO parser" w:date="2026-05-18T09:16:08Z">
        <w:r w:rsidR="00305E03" w:rsidRPr="00A86E22">
          <w:rPr>
            <w:rFonts w:ascii="Times New Roman" w:hAnsi="Times New Roman" w:cs="Times New Roman"/>
            <w:b/>
            <w:bCs/>
            <w:sz w:val="24"/>
            <w:szCs w:val="24"/>
          </w:rPr>
          <w:delText xml:space="preserve">watchmaker</w:delText>
        </w:r>
      </w:del>
      <w:del w:id="1000" w:author="IO BIO parser" w:date="2026-05-18T09:16:08Z">
        <w:r w:rsidR="00BA1E83" w:rsidRPr="00A86E22">
          <w:rPr>
            <w:rFonts w:ascii="Times New Roman" w:hAnsi="Times New Roman" w:cs="Times New Roman"/>
            <w:b/>
            <w:bCs/>
            <w:sz w:val="24"/>
            <w:szCs w:val="24"/>
          </w:rPr>
          <w:delText xml:space="preserve">, and </w:delText>
        </w:r>
      </w:del>
      <w:del w:id="1000" w:author="IO BIO parser" w:date="2026-05-18T09:16:08Z">
        <w:r w:rsidR="00305E03" w:rsidRPr="00A86E22">
          <w:rPr>
            <w:rFonts w:ascii="Times New Roman" w:hAnsi="Times New Roman" w:cs="Times New Roman"/>
            <w:b/>
            <w:bCs/>
            <w:sz w:val="24"/>
            <w:szCs w:val="24"/>
          </w:rPr>
          <w:delText xml:space="preserve">Marija </w:delText>
        </w:r>
      </w:del>
      <w:proofErr w:type="spellStart"/>
      <w:del w:id="1000" w:author="IO BIO parser" w:date="2026-05-18T09:16:08Z">
        <w:r w:rsidR="00305E03" w:rsidRPr="00A86E22">
          <w:rPr>
            <w:rFonts w:ascii="Times New Roman" w:hAnsi="Times New Roman" w:cs="Times New Roman"/>
            <w:b/>
            <w:bCs/>
            <w:sz w:val="24"/>
            <w:szCs w:val="24"/>
          </w:rPr>
          <w:delText xml:space="preserve">Vodnica</w:delText>
        </w:r>
      </w:del>
      <w:proofErr w:type="spellEnd"/>
      <w:del w:id="1000" w:author="IO BIO parser" w:date="2026-05-18T09:16:08Z">
        <w:r w:rsidR="00305E03" w:rsidRPr="00A86E22">
          <w:rPr>
            <w:rFonts w:ascii="Times New Roman" w:hAnsi="Times New Roman" w:cs="Times New Roman"/>
            <w:b/>
            <w:bCs/>
            <w:sz w:val="24"/>
            <w:szCs w:val="24"/>
          </w:rPr>
          <w:delText xml:space="preserve">, administrator</w:delText>
        </w:r>
      </w:del>
      <w:del w:id="1000" w:author="IO BIO parser" w:date="2026-05-18T09:16:08Z">
        <w:r w:rsidR="008F1911" w:rsidRPr="00A86E22">
          <w:rPr>
            <w:rFonts w:ascii="Times New Roman" w:hAnsi="Times New Roman" w:cs="Times New Roman"/>
            <w:b/>
            <w:bCs/>
            <w:sz w:val="24"/>
            <w:szCs w:val="24"/>
          </w:rPr>
          <w:delText xml:space="preserve"> </w:delText>
        </w:r>
      </w:del>
      <w:del w:id="1000" w:author="IO BIO parser" w:date="2026-05-18T09:16:08Z">
        <w:r w:rsidR="0012576E" w:rsidRPr="00A86E22">
          <w:rPr>
            <w:rFonts w:ascii="Times New Roman" w:hAnsi="Times New Roman" w:cs="Times New Roman"/>
            <w:b/>
            <w:bCs/>
            <w:sz w:val="24"/>
            <w:szCs w:val="24"/>
          </w:rPr>
          <w:delText xml:space="preserve">at</w:delText>
        </w:r>
      </w:del>
      <w:del w:id="1000" w:author="IO BIO parser" w:date="2026-05-18T09:16:08Z">
        <w:r w:rsidR="008F1911" w:rsidRPr="00A86E22">
          <w:rPr>
            <w:rFonts w:ascii="Times New Roman" w:hAnsi="Times New Roman" w:cs="Times New Roman"/>
            <w:b/>
            <w:bCs/>
            <w:sz w:val="24"/>
            <w:szCs w:val="24"/>
          </w:rPr>
          <w:delText xml:space="preserve"> a food production factory</w:delText>
        </w:r>
      </w:del>
      <w:del w:id="1000" w:author="IO BIO parser" w:date="2026-05-18T09:16:08Z">
        <w:r w:rsidR="00BA1E83" w:rsidRPr="00A86E22">
          <w:rPr>
            <w:rFonts w:ascii="Times New Roman" w:hAnsi="Times New Roman" w:cs="Times New Roman"/>
            <w:b/>
            <w:bCs/>
            <w:sz w:val="24"/>
            <w:szCs w:val="24"/>
          </w:rPr>
          <w:delText xml:space="preserve">.</w:delText>
        </w:r>
      </w:del>
      <w:del w:id="1000" w:author="IO BIO parser" w:date="2026-05-18T09:16:08Z">
        <w:r w:rsidRPr="00A86E22">
          <w:rPr>
            <w:rFonts w:ascii="Times New Roman" w:hAnsi="Times New Roman" w:cs="Times New Roman"/>
            <w:b/>
            <w:bCs/>
            <w:sz w:val="24"/>
            <w:szCs w:val="24"/>
          </w:rPr>
          <w:delText xml:space="preserve"> </w:delText>
        </w:r>
      </w:del>
      <w:del w:id="1000" w:author="IO BIO parser" w:date="2026-05-18T09:16:08Z">
        <w:r w:rsidR="00D32D17" w:rsidRPr="00A86E22">
          <w:rPr>
            <w:rFonts w:ascii="Times New Roman" w:hAnsi="Times New Roman" w:cs="Times New Roman"/>
            <w:b/>
            <w:bCs/>
            <w:sz w:val="24"/>
            <w:szCs w:val="24"/>
          </w:rPr>
          <w:delText xml:space="preserve">On </w:delText>
        </w:r>
      </w:del>
      <w:del w:id="1000" w:author="IO BIO parser" w:date="2026-05-18T09:16:08Z">
        <w:r w:rsidR="00305E03" w:rsidRPr="00A86E22">
          <w:rPr>
            <w:rFonts w:ascii="Times New Roman" w:hAnsi="Times New Roman" w:cs="Times New Roman"/>
            <w:b/>
            <w:bCs/>
            <w:sz w:val="24"/>
            <w:szCs w:val="24"/>
          </w:rPr>
          <w:delText xml:space="preserve">20 November 1960 </w:delText>
        </w:r>
      </w:del>
      <w:del w:id="1000" w:author="IO BIO parser" w:date="2026-05-18T09:16:08Z">
        <w:r w:rsidR="003B3841" w:rsidRPr="00A86E22">
          <w:rPr>
            <w:rFonts w:ascii="Times New Roman" w:hAnsi="Times New Roman" w:cs="Times New Roman"/>
            <w:b/>
            <w:bCs/>
            <w:sz w:val="24"/>
            <w:szCs w:val="24"/>
          </w:rPr>
          <w:delText xml:space="preserve">she</w:delText>
        </w:r>
      </w:del>
      <w:del w:id="1000" w:author="IO BIO parser" w:date="2026-05-18T09:16:08Z">
        <w:r w:rsidR="00D32D17" w:rsidRPr="00A86E22">
          <w:rPr>
            <w:rFonts w:ascii="Times New Roman" w:hAnsi="Times New Roman" w:cs="Times New Roman"/>
            <w:b/>
            <w:bCs/>
            <w:sz w:val="24"/>
            <w:szCs w:val="24"/>
          </w:rPr>
          <w:delText xml:space="preserve"> m</w:delText>
        </w:r>
      </w:del>
      <w:del w:id="1000" w:author="IO BIO parser" w:date="2026-05-18T09:16:08Z">
        <w:r w:rsidR="003E7214" w:rsidRPr="00A86E22">
          <w:rPr>
            <w:rFonts w:ascii="Times New Roman" w:hAnsi="Times New Roman" w:cs="Times New Roman"/>
            <w:b/>
            <w:bCs/>
            <w:sz w:val="24"/>
            <w:szCs w:val="24"/>
          </w:rPr>
          <w:delText xml:space="preserve">arried </w:delText>
        </w:r>
      </w:del>
      <w:del w:id="1000" w:author="IO BIO parser" w:date="2026-05-18T09:16:08Z">
        <w:r w:rsidR="00305E03" w:rsidRPr="00A86E22">
          <w:rPr>
            <w:rFonts w:ascii="Times New Roman" w:hAnsi="Times New Roman" w:cs="Times New Roman"/>
            <w:b/>
            <w:bCs/>
            <w:sz w:val="24"/>
            <w:szCs w:val="24"/>
            <w:bdr w:val="none" w:sz="0" w:space="0" w:color="auto" w:frame="1"/>
          </w:rPr>
          <w:delText xml:space="preserve">Ante</w:delText>
        </w:r>
      </w:del>
      <w:del w:id="1000" w:author="IO BIO parser" w:date="2026-05-18T09:16:08Z">
        <w:r w:rsidR="00305E03" w:rsidRPr="00A86E22">
          <w:rPr>
            <w:rFonts w:ascii="Times New Roman" w:hAnsi="Times New Roman" w:cs="Times New Roman"/>
            <w:sz w:val="24"/>
            <w:szCs w:val="24"/>
            <w:bdr w:val="none" w:sz="0" w:space="0" w:color="auto" w:frame="1"/>
          </w:rPr>
          <w:delText xml:space="preserve"> </w:delText>
        </w:r>
      </w:del>
      <w:del w:id="1000" w:author="IO BIO parser" w:date="2026-05-18T09:16:08Z">
        <w:r w:rsidR="00305E03" w:rsidRPr="00A86E22">
          <w:rPr>
            <w:rFonts w:ascii="Times New Roman" w:hAnsi="Times New Roman" w:cs="Times New Roman"/>
            <w:b/>
            <w:bCs/>
            <w:sz w:val="24"/>
            <w:szCs w:val="24"/>
            <w:bdr w:val="none" w:sz="0" w:space="0" w:color="auto" w:frame="1"/>
          </w:rPr>
          <w:delText xml:space="preserve">Ferenčić</w:delText>
        </w:r>
      </w:del>
      <w:del w:id="1000" w:author="IO BIO parser" w:date="2026-05-18T09:16:08Z">
        <w:r w:rsidR="00305E03" w:rsidRPr="00A86E22">
          <w:rPr>
            <w:rFonts w:ascii="Times New Roman" w:hAnsi="Times New Roman" w:cs="Times New Roman"/>
            <w:b/>
            <w:bCs/>
            <w:sz w:val="24"/>
            <w:szCs w:val="24"/>
          </w:rPr>
          <w:delText xml:space="preserve">, geology engineer, </w:delText>
        </w:r>
      </w:del>
      <w:del w:id="1000" w:author="IO BIO parser" w:date="2026-05-18T09:16:08Z">
        <w:r w:rsidR="00D32D17" w:rsidRPr="00A86E22">
          <w:rPr>
            <w:rFonts w:ascii="Times New Roman" w:hAnsi="Times New Roman" w:cs="Times New Roman"/>
            <w:b/>
            <w:bCs/>
            <w:sz w:val="24"/>
            <w:szCs w:val="24"/>
          </w:rPr>
          <w:delText xml:space="preserve">with whom she had </w:delText>
        </w:r>
      </w:del>
      <w:del w:id="1000" w:author="IO BIO parser" w:date="2026-05-18T09:16:08Z">
        <w:r w:rsidR="003668D8" w:rsidRPr="00A86E22">
          <w:rPr>
            <w:rFonts w:ascii="Times New Roman" w:hAnsi="Times New Roman" w:cs="Times New Roman"/>
            <w:b/>
            <w:bCs/>
            <w:sz w:val="24"/>
            <w:szCs w:val="24"/>
          </w:rPr>
          <w:delText xml:space="preserve">two</w:delText>
        </w:r>
      </w:del>
      <w:del w:id="1000" w:author="IO BIO parser" w:date="2026-05-18T09:16:08Z">
        <w:r w:rsidR="00836E4B" w:rsidRPr="00A86E22">
          <w:rPr>
            <w:rFonts w:ascii="Times New Roman" w:hAnsi="Times New Roman" w:cs="Times New Roman"/>
            <w:b/>
            <w:bCs/>
            <w:sz w:val="24"/>
            <w:szCs w:val="24"/>
          </w:rPr>
          <w:delText xml:space="preserve"> </w:delText>
        </w:r>
      </w:del>
      <w:del w:id="1000" w:author="IO BIO parser" w:date="2026-05-18T09:16:08Z">
        <w:r w:rsidR="00D32D17" w:rsidRPr="00A86E22">
          <w:rPr>
            <w:rFonts w:ascii="Times New Roman" w:hAnsi="Times New Roman" w:cs="Times New Roman"/>
            <w:b/>
            <w:bCs/>
            <w:sz w:val="24"/>
            <w:szCs w:val="24"/>
          </w:rPr>
          <w:delText xml:space="preserve">daughter</w:delText>
        </w:r>
      </w:del>
      <w:del w:id="1000" w:author="IO BIO parser" w:date="2026-05-18T09:16:08Z">
        <w:r w:rsidR="00836E4B" w:rsidRPr="00A86E22">
          <w:rPr>
            <w:rFonts w:ascii="Times New Roman" w:hAnsi="Times New Roman" w:cs="Times New Roman"/>
            <w:b/>
            <w:bCs/>
            <w:sz w:val="24"/>
            <w:szCs w:val="24"/>
          </w:rPr>
          <w:delText xml:space="preserve">s</w:delText>
        </w:r>
      </w:del>
      <w:del w:id="1000" w:author="IO BIO parser" w:date="2026-05-18T09:16:08Z">
        <w:r w:rsidR="003B3841" w:rsidRPr="00A86E22">
          <w:rPr>
            <w:rFonts w:ascii="Times New Roman" w:hAnsi="Times New Roman" w:cs="Times New Roman"/>
            <w:b/>
            <w:bCs/>
            <w:sz w:val="24"/>
            <w:szCs w:val="24"/>
          </w:rPr>
          <w:delText xml:space="preserve">.</w:delText>
        </w:r>
      </w:del>
      <w:ins w:id="1001" w:author="IO BIO parser" w:date="2026-05-18T09:16:08Z">
        <w:r>
          <w:t xml:space="preserve">PASTIZZI, Dunja (known as Pastizzi-Ferenčić), Croatian economist and first Director of the United Nations International Research and Training Institute for the Advancement of Women (INSTRAW) 1981-1990, was born 13 October 1936 in Zagreb, Yugoslavia and passed away 23 December 2003 in Zagreb, Croatia. She was the daughter of Gjuro Pastizzi, watchmaker, and Marija Vodnica, administrator at a food production factory. On 20 November 1960 she married Ante Ferenčić, geology engineer, with whom she had two daughters.</w:t>
        </w:r>
      </w:ins>
    </w:p>
    <w:p w14:paraId="54752D75" w14:textId="75807C2E" w:rsidR="002636E6" w:rsidRPr="00A86E22" w:rsidRDefault="002636E6"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ab/>
      </w:r>
      <w:r w:rsidR="00F1669E" w:rsidRPr="00A86E22">
        <w:rPr>
          <w:rFonts w:ascii="Times New Roman" w:hAnsi="Times New Roman" w:cs="Times New Roman"/>
          <w:b/>
          <w:bCs/>
          <w:sz w:val="24"/>
          <w:szCs w:val="24"/>
        </w:rPr>
        <w:t>Internationally t</w:t>
      </w:r>
      <w:r w:rsidRPr="00A86E22">
        <w:rPr>
          <w:rFonts w:ascii="Times New Roman" w:hAnsi="Times New Roman" w:cs="Times New Roman"/>
          <w:b/>
          <w:bCs/>
          <w:sz w:val="24"/>
          <w:szCs w:val="24"/>
        </w:rPr>
        <w:t xml:space="preserve">he name </w:t>
      </w:r>
      <w:proofErr w:type="spellStart"/>
      <w:r w:rsidRPr="00A86E22">
        <w:rPr>
          <w:rFonts w:ascii="Times New Roman" w:hAnsi="Times New Roman" w:cs="Times New Roman"/>
          <w:b/>
          <w:bCs/>
          <w:sz w:val="24"/>
          <w:szCs w:val="24"/>
        </w:rPr>
        <w:t>Feren</w:t>
      </w:r>
      <w:r w:rsidRPr="00A86E22">
        <w:rPr>
          <w:rFonts w:ascii="Times New Roman" w:hAnsi="Times New Roman" w:cs="Times New Roman"/>
          <w:b/>
          <w:bCs/>
          <w:sz w:val="24"/>
          <w:szCs w:val="24"/>
          <w:bdr w:val="none" w:sz="0" w:space="0" w:color="auto" w:frame="1"/>
        </w:rPr>
        <w:t>čić</w:t>
      </w:r>
      <w:proofErr w:type="spellEnd"/>
      <w:r w:rsidRPr="00A86E22">
        <w:rPr>
          <w:rFonts w:ascii="Times New Roman" w:hAnsi="Times New Roman" w:cs="Times New Roman"/>
          <w:b/>
          <w:bCs/>
          <w:sz w:val="24"/>
          <w:szCs w:val="24"/>
          <w:bdr w:val="none" w:sz="0" w:space="0" w:color="auto" w:frame="1"/>
        </w:rPr>
        <w:t xml:space="preserve"> is usually spelled </w:t>
      </w:r>
      <w:proofErr w:type="spellStart"/>
      <w:r w:rsidRPr="00A86E22">
        <w:rPr>
          <w:rFonts w:ascii="Times New Roman" w:hAnsi="Times New Roman" w:cs="Times New Roman"/>
          <w:b/>
          <w:bCs/>
          <w:sz w:val="24"/>
          <w:szCs w:val="24"/>
          <w:bdr w:val="none" w:sz="0" w:space="0" w:color="auto" w:frame="1"/>
        </w:rPr>
        <w:t>Ferencic</w:t>
      </w:r>
      <w:proofErr w:type="spellEnd"/>
      <w:r w:rsidRPr="00A86E22">
        <w:rPr>
          <w:rFonts w:ascii="Times New Roman" w:hAnsi="Times New Roman" w:cs="Times New Roman"/>
          <w:b/>
          <w:bCs/>
          <w:sz w:val="24"/>
          <w:szCs w:val="24"/>
          <w:bdr w:val="none" w:sz="0" w:space="0" w:color="auto" w:frame="1"/>
        </w:rPr>
        <w:t>.</w:t>
      </w:r>
    </w:p>
    <w:p w14:paraId="785379A7" w14:textId="356EF880" w:rsidR="00B44F5C" w:rsidRPr="00A86E22" w:rsidRDefault="00B44F5C" w:rsidP="00A86E22">
      <w:pPr>
        <w:spacing w:after="0" w:line="240" w:lineRule="auto"/>
        <w:jc w:val="both"/>
        <w:rPr>
          <w:rFonts w:ascii="Times New Roman" w:hAnsi="Times New Roman" w:cs="Times New Roman"/>
          <w:b/>
          <w:bCs/>
          <w:sz w:val="24"/>
          <w:szCs w:val="24"/>
        </w:rPr>
      </w:pPr>
    </w:p>
    <w:p w14:paraId="7D4011A6" w14:textId="6722A2B3" w:rsidR="00B44F5C" w:rsidRPr="00A86E22" w:rsidRDefault="00B44F5C"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noProof/>
          <w:sz w:val="24"/>
          <w:szCs w:val="24"/>
        </w:rPr>
        <w:drawing>
          <wp:inline distT="0" distB="0" distL="0" distR="0" wp14:anchorId="36C8A0F1" wp14:editId="66F7BE96">
            <wp:extent cx="2647950" cy="2279393"/>
            <wp:effectExtent l="0" t="0" r="0" b="0"/>
            <wp:docPr id="2" name="Afbeelding 2" descr="Afbeelding met Menselijk gezicht, persoon, glimlach,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Menselijk gezicht, persoon, glimlach, kleding&#10;&#10;Automatisch gegenereerde beschrijving"/>
                    <pic:cNvPicPr/>
                  </pic:nvPicPr>
                  <pic:blipFill>
                    <a:blip r:embed="rId11"/>
                    <a:stretch>
                      <a:fillRect/>
                    </a:stretch>
                  </pic:blipFill>
                  <pic:spPr>
                    <a:xfrm>
                      <a:off x="0" y="0"/>
                      <a:ext cx="2697372" cy="2321936"/>
                    </a:xfrm>
                    <a:prstGeom prst="rect">
                      <a:avLst/>
                    </a:prstGeom>
                  </pic:spPr>
                </pic:pic>
              </a:graphicData>
            </a:graphic>
          </wp:inline>
        </w:drawing>
      </w:r>
    </w:p>
    <w:p w14:paraId="6B0E19C3" w14:textId="1D21BFFD" w:rsidR="00B44F5C" w:rsidRPr="00A86E22" w:rsidRDefault="00B44F5C" w:rsidP="00A86E22">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 xml:space="preserve">Source: </w:t>
      </w:r>
      <w:r w:rsidRPr="00A86E22">
        <w:rPr>
          <w:rFonts w:ascii="Times New Roman" w:hAnsi="Times New Roman" w:cs="Times New Roman"/>
          <w:i/>
          <w:iCs/>
          <w:sz w:val="24"/>
          <w:szCs w:val="24"/>
        </w:rPr>
        <w:t xml:space="preserve">Femmes </w:t>
      </w:r>
      <w:proofErr w:type="spellStart"/>
      <w:r w:rsidRPr="00A86E22">
        <w:rPr>
          <w:rFonts w:ascii="Times New Roman" w:hAnsi="Times New Roman" w:cs="Times New Roman"/>
          <w:i/>
          <w:iCs/>
          <w:sz w:val="24"/>
          <w:szCs w:val="24"/>
        </w:rPr>
        <w:t>suisses</w:t>
      </w:r>
      <w:proofErr w:type="spellEnd"/>
      <w:r w:rsidRPr="00A86E22">
        <w:rPr>
          <w:rFonts w:ascii="Times New Roman" w:hAnsi="Times New Roman" w:cs="Times New Roman"/>
          <w:sz w:val="24"/>
          <w:szCs w:val="24"/>
        </w:rPr>
        <w:t>, December 1994, 10</w:t>
      </w:r>
      <w:r w:rsidR="00775038" w:rsidRPr="00A86E22">
        <w:rPr>
          <w:rFonts w:ascii="Times New Roman" w:hAnsi="Times New Roman" w:cs="Times New Roman"/>
          <w:sz w:val="24"/>
          <w:szCs w:val="24"/>
        </w:rPr>
        <w:t xml:space="preserve"> </w:t>
      </w:r>
    </w:p>
    <w:p w14:paraId="5679A655" w14:textId="13EEF009" w:rsidR="00B44F5C" w:rsidRPr="00A86E22" w:rsidRDefault="00B44F5C" w:rsidP="00A86E22">
      <w:pPr>
        <w:spacing w:after="0" w:line="240" w:lineRule="auto"/>
        <w:jc w:val="both"/>
        <w:rPr>
          <w:rFonts w:ascii="Times New Roman" w:hAnsi="Times New Roman" w:cs="Times New Roman"/>
          <w:sz w:val="24"/>
          <w:szCs w:val="24"/>
        </w:rPr>
      </w:pPr>
    </w:p>
    <w:p w14:paraId="54A7049A" w14:textId="7F0369A9" w:rsidR="005E0120" w:rsidRPr="00A86E22" w:rsidRDefault="00B44F5C" w:rsidP="00A86E22">
      <w:pPr>
        <w:spacing w:after="0" w:line="240" w:lineRule="auto"/>
        <w:jc w:val="both"/>
        <w:rPr>
          <w:rFonts w:ascii="Times New Roman" w:hAnsi="Times New Roman" w:cs="Times New Roman"/>
          <w:sz w:val="24"/>
          <w:szCs w:val="24"/>
        </w:rPr>
      </w:pPr>
      <w:proofErr w:type="spellStart"/>
      <w:r w:rsidRPr="00A86E22">
        <w:rPr>
          <w:rFonts w:ascii="Times New Roman" w:hAnsi="Times New Roman" w:cs="Times New Roman"/>
          <w:sz w:val="24"/>
          <w:szCs w:val="24"/>
        </w:rPr>
        <w:t>Pastizzi’s</w:t>
      </w:r>
      <w:proofErr w:type="spellEnd"/>
      <w:r w:rsidRPr="00A86E22">
        <w:rPr>
          <w:rFonts w:ascii="Times New Roman" w:hAnsi="Times New Roman" w:cs="Times New Roman"/>
          <w:sz w:val="24"/>
          <w:szCs w:val="24"/>
        </w:rPr>
        <w:t xml:space="preserve"> father was a watchmaker</w:t>
      </w:r>
      <w:r w:rsidR="0067085C" w:rsidRPr="00A86E22">
        <w:rPr>
          <w:rFonts w:ascii="Times New Roman" w:hAnsi="Times New Roman" w:cs="Times New Roman"/>
          <w:sz w:val="24"/>
          <w:szCs w:val="24"/>
        </w:rPr>
        <w:t xml:space="preserve"> in Zagreb</w:t>
      </w:r>
      <w:r w:rsidRPr="00A86E22">
        <w:rPr>
          <w:rFonts w:ascii="Times New Roman" w:hAnsi="Times New Roman" w:cs="Times New Roman"/>
          <w:sz w:val="24"/>
          <w:szCs w:val="24"/>
        </w:rPr>
        <w:t>,</w:t>
      </w:r>
      <w:r w:rsidR="00717B99" w:rsidRPr="00A86E22">
        <w:rPr>
          <w:rFonts w:ascii="Times New Roman" w:hAnsi="Times New Roman" w:cs="Times New Roman"/>
          <w:sz w:val="24"/>
          <w:szCs w:val="24"/>
        </w:rPr>
        <w:t xml:space="preserve"> </w:t>
      </w:r>
      <w:r w:rsidR="00660499" w:rsidRPr="00A86E22">
        <w:rPr>
          <w:rFonts w:ascii="Times New Roman" w:hAnsi="Times New Roman" w:cs="Times New Roman"/>
          <w:sz w:val="24"/>
          <w:szCs w:val="24"/>
        </w:rPr>
        <w:t xml:space="preserve">a big city in the north of </w:t>
      </w:r>
      <w:r w:rsidR="00EC7AE3" w:rsidRPr="00A86E22">
        <w:rPr>
          <w:rFonts w:ascii="Times New Roman" w:hAnsi="Times New Roman" w:cs="Times New Roman"/>
          <w:sz w:val="24"/>
          <w:szCs w:val="24"/>
        </w:rPr>
        <w:t xml:space="preserve">what was then known as the country of </w:t>
      </w:r>
      <w:r w:rsidR="00660499" w:rsidRPr="00A86E22">
        <w:rPr>
          <w:rFonts w:ascii="Times New Roman" w:hAnsi="Times New Roman" w:cs="Times New Roman"/>
          <w:sz w:val="24"/>
          <w:szCs w:val="24"/>
        </w:rPr>
        <w:t>Yugoslavia</w:t>
      </w:r>
      <w:r w:rsidR="00121695" w:rsidRPr="00A86E22">
        <w:rPr>
          <w:rFonts w:ascii="Times New Roman" w:hAnsi="Times New Roman" w:cs="Times New Roman"/>
          <w:sz w:val="24"/>
          <w:szCs w:val="24"/>
        </w:rPr>
        <w:t xml:space="preserve"> (now Croatia)</w:t>
      </w:r>
      <w:r w:rsidR="00660499" w:rsidRPr="00A86E22">
        <w:rPr>
          <w:rFonts w:ascii="Times New Roman" w:hAnsi="Times New Roman" w:cs="Times New Roman"/>
          <w:sz w:val="24"/>
          <w:szCs w:val="24"/>
        </w:rPr>
        <w:t xml:space="preserve">. He also was a musician, author and Esperantist. Her mother had an administrative job. </w:t>
      </w:r>
      <w:proofErr w:type="spellStart"/>
      <w:r w:rsidR="00660499" w:rsidRPr="00A86E22">
        <w:rPr>
          <w:rFonts w:ascii="Times New Roman" w:hAnsi="Times New Roman" w:cs="Times New Roman"/>
          <w:sz w:val="24"/>
          <w:szCs w:val="24"/>
        </w:rPr>
        <w:t>Pastizzi’s</w:t>
      </w:r>
      <w:proofErr w:type="spellEnd"/>
      <w:r w:rsidR="00660499" w:rsidRPr="00A86E22">
        <w:rPr>
          <w:rFonts w:ascii="Times New Roman" w:hAnsi="Times New Roman" w:cs="Times New Roman"/>
          <w:sz w:val="24"/>
          <w:szCs w:val="24"/>
        </w:rPr>
        <w:t xml:space="preserve"> early years coincided with the Second World War, </w:t>
      </w:r>
      <w:r w:rsidR="00471443" w:rsidRPr="00A86E22">
        <w:rPr>
          <w:rFonts w:ascii="Times New Roman" w:hAnsi="Times New Roman" w:cs="Times New Roman"/>
          <w:sz w:val="24"/>
          <w:szCs w:val="24"/>
        </w:rPr>
        <w:t xml:space="preserve">during which </w:t>
      </w:r>
      <w:r w:rsidR="00660499" w:rsidRPr="00A86E22">
        <w:rPr>
          <w:rFonts w:ascii="Times New Roman" w:hAnsi="Times New Roman" w:cs="Times New Roman"/>
          <w:sz w:val="24"/>
          <w:szCs w:val="24"/>
        </w:rPr>
        <w:t xml:space="preserve">Nazi Germany occupied Yugoslavia. The </w:t>
      </w:r>
      <w:r w:rsidR="00E21B3B" w:rsidRPr="00A86E22">
        <w:rPr>
          <w:rFonts w:ascii="Times New Roman" w:hAnsi="Times New Roman" w:cs="Times New Roman"/>
          <w:sz w:val="24"/>
          <w:szCs w:val="24"/>
        </w:rPr>
        <w:t xml:space="preserve">partisan </w:t>
      </w:r>
      <w:r w:rsidR="00660499" w:rsidRPr="00A86E22">
        <w:rPr>
          <w:rFonts w:ascii="Times New Roman" w:hAnsi="Times New Roman" w:cs="Times New Roman"/>
          <w:sz w:val="24"/>
          <w:szCs w:val="24"/>
        </w:rPr>
        <w:t>resistance movement against the Germans</w:t>
      </w:r>
      <w:r w:rsidR="00756982" w:rsidRPr="00A86E22">
        <w:rPr>
          <w:rFonts w:ascii="Times New Roman" w:hAnsi="Times New Roman" w:cs="Times New Roman"/>
          <w:sz w:val="24"/>
          <w:szCs w:val="24"/>
        </w:rPr>
        <w:t>, Italians</w:t>
      </w:r>
      <w:r w:rsidR="00660499" w:rsidRPr="00A86E22">
        <w:rPr>
          <w:rFonts w:ascii="Times New Roman" w:hAnsi="Times New Roman" w:cs="Times New Roman"/>
          <w:sz w:val="24"/>
          <w:szCs w:val="24"/>
        </w:rPr>
        <w:t xml:space="preserve"> and their local collaborators was led by Josip Tito, </w:t>
      </w:r>
      <w:r w:rsidR="004A7E7E" w:rsidRPr="00A86E22">
        <w:rPr>
          <w:rFonts w:ascii="Times New Roman" w:hAnsi="Times New Roman" w:cs="Times New Roman"/>
          <w:sz w:val="24"/>
          <w:szCs w:val="24"/>
        </w:rPr>
        <w:t xml:space="preserve">leader of the Yugoslav </w:t>
      </w:r>
      <w:r w:rsidR="001E2C34" w:rsidRPr="00A86E22">
        <w:rPr>
          <w:rFonts w:ascii="Times New Roman" w:hAnsi="Times New Roman" w:cs="Times New Roman"/>
          <w:sz w:val="24"/>
          <w:szCs w:val="24"/>
        </w:rPr>
        <w:t>C</w:t>
      </w:r>
      <w:r w:rsidR="004A7E7E" w:rsidRPr="00A86E22">
        <w:rPr>
          <w:rFonts w:ascii="Times New Roman" w:hAnsi="Times New Roman" w:cs="Times New Roman"/>
          <w:sz w:val="24"/>
          <w:szCs w:val="24"/>
        </w:rPr>
        <w:t xml:space="preserve">ommunist </w:t>
      </w:r>
      <w:r w:rsidR="001E2C34" w:rsidRPr="00A86E22">
        <w:rPr>
          <w:rFonts w:ascii="Times New Roman" w:hAnsi="Times New Roman" w:cs="Times New Roman"/>
          <w:sz w:val="24"/>
          <w:szCs w:val="24"/>
        </w:rPr>
        <w:t>P</w:t>
      </w:r>
      <w:r w:rsidR="004A7E7E" w:rsidRPr="00A86E22">
        <w:rPr>
          <w:rFonts w:ascii="Times New Roman" w:hAnsi="Times New Roman" w:cs="Times New Roman"/>
          <w:sz w:val="24"/>
          <w:szCs w:val="24"/>
        </w:rPr>
        <w:t xml:space="preserve">arty </w:t>
      </w:r>
      <w:r w:rsidR="00660499" w:rsidRPr="00A86E22">
        <w:rPr>
          <w:rFonts w:ascii="Times New Roman" w:hAnsi="Times New Roman" w:cs="Times New Roman"/>
          <w:sz w:val="24"/>
          <w:szCs w:val="24"/>
        </w:rPr>
        <w:t xml:space="preserve">who became </w:t>
      </w:r>
      <w:r w:rsidR="004E44D8" w:rsidRPr="00A86E22">
        <w:rPr>
          <w:rFonts w:ascii="Times New Roman" w:hAnsi="Times New Roman" w:cs="Times New Roman"/>
          <w:sz w:val="24"/>
          <w:szCs w:val="24"/>
        </w:rPr>
        <w:t>Prime Minister</w:t>
      </w:r>
      <w:r w:rsidR="00660499" w:rsidRPr="00A86E22">
        <w:rPr>
          <w:rFonts w:ascii="Times New Roman" w:hAnsi="Times New Roman" w:cs="Times New Roman"/>
          <w:sz w:val="24"/>
          <w:szCs w:val="24"/>
        </w:rPr>
        <w:t xml:space="preserve"> of </w:t>
      </w:r>
      <w:r w:rsidR="006357F4" w:rsidRPr="00A86E22">
        <w:rPr>
          <w:rFonts w:ascii="Times New Roman" w:hAnsi="Times New Roman" w:cs="Times New Roman"/>
          <w:sz w:val="24"/>
          <w:szCs w:val="24"/>
        </w:rPr>
        <w:t xml:space="preserve">then </w:t>
      </w:r>
      <w:r w:rsidR="00660499" w:rsidRPr="00A86E22">
        <w:rPr>
          <w:rFonts w:ascii="Times New Roman" w:hAnsi="Times New Roman" w:cs="Times New Roman"/>
          <w:sz w:val="24"/>
          <w:szCs w:val="24"/>
        </w:rPr>
        <w:t>liberated Yugoslavia</w:t>
      </w:r>
      <w:r w:rsidR="004E44D8" w:rsidRPr="00A86E22">
        <w:rPr>
          <w:rFonts w:ascii="Times New Roman" w:hAnsi="Times New Roman" w:cs="Times New Roman"/>
          <w:sz w:val="24"/>
          <w:szCs w:val="24"/>
        </w:rPr>
        <w:t xml:space="preserve"> in November 1944</w:t>
      </w:r>
      <w:r w:rsidR="00660499" w:rsidRPr="00A86E22">
        <w:rPr>
          <w:rFonts w:ascii="Times New Roman" w:hAnsi="Times New Roman" w:cs="Times New Roman"/>
          <w:sz w:val="24"/>
          <w:szCs w:val="24"/>
        </w:rPr>
        <w:t>.</w:t>
      </w:r>
      <w:r w:rsidR="00E21B3B" w:rsidRPr="00A86E22">
        <w:rPr>
          <w:rFonts w:ascii="Times New Roman" w:hAnsi="Times New Roman" w:cs="Times New Roman"/>
          <w:sz w:val="24"/>
          <w:szCs w:val="24"/>
        </w:rPr>
        <w:t xml:space="preserve"> Tito’s People’s Front won the November 1945 elections</w:t>
      </w:r>
      <w:r w:rsidR="004A7E7E" w:rsidRPr="00A86E22">
        <w:rPr>
          <w:rFonts w:ascii="Times New Roman" w:hAnsi="Times New Roman" w:cs="Times New Roman"/>
          <w:sz w:val="24"/>
          <w:szCs w:val="24"/>
        </w:rPr>
        <w:t xml:space="preserve"> by </w:t>
      </w:r>
      <w:r w:rsidR="0082417B" w:rsidRPr="00A86E22">
        <w:rPr>
          <w:rFonts w:ascii="Times New Roman" w:hAnsi="Times New Roman" w:cs="Times New Roman"/>
          <w:sz w:val="24"/>
          <w:szCs w:val="24"/>
        </w:rPr>
        <w:t xml:space="preserve">a </w:t>
      </w:r>
      <w:r w:rsidR="004A7E7E" w:rsidRPr="00A86E22">
        <w:rPr>
          <w:rFonts w:ascii="Times New Roman" w:hAnsi="Times New Roman" w:cs="Times New Roman"/>
          <w:sz w:val="24"/>
          <w:szCs w:val="24"/>
        </w:rPr>
        <w:t>landslide</w:t>
      </w:r>
      <w:r w:rsidR="00FD4B3C" w:rsidRPr="00A86E22">
        <w:rPr>
          <w:rFonts w:ascii="Times New Roman" w:hAnsi="Times New Roman" w:cs="Times New Roman"/>
          <w:sz w:val="24"/>
          <w:szCs w:val="24"/>
        </w:rPr>
        <w:t xml:space="preserve">. </w:t>
      </w:r>
      <w:r w:rsidR="00AE12D9" w:rsidRPr="00A86E22">
        <w:rPr>
          <w:rFonts w:ascii="Times New Roman" w:hAnsi="Times New Roman" w:cs="Times New Roman"/>
          <w:sz w:val="24"/>
          <w:szCs w:val="24"/>
        </w:rPr>
        <w:t xml:space="preserve">In 1945, nine-year-old </w:t>
      </w:r>
      <w:proofErr w:type="spellStart"/>
      <w:r w:rsidR="004A7E7E" w:rsidRPr="00A86E22">
        <w:rPr>
          <w:rFonts w:ascii="Times New Roman" w:hAnsi="Times New Roman" w:cs="Times New Roman"/>
          <w:sz w:val="24"/>
          <w:szCs w:val="24"/>
        </w:rPr>
        <w:t>Pastizzi</w:t>
      </w:r>
      <w:proofErr w:type="spellEnd"/>
      <w:r w:rsidR="00AE12D9" w:rsidRPr="00A86E22">
        <w:rPr>
          <w:rFonts w:ascii="Times New Roman" w:hAnsi="Times New Roman" w:cs="Times New Roman"/>
          <w:sz w:val="24"/>
          <w:szCs w:val="24"/>
        </w:rPr>
        <w:t xml:space="preserve"> saw her father, who had come from a prosperous family, sent to a </w:t>
      </w:r>
      <w:r w:rsidR="00756982" w:rsidRPr="00A86E22">
        <w:rPr>
          <w:rFonts w:ascii="Times New Roman" w:hAnsi="Times New Roman" w:cs="Times New Roman"/>
          <w:sz w:val="24"/>
          <w:szCs w:val="24"/>
        </w:rPr>
        <w:t xml:space="preserve">forced </w:t>
      </w:r>
      <w:r w:rsidR="00AE12D9" w:rsidRPr="00A86E22">
        <w:rPr>
          <w:rFonts w:ascii="Times New Roman" w:hAnsi="Times New Roman" w:cs="Times New Roman"/>
          <w:sz w:val="24"/>
          <w:szCs w:val="24"/>
        </w:rPr>
        <w:t>labor camp</w:t>
      </w:r>
      <w:r w:rsidR="00D30277" w:rsidRPr="00A86E22">
        <w:rPr>
          <w:rFonts w:ascii="Times New Roman" w:hAnsi="Times New Roman" w:cs="Times New Roman"/>
          <w:sz w:val="24"/>
          <w:szCs w:val="24"/>
        </w:rPr>
        <w:t>. Under Yugoslavia’s new order the family property</w:t>
      </w:r>
      <w:r w:rsidR="00FD4B3C" w:rsidRPr="00A86E22">
        <w:rPr>
          <w:rFonts w:ascii="Times New Roman" w:hAnsi="Times New Roman" w:cs="Times New Roman"/>
          <w:sz w:val="24"/>
          <w:szCs w:val="24"/>
        </w:rPr>
        <w:t>,</w:t>
      </w:r>
      <w:r w:rsidR="00D30277" w:rsidRPr="00A86E22">
        <w:rPr>
          <w:rFonts w:ascii="Times New Roman" w:hAnsi="Times New Roman" w:cs="Times New Roman"/>
          <w:sz w:val="24"/>
          <w:szCs w:val="24"/>
        </w:rPr>
        <w:t xml:space="preserve"> including the family home that </w:t>
      </w:r>
      <w:r w:rsidR="00FD4B3C" w:rsidRPr="00A86E22">
        <w:rPr>
          <w:rFonts w:ascii="Times New Roman" w:hAnsi="Times New Roman" w:cs="Times New Roman"/>
          <w:sz w:val="24"/>
          <w:szCs w:val="24"/>
        </w:rPr>
        <w:t>her</w:t>
      </w:r>
      <w:r w:rsidR="00E173ED" w:rsidRPr="00A86E22">
        <w:rPr>
          <w:rFonts w:ascii="Times New Roman" w:hAnsi="Times New Roman" w:cs="Times New Roman"/>
          <w:sz w:val="24"/>
          <w:szCs w:val="24"/>
        </w:rPr>
        <w:t xml:space="preserve"> </w:t>
      </w:r>
      <w:r w:rsidR="008F1911" w:rsidRPr="00A86E22">
        <w:rPr>
          <w:rFonts w:ascii="Times New Roman" w:hAnsi="Times New Roman" w:cs="Times New Roman"/>
          <w:sz w:val="24"/>
          <w:szCs w:val="24"/>
        </w:rPr>
        <w:t>father</w:t>
      </w:r>
      <w:r w:rsidR="00D30277" w:rsidRPr="00A86E22">
        <w:rPr>
          <w:rFonts w:ascii="Times New Roman" w:hAnsi="Times New Roman" w:cs="Times New Roman"/>
          <w:sz w:val="24"/>
          <w:szCs w:val="24"/>
        </w:rPr>
        <w:t xml:space="preserve"> had built</w:t>
      </w:r>
      <w:r w:rsidR="00FD4B3C" w:rsidRPr="00A86E22">
        <w:rPr>
          <w:rFonts w:ascii="Times New Roman" w:hAnsi="Times New Roman" w:cs="Times New Roman"/>
          <w:sz w:val="24"/>
          <w:szCs w:val="24"/>
        </w:rPr>
        <w:t>,</w:t>
      </w:r>
      <w:r w:rsidR="00D30277" w:rsidRPr="00A86E22">
        <w:rPr>
          <w:rFonts w:ascii="Times New Roman" w:hAnsi="Times New Roman" w:cs="Times New Roman"/>
          <w:sz w:val="24"/>
          <w:szCs w:val="24"/>
        </w:rPr>
        <w:t xml:space="preserve"> was expropriated. </w:t>
      </w:r>
      <w:r w:rsidR="00FD4B3C" w:rsidRPr="00A86E22">
        <w:rPr>
          <w:rFonts w:ascii="Times New Roman" w:hAnsi="Times New Roman" w:cs="Times New Roman"/>
          <w:sz w:val="24"/>
          <w:szCs w:val="24"/>
        </w:rPr>
        <w:t>Her</w:t>
      </w:r>
      <w:r w:rsidR="008F1911" w:rsidRPr="00A86E22">
        <w:rPr>
          <w:rFonts w:ascii="Times New Roman" w:hAnsi="Times New Roman" w:cs="Times New Roman"/>
          <w:sz w:val="24"/>
          <w:szCs w:val="24"/>
        </w:rPr>
        <w:t xml:space="preserve"> father was released in 1949, when information emerged that he had been sheltering anti-fascist partisans during the war. </w:t>
      </w:r>
      <w:r w:rsidR="00CA0FB9" w:rsidRPr="00A86E22">
        <w:rPr>
          <w:rFonts w:ascii="Times New Roman" w:hAnsi="Times New Roman" w:cs="Times New Roman"/>
          <w:sz w:val="24"/>
          <w:szCs w:val="24"/>
        </w:rPr>
        <w:t xml:space="preserve">Despite the early difficult family circumstances, </w:t>
      </w:r>
      <w:proofErr w:type="spellStart"/>
      <w:r w:rsidR="001E2C34" w:rsidRPr="00A86E22">
        <w:rPr>
          <w:rFonts w:ascii="Times New Roman" w:hAnsi="Times New Roman" w:cs="Times New Roman"/>
          <w:sz w:val="24"/>
          <w:szCs w:val="24"/>
        </w:rPr>
        <w:t>Pastizzi</w:t>
      </w:r>
      <w:proofErr w:type="spellEnd"/>
      <w:r w:rsidR="001E2C34" w:rsidRPr="00A86E22">
        <w:rPr>
          <w:rFonts w:ascii="Times New Roman" w:hAnsi="Times New Roman" w:cs="Times New Roman"/>
          <w:sz w:val="24"/>
          <w:szCs w:val="24"/>
        </w:rPr>
        <w:t xml:space="preserve"> </w:t>
      </w:r>
      <w:r w:rsidR="00CA0FB9" w:rsidRPr="00A86E22">
        <w:rPr>
          <w:rFonts w:ascii="Times New Roman" w:hAnsi="Times New Roman" w:cs="Times New Roman"/>
          <w:sz w:val="24"/>
          <w:szCs w:val="24"/>
        </w:rPr>
        <w:t xml:space="preserve">excelled as a student, </w:t>
      </w:r>
      <w:r w:rsidR="00C45C32" w:rsidRPr="00A86E22">
        <w:rPr>
          <w:rFonts w:ascii="Times New Roman" w:hAnsi="Times New Roman" w:cs="Times New Roman"/>
          <w:sz w:val="24"/>
          <w:szCs w:val="24"/>
        </w:rPr>
        <w:t xml:space="preserve">including </w:t>
      </w:r>
      <w:r w:rsidR="00CA0FB9" w:rsidRPr="00A86E22">
        <w:rPr>
          <w:rFonts w:ascii="Times New Roman" w:hAnsi="Times New Roman" w:cs="Times New Roman"/>
          <w:sz w:val="24"/>
          <w:szCs w:val="24"/>
        </w:rPr>
        <w:t xml:space="preserve">learning French in school. </w:t>
      </w:r>
      <w:r w:rsidR="00680841" w:rsidRPr="00A86E22">
        <w:rPr>
          <w:rFonts w:ascii="Times New Roman" w:hAnsi="Times New Roman" w:cs="Times New Roman"/>
          <w:sz w:val="24"/>
          <w:szCs w:val="24"/>
        </w:rPr>
        <w:t>She</w:t>
      </w:r>
      <w:r w:rsidR="00FD4B3C" w:rsidRPr="00A86E22">
        <w:rPr>
          <w:rFonts w:ascii="Times New Roman" w:hAnsi="Times New Roman" w:cs="Times New Roman"/>
          <w:sz w:val="24"/>
          <w:szCs w:val="24"/>
        </w:rPr>
        <w:t xml:space="preserve"> </w:t>
      </w:r>
      <w:r w:rsidR="00CA0FB9" w:rsidRPr="00A86E22">
        <w:rPr>
          <w:rFonts w:ascii="Times New Roman" w:hAnsi="Times New Roman" w:cs="Times New Roman"/>
          <w:sz w:val="24"/>
          <w:szCs w:val="24"/>
        </w:rPr>
        <w:t xml:space="preserve">never joined </w:t>
      </w:r>
      <w:r w:rsidR="00FD4B3C" w:rsidRPr="00A86E22">
        <w:rPr>
          <w:rFonts w:ascii="Times New Roman" w:hAnsi="Times New Roman" w:cs="Times New Roman"/>
          <w:sz w:val="24"/>
          <w:szCs w:val="24"/>
        </w:rPr>
        <w:t>the</w:t>
      </w:r>
      <w:r w:rsidR="00CA0FB9" w:rsidRPr="00A86E22">
        <w:rPr>
          <w:rFonts w:ascii="Times New Roman" w:hAnsi="Times New Roman" w:cs="Times New Roman"/>
          <w:sz w:val="24"/>
          <w:szCs w:val="24"/>
        </w:rPr>
        <w:t xml:space="preserve"> Communist Party but advanced nonetheless, soon entering university to study foreign languages. </w:t>
      </w:r>
      <w:r w:rsidR="00677C60" w:rsidRPr="00A86E22">
        <w:rPr>
          <w:rFonts w:ascii="Times New Roman" w:hAnsi="Times New Roman" w:cs="Times New Roman"/>
          <w:sz w:val="24"/>
          <w:szCs w:val="24"/>
        </w:rPr>
        <w:t>At the University of Zagreb (1955-1960) s</w:t>
      </w:r>
      <w:r w:rsidR="00FD4B3C" w:rsidRPr="00A86E22">
        <w:rPr>
          <w:rFonts w:ascii="Times New Roman" w:hAnsi="Times New Roman" w:cs="Times New Roman"/>
          <w:sz w:val="24"/>
          <w:szCs w:val="24"/>
        </w:rPr>
        <w:t xml:space="preserve">he </w:t>
      </w:r>
      <w:r w:rsidR="00CA0FB9" w:rsidRPr="00A86E22">
        <w:rPr>
          <w:rFonts w:ascii="Times New Roman" w:hAnsi="Times New Roman" w:cs="Times New Roman"/>
          <w:sz w:val="24"/>
          <w:szCs w:val="24"/>
        </w:rPr>
        <w:t>studied English and French</w:t>
      </w:r>
      <w:r w:rsidR="00677C60" w:rsidRPr="00A86E22">
        <w:rPr>
          <w:rFonts w:ascii="Times New Roman" w:hAnsi="Times New Roman" w:cs="Times New Roman"/>
          <w:sz w:val="24"/>
          <w:szCs w:val="24"/>
        </w:rPr>
        <w:t>,</w:t>
      </w:r>
      <w:r w:rsidR="00CA0FB9" w:rsidRPr="00A86E22">
        <w:rPr>
          <w:rFonts w:ascii="Times New Roman" w:hAnsi="Times New Roman" w:cs="Times New Roman"/>
          <w:sz w:val="24"/>
          <w:szCs w:val="24"/>
        </w:rPr>
        <w:t xml:space="preserve"> briefly teaching English and French Language and Literature at the Zagreb Experimental Gymnasium. </w:t>
      </w:r>
    </w:p>
    <w:p w14:paraId="7ABA2E2E" w14:textId="095B18FA" w:rsidR="00F1669E" w:rsidRPr="00A86E22" w:rsidRDefault="00CA0FB9"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w:t>
      </w:r>
      <w:r w:rsidR="005E0120" w:rsidRPr="00A86E22">
        <w:rPr>
          <w:rFonts w:ascii="Times New Roman" w:hAnsi="Times New Roman" w:cs="Times New Roman"/>
          <w:sz w:val="24"/>
          <w:szCs w:val="24"/>
        </w:rPr>
        <w:t>Pastizzi’s</w:t>
      </w:r>
      <w:r w:rsidRPr="00A86E22">
        <w:rPr>
          <w:rFonts w:ascii="Times New Roman" w:hAnsi="Times New Roman" w:cs="Times New Roman"/>
          <w:sz w:val="24"/>
          <w:szCs w:val="24"/>
        </w:rPr>
        <w:t xml:space="preserve"> marriage to Ante </w:t>
      </w:r>
      <w:proofErr w:type="spellStart"/>
      <w:r w:rsidRPr="00A86E22">
        <w:rPr>
          <w:rFonts w:ascii="Times New Roman" w:hAnsi="Times New Roman" w:cs="Times New Roman"/>
          <w:sz w:val="24"/>
          <w:szCs w:val="24"/>
        </w:rPr>
        <w:t>Feren</w:t>
      </w:r>
      <w:r w:rsidR="00FD4B3C" w:rsidRPr="00A86E22">
        <w:rPr>
          <w:rFonts w:ascii="Times New Roman" w:hAnsi="Times New Roman" w:cs="Times New Roman"/>
          <w:sz w:val="24"/>
          <w:szCs w:val="24"/>
          <w:bdr w:val="none" w:sz="0" w:space="0" w:color="auto" w:frame="1"/>
        </w:rPr>
        <w:t>čić</w:t>
      </w:r>
      <w:proofErr w:type="spellEnd"/>
      <w:r w:rsidR="00250A02" w:rsidRPr="00A86E22">
        <w:rPr>
          <w:rFonts w:ascii="Times New Roman" w:hAnsi="Times New Roman" w:cs="Times New Roman"/>
          <w:sz w:val="24"/>
          <w:szCs w:val="24"/>
          <w:bdr w:val="none" w:sz="0" w:space="0" w:color="auto" w:frame="1"/>
        </w:rPr>
        <w:t xml:space="preserve"> in 1960</w:t>
      </w:r>
      <w:r w:rsidRPr="00A86E22">
        <w:rPr>
          <w:rFonts w:ascii="Times New Roman" w:hAnsi="Times New Roman" w:cs="Times New Roman"/>
          <w:sz w:val="24"/>
          <w:szCs w:val="24"/>
        </w:rPr>
        <w:t xml:space="preserve">, the couple left for </w:t>
      </w:r>
      <w:r w:rsidRPr="00A86E22">
        <w:rPr>
          <w:rFonts w:ascii="Times New Roman" w:eastAsia="Times New Roman" w:hAnsi="Times New Roman" w:cs="Times New Roman"/>
          <w:color w:val="202124"/>
          <w:sz w:val="24"/>
          <w:szCs w:val="24"/>
        </w:rPr>
        <w:t>Caracas, Venezuela, where he work</w:t>
      </w:r>
      <w:r w:rsidR="00250A02" w:rsidRPr="00A86E22">
        <w:rPr>
          <w:rFonts w:ascii="Times New Roman" w:eastAsia="Times New Roman" w:hAnsi="Times New Roman" w:cs="Times New Roman"/>
          <w:color w:val="202124"/>
          <w:sz w:val="24"/>
          <w:szCs w:val="24"/>
        </w:rPr>
        <w:t>ed</w:t>
      </w:r>
      <w:r w:rsidRPr="00A86E22">
        <w:rPr>
          <w:rFonts w:ascii="Times New Roman" w:eastAsia="Times New Roman" w:hAnsi="Times New Roman" w:cs="Times New Roman"/>
          <w:color w:val="202124"/>
          <w:sz w:val="24"/>
          <w:szCs w:val="24"/>
        </w:rPr>
        <w:t xml:space="preserve"> on </w:t>
      </w:r>
      <w:r w:rsidR="00250A02" w:rsidRPr="00A86E22">
        <w:rPr>
          <w:rFonts w:ascii="Times New Roman" w:eastAsia="Times New Roman" w:hAnsi="Times New Roman" w:cs="Times New Roman"/>
          <w:color w:val="202124"/>
          <w:sz w:val="24"/>
          <w:szCs w:val="24"/>
        </w:rPr>
        <w:t xml:space="preserve">a </w:t>
      </w:r>
      <w:r w:rsidRPr="00A86E22">
        <w:rPr>
          <w:rFonts w:ascii="Times New Roman" w:eastAsia="Times New Roman" w:hAnsi="Times New Roman" w:cs="Times New Roman"/>
          <w:color w:val="202124"/>
          <w:sz w:val="24"/>
          <w:szCs w:val="24"/>
        </w:rPr>
        <w:t>geological project as mining engineer</w:t>
      </w:r>
      <w:r w:rsidR="00250A02" w:rsidRPr="00A86E22">
        <w:rPr>
          <w:rFonts w:ascii="Times New Roman" w:eastAsia="Times New Roman" w:hAnsi="Times New Roman" w:cs="Times New Roman"/>
          <w:color w:val="202124"/>
          <w:sz w:val="24"/>
          <w:szCs w:val="24"/>
        </w:rPr>
        <w:t>. S</w:t>
      </w:r>
      <w:r w:rsidRPr="00A86E22">
        <w:rPr>
          <w:rFonts w:ascii="Times New Roman" w:eastAsia="Times New Roman" w:hAnsi="Times New Roman" w:cs="Times New Roman"/>
          <w:color w:val="202124"/>
          <w:sz w:val="24"/>
          <w:szCs w:val="24"/>
        </w:rPr>
        <w:t xml:space="preserve">he </w:t>
      </w:r>
      <w:r w:rsidR="00F3369E" w:rsidRPr="00A86E22">
        <w:rPr>
          <w:rFonts w:ascii="Times New Roman" w:eastAsia="Times New Roman" w:hAnsi="Times New Roman" w:cs="Times New Roman"/>
          <w:color w:val="202124"/>
          <w:sz w:val="24"/>
          <w:szCs w:val="24"/>
        </w:rPr>
        <w:t xml:space="preserve">studied Spanish and </w:t>
      </w:r>
      <w:r w:rsidRPr="00A86E22">
        <w:rPr>
          <w:rFonts w:ascii="Times New Roman" w:eastAsia="Times New Roman" w:hAnsi="Times New Roman" w:cs="Times New Roman"/>
          <w:color w:val="202124"/>
          <w:sz w:val="24"/>
          <w:szCs w:val="24"/>
        </w:rPr>
        <w:t xml:space="preserve">gave birth to </w:t>
      </w:r>
      <w:r w:rsidR="007D5037" w:rsidRPr="00A86E22">
        <w:rPr>
          <w:rFonts w:ascii="Times New Roman" w:eastAsia="Times New Roman" w:hAnsi="Times New Roman" w:cs="Times New Roman"/>
          <w:color w:val="202124"/>
          <w:sz w:val="24"/>
          <w:szCs w:val="24"/>
        </w:rPr>
        <w:t xml:space="preserve">their </w:t>
      </w:r>
      <w:r w:rsidRPr="00A86E22">
        <w:rPr>
          <w:rFonts w:ascii="Times New Roman" w:eastAsia="Times New Roman" w:hAnsi="Times New Roman" w:cs="Times New Roman"/>
          <w:color w:val="202124"/>
          <w:sz w:val="24"/>
          <w:szCs w:val="24"/>
        </w:rPr>
        <w:t>twin daughters</w:t>
      </w:r>
      <w:r w:rsidR="00F3369E" w:rsidRPr="00A86E22">
        <w:rPr>
          <w:rFonts w:ascii="Times New Roman" w:eastAsia="Times New Roman" w:hAnsi="Times New Roman" w:cs="Times New Roman"/>
          <w:color w:val="202124"/>
          <w:sz w:val="24"/>
          <w:szCs w:val="24"/>
        </w:rPr>
        <w:t xml:space="preserve">. </w:t>
      </w:r>
      <w:r w:rsidR="00677C60" w:rsidRPr="00A86E22">
        <w:rPr>
          <w:rFonts w:ascii="Times New Roman" w:eastAsia="Times New Roman" w:hAnsi="Times New Roman" w:cs="Times New Roman"/>
          <w:color w:val="202124"/>
          <w:sz w:val="24"/>
          <w:szCs w:val="24"/>
        </w:rPr>
        <w:t>They</w:t>
      </w:r>
      <w:r w:rsidR="00F3369E" w:rsidRPr="00A86E22">
        <w:rPr>
          <w:rFonts w:ascii="Times New Roman" w:eastAsia="Times New Roman" w:hAnsi="Times New Roman" w:cs="Times New Roman"/>
          <w:color w:val="202124"/>
          <w:sz w:val="24"/>
          <w:szCs w:val="24"/>
        </w:rPr>
        <w:t xml:space="preserve"> returned to Zagreb, </w:t>
      </w:r>
      <w:r w:rsidR="00677C60" w:rsidRPr="00A86E22">
        <w:rPr>
          <w:rFonts w:ascii="Times New Roman" w:eastAsia="Times New Roman" w:hAnsi="Times New Roman" w:cs="Times New Roman"/>
          <w:color w:val="202124"/>
          <w:sz w:val="24"/>
          <w:szCs w:val="24"/>
        </w:rPr>
        <w:t xml:space="preserve">where they </w:t>
      </w:r>
      <w:r w:rsidR="00F3369E" w:rsidRPr="00A86E22">
        <w:rPr>
          <w:rFonts w:ascii="Times New Roman" w:eastAsia="Times New Roman" w:hAnsi="Times New Roman" w:cs="Times New Roman"/>
          <w:color w:val="202124"/>
          <w:sz w:val="24"/>
          <w:szCs w:val="24"/>
        </w:rPr>
        <w:t>liv</w:t>
      </w:r>
      <w:r w:rsidR="00677C60" w:rsidRPr="00A86E22">
        <w:rPr>
          <w:rFonts w:ascii="Times New Roman" w:eastAsia="Times New Roman" w:hAnsi="Times New Roman" w:cs="Times New Roman"/>
          <w:color w:val="202124"/>
          <w:sz w:val="24"/>
          <w:szCs w:val="24"/>
        </w:rPr>
        <w:t>ed</w:t>
      </w:r>
      <w:r w:rsidR="00F3369E" w:rsidRPr="00A86E22">
        <w:rPr>
          <w:rFonts w:ascii="Times New Roman" w:eastAsia="Times New Roman" w:hAnsi="Times New Roman" w:cs="Times New Roman"/>
          <w:color w:val="202124"/>
          <w:sz w:val="24"/>
          <w:szCs w:val="24"/>
        </w:rPr>
        <w:t xml:space="preserve"> with </w:t>
      </w:r>
      <w:r w:rsidR="00250A02" w:rsidRPr="00A86E22">
        <w:rPr>
          <w:rFonts w:ascii="Times New Roman" w:eastAsia="Times New Roman" w:hAnsi="Times New Roman" w:cs="Times New Roman"/>
          <w:color w:val="202124"/>
          <w:sz w:val="24"/>
          <w:szCs w:val="24"/>
        </w:rPr>
        <w:t>her</w:t>
      </w:r>
      <w:r w:rsidR="00F3369E" w:rsidRPr="00A86E22">
        <w:rPr>
          <w:rFonts w:ascii="Times New Roman" w:eastAsia="Times New Roman" w:hAnsi="Times New Roman" w:cs="Times New Roman"/>
          <w:color w:val="202124"/>
          <w:sz w:val="24"/>
          <w:szCs w:val="24"/>
        </w:rPr>
        <w:t xml:space="preserve"> father in the flat that the government had given him after his release and rehabilitation. </w:t>
      </w:r>
      <w:r w:rsidR="00250A02" w:rsidRPr="00A86E22">
        <w:rPr>
          <w:rFonts w:ascii="Times New Roman" w:eastAsia="Times New Roman" w:hAnsi="Times New Roman" w:cs="Times New Roman"/>
          <w:color w:val="202124"/>
          <w:sz w:val="24"/>
          <w:szCs w:val="24"/>
        </w:rPr>
        <w:t>She</w:t>
      </w:r>
      <w:r w:rsidR="00F3369E" w:rsidRPr="00A86E22">
        <w:rPr>
          <w:rFonts w:ascii="Times New Roman" w:eastAsia="Times New Roman" w:hAnsi="Times New Roman" w:cs="Times New Roman"/>
          <w:color w:val="202124"/>
          <w:sz w:val="24"/>
          <w:szCs w:val="24"/>
        </w:rPr>
        <w:t xml:space="preserve"> resumed her studies</w:t>
      </w:r>
      <w:r w:rsidR="009B3FD5" w:rsidRPr="00A86E22">
        <w:rPr>
          <w:rFonts w:ascii="Times New Roman" w:eastAsia="Times New Roman" w:hAnsi="Times New Roman" w:cs="Times New Roman"/>
          <w:color w:val="202124"/>
          <w:sz w:val="24"/>
          <w:szCs w:val="24"/>
        </w:rPr>
        <w:t xml:space="preserve"> at the </w:t>
      </w:r>
      <w:r w:rsidR="004D065A" w:rsidRPr="00A86E22">
        <w:rPr>
          <w:rFonts w:ascii="Times New Roman" w:eastAsia="Times New Roman" w:hAnsi="Times New Roman" w:cs="Times New Roman"/>
          <w:color w:val="202124"/>
          <w:sz w:val="24"/>
          <w:szCs w:val="24"/>
        </w:rPr>
        <w:t>u</w:t>
      </w:r>
      <w:r w:rsidR="009B3FD5" w:rsidRPr="00A86E22">
        <w:rPr>
          <w:rFonts w:ascii="Times New Roman" w:eastAsia="Times New Roman" w:hAnsi="Times New Roman" w:cs="Times New Roman"/>
          <w:color w:val="202124"/>
          <w:sz w:val="24"/>
          <w:szCs w:val="24"/>
        </w:rPr>
        <w:t>niversity</w:t>
      </w:r>
      <w:r w:rsidR="00F3369E" w:rsidRPr="00A86E22">
        <w:rPr>
          <w:rFonts w:ascii="Times New Roman" w:eastAsia="Times New Roman" w:hAnsi="Times New Roman" w:cs="Times New Roman"/>
          <w:color w:val="202124"/>
          <w:sz w:val="24"/>
          <w:szCs w:val="24"/>
        </w:rPr>
        <w:t xml:space="preserve">, </w:t>
      </w:r>
      <w:r w:rsidR="00354171" w:rsidRPr="00A86E22">
        <w:rPr>
          <w:rFonts w:ascii="Times New Roman" w:eastAsia="Times New Roman" w:hAnsi="Times New Roman" w:cs="Times New Roman"/>
          <w:color w:val="202124"/>
          <w:sz w:val="24"/>
          <w:szCs w:val="24"/>
        </w:rPr>
        <w:t xml:space="preserve">this time </w:t>
      </w:r>
      <w:r w:rsidR="00F3369E" w:rsidRPr="00A86E22">
        <w:rPr>
          <w:rFonts w:ascii="Times New Roman" w:eastAsia="Times New Roman" w:hAnsi="Times New Roman" w:cs="Times New Roman"/>
          <w:color w:val="202124"/>
          <w:sz w:val="24"/>
          <w:szCs w:val="24"/>
        </w:rPr>
        <w:t xml:space="preserve">in economics and international trade. </w:t>
      </w:r>
      <w:r w:rsidR="00250A02" w:rsidRPr="00A86E22">
        <w:rPr>
          <w:rFonts w:ascii="Times New Roman" w:eastAsia="Times New Roman" w:hAnsi="Times New Roman" w:cs="Times New Roman"/>
          <w:color w:val="202124"/>
          <w:sz w:val="24"/>
          <w:szCs w:val="24"/>
        </w:rPr>
        <w:t>In 1966 t</w:t>
      </w:r>
      <w:r w:rsidR="00F3369E" w:rsidRPr="00A86E22">
        <w:rPr>
          <w:rFonts w:ascii="Times New Roman" w:eastAsia="Times New Roman" w:hAnsi="Times New Roman" w:cs="Times New Roman"/>
          <w:color w:val="202124"/>
          <w:sz w:val="24"/>
          <w:szCs w:val="24"/>
        </w:rPr>
        <w:t xml:space="preserve">he family returned to South America, </w:t>
      </w:r>
      <w:r w:rsidR="00A9024E" w:rsidRPr="00A86E22">
        <w:rPr>
          <w:rFonts w:ascii="Times New Roman" w:eastAsia="Times New Roman" w:hAnsi="Times New Roman" w:cs="Times New Roman"/>
          <w:color w:val="202124"/>
          <w:sz w:val="24"/>
          <w:szCs w:val="24"/>
        </w:rPr>
        <w:t xml:space="preserve">where </w:t>
      </w:r>
      <w:r w:rsidR="0012576E" w:rsidRPr="00A86E22">
        <w:rPr>
          <w:rFonts w:ascii="Times New Roman" w:eastAsia="Times New Roman" w:hAnsi="Times New Roman" w:cs="Times New Roman"/>
          <w:color w:val="202124"/>
          <w:sz w:val="24"/>
          <w:szCs w:val="24"/>
        </w:rPr>
        <w:t>Ante</w:t>
      </w:r>
      <w:r w:rsidR="00F3369E" w:rsidRPr="00A86E22">
        <w:rPr>
          <w:rFonts w:ascii="Times New Roman" w:eastAsia="Times New Roman" w:hAnsi="Times New Roman" w:cs="Times New Roman"/>
          <w:color w:val="202124"/>
          <w:sz w:val="24"/>
          <w:szCs w:val="24"/>
        </w:rPr>
        <w:t xml:space="preserve"> work</w:t>
      </w:r>
      <w:r w:rsidR="007D5037" w:rsidRPr="00A86E22">
        <w:rPr>
          <w:rFonts w:ascii="Times New Roman" w:eastAsia="Times New Roman" w:hAnsi="Times New Roman" w:cs="Times New Roman"/>
          <w:color w:val="202124"/>
          <w:sz w:val="24"/>
          <w:szCs w:val="24"/>
        </w:rPr>
        <w:t>ed</w:t>
      </w:r>
      <w:r w:rsidR="00F3369E" w:rsidRPr="00A86E22">
        <w:rPr>
          <w:rFonts w:ascii="Times New Roman" w:eastAsia="Times New Roman" w:hAnsi="Times New Roman" w:cs="Times New Roman"/>
          <w:color w:val="202124"/>
          <w:sz w:val="24"/>
          <w:szCs w:val="24"/>
        </w:rPr>
        <w:t xml:space="preserve"> on a </w:t>
      </w:r>
      <w:r w:rsidR="00677C60" w:rsidRPr="00A86E22">
        <w:rPr>
          <w:rFonts w:ascii="Times New Roman" w:eastAsia="Times New Roman" w:hAnsi="Times New Roman" w:cs="Times New Roman"/>
          <w:color w:val="202124"/>
          <w:sz w:val="24"/>
          <w:szCs w:val="24"/>
        </w:rPr>
        <w:t>Panam</w:t>
      </w:r>
      <w:r w:rsidR="005E3824" w:rsidRPr="00A86E22">
        <w:rPr>
          <w:rFonts w:ascii="Times New Roman" w:eastAsia="Times New Roman" w:hAnsi="Times New Roman" w:cs="Times New Roman"/>
          <w:color w:val="202124"/>
          <w:sz w:val="24"/>
          <w:szCs w:val="24"/>
        </w:rPr>
        <w:t>anian</w:t>
      </w:r>
      <w:r w:rsidR="00677C60" w:rsidRPr="00A86E22">
        <w:rPr>
          <w:rFonts w:ascii="Times New Roman" w:eastAsia="Times New Roman" w:hAnsi="Times New Roman" w:cs="Times New Roman"/>
          <w:color w:val="202124"/>
          <w:sz w:val="24"/>
          <w:szCs w:val="24"/>
        </w:rPr>
        <w:t xml:space="preserve"> </w:t>
      </w:r>
      <w:r w:rsidR="00F3369E" w:rsidRPr="00A86E22">
        <w:rPr>
          <w:rFonts w:ascii="Times New Roman" w:eastAsia="Times New Roman" w:hAnsi="Times New Roman" w:cs="Times New Roman"/>
          <w:color w:val="202124"/>
          <w:sz w:val="24"/>
          <w:szCs w:val="24"/>
        </w:rPr>
        <w:t xml:space="preserve">mining project for the United Nations Development </w:t>
      </w:r>
      <w:proofErr w:type="spellStart"/>
      <w:r w:rsidR="00F3369E" w:rsidRPr="00A86E22">
        <w:rPr>
          <w:rFonts w:ascii="Times New Roman" w:eastAsia="Times New Roman" w:hAnsi="Times New Roman" w:cs="Times New Roman"/>
          <w:color w:val="202124"/>
          <w:sz w:val="24"/>
          <w:szCs w:val="24"/>
        </w:rPr>
        <w:t>Programme</w:t>
      </w:r>
      <w:proofErr w:type="spellEnd"/>
      <w:r w:rsidR="00250A02" w:rsidRPr="00A86E22">
        <w:rPr>
          <w:rFonts w:ascii="Times New Roman" w:eastAsia="Times New Roman" w:hAnsi="Times New Roman" w:cs="Times New Roman"/>
          <w:color w:val="202124"/>
          <w:sz w:val="24"/>
          <w:szCs w:val="24"/>
        </w:rPr>
        <w:t xml:space="preserve"> (UNDP)</w:t>
      </w:r>
      <w:r w:rsidR="00F3369E" w:rsidRPr="00A86E22">
        <w:rPr>
          <w:rFonts w:ascii="Times New Roman" w:eastAsia="Times New Roman" w:hAnsi="Times New Roman" w:cs="Times New Roman"/>
          <w:color w:val="202124"/>
          <w:sz w:val="24"/>
          <w:szCs w:val="24"/>
        </w:rPr>
        <w:t xml:space="preserve"> </w:t>
      </w:r>
      <w:r w:rsidR="001E2C34" w:rsidRPr="00A86E22">
        <w:rPr>
          <w:rFonts w:ascii="Times New Roman" w:eastAsia="Times New Roman" w:hAnsi="Times New Roman" w:cs="Times New Roman"/>
          <w:color w:val="202124"/>
          <w:sz w:val="24"/>
          <w:szCs w:val="24"/>
        </w:rPr>
        <w:t>while</w:t>
      </w:r>
      <w:r w:rsidR="00F3369E" w:rsidRPr="00A86E22">
        <w:rPr>
          <w:rFonts w:ascii="Times New Roman" w:eastAsia="Times New Roman" w:hAnsi="Times New Roman" w:cs="Times New Roman"/>
          <w:color w:val="202124"/>
          <w:sz w:val="24"/>
          <w:szCs w:val="24"/>
        </w:rPr>
        <w:t xml:space="preserve"> </w:t>
      </w:r>
      <w:r w:rsidR="00250A02" w:rsidRPr="00A86E22">
        <w:rPr>
          <w:rFonts w:ascii="Times New Roman" w:eastAsia="Times New Roman" w:hAnsi="Times New Roman" w:cs="Times New Roman"/>
          <w:color w:val="202124"/>
          <w:sz w:val="24"/>
          <w:szCs w:val="24"/>
        </w:rPr>
        <w:t>she</w:t>
      </w:r>
      <w:r w:rsidR="00F3369E" w:rsidRPr="00A86E22">
        <w:rPr>
          <w:rFonts w:ascii="Times New Roman" w:eastAsia="Times New Roman" w:hAnsi="Times New Roman" w:cs="Times New Roman"/>
          <w:color w:val="202124"/>
          <w:sz w:val="24"/>
          <w:szCs w:val="24"/>
        </w:rPr>
        <w:t xml:space="preserve"> s</w:t>
      </w:r>
      <w:r w:rsidR="00F3369E" w:rsidRPr="00A86E22">
        <w:rPr>
          <w:rFonts w:ascii="Times New Roman" w:hAnsi="Times New Roman" w:cs="Times New Roman"/>
          <w:sz w:val="24"/>
          <w:szCs w:val="24"/>
        </w:rPr>
        <w:t xml:space="preserve">tudied Spanish Linguistics at the University of Panama. </w:t>
      </w:r>
      <w:r w:rsidR="00F1669E" w:rsidRPr="00A86E22">
        <w:rPr>
          <w:rFonts w:ascii="Times New Roman" w:hAnsi="Times New Roman" w:cs="Times New Roman"/>
          <w:sz w:val="24"/>
          <w:szCs w:val="24"/>
        </w:rPr>
        <w:t>While still pursuing postgraduate studies, Pastizzi-</w:t>
      </w:r>
      <w:proofErr w:type="spellStart"/>
      <w:r w:rsidR="00F1669E" w:rsidRPr="00A86E22">
        <w:rPr>
          <w:rFonts w:ascii="Times New Roman" w:hAnsi="Times New Roman" w:cs="Times New Roman"/>
          <w:sz w:val="24"/>
          <w:szCs w:val="24"/>
        </w:rPr>
        <w:t>Feren</w:t>
      </w:r>
      <w:r w:rsidR="00F1669E" w:rsidRPr="00A86E22">
        <w:rPr>
          <w:rFonts w:ascii="Times New Roman" w:hAnsi="Times New Roman" w:cs="Times New Roman"/>
          <w:sz w:val="24"/>
          <w:szCs w:val="24"/>
          <w:bdr w:val="none" w:sz="0" w:space="0" w:color="auto" w:frame="1"/>
        </w:rPr>
        <w:t>čić</w:t>
      </w:r>
      <w:proofErr w:type="spellEnd"/>
      <w:r w:rsidR="00F1669E" w:rsidRPr="00A86E22">
        <w:rPr>
          <w:rFonts w:ascii="Times New Roman" w:hAnsi="Times New Roman" w:cs="Times New Roman"/>
          <w:sz w:val="24"/>
          <w:szCs w:val="24"/>
        </w:rPr>
        <w:t xml:space="preserve"> began her international professional career. Between 1964 and 1972 she served as a consultant for the UNDP’s Institute for Developing </w:t>
      </w:r>
      <w:r w:rsidR="00F1669E" w:rsidRPr="00A86E22">
        <w:rPr>
          <w:rFonts w:ascii="Times New Roman" w:hAnsi="Times New Roman" w:cs="Times New Roman"/>
          <w:sz w:val="24"/>
          <w:szCs w:val="24"/>
        </w:rPr>
        <w:lastRenderedPageBreak/>
        <w:t xml:space="preserve">Countries, undertaking work in Panama and Venezuela. </w:t>
      </w:r>
      <w:r w:rsidR="002A708F" w:rsidRPr="00A86E22">
        <w:rPr>
          <w:rFonts w:ascii="Times New Roman" w:hAnsi="Times New Roman" w:cs="Times New Roman"/>
          <w:sz w:val="24"/>
          <w:szCs w:val="24"/>
        </w:rPr>
        <w:t xml:space="preserve">By this time </w:t>
      </w:r>
      <w:r w:rsidR="005C7FBD" w:rsidRPr="00A86E22">
        <w:rPr>
          <w:rFonts w:ascii="Times New Roman" w:hAnsi="Times New Roman" w:cs="Times New Roman"/>
          <w:sz w:val="24"/>
          <w:szCs w:val="24"/>
        </w:rPr>
        <w:t xml:space="preserve">Yugoslavia had left the Soviet </w:t>
      </w:r>
      <w:r w:rsidR="00680841" w:rsidRPr="00A86E22">
        <w:rPr>
          <w:rFonts w:ascii="Times New Roman" w:hAnsi="Times New Roman" w:cs="Times New Roman"/>
          <w:sz w:val="24"/>
          <w:szCs w:val="24"/>
        </w:rPr>
        <w:t xml:space="preserve">Union’s </w:t>
      </w:r>
      <w:r w:rsidR="005C7FBD" w:rsidRPr="00A86E22">
        <w:rPr>
          <w:rFonts w:ascii="Times New Roman" w:hAnsi="Times New Roman" w:cs="Times New Roman"/>
          <w:sz w:val="24"/>
          <w:szCs w:val="24"/>
        </w:rPr>
        <w:t>camp</w:t>
      </w:r>
      <w:r w:rsidR="005E0120" w:rsidRPr="00A86E22">
        <w:rPr>
          <w:rFonts w:ascii="Times New Roman" w:hAnsi="Times New Roman" w:cs="Times New Roman"/>
          <w:sz w:val="24"/>
          <w:szCs w:val="24"/>
        </w:rPr>
        <w:t xml:space="preserve"> due to political differences and Tito’s plan for an independent economic development</w:t>
      </w:r>
      <w:r w:rsidR="00354171" w:rsidRPr="00A86E22">
        <w:rPr>
          <w:rFonts w:ascii="Times New Roman" w:hAnsi="Times New Roman" w:cs="Times New Roman"/>
          <w:sz w:val="24"/>
          <w:szCs w:val="24"/>
        </w:rPr>
        <w:t xml:space="preserve"> of </w:t>
      </w:r>
      <w:r w:rsidR="00677C60" w:rsidRPr="00A86E22">
        <w:rPr>
          <w:rFonts w:ascii="Times New Roman" w:hAnsi="Times New Roman" w:cs="Times New Roman"/>
          <w:sz w:val="24"/>
          <w:szCs w:val="24"/>
        </w:rPr>
        <w:t>his</w:t>
      </w:r>
      <w:r w:rsidR="00354171" w:rsidRPr="00A86E22">
        <w:rPr>
          <w:rFonts w:ascii="Times New Roman" w:hAnsi="Times New Roman" w:cs="Times New Roman"/>
          <w:sz w:val="24"/>
          <w:szCs w:val="24"/>
        </w:rPr>
        <w:t xml:space="preserve"> country</w:t>
      </w:r>
      <w:r w:rsidR="005E0120" w:rsidRPr="00A86E22">
        <w:rPr>
          <w:rFonts w:ascii="Times New Roman" w:hAnsi="Times New Roman" w:cs="Times New Roman"/>
          <w:sz w:val="24"/>
          <w:szCs w:val="24"/>
        </w:rPr>
        <w:t>.</w:t>
      </w:r>
      <w:r w:rsidR="005C7FBD" w:rsidRPr="00A86E22">
        <w:rPr>
          <w:rFonts w:ascii="Times New Roman" w:hAnsi="Times New Roman" w:cs="Times New Roman"/>
          <w:sz w:val="24"/>
          <w:szCs w:val="24"/>
        </w:rPr>
        <w:t xml:space="preserve"> </w:t>
      </w:r>
      <w:r w:rsidR="005E0120" w:rsidRPr="00A86E22">
        <w:rPr>
          <w:rFonts w:ascii="Times New Roman" w:hAnsi="Times New Roman" w:cs="Times New Roman"/>
          <w:sz w:val="24"/>
          <w:szCs w:val="24"/>
        </w:rPr>
        <w:t>Yugoslavia</w:t>
      </w:r>
      <w:r w:rsidR="005C7FBD" w:rsidRPr="00A86E22">
        <w:rPr>
          <w:rFonts w:ascii="Times New Roman" w:hAnsi="Times New Roman" w:cs="Times New Roman"/>
          <w:sz w:val="24"/>
          <w:szCs w:val="24"/>
        </w:rPr>
        <w:t xml:space="preserve"> became active in the international Non-Aligned Movement, developing close ties with </w:t>
      </w:r>
      <w:r w:rsidR="00250A02" w:rsidRPr="00A86E22">
        <w:rPr>
          <w:rFonts w:ascii="Times New Roman" w:hAnsi="Times New Roman" w:cs="Times New Roman"/>
          <w:sz w:val="24"/>
          <w:szCs w:val="24"/>
        </w:rPr>
        <w:t>newly independent</w:t>
      </w:r>
      <w:r w:rsidR="005C7FBD" w:rsidRPr="00A86E22">
        <w:rPr>
          <w:rFonts w:ascii="Times New Roman" w:hAnsi="Times New Roman" w:cs="Times New Roman"/>
          <w:sz w:val="24"/>
          <w:szCs w:val="24"/>
        </w:rPr>
        <w:t xml:space="preserve"> countries in what </w:t>
      </w:r>
      <w:r w:rsidR="00250A02" w:rsidRPr="00A86E22">
        <w:rPr>
          <w:rFonts w:ascii="Times New Roman" w:hAnsi="Times New Roman" w:cs="Times New Roman"/>
          <w:sz w:val="24"/>
          <w:szCs w:val="24"/>
        </w:rPr>
        <w:t xml:space="preserve">became </w:t>
      </w:r>
      <w:r w:rsidR="005C7FBD" w:rsidRPr="00A86E22">
        <w:rPr>
          <w:rFonts w:ascii="Times New Roman" w:hAnsi="Times New Roman" w:cs="Times New Roman"/>
          <w:sz w:val="24"/>
          <w:szCs w:val="24"/>
        </w:rPr>
        <w:t xml:space="preserve">known as the Third World. </w:t>
      </w:r>
    </w:p>
    <w:p w14:paraId="10C74926" w14:textId="6458FCFD" w:rsidR="0021488C" w:rsidRPr="00A86E22" w:rsidRDefault="00354171" w:rsidP="00A86E22">
      <w:pPr>
        <w:spacing w:after="0" w:line="240" w:lineRule="auto"/>
        <w:ind w:firstLine="720"/>
        <w:jc w:val="both"/>
        <w:rPr>
          <w:rFonts w:ascii="Times New Roman" w:hAnsi="Times New Roman" w:cs="Times New Roman"/>
          <w:sz w:val="24"/>
          <w:szCs w:val="24"/>
        </w:rPr>
      </w:pPr>
      <w:r w:rsidRPr="00A86E22">
        <w:rPr>
          <w:rFonts w:ascii="Times New Roman" w:eastAsia="Times New Roman" w:hAnsi="Times New Roman" w:cs="Times New Roman"/>
          <w:color w:val="202124"/>
          <w:sz w:val="24"/>
          <w:szCs w:val="24"/>
        </w:rPr>
        <w:t xml:space="preserve">In 1968 </w:t>
      </w:r>
      <w:r w:rsidRPr="00A86E22">
        <w:rPr>
          <w:rFonts w:ascii="Times New Roman" w:hAnsi="Times New Roman" w:cs="Times New Roman"/>
          <w:sz w:val="24"/>
          <w:szCs w:val="24"/>
        </w:rPr>
        <w:t>t</w:t>
      </w:r>
      <w:r w:rsidR="00F3369E" w:rsidRPr="00A86E22">
        <w:rPr>
          <w:rFonts w:ascii="Times New Roman" w:hAnsi="Times New Roman" w:cs="Times New Roman"/>
          <w:sz w:val="24"/>
          <w:szCs w:val="24"/>
        </w:rPr>
        <w:t xml:space="preserve">he family returned to </w:t>
      </w:r>
      <w:r w:rsidR="00F3369E" w:rsidRPr="00A86E22">
        <w:rPr>
          <w:rFonts w:ascii="Times New Roman" w:eastAsia="Times New Roman" w:hAnsi="Times New Roman" w:cs="Times New Roman"/>
          <w:color w:val="202124"/>
          <w:sz w:val="24"/>
          <w:szCs w:val="24"/>
        </w:rPr>
        <w:t xml:space="preserve">Zagreb, where </w:t>
      </w:r>
      <w:r w:rsidR="00F1669E" w:rsidRPr="00A86E22">
        <w:rPr>
          <w:rFonts w:ascii="Times New Roman" w:hAnsi="Times New Roman" w:cs="Times New Roman"/>
          <w:sz w:val="24"/>
          <w:szCs w:val="24"/>
        </w:rPr>
        <w:t>Pastizzi-</w:t>
      </w:r>
      <w:proofErr w:type="spellStart"/>
      <w:r w:rsidR="00F1669E" w:rsidRPr="00A86E22">
        <w:rPr>
          <w:rFonts w:ascii="Times New Roman" w:hAnsi="Times New Roman" w:cs="Times New Roman"/>
          <w:sz w:val="24"/>
          <w:szCs w:val="24"/>
        </w:rPr>
        <w:t>Feren</w:t>
      </w:r>
      <w:r w:rsidR="00F1669E" w:rsidRPr="00A86E22">
        <w:rPr>
          <w:rFonts w:ascii="Times New Roman" w:hAnsi="Times New Roman" w:cs="Times New Roman"/>
          <w:sz w:val="24"/>
          <w:szCs w:val="24"/>
          <w:bdr w:val="none" w:sz="0" w:space="0" w:color="auto" w:frame="1"/>
        </w:rPr>
        <w:t>čić</w:t>
      </w:r>
      <w:proofErr w:type="spellEnd"/>
      <w:r w:rsidR="00F1669E" w:rsidRPr="00A86E22">
        <w:rPr>
          <w:rFonts w:ascii="Times New Roman" w:hAnsi="Times New Roman" w:cs="Times New Roman"/>
          <w:sz w:val="24"/>
          <w:szCs w:val="24"/>
        </w:rPr>
        <w:t xml:space="preserve"> </w:t>
      </w:r>
      <w:r w:rsidR="00F3369E" w:rsidRPr="00A86E22">
        <w:rPr>
          <w:rFonts w:ascii="Times New Roman" w:eastAsia="Times New Roman" w:hAnsi="Times New Roman" w:cs="Times New Roman"/>
          <w:color w:val="202124"/>
          <w:sz w:val="24"/>
          <w:szCs w:val="24"/>
        </w:rPr>
        <w:t>resumed her studies</w:t>
      </w:r>
      <w:r w:rsidR="009B3FD5" w:rsidRPr="00A86E22">
        <w:rPr>
          <w:rFonts w:ascii="Times New Roman" w:hAnsi="Times New Roman" w:cs="Times New Roman"/>
          <w:sz w:val="24"/>
          <w:szCs w:val="24"/>
        </w:rPr>
        <w:t xml:space="preserve"> </w:t>
      </w:r>
      <w:r w:rsidR="0012576E" w:rsidRPr="00A86E22">
        <w:rPr>
          <w:rFonts w:ascii="Times New Roman" w:hAnsi="Times New Roman" w:cs="Times New Roman"/>
          <w:sz w:val="24"/>
          <w:szCs w:val="24"/>
        </w:rPr>
        <w:t>while also serving</w:t>
      </w:r>
      <w:r w:rsidR="009B3FD5" w:rsidRPr="00A86E22">
        <w:rPr>
          <w:rFonts w:ascii="Times New Roman" w:hAnsi="Times New Roman" w:cs="Times New Roman"/>
          <w:sz w:val="24"/>
          <w:szCs w:val="24"/>
        </w:rPr>
        <w:t xml:space="preserve"> as researcher at the </w:t>
      </w:r>
      <w:r w:rsidR="004D065A" w:rsidRPr="00A86E22">
        <w:rPr>
          <w:rFonts w:ascii="Times New Roman" w:hAnsi="Times New Roman" w:cs="Times New Roman"/>
          <w:sz w:val="24"/>
          <w:szCs w:val="24"/>
        </w:rPr>
        <w:t>u</w:t>
      </w:r>
      <w:r w:rsidR="009B3FD5" w:rsidRPr="00A86E22">
        <w:rPr>
          <w:rFonts w:ascii="Times New Roman" w:hAnsi="Times New Roman" w:cs="Times New Roman"/>
          <w:sz w:val="24"/>
          <w:szCs w:val="24"/>
        </w:rPr>
        <w:t>niversity’s African Research Institute. She was a member of the Yugoslav Committee for Economic Cooperation with Development Countries (1969-1970).</w:t>
      </w:r>
      <w:r w:rsidR="0013757E" w:rsidRPr="00A86E22">
        <w:rPr>
          <w:rFonts w:ascii="Times New Roman" w:hAnsi="Times New Roman" w:cs="Times New Roman"/>
          <w:sz w:val="24"/>
          <w:szCs w:val="24"/>
        </w:rPr>
        <w:t xml:space="preserve"> </w:t>
      </w:r>
      <w:r w:rsidR="00F3369E" w:rsidRPr="00A86E22">
        <w:rPr>
          <w:rFonts w:ascii="Times New Roman" w:eastAsia="Times New Roman" w:hAnsi="Times New Roman" w:cs="Times New Roman"/>
          <w:color w:val="202124"/>
          <w:sz w:val="24"/>
          <w:szCs w:val="24"/>
        </w:rPr>
        <w:t>In 1971 the</w:t>
      </w:r>
      <w:r w:rsidR="009B3FD5" w:rsidRPr="00A86E22">
        <w:rPr>
          <w:rFonts w:ascii="Times New Roman" w:eastAsia="Times New Roman" w:hAnsi="Times New Roman" w:cs="Times New Roman"/>
          <w:color w:val="202124"/>
          <w:sz w:val="24"/>
          <w:szCs w:val="24"/>
        </w:rPr>
        <w:t xml:space="preserve"> family</w:t>
      </w:r>
      <w:r w:rsidR="00F3369E" w:rsidRPr="00A86E22">
        <w:rPr>
          <w:rFonts w:ascii="Times New Roman" w:eastAsia="Times New Roman" w:hAnsi="Times New Roman" w:cs="Times New Roman"/>
          <w:color w:val="202124"/>
          <w:sz w:val="24"/>
          <w:szCs w:val="24"/>
        </w:rPr>
        <w:t xml:space="preserve"> </w:t>
      </w:r>
      <w:r w:rsidR="0013757E" w:rsidRPr="00A86E22">
        <w:rPr>
          <w:rFonts w:ascii="Times New Roman" w:eastAsia="Times New Roman" w:hAnsi="Times New Roman" w:cs="Times New Roman"/>
          <w:color w:val="202124"/>
          <w:sz w:val="24"/>
          <w:szCs w:val="24"/>
        </w:rPr>
        <w:t>went back</w:t>
      </w:r>
      <w:r w:rsidR="00F3369E" w:rsidRPr="00A86E22">
        <w:rPr>
          <w:rFonts w:ascii="Times New Roman" w:eastAsia="Times New Roman" w:hAnsi="Times New Roman" w:cs="Times New Roman"/>
          <w:color w:val="202124"/>
          <w:sz w:val="24"/>
          <w:szCs w:val="24"/>
        </w:rPr>
        <w:t xml:space="preserve"> to </w:t>
      </w:r>
      <w:r w:rsidR="0052019F" w:rsidRPr="00A86E22">
        <w:rPr>
          <w:rFonts w:ascii="Times New Roman" w:eastAsia="Times New Roman" w:hAnsi="Times New Roman" w:cs="Times New Roman"/>
          <w:color w:val="202124"/>
          <w:sz w:val="24"/>
          <w:szCs w:val="24"/>
        </w:rPr>
        <w:t>Caracas</w:t>
      </w:r>
      <w:r w:rsidR="009B3FD5" w:rsidRPr="00A86E22">
        <w:rPr>
          <w:rFonts w:ascii="Times New Roman" w:eastAsia="Times New Roman" w:hAnsi="Times New Roman" w:cs="Times New Roman"/>
          <w:color w:val="202124"/>
          <w:sz w:val="24"/>
          <w:szCs w:val="24"/>
        </w:rPr>
        <w:t xml:space="preserve"> for some </w:t>
      </w:r>
      <w:r w:rsidR="004D065A" w:rsidRPr="00A86E22">
        <w:rPr>
          <w:rFonts w:ascii="Times New Roman" w:eastAsia="Times New Roman" w:hAnsi="Times New Roman" w:cs="Times New Roman"/>
          <w:color w:val="202124"/>
          <w:sz w:val="24"/>
          <w:szCs w:val="24"/>
        </w:rPr>
        <w:t>time</w:t>
      </w:r>
      <w:r w:rsidR="0052019F" w:rsidRPr="00A86E22">
        <w:rPr>
          <w:rFonts w:ascii="Times New Roman" w:eastAsia="Times New Roman" w:hAnsi="Times New Roman" w:cs="Times New Roman"/>
          <w:color w:val="202124"/>
          <w:sz w:val="24"/>
          <w:szCs w:val="24"/>
        </w:rPr>
        <w:t xml:space="preserve">. </w:t>
      </w:r>
      <w:r w:rsidR="0013757E" w:rsidRPr="00A86E22">
        <w:rPr>
          <w:rFonts w:ascii="Times New Roman" w:eastAsia="Times New Roman" w:hAnsi="Times New Roman" w:cs="Times New Roman"/>
          <w:color w:val="202124"/>
          <w:sz w:val="24"/>
          <w:szCs w:val="24"/>
        </w:rPr>
        <w:t xml:space="preserve">He </w:t>
      </w:r>
      <w:r w:rsidR="0052019F" w:rsidRPr="00A86E22">
        <w:rPr>
          <w:rFonts w:ascii="Times New Roman" w:eastAsia="Times New Roman" w:hAnsi="Times New Roman" w:cs="Times New Roman"/>
          <w:color w:val="202124"/>
          <w:sz w:val="24"/>
          <w:szCs w:val="24"/>
        </w:rPr>
        <w:t>work</w:t>
      </w:r>
      <w:r w:rsidR="0013757E" w:rsidRPr="00A86E22">
        <w:rPr>
          <w:rFonts w:ascii="Times New Roman" w:eastAsia="Times New Roman" w:hAnsi="Times New Roman" w:cs="Times New Roman"/>
          <w:color w:val="202124"/>
          <w:sz w:val="24"/>
          <w:szCs w:val="24"/>
        </w:rPr>
        <w:t>ed</w:t>
      </w:r>
      <w:r w:rsidR="0052019F" w:rsidRPr="00A86E22">
        <w:rPr>
          <w:rFonts w:ascii="Times New Roman" w:eastAsia="Times New Roman" w:hAnsi="Times New Roman" w:cs="Times New Roman"/>
          <w:color w:val="202124"/>
          <w:sz w:val="24"/>
          <w:szCs w:val="24"/>
        </w:rPr>
        <w:t xml:space="preserve"> for the Yugoslav Chamber of Commerce</w:t>
      </w:r>
      <w:r w:rsidR="0013757E" w:rsidRPr="00A86E22">
        <w:rPr>
          <w:rFonts w:ascii="Times New Roman" w:eastAsia="Times New Roman" w:hAnsi="Times New Roman" w:cs="Times New Roman"/>
          <w:color w:val="202124"/>
          <w:sz w:val="24"/>
          <w:szCs w:val="24"/>
        </w:rPr>
        <w:t xml:space="preserve"> and</w:t>
      </w:r>
      <w:r w:rsidR="0052019F" w:rsidRPr="00A86E22">
        <w:rPr>
          <w:rFonts w:ascii="Times New Roman" w:eastAsia="Times New Roman" w:hAnsi="Times New Roman" w:cs="Times New Roman"/>
          <w:color w:val="202124"/>
          <w:sz w:val="24"/>
          <w:szCs w:val="24"/>
        </w:rPr>
        <w:t xml:space="preserve">, as </w:t>
      </w:r>
      <w:r w:rsidR="0013757E" w:rsidRPr="00A86E22">
        <w:rPr>
          <w:rFonts w:ascii="Times New Roman" w:eastAsia="Times New Roman" w:hAnsi="Times New Roman" w:cs="Times New Roman"/>
          <w:color w:val="202124"/>
          <w:sz w:val="24"/>
          <w:szCs w:val="24"/>
        </w:rPr>
        <w:t xml:space="preserve">a </w:t>
      </w:r>
      <w:r w:rsidR="0052019F" w:rsidRPr="00A86E22">
        <w:rPr>
          <w:rFonts w:ascii="Times New Roman" w:eastAsia="Times New Roman" w:hAnsi="Times New Roman" w:cs="Times New Roman"/>
          <w:color w:val="202124"/>
          <w:sz w:val="24"/>
          <w:szCs w:val="24"/>
        </w:rPr>
        <w:t>representative, engag</w:t>
      </w:r>
      <w:r w:rsidR="0013757E" w:rsidRPr="00A86E22">
        <w:rPr>
          <w:rFonts w:ascii="Times New Roman" w:eastAsia="Times New Roman" w:hAnsi="Times New Roman" w:cs="Times New Roman"/>
          <w:color w:val="202124"/>
          <w:sz w:val="24"/>
          <w:szCs w:val="24"/>
        </w:rPr>
        <w:t>ed</w:t>
      </w:r>
      <w:r w:rsidR="0052019F" w:rsidRPr="00A86E22">
        <w:rPr>
          <w:rFonts w:ascii="Times New Roman" w:eastAsia="Times New Roman" w:hAnsi="Times New Roman" w:cs="Times New Roman"/>
          <w:color w:val="202124"/>
          <w:sz w:val="24"/>
          <w:szCs w:val="24"/>
        </w:rPr>
        <w:t xml:space="preserve"> with the Non-</w:t>
      </w:r>
      <w:r w:rsidR="009B3FD5" w:rsidRPr="00A86E22">
        <w:rPr>
          <w:rFonts w:ascii="Times New Roman" w:eastAsia="Times New Roman" w:hAnsi="Times New Roman" w:cs="Times New Roman"/>
          <w:color w:val="202124"/>
          <w:sz w:val="24"/>
          <w:szCs w:val="24"/>
        </w:rPr>
        <w:t>A</w:t>
      </w:r>
      <w:r w:rsidR="0052019F" w:rsidRPr="00A86E22">
        <w:rPr>
          <w:rFonts w:ascii="Times New Roman" w:eastAsia="Times New Roman" w:hAnsi="Times New Roman" w:cs="Times New Roman"/>
          <w:color w:val="202124"/>
          <w:sz w:val="24"/>
          <w:szCs w:val="24"/>
        </w:rPr>
        <w:t>ligned Movement</w:t>
      </w:r>
      <w:r w:rsidR="002C280F" w:rsidRPr="00A86E22">
        <w:rPr>
          <w:rFonts w:ascii="Times New Roman" w:eastAsia="Times New Roman" w:hAnsi="Times New Roman" w:cs="Times New Roman"/>
          <w:color w:val="202124"/>
          <w:sz w:val="24"/>
          <w:szCs w:val="24"/>
        </w:rPr>
        <w:t xml:space="preserve"> and</w:t>
      </w:r>
      <w:r w:rsidR="0052019F" w:rsidRPr="00A86E22">
        <w:rPr>
          <w:rFonts w:ascii="Times New Roman" w:eastAsia="Times New Roman" w:hAnsi="Times New Roman" w:cs="Times New Roman"/>
          <w:color w:val="202124"/>
          <w:sz w:val="24"/>
          <w:szCs w:val="24"/>
        </w:rPr>
        <w:t xml:space="preserve"> </w:t>
      </w:r>
      <w:r w:rsidR="002C280F" w:rsidRPr="00A86E22">
        <w:rPr>
          <w:rFonts w:ascii="Times New Roman" w:eastAsia="Times New Roman" w:hAnsi="Times New Roman" w:cs="Times New Roman"/>
          <w:color w:val="202124"/>
          <w:sz w:val="24"/>
          <w:szCs w:val="24"/>
        </w:rPr>
        <w:t>S</w:t>
      </w:r>
      <w:r w:rsidR="0052019F" w:rsidRPr="00A86E22">
        <w:rPr>
          <w:rFonts w:ascii="Times New Roman" w:eastAsia="Times New Roman" w:hAnsi="Times New Roman" w:cs="Times New Roman"/>
          <w:color w:val="202124"/>
          <w:sz w:val="24"/>
          <w:szCs w:val="24"/>
        </w:rPr>
        <w:t>outh-</w:t>
      </w:r>
      <w:r w:rsidR="002C280F" w:rsidRPr="00A86E22">
        <w:rPr>
          <w:rFonts w:ascii="Times New Roman" w:eastAsia="Times New Roman" w:hAnsi="Times New Roman" w:cs="Times New Roman"/>
          <w:color w:val="202124"/>
          <w:sz w:val="24"/>
          <w:szCs w:val="24"/>
        </w:rPr>
        <w:t>S</w:t>
      </w:r>
      <w:r w:rsidR="0052019F" w:rsidRPr="00A86E22">
        <w:rPr>
          <w:rFonts w:ascii="Times New Roman" w:eastAsia="Times New Roman" w:hAnsi="Times New Roman" w:cs="Times New Roman"/>
          <w:color w:val="202124"/>
          <w:sz w:val="24"/>
          <w:szCs w:val="24"/>
        </w:rPr>
        <w:t>outh cooperation</w:t>
      </w:r>
      <w:r w:rsidR="002C280F" w:rsidRPr="00A86E22">
        <w:rPr>
          <w:rFonts w:ascii="Times New Roman" w:eastAsia="Times New Roman" w:hAnsi="Times New Roman" w:cs="Times New Roman"/>
          <w:color w:val="202124"/>
          <w:sz w:val="24"/>
          <w:szCs w:val="24"/>
        </w:rPr>
        <w:t>.</w:t>
      </w:r>
      <w:r w:rsidR="0052019F" w:rsidRPr="00A86E22">
        <w:rPr>
          <w:rFonts w:ascii="Times New Roman" w:eastAsia="Times New Roman" w:hAnsi="Times New Roman" w:cs="Times New Roman"/>
          <w:color w:val="202124"/>
          <w:sz w:val="24"/>
          <w:szCs w:val="24"/>
        </w:rPr>
        <w:t xml:space="preserve"> </w:t>
      </w:r>
      <w:r w:rsidR="007C0BF5" w:rsidRPr="00A86E22">
        <w:rPr>
          <w:rFonts w:ascii="Times New Roman" w:hAnsi="Times New Roman" w:cs="Times New Roman"/>
          <w:sz w:val="24"/>
          <w:szCs w:val="24"/>
        </w:rPr>
        <w:t>B</w:t>
      </w:r>
      <w:r w:rsidR="008A7C20" w:rsidRPr="00A86E22">
        <w:rPr>
          <w:rFonts w:ascii="Times New Roman" w:hAnsi="Times New Roman" w:cs="Times New Roman"/>
          <w:sz w:val="24"/>
          <w:szCs w:val="24"/>
        </w:rPr>
        <w:t xml:space="preserve">ack in </w:t>
      </w:r>
      <w:r w:rsidR="002636E6" w:rsidRPr="00A86E22">
        <w:rPr>
          <w:rFonts w:ascii="Times New Roman" w:hAnsi="Times New Roman" w:cs="Times New Roman"/>
          <w:sz w:val="24"/>
          <w:szCs w:val="24"/>
        </w:rPr>
        <w:t>Zagreb</w:t>
      </w:r>
      <w:r w:rsidR="00B2718F"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13757E" w:rsidRPr="00A86E22">
        <w:rPr>
          <w:rFonts w:ascii="Times New Roman" w:hAnsi="Times New Roman" w:cs="Times New Roman"/>
          <w:sz w:val="24"/>
          <w:szCs w:val="24"/>
        </w:rPr>
        <w:t>she</w:t>
      </w:r>
      <w:r w:rsidR="0021488C" w:rsidRPr="00A86E22">
        <w:rPr>
          <w:rFonts w:ascii="Times New Roman" w:hAnsi="Times New Roman" w:cs="Times New Roman"/>
          <w:sz w:val="24"/>
          <w:szCs w:val="24"/>
        </w:rPr>
        <w:t xml:space="preserve"> </w:t>
      </w:r>
      <w:r w:rsidR="0013757E" w:rsidRPr="00A86E22">
        <w:rPr>
          <w:rFonts w:ascii="Times New Roman" w:hAnsi="Times New Roman" w:cs="Times New Roman"/>
          <w:sz w:val="24"/>
          <w:szCs w:val="24"/>
        </w:rPr>
        <w:t>earned her Diploma in Economic Development in 1973</w:t>
      </w:r>
      <w:r w:rsidR="002636E6" w:rsidRPr="00A86E22">
        <w:rPr>
          <w:rFonts w:ascii="Times New Roman" w:hAnsi="Times New Roman" w:cs="Times New Roman"/>
          <w:sz w:val="24"/>
          <w:szCs w:val="24"/>
        </w:rPr>
        <w:t>. Both h</w:t>
      </w:r>
      <w:r w:rsidR="0021488C" w:rsidRPr="00A86E22">
        <w:rPr>
          <w:rFonts w:ascii="Times New Roman" w:hAnsi="Times New Roman" w:cs="Times New Roman"/>
          <w:sz w:val="24"/>
          <w:szCs w:val="24"/>
        </w:rPr>
        <w:t xml:space="preserve">er </w:t>
      </w:r>
      <w:r w:rsidR="002636E6" w:rsidRPr="00A86E22">
        <w:rPr>
          <w:rFonts w:ascii="Times New Roman" w:hAnsi="Times New Roman" w:cs="Times New Roman"/>
          <w:sz w:val="24"/>
          <w:szCs w:val="24"/>
        </w:rPr>
        <w:t xml:space="preserve">travels and </w:t>
      </w:r>
      <w:r w:rsidR="0021488C" w:rsidRPr="00A86E22">
        <w:rPr>
          <w:rFonts w:ascii="Times New Roman" w:hAnsi="Times New Roman" w:cs="Times New Roman"/>
          <w:sz w:val="24"/>
          <w:szCs w:val="24"/>
        </w:rPr>
        <w:t>academic studies shaped her professional interests in economic development policy, international organizations, technical cooperation, women and development</w:t>
      </w:r>
      <w:r w:rsidR="004D065A"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8A7C20" w:rsidRPr="00A86E22">
        <w:rPr>
          <w:rFonts w:ascii="Times New Roman" w:hAnsi="Times New Roman" w:cs="Times New Roman"/>
          <w:sz w:val="24"/>
          <w:szCs w:val="24"/>
        </w:rPr>
        <w:t>as well as</w:t>
      </w:r>
      <w:r w:rsidR="0021488C" w:rsidRPr="00A86E22">
        <w:rPr>
          <w:rFonts w:ascii="Times New Roman" w:hAnsi="Times New Roman" w:cs="Times New Roman"/>
          <w:sz w:val="24"/>
          <w:szCs w:val="24"/>
        </w:rPr>
        <w:t xml:space="preserve"> </w:t>
      </w:r>
      <w:r w:rsidR="002636E6" w:rsidRPr="00A86E22">
        <w:rPr>
          <w:rFonts w:ascii="Times New Roman" w:hAnsi="Times New Roman" w:cs="Times New Roman"/>
          <w:sz w:val="24"/>
          <w:szCs w:val="24"/>
        </w:rPr>
        <w:t xml:space="preserve">the </w:t>
      </w:r>
      <w:r w:rsidR="0021488C" w:rsidRPr="00A86E22">
        <w:rPr>
          <w:rFonts w:ascii="Times New Roman" w:hAnsi="Times New Roman" w:cs="Times New Roman"/>
          <w:sz w:val="24"/>
          <w:szCs w:val="24"/>
        </w:rPr>
        <w:t xml:space="preserve">environment and sustainable development. In addition to her native </w:t>
      </w:r>
      <w:r w:rsidR="00A9024E" w:rsidRPr="00A86E22">
        <w:rPr>
          <w:rFonts w:ascii="Times New Roman" w:hAnsi="Times New Roman" w:cs="Times New Roman"/>
          <w:sz w:val="24"/>
          <w:szCs w:val="24"/>
        </w:rPr>
        <w:t>Croatian,</w:t>
      </w:r>
      <w:r w:rsidR="0021488C" w:rsidRPr="00A86E22">
        <w:rPr>
          <w:rFonts w:ascii="Times New Roman" w:hAnsi="Times New Roman" w:cs="Times New Roman"/>
          <w:sz w:val="24"/>
          <w:szCs w:val="24"/>
        </w:rPr>
        <w:t xml:space="preserve"> she was fluent in English, </w:t>
      </w:r>
      <w:r w:rsidR="006357F4" w:rsidRPr="00A86E22">
        <w:rPr>
          <w:rFonts w:ascii="Times New Roman" w:hAnsi="Times New Roman" w:cs="Times New Roman"/>
          <w:sz w:val="24"/>
          <w:szCs w:val="24"/>
        </w:rPr>
        <w:t xml:space="preserve">Esperanto, </w:t>
      </w:r>
      <w:r w:rsidR="0021488C" w:rsidRPr="00A86E22">
        <w:rPr>
          <w:rFonts w:ascii="Times New Roman" w:hAnsi="Times New Roman" w:cs="Times New Roman"/>
          <w:sz w:val="24"/>
          <w:szCs w:val="24"/>
        </w:rPr>
        <w:t xml:space="preserve">French, </w:t>
      </w:r>
      <w:r w:rsidR="00BB76AD" w:rsidRPr="00A86E22">
        <w:rPr>
          <w:rFonts w:ascii="Times New Roman" w:hAnsi="Times New Roman" w:cs="Times New Roman"/>
          <w:sz w:val="24"/>
          <w:szCs w:val="24"/>
        </w:rPr>
        <w:t xml:space="preserve">Russian and </w:t>
      </w:r>
      <w:r w:rsidR="0021488C" w:rsidRPr="00A86E22">
        <w:rPr>
          <w:rFonts w:ascii="Times New Roman" w:hAnsi="Times New Roman" w:cs="Times New Roman"/>
          <w:sz w:val="24"/>
          <w:szCs w:val="24"/>
        </w:rPr>
        <w:t>Spanish.</w:t>
      </w:r>
      <w:r w:rsidR="003D661B" w:rsidRPr="00A86E22">
        <w:rPr>
          <w:rFonts w:ascii="Times New Roman" w:hAnsi="Times New Roman" w:cs="Times New Roman"/>
          <w:sz w:val="24"/>
          <w:szCs w:val="24"/>
        </w:rPr>
        <w:t xml:space="preserve"> </w:t>
      </w:r>
      <w:r w:rsidR="00BB76AD" w:rsidRPr="00A86E22">
        <w:rPr>
          <w:rFonts w:ascii="Times New Roman" w:hAnsi="Times New Roman" w:cs="Times New Roman"/>
          <w:sz w:val="24"/>
          <w:szCs w:val="24"/>
        </w:rPr>
        <w:t>From 1972</w:t>
      </w:r>
      <w:r w:rsidR="00B2718F" w:rsidRPr="00A86E22">
        <w:rPr>
          <w:rFonts w:ascii="Times New Roman" w:hAnsi="Times New Roman" w:cs="Times New Roman"/>
          <w:sz w:val="24"/>
          <w:szCs w:val="24"/>
        </w:rPr>
        <w:t xml:space="preserve"> to </w:t>
      </w:r>
      <w:r w:rsidR="00BB76AD" w:rsidRPr="00A86E22">
        <w:rPr>
          <w:rFonts w:ascii="Times New Roman" w:hAnsi="Times New Roman" w:cs="Times New Roman"/>
          <w:sz w:val="24"/>
          <w:szCs w:val="24"/>
        </w:rPr>
        <w:t xml:space="preserve">1981 </w:t>
      </w:r>
      <w:r w:rsidR="00B2718F" w:rsidRPr="00A86E22">
        <w:rPr>
          <w:rFonts w:ascii="Times New Roman" w:hAnsi="Times New Roman" w:cs="Times New Roman"/>
          <w:sz w:val="24"/>
          <w:szCs w:val="24"/>
        </w:rPr>
        <w:t>she</w:t>
      </w:r>
      <w:r w:rsidR="0021488C" w:rsidRPr="00A86E22">
        <w:rPr>
          <w:rFonts w:ascii="Times New Roman" w:hAnsi="Times New Roman" w:cs="Times New Roman"/>
          <w:sz w:val="24"/>
          <w:szCs w:val="24"/>
        </w:rPr>
        <w:t xml:space="preserve"> work</w:t>
      </w:r>
      <w:r w:rsidR="00B2718F" w:rsidRPr="00A86E22">
        <w:rPr>
          <w:rFonts w:ascii="Times New Roman" w:hAnsi="Times New Roman" w:cs="Times New Roman"/>
          <w:sz w:val="24"/>
          <w:szCs w:val="24"/>
        </w:rPr>
        <w:t>ed</w:t>
      </w:r>
      <w:r w:rsidR="0021488C" w:rsidRPr="00A86E22">
        <w:rPr>
          <w:rFonts w:ascii="Times New Roman" w:hAnsi="Times New Roman" w:cs="Times New Roman"/>
          <w:sz w:val="24"/>
          <w:szCs w:val="24"/>
        </w:rPr>
        <w:t xml:space="preserve"> at the African Research Institute</w:t>
      </w:r>
      <w:r w:rsidR="00BB76AD" w:rsidRPr="00A86E22">
        <w:rPr>
          <w:rFonts w:ascii="Times New Roman" w:hAnsi="Times New Roman" w:cs="Times New Roman"/>
          <w:sz w:val="24"/>
          <w:szCs w:val="24"/>
        </w:rPr>
        <w:t xml:space="preserve"> in Zagreb</w:t>
      </w:r>
      <w:r w:rsidR="00B2718F"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serv</w:t>
      </w:r>
      <w:r w:rsidR="004B08C7" w:rsidRPr="00A86E22">
        <w:rPr>
          <w:rFonts w:ascii="Times New Roman" w:hAnsi="Times New Roman" w:cs="Times New Roman"/>
          <w:sz w:val="24"/>
          <w:szCs w:val="24"/>
        </w:rPr>
        <w:t>ing</w:t>
      </w:r>
      <w:r w:rsidR="0021488C" w:rsidRPr="00A86E22">
        <w:rPr>
          <w:rFonts w:ascii="Times New Roman" w:hAnsi="Times New Roman" w:cs="Times New Roman"/>
          <w:sz w:val="24"/>
          <w:szCs w:val="24"/>
        </w:rPr>
        <w:t xml:space="preserve"> as Project Coordinator for the Institute for Developing Countries. During those years she became active in national associations, </w:t>
      </w:r>
      <w:r w:rsidR="00B2718F" w:rsidRPr="00A86E22">
        <w:rPr>
          <w:rFonts w:ascii="Times New Roman" w:hAnsi="Times New Roman" w:cs="Times New Roman"/>
          <w:sz w:val="24"/>
          <w:szCs w:val="24"/>
        </w:rPr>
        <w:t>such as</w:t>
      </w:r>
      <w:r w:rsidR="00EB2F4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the Council for International Organizations of the Yugoslav Federal Chamber of Commerce (1976-</w:t>
      </w:r>
      <w:r w:rsidR="00EB2F4B" w:rsidRPr="00A86E22">
        <w:rPr>
          <w:rFonts w:ascii="Times New Roman" w:hAnsi="Times New Roman" w:cs="Times New Roman"/>
          <w:sz w:val="24"/>
          <w:szCs w:val="24"/>
        </w:rPr>
        <w:t>19</w:t>
      </w:r>
      <w:r w:rsidR="0021488C" w:rsidRPr="00A86E22">
        <w:rPr>
          <w:rFonts w:ascii="Times New Roman" w:hAnsi="Times New Roman" w:cs="Times New Roman"/>
          <w:sz w:val="24"/>
          <w:szCs w:val="24"/>
        </w:rPr>
        <w:t>79) and the Yugoslav Standing Conference on the Role of Women in Development (1979-</w:t>
      </w:r>
      <w:r w:rsidR="00EB2F4B" w:rsidRPr="00A86E22">
        <w:rPr>
          <w:rFonts w:ascii="Times New Roman" w:hAnsi="Times New Roman" w:cs="Times New Roman"/>
          <w:sz w:val="24"/>
          <w:szCs w:val="24"/>
        </w:rPr>
        <w:t>19</w:t>
      </w:r>
      <w:r w:rsidR="0021488C" w:rsidRPr="00A86E22">
        <w:rPr>
          <w:rFonts w:ascii="Times New Roman" w:hAnsi="Times New Roman" w:cs="Times New Roman"/>
          <w:sz w:val="24"/>
          <w:szCs w:val="24"/>
        </w:rPr>
        <w:t xml:space="preserve">81). </w:t>
      </w:r>
      <w:r w:rsidR="00EB2F4B" w:rsidRPr="00A86E22">
        <w:rPr>
          <w:rFonts w:ascii="Times New Roman" w:hAnsi="Times New Roman" w:cs="Times New Roman"/>
          <w:sz w:val="24"/>
          <w:szCs w:val="24"/>
        </w:rPr>
        <w:t>I</w:t>
      </w:r>
      <w:r w:rsidR="0021488C" w:rsidRPr="00A86E22">
        <w:rPr>
          <w:rFonts w:ascii="Times New Roman" w:hAnsi="Times New Roman" w:cs="Times New Roman"/>
          <w:sz w:val="24"/>
          <w:szCs w:val="24"/>
        </w:rPr>
        <w:t xml:space="preserve">n 1980 </w:t>
      </w:r>
      <w:r w:rsidR="00895D7F" w:rsidRPr="00A86E22">
        <w:rPr>
          <w:rFonts w:ascii="Times New Roman" w:hAnsi="Times New Roman" w:cs="Times New Roman"/>
          <w:sz w:val="24"/>
          <w:szCs w:val="24"/>
        </w:rPr>
        <w:t>she prepared</w:t>
      </w:r>
      <w:r w:rsidR="00EB2F4B" w:rsidRPr="00A86E22">
        <w:rPr>
          <w:rFonts w:ascii="Times New Roman" w:hAnsi="Times New Roman" w:cs="Times New Roman"/>
          <w:sz w:val="24"/>
          <w:szCs w:val="24"/>
        </w:rPr>
        <w:t xml:space="preserve"> </w:t>
      </w:r>
      <w:r w:rsidR="00895D7F" w:rsidRPr="00A86E22">
        <w:rPr>
          <w:rFonts w:ascii="Times New Roman" w:hAnsi="Times New Roman" w:cs="Times New Roman"/>
          <w:sz w:val="24"/>
          <w:szCs w:val="24"/>
        </w:rPr>
        <w:t>the</w:t>
      </w:r>
      <w:r w:rsidR="00EB2F4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paper </w:t>
      </w:r>
      <w:r w:rsidR="0021488C" w:rsidRPr="00A86E22">
        <w:rPr>
          <w:rFonts w:ascii="Times New Roman" w:hAnsi="Times New Roman" w:cs="Times New Roman"/>
          <w:i/>
          <w:iCs/>
          <w:sz w:val="24"/>
          <w:szCs w:val="24"/>
        </w:rPr>
        <w:t xml:space="preserve">Research on the </w:t>
      </w:r>
      <w:r w:rsidR="00013A88" w:rsidRPr="00A86E22">
        <w:rPr>
          <w:rFonts w:ascii="Times New Roman" w:hAnsi="Times New Roman" w:cs="Times New Roman"/>
          <w:i/>
          <w:iCs/>
          <w:sz w:val="24"/>
          <w:szCs w:val="24"/>
        </w:rPr>
        <w:t>S</w:t>
      </w:r>
      <w:r w:rsidR="0021488C" w:rsidRPr="00A86E22">
        <w:rPr>
          <w:rFonts w:ascii="Times New Roman" w:hAnsi="Times New Roman" w:cs="Times New Roman"/>
          <w:i/>
          <w:iCs/>
          <w:sz w:val="24"/>
          <w:szCs w:val="24"/>
        </w:rPr>
        <w:t xml:space="preserve">tatus of </w:t>
      </w:r>
      <w:r w:rsidR="00013A88" w:rsidRPr="00A86E22">
        <w:rPr>
          <w:rFonts w:ascii="Times New Roman" w:hAnsi="Times New Roman" w:cs="Times New Roman"/>
          <w:i/>
          <w:iCs/>
          <w:sz w:val="24"/>
          <w:szCs w:val="24"/>
        </w:rPr>
        <w:t>W</w:t>
      </w:r>
      <w:r w:rsidR="0021488C" w:rsidRPr="00A86E22">
        <w:rPr>
          <w:rFonts w:ascii="Times New Roman" w:hAnsi="Times New Roman" w:cs="Times New Roman"/>
          <w:i/>
          <w:iCs/>
          <w:sz w:val="24"/>
          <w:szCs w:val="24"/>
        </w:rPr>
        <w:t xml:space="preserve">omen in the </w:t>
      </w:r>
      <w:r w:rsidR="00013A88" w:rsidRPr="00A86E22">
        <w:rPr>
          <w:rFonts w:ascii="Times New Roman" w:hAnsi="Times New Roman" w:cs="Times New Roman"/>
          <w:i/>
          <w:iCs/>
          <w:sz w:val="24"/>
          <w:szCs w:val="24"/>
        </w:rPr>
        <w:t>P</w:t>
      </w:r>
      <w:r w:rsidR="0021488C" w:rsidRPr="00A86E22">
        <w:rPr>
          <w:rFonts w:ascii="Times New Roman" w:hAnsi="Times New Roman" w:cs="Times New Roman"/>
          <w:i/>
          <w:iCs/>
          <w:sz w:val="24"/>
          <w:szCs w:val="24"/>
        </w:rPr>
        <w:t>rojects of the International Center for Public Enterprises in Developing Countries</w:t>
      </w:r>
      <w:r w:rsidR="0021488C" w:rsidRPr="00A86E22">
        <w:rPr>
          <w:rFonts w:ascii="Times New Roman" w:hAnsi="Times New Roman" w:cs="Times New Roman"/>
          <w:sz w:val="24"/>
          <w:szCs w:val="24"/>
        </w:rPr>
        <w:t xml:space="preserve"> for an international expert group meeting on the links between women’s work, development and public enterprises.</w:t>
      </w:r>
      <w:r w:rsidR="007218EC" w:rsidRPr="00A86E22">
        <w:rPr>
          <w:rFonts w:ascii="Times New Roman" w:hAnsi="Times New Roman" w:cs="Times New Roman"/>
          <w:sz w:val="24"/>
          <w:szCs w:val="24"/>
        </w:rPr>
        <w:t xml:space="preserve"> Internationally she was active in professional associations and networks </w:t>
      </w:r>
      <w:r w:rsidR="00A14B19" w:rsidRPr="00A86E22">
        <w:rPr>
          <w:rFonts w:ascii="Times New Roman" w:hAnsi="Times New Roman" w:cs="Times New Roman"/>
          <w:sz w:val="24"/>
          <w:szCs w:val="24"/>
        </w:rPr>
        <w:t xml:space="preserve">such </w:t>
      </w:r>
      <w:r w:rsidR="007218EC" w:rsidRPr="00A86E22">
        <w:rPr>
          <w:rFonts w:ascii="Times New Roman" w:hAnsi="Times New Roman" w:cs="Times New Roman"/>
          <w:sz w:val="24"/>
          <w:szCs w:val="24"/>
        </w:rPr>
        <w:t xml:space="preserve">as </w:t>
      </w:r>
      <w:r w:rsidR="00A14B19" w:rsidRPr="00A86E22">
        <w:rPr>
          <w:rFonts w:ascii="Times New Roman" w:hAnsi="Times New Roman" w:cs="Times New Roman"/>
          <w:sz w:val="24"/>
          <w:szCs w:val="24"/>
        </w:rPr>
        <w:t xml:space="preserve">the </w:t>
      </w:r>
      <w:r w:rsidR="007218EC" w:rsidRPr="00A86E22">
        <w:rPr>
          <w:rFonts w:ascii="Times New Roman" w:hAnsi="Times New Roman" w:cs="Times New Roman"/>
          <w:sz w:val="24"/>
          <w:szCs w:val="24"/>
        </w:rPr>
        <w:t>Advisory Council of the International Water Supply Association</w:t>
      </w:r>
      <w:r w:rsidR="00A14B19" w:rsidRPr="00A86E22">
        <w:rPr>
          <w:rFonts w:ascii="Times New Roman" w:hAnsi="Times New Roman" w:cs="Times New Roman"/>
          <w:sz w:val="24"/>
          <w:szCs w:val="24"/>
        </w:rPr>
        <w:t xml:space="preserve">, the </w:t>
      </w:r>
      <w:r w:rsidR="007218EC" w:rsidRPr="00A86E22">
        <w:rPr>
          <w:rFonts w:ascii="Times New Roman" w:hAnsi="Times New Roman" w:cs="Times New Roman"/>
          <w:sz w:val="24"/>
          <w:szCs w:val="24"/>
        </w:rPr>
        <w:t xml:space="preserve">Foundation for Transfer of Knowledge, the Women International Leadership </w:t>
      </w:r>
      <w:proofErr w:type="spellStart"/>
      <w:r w:rsidR="007218EC" w:rsidRPr="00A86E22">
        <w:rPr>
          <w:rFonts w:ascii="Times New Roman" w:hAnsi="Times New Roman" w:cs="Times New Roman"/>
          <w:sz w:val="24"/>
          <w:szCs w:val="24"/>
        </w:rPr>
        <w:t>Programme</w:t>
      </w:r>
      <w:proofErr w:type="spellEnd"/>
      <w:r w:rsidR="00CD4E0A" w:rsidRPr="00A86E22">
        <w:rPr>
          <w:rFonts w:ascii="Times New Roman" w:hAnsi="Times New Roman" w:cs="Times New Roman"/>
          <w:sz w:val="24"/>
          <w:szCs w:val="24"/>
        </w:rPr>
        <w:t>,</w:t>
      </w:r>
      <w:r w:rsidR="007218EC" w:rsidRPr="00A86E22">
        <w:rPr>
          <w:rFonts w:ascii="Times New Roman" w:hAnsi="Times New Roman" w:cs="Times New Roman"/>
          <w:sz w:val="24"/>
          <w:szCs w:val="24"/>
        </w:rPr>
        <w:t xml:space="preserve"> and the Association for the Advancement of Policy Research &amp; Development</w:t>
      </w:r>
      <w:r w:rsidR="00A14B19" w:rsidRPr="00A86E22">
        <w:rPr>
          <w:rFonts w:ascii="Times New Roman" w:hAnsi="Times New Roman" w:cs="Times New Roman"/>
          <w:sz w:val="24"/>
          <w:szCs w:val="24"/>
        </w:rPr>
        <w:t xml:space="preserve">. </w:t>
      </w:r>
    </w:p>
    <w:p w14:paraId="1A484616" w14:textId="240DC18A" w:rsidR="00B91732" w:rsidRPr="00A86E22" w:rsidRDefault="007D1EFF"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In </w:t>
      </w:r>
      <w:r w:rsidR="00BE307E" w:rsidRPr="00A86E22">
        <w:rPr>
          <w:rFonts w:ascii="Times New Roman" w:hAnsi="Times New Roman" w:cs="Times New Roman"/>
          <w:sz w:val="24"/>
          <w:szCs w:val="24"/>
        </w:rPr>
        <w:t>December</w:t>
      </w:r>
      <w:r w:rsidRPr="00A86E22">
        <w:rPr>
          <w:rFonts w:ascii="Times New Roman" w:hAnsi="Times New Roman" w:cs="Times New Roman"/>
          <w:sz w:val="24"/>
          <w:szCs w:val="24"/>
        </w:rPr>
        <w:t xml:space="preserve"> 197</w:t>
      </w:r>
      <w:r w:rsidR="00BE307E" w:rsidRPr="00A86E22">
        <w:rPr>
          <w:rFonts w:ascii="Times New Roman" w:hAnsi="Times New Roman" w:cs="Times New Roman"/>
          <w:sz w:val="24"/>
          <w:szCs w:val="24"/>
        </w:rPr>
        <w:t>6</w:t>
      </w:r>
      <w:r w:rsidRPr="00A86E22">
        <w:rPr>
          <w:rFonts w:ascii="Times New Roman" w:hAnsi="Times New Roman" w:cs="Times New Roman"/>
          <w:sz w:val="24"/>
          <w:szCs w:val="24"/>
        </w:rPr>
        <w:t>, d</w:t>
      </w:r>
      <w:r w:rsidR="004E0519" w:rsidRPr="00A86E22">
        <w:rPr>
          <w:rFonts w:ascii="Times New Roman" w:hAnsi="Times New Roman" w:cs="Times New Roman"/>
          <w:sz w:val="24"/>
          <w:szCs w:val="24"/>
        </w:rPr>
        <w:t xml:space="preserve">uring the first year of the </w:t>
      </w:r>
      <w:r w:rsidR="00A14B19" w:rsidRPr="00A86E22">
        <w:rPr>
          <w:rFonts w:ascii="Times New Roman" w:hAnsi="Times New Roman" w:cs="Times New Roman"/>
          <w:sz w:val="24"/>
          <w:szCs w:val="24"/>
        </w:rPr>
        <w:t xml:space="preserve">United Nations (UN) </w:t>
      </w:r>
      <w:r w:rsidR="004E0519" w:rsidRPr="00A86E22">
        <w:rPr>
          <w:rFonts w:ascii="Times New Roman" w:hAnsi="Times New Roman" w:cs="Times New Roman"/>
          <w:sz w:val="24"/>
          <w:szCs w:val="24"/>
        </w:rPr>
        <w:t>Decade for Women (1976-1985)</w:t>
      </w:r>
      <w:r w:rsidR="00C8626D" w:rsidRPr="00A86E22">
        <w:rPr>
          <w:rFonts w:ascii="Times New Roman" w:hAnsi="Times New Roman" w:cs="Times New Roman"/>
          <w:sz w:val="24"/>
          <w:szCs w:val="24"/>
        </w:rPr>
        <w:t>,</w:t>
      </w:r>
      <w:r w:rsidR="004E0519" w:rsidRPr="00A86E22">
        <w:rPr>
          <w:rFonts w:ascii="Times New Roman" w:hAnsi="Times New Roman" w:cs="Times New Roman"/>
          <w:sz w:val="24"/>
          <w:szCs w:val="24"/>
        </w:rPr>
        <w:t xml:space="preserve"> t</w:t>
      </w:r>
      <w:r w:rsidR="0021488C" w:rsidRPr="00A86E22">
        <w:rPr>
          <w:rFonts w:ascii="Times New Roman" w:hAnsi="Times New Roman" w:cs="Times New Roman"/>
          <w:sz w:val="24"/>
          <w:szCs w:val="24"/>
        </w:rPr>
        <w:t>he International Research and Training Institute for the Advancement of Women (INSTRAW) was created by a resolution</w:t>
      </w:r>
      <w:r w:rsidR="004E0519" w:rsidRPr="00A86E22">
        <w:rPr>
          <w:rFonts w:ascii="Times New Roman" w:hAnsi="Times New Roman" w:cs="Times New Roman"/>
          <w:sz w:val="24"/>
          <w:szCs w:val="24"/>
        </w:rPr>
        <w:t xml:space="preserve"> of the </w:t>
      </w:r>
      <w:r w:rsidR="00A14B19" w:rsidRPr="00A86E22">
        <w:rPr>
          <w:rFonts w:ascii="Times New Roman" w:hAnsi="Times New Roman" w:cs="Times New Roman"/>
          <w:sz w:val="24"/>
          <w:szCs w:val="24"/>
        </w:rPr>
        <w:t xml:space="preserve">UN </w:t>
      </w:r>
      <w:r w:rsidR="004E0519" w:rsidRPr="00A86E22">
        <w:rPr>
          <w:rFonts w:ascii="Times New Roman" w:hAnsi="Times New Roman" w:cs="Times New Roman"/>
          <w:sz w:val="24"/>
          <w:szCs w:val="24"/>
        </w:rPr>
        <w:t>Economic and Social Council</w:t>
      </w:r>
      <w:r w:rsidR="003C6355" w:rsidRPr="00A86E22">
        <w:rPr>
          <w:rFonts w:ascii="Times New Roman" w:hAnsi="Times New Roman" w:cs="Times New Roman"/>
          <w:sz w:val="24"/>
          <w:szCs w:val="24"/>
        </w:rPr>
        <w:t xml:space="preserve"> (ECOSOC)</w:t>
      </w:r>
      <w:r w:rsidR="0021488C" w:rsidRPr="00A86E22">
        <w:rPr>
          <w:rFonts w:ascii="Times New Roman" w:hAnsi="Times New Roman" w:cs="Times New Roman"/>
          <w:sz w:val="24"/>
          <w:szCs w:val="24"/>
        </w:rPr>
        <w:t xml:space="preserve">. </w:t>
      </w:r>
      <w:r w:rsidR="00240CE6" w:rsidRPr="00A86E22">
        <w:rPr>
          <w:rFonts w:ascii="Times New Roman" w:hAnsi="Times New Roman" w:cs="Times New Roman"/>
          <w:sz w:val="24"/>
          <w:szCs w:val="24"/>
        </w:rPr>
        <w:t>INSTRA</w:t>
      </w:r>
      <w:r w:rsidR="00D634D3" w:rsidRPr="00A86E22">
        <w:rPr>
          <w:rFonts w:ascii="Times New Roman" w:hAnsi="Times New Roman" w:cs="Times New Roman"/>
          <w:sz w:val="24"/>
          <w:szCs w:val="24"/>
        </w:rPr>
        <w:t>W</w:t>
      </w:r>
      <w:r w:rsidR="00240CE6" w:rsidRPr="00A86E22">
        <w:rPr>
          <w:rFonts w:ascii="Times New Roman" w:hAnsi="Times New Roman" w:cs="Times New Roman"/>
          <w:sz w:val="24"/>
          <w:szCs w:val="24"/>
        </w:rPr>
        <w:t xml:space="preserve"> was i</w:t>
      </w:r>
      <w:r w:rsidR="0021488C" w:rsidRPr="00A86E22">
        <w:rPr>
          <w:rFonts w:ascii="Times New Roman" w:hAnsi="Times New Roman" w:cs="Times New Roman"/>
          <w:sz w:val="24"/>
          <w:szCs w:val="24"/>
        </w:rPr>
        <w:t xml:space="preserve">nitially intended to be based in </w:t>
      </w:r>
      <w:r w:rsidR="007218EC" w:rsidRPr="00A86E22">
        <w:rPr>
          <w:rFonts w:ascii="Times New Roman" w:hAnsi="Times New Roman" w:cs="Times New Roman"/>
          <w:sz w:val="24"/>
          <w:szCs w:val="24"/>
        </w:rPr>
        <w:t>Iran</w:t>
      </w:r>
      <w:r w:rsidR="00240CE6" w:rsidRPr="00A86E22">
        <w:rPr>
          <w:rFonts w:ascii="Times New Roman" w:hAnsi="Times New Roman" w:cs="Times New Roman"/>
          <w:sz w:val="24"/>
          <w:szCs w:val="24"/>
        </w:rPr>
        <w:t xml:space="preserve"> since</w:t>
      </w:r>
      <w:r w:rsidR="00B13502"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hosting </w:t>
      </w:r>
      <w:r w:rsidR="00240CE6" w:rsidRPr="00A86E22">
        <w:rPr>
          <w:rFonts w:ascii="Times New Roman" w:hAnsi="Times New Roman" w:cs="Times New Roman"/>
          <w:sz w:val="24"/>
          <w:szCs w:val="24"/>
        </w:rPr>
        <w:t>was</w:t>
      </w:r>
      <w:r w:rsidR="0021488C" w:rsidRPr="00A86E22">
        <w:rPr>
          <w:rFonts w:ascii="Times New Roman" w:hAnsi="Times New Roman" w:cs="Times New Roman"/>
          <w:sz w:val="24"/>
          <w:szCs w:val="24"/>
        </w:rPr>
        <w:t xml:space="preserve"> of interest to the Shah of Iran’s twin sister Princess Ashraf</w:t>
      </w:r>
      <w:r w:rsidR="007218EC" w:rsidRPr="00A86E22">
        <w:rPr>
          <w:rFonts w:ascii="Times New Roman" w:hAnsi="Times New Roman" w:cs="Times New Roman"/>
          <w:sz w:val="24"/>
          <w:szCs w:val="24"/>
        </w:rPr>
        <w:t xml:space="preserve"> Pahlavi</w:t>
      </w:r>
      <w:r w:rsidR="0021488C" w:rsidRPr="00A86E22">
        <w:rPr>
          <w:rFonts w:ascii="Times New Roman" w:hAnsi="Times New Roman" w:cs="Times New Roman"/>
          <w:sz w:val="24"/>
          <w:szCs w:val="24"/>
        </w:rPr>
        <w:t xml:space="preserve">. </w:t>
      </w:r>
      <w:r w:rsidR="00C64AC7" w:rsidRPr="00A86E22">
        <w:rPr>
          <w:rFonts w:ascii="Times New Roman" w:hAnsi="Times New Roman" w:cs="Times New Roman"/>
          <w:sz w:val="24"/>
          <w:szCs w:val="24"/>
        </w:rPr>
        <w:t xml:space="preserve">However, </w:t>
      </w:r>
      <w:r w:rsidR="0021488C" w:rsidRPr="00A86E22">
        <w:rPr>
          <w:rFonts w:ascii="Times New Roman" w:hAnsi="Times New Roman" w:cs="Times New Roman"/>
          <w:sz w:val="24"/>
          <w:szCs w:val="24"/>
        </w:rPr>
        <w:t xml:space="preserve">when </w:t>
      </w:r>
      <w:r w:rsidR="007218EC" w:rsidRPr="00A86E22">
        <w:rPr>
          <w:rFonts w:ascii="Times New Roman" w:hAnsi="Times New Roman" w:cs="Times New Roman"/>
          <w:sz w:val="24"/>
          <w:szCs w:val="24"/>
        </w:rPr>
        <w:t xml:space="preserve">political </w:t>
      </w:r>
      <w:r w:rsidR="0021488C" w:rsidRPr="00A86E22">
        <w:rPr>
          <w:rFonts w:ascii="Times New Roman" w:hAnsi="Times New Roman" w:cs="Times New Roman"/>
          <w:sz w:val="24"/>
          <w:szCs w:val="24"/>
        </w:rPr>
        <w:t xml:space="preserve">protests and the 1979 Revolution took place in Iran a new venue </w:t>
      </w:r>
      <w:r w:rsidR="007218EC" w:rsidRPr="00A86E22">
        <w:rPr>
          <w:rFonts w:ascii="Times New Roman" w:hAnsi="Times New Roman" w:cs="Times New Roman"/>
          <w:sz w:val="24"/>
          <w:szCs w:val="24"/>
        </w:rPr>
        <w:t xml:space="preserve">for INSTRAW </w:t>
      </w:r>
      <w:r w:rsidR="0021488C" w:rsidRPr="00A86E22">
        <w:rPr>
          <w:rFonts w:ascii="Times New Roman" w:hAnsi="Times New Roman" w:cs="Times New Roman"/>
          <w:sz w:val="24"/>
          <w:szCs w:val="24"/>
        </w:rPr>
        <w:t>was found in Santo Domingo, Dominican Republic</w:t>
      </w:r>
      <w:r w:rsidR="007218EC"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B91732" w:rsidRPr="00A86E22">
        <w:rPr>
          <w:rFonts w:ascii="Times New Roman" w:hAnsi="Times New Roman" w:cs="Times New Roman"/>
          <w:sz w:val="24"/>
          <w:szCs w:val="24"/>
        </w:rPr>
        <w:t>INSTRAW’s Board of Trustees met for the first time in October 1979</w:t>
      </w:r>
      <w:r w:rsidR="003C6355" w:rsidRPr="00A86E22">
        <w:rPr>
          <w:rFonts w:ascii="Times New Roman" w:hAnsi="Times New Roman" w:cs="Times New Roman"/>
          <w:sz w:val="24"/>
          <w:szCs w:val="24"/>
        </w:rPr>
        <w:t xml:space="preserve"> to</w:t>
      </w:r>
      <w:r w:rsidR="00B91732" w:rsidRPr="00A86E22">
        <w:rPr>
          <w:rFonts w:ascii="Times New Roman" w:hAnsi="Times New Roman" w:cs="Times New Roman"/>
          <w:sz w:val="24"/>
          <w:szCs w:val="24"/>
        </w:rPr>
        <w:t xml:space="preserve"> adopt its program budget for the years 1980-1981</w:t>
      </w:r>
      <w:r w:rsidR="003C6355" w:rsidRPr="00A86E22">
        <w:rPr>
          <w:rFonts w:ascii="Times New Roman" w:hAnsi="Times New Roman" w:cs="Times New Roman"/>
          <w:sz w:val="24"/>
          <w:szCs w:val="24"/>
        </w:rPr>
        <w:t xml:space="preserve">. </w:t>
      </w:r>
      <w:r w:rsidR="00650039" w:rsidRPr="00A86E22">
        <w:rPr>
          <w:rFonts w:ascii="Times New Roman" w:hAnsi="Times New Roman" w:cs="Times New Roman"/>
          <w:sz w:val="24"/>
          <w:szCs w:val="24"/>
        </w:rPr>
        <w:t xml:space="preserve">The Board </w:t>
      </w:r>
      <w:r w:rsidR="00B91732" w:rsidRPr="00A86E22">
        <w:rPr>
          <w:rFonts w:ascii="Times New Roman" w:hAnsi="Times New Roman" w:cs="Times New Roman"/>
          <w:sz w:val="24"/>
          <w:szCs w:val="24"/>
        </w:rPr>
        <w:t xml:space="preserve">recommended, pending the appointment of a </w:t>
      </w:r>
      <w:r w:rsidR="00BA7B9A" w:rsidRPr="00A86E22">
        <w:rPr>
          <w:rFonts w:ascii="Times New Roman" w:hAnsi="Times New Roman" w:cs="Times New Roman"/>
          <w:sz w:val="24"/>
          <w:szCs w:val="24"/>
        </w:rPr>
        <w:t>director</w:t>
      </w:r>
      <w:r w:rsidR="003C6355" w:rsidRPr="00A86E22">
        <w:rPr>
          <w:rFonts w:ascii="Times New Roman" w:hAnsi="Times New Roman" w:cs="Times New Roman"/>
          <w:sz w:val="24"/>
          <w:szCs w:val="24"/>
        </w:rPr>
        <w:t xml:space="preserve">, </w:t>
      </w:r>
      <w:r w:rsidR="00AA547E" w:rsidRPr="00A86E22">
        <w:rPr>
          <w:rFonts w:ascii="Times New Roman" w:hAnsi="Times New Roman" w:cs="Times New Roman"/>
          <w:sz w:val="24"/>
          <w:szCs w:val="24"/>
        </w:rPr>
        <w:t xml:space="preserve">that </w:t>
      </w:r>
      <w:r w:rsidR="003C6355" w:rsidRPr="00A86E22">
        <w:rPr>
          <w:rFonts w:ascii="Times New Roman" w:hAnsi="Times New Roman" w:cs="Times New Roman"/>
          <w:sz w:val="24"/>
          <w:szCs w:val="24"/>
        </w:rPr>
        <w:t xml:space="preserve">a coordinator be designated and staff appointed to begin the work of the Institute. The report was submitted to ECOSOC in February 1980 and to </w:t>
      </w:r>
      <w:r w:rsidR="0022222A" w:rsidRPr="00A86E22">
        <w:rPr>
          <w:rFonts w:ascii="Times New Roman" w:hAnsi="Times New Roman" w:cs="Times New Roman"/>
          <w:sz w:val="24"/>
          <w:szCs w:val="24"/>
        </w:rPr>
        <w:t xml:space="preserve">UN </w:t>
      </w:r>
      <w:r w:rsidR="003C6355" w:rsidRPr="00A86E22">
        <w:rPr>
          <w:rFonts w:ascii="Times New Roman" w:hAnsi="Times New Roman" w:cs="Times New Roman"/>
          <w:sz w:val="24"/>
          <w:szCs w:val="24"/>
        </w:rPr>
        <w:t xml:space="preserve">Secretary-General Kurt Waldheim. Following consultations with member states </w:t>
      </w:r>
      <w:r w:rsidR="00D66A64" w:rsidRPr="00A86E22">
        <w:rPr>
          <w:rFonts w:ascii="Times New Roman" w:hAnsi="Times New Roman" w:cs="Times New Roman"/>
          <w:sz w:val="24"/>
          <w:szCs w:val="24"/>
        </w:rPr>
        <w:t xml:space="preserve">in 1981 </w:t>
      </w:r>
      <w:r w:rsidR="003C6355" w:rsidRPr="00A86E22">
        <w:rPr>
          <w:rFonts w:ascii="Times New Roman" w:hAnsi="Times New Roman" w:cs="Times New Roman"/>
          <w:sz w:val="24"/>
          <w:szCs w:val="24"/>
        </w:rPr>
        <w:t xml:space="preserve">and </w:t>
      </w:r>
      <w:proofErr w:type="gramStart"/>
      <w:r w:rsidR="003C6355" w:rsidRPr="00A86E22">
        <w:rPr>
          <w:rFonts w:ascii="Times New Roman" w:hAnsi="Times New Roman" w:cs="Times New Roman"/>
          <w:sz w:val="24"/>
          <w:szCs w:val="24"/>
        </w:rPr>
        <w:t>taking into account</w:t>
      </w:r>
      <w:proofErr w:type="gramEnd"/>
      <w:r w:rsidR="003C6355" w:rsidRPr="00A86E22">
        <w:rPr>
          <w:rFonts w:ascii="Times New Roman" w:hAnsi="Times New Roman" w:cs="Times New Roman"/>
          <w:sz w:val="24"/>
          <w:szCs w:val="24"/>
        </w:rPr>
        <w:t xml:space="preserve"> the views of the Board </w:t>
      </w:r>
      <w:r w:rsidR="00D66A64" w:rsidRPr="00A86E22">
        <w:rPr>
          <w:rFonts w:ascii="Times New Roman" w:hAnsi="Times New Roman" w:cs="Times New Roman"/>
          <w:sz w:val="24"/>
          <w:szCs w:val="24"/>
        </w:rPr>
        <w:t xml:space="preserve">of Trustees on </w:t>
      </w:r>
      <w:r w:rsidR="00C8626D" w:rsidRPr="00A86E22">
        <w:rPr>
          <w:rFonts w:ascii="Times New Roman" w:hAnsi="Times New Roman" w:cs="Times New Roman"/>
          <w:sz w:val="24"/>
          <w:szCs w:val="24"/>
        </w:rPr>
        <w:t xml:space="preserve">(few) </w:t>
      </w:r>
      <w:r w:rsidR="00D66A64" w:rsidRPr="00A86E22">
        <w:rPr>
          <w:rFonts w:ascii="Times New Roman" w:hAnsi="Times New Roman" w:cs="Times New Roman"/>
          <w:sz w:val="24"/>
          <w:szCs w:val="24"/>
        </w:rPr>
        <w:t>suitable candidates</w:t>
      </w:r>
      <w:r w:rsidR="00C8626D" w:rsidRPr="00A86E22">
        <w:rPr>
          <w:rFonts w:ascii="Times New Roman" w:hAnsi="Times New Roman" w:cs="Times New Roman"/>
          <w:sz w:val="24"/>
          <w:szCs w:val="24"/>
        </w:rPr>
        <w:t>,</w:t>
      </w:r>
      <w:r w:rsidR="00D66A64" w:rsidRPr="00A86E22">
        <w:rPr>
          <w:rFonts w:ascii="Times New Roman" w:hAnsi="Times New Roman" w:cs="Times New Roman"/>
          <w:sz w:val="24"/>
          <w:szCs w:val="24"/>
        </w:rPr>
        <w:t xml:space="preserve"> Waldheim approved the appointment of Pastizzi-</w:t>
      </w:r>
      <w:proofErr w:type="spellStart"/>
      <w:r w:rsidR="00D66A64" w:rsidRPr="00A86E22">
        <w:rPr>
          <w:rFonts w:ascii="Times New Roman" w:hAnsi="Times New Roman" w:cs="Times New Roman"/>
          <w:sz w:val="24"/>
          <w:szCs w:val="24"/>
        </w:rPr>
        <w:t>Feren</w:t>
      </w:r>
      <w:r w:rsidR="00D66A64" w:rsidRPr="00A86E22">
        <w:rPr>
          <w:rFonts w:ascii="Times New Roman" w:hAnsi="Times New Roman" w:cs="Times New Roman"/>
          <w:sz w:val="24"/>
          <w:szCs w:val="24"/>
          <w:bdr w:val="none" w:sz="0" w:space="0" w:color="auto" w:frame="1"/>
        </w:rPr>
        <w:t>čić</w:t>
      </w:r>
      <w:proofErr w:type="spellEnd"/>
      <w:r w:rsidR="00C8626D" w:rsidRPr="00A86E22">
        <w:rPr>
          <w:rFonts w:ascii="Times New Roman" w:hAnsi="Times New Roman" w:cs="Times New Roman"/>
          <w:sz w:val="24"/>
          <w:szCs w:val="24"/>
          <w:bdr w:val="none" w:sz="0" w:space="0" w:color="auto" w:frame="1"/>
        </w:rPr>
        <w:t>, which</w:t>
      </w:r>
      <w:r w:rsidR="00D66A64" w:rsidRPr="00A86E22">
        <w:rPr>
          <w:rFonts w:ascii="Times New Roman" w:hAnsi="Times New Roman" w:cs="Times New Roman"/>
          <w:sz w:val="24"/>
          <w:szCs w:val="24"/>
          <w:bdr w:val="none" w:sz="0" w:space="0" w:color="auto" w:frame="1"/>
        </w:rPr>
        <w:t xml:space="preserve"> </w:t>
      </w:r>
      <w:r w:rsidR="00C8626D" w:rsidRPr="00A86E22">
        <w:rPr>
          <w:rFonts w:ascii="Times New Roman" w:hAnsi="Times New Roman" w:cs="Times New Roman"/>
          <w:sz w:val="24"/>
          <w:szCs w:val="24"/>
          <w:bdr w:val="none" w:sz="0" w:space="0" w:color="auto" w:frame="1"/>
        </w:rPr>
        <w:t>ECOSOC welcomed o</w:t>
      </w:r>
      <w:r w:rsidR="00D66A64" w:rsidRPr="00A86E22">
        <w:rPr>
          <w:rFonts w:ascii="Times New Roman" w:hAnsi="Times New Roman" w:cs="Times New Roman"/>
          <w:sz w:val="24"/>
          <w:szCs w:val="24"/>
          <w:bdr w:val="none" w:sz="0" w:space="0" w:color="auto" w:frame="1"/>
        </w:rPr>
        <w:t>n 6 May 1981</w:t>
      </w:r>
      <w:r w:rsidR="000576C4" w:rsidRPr="00A86E22">
        <w:rPr>
          <w:rFonts w:ascii="Times New Roman" w:hAnsi="Times New Roman" w:cs="Times New Roman"/>
          <w:sz w:val="24"/>
          <w:szCs w:val="24"/>
          <w:bdr w:val="none" w:sz="0" w:space="0" w:color="auto" w:frame="1"/>
        </w:rPr>
        <w:t>.</w:t>
      </w:r>
      <w:r w:rsidR="000576C4" w:rsidRPr="00A86E22">
        <w:rPr>
          <w:rFonts w:ascii="Times New Roman" w:hAnsi="Times New Roman" w:cs="Times New Roman"/>
          <w:sz w:val="24"/>
          <w:szCs w:val="24"/>
        </w:rPr>
        <w:t xml:space="preserve"> The Yugoslav government had nominated her despite </w:t>
      </w:r>
      <w:r w:rsidR="0054330E" w:rsidRPr="00A86E22">
        <w:rPr>
          <w:rFonts w:ascii="Times New Roman" w:hAnsi="Times New Roman" w:cs="Times New Roman"/>
          <w:sz w:val="24"/>
          <w:szCs w:val="24"/>
        </w:rPr>
        <w:t>her never having</w:t>
      </w:r>
      <w:r w:rsidR="00C1498D" w:rsidRPr="00A86E22">
        <w:rPr>
          <w:rFonts w:ascii="Times New Roman" w:hAnsi="Times New Roman" w:cs="Times New Roman"/>
          <w:sz w:val="24"/>
          <w:szCs w:val="24"/>
        </w:rPr>
        <w:t xml:space="preserve"> </w:t>
      </w:r>
      <w:r w:rsidR="000576C4" w:rsidRPr="00A86E22">
        <w:rPr>
          <w:rFonts w:ascii="Times New Roman" w:hAnsi="Times New Roman" w:cs="Times New Roman"/>
          <w:sz w:val="24"/>
          <w:szCs w:val="24"/>
        </w:rPr>
        <w:t>joined the Communist Party. However, her knowledge of languages, experiences in South America</w:t>
      </w:r>
      <w:r w:rsidR="00756982" w:rsidRPr="00A86E22">
        <w:rPr>
          <w:rFonts w:ascii="Times New Roman" w:hAnsi="Times New Roman" w:cs="Times New Roman"/>
          <w:sz w:val="24"/>
          <w:szCs w:val="24"/>
        </w:rPr>
        <w:t xml:space="preserve"> and Africa</w:t>
      </w:r>
      <w:r w:rsidR="000576C4" w:rsidRPr="00A86E22">
        <w:rPr>
          <w:rFonts w:ascii="Times New Roman" w:hAnsi="Times New Roman" w:cs="Times New Roman"/>
          <w:sz w:val="24"/>
          <w:szCs w:val="24"/>
        </w:rPr>
        <w:t>, her work at various scientific institutes, and her international contacts had impressed government officials and made her a strong candidate for the INSTRAW position.</w:t>
      </w:r>
    </w:p>
    <w:p w14:paraId="2A3D23ED" w14:textId="7978D577" w:rsidR="00B05FF2" w:rsidRPr="00A86E22" w:rsidRDefault="00DE56FB"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Pastizzi-</w:t>
      </w:r>
      <w:proofErr w:type="spellStart"/>
      <w:r w:rsidRPr="00A86E22">
        <w:rPr>
          <w:rFonts w:ascii="Times New Roman" w:hAnsi="Times New Roman" w:cs="Times New Roman"/>
          <w:sz w:val="24"/>
          <w:szCs w:val="24"/>
        </w:rPr>
        <w:t>Feren</w:t>
      </w:r>
      <w:r w:rsidR="0016570D" w:rsidRPr="00A86E22">
        <w:rPr>
          <w:rFonts w:ascii="Times New Roman" w:hAnsi="Times New Roman" w:cs="Times New Roman"/>
          <w:sz w:val="24"/>
          <w:szCs w:val="24"/>
          <w:bdr w:val="none" w:sz="0" w:space="0" w:color="auto" w:frame="1"/>
        </w:rPr>
        <w:t>čić</w:t>
      </w:r>
      <w:proofErr w:type="spellEnd"/>
      <w:r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began her tenure </w:t>
      </w:r>
      <w:r w:rsidR="007218EC" w:rsidRPr="00A86E22">
        <w:rPr>
          <w:rFonts w:ascii="Times New Roman" w:hAnsi="Times New Roman" w:cs="Times New Roman"/>
          <w:sz w:val="24"/>
          <w:szCs w:val="24"/>
        </w:rPr>
        <w:t xml:space="preserve">as </w:t>
      </w:r>
      <w:r w:rsidR="006B2561" w:rsidRPr="00A86E22">
        <w:rPr>
          <w:rFonts w:ascii="Times New Roman" w:hAnsi="Times New Roman" w:cs="Times New Roman"/>
          <w:sz w:val="24"/>
          <w:szCs w:val="24"/>
        </w:rPr>
        <w:t xml:space="preserve">INSTRAW </w:t>
      </w:r>
      <w:r w:rsidR="007218EC" w:rsidRPr="00A86E22">
        <w:rPr>
          <w:rFonts w:ascii="Times New Roman" w:hAnsi="Times New Roman" w:cs="Times New Roman"/>
          <w:sz w:val="24"/>
          <w:szCs w:val="24"/>
        </w:rPr>
        <w:t xml:space="preserve">Director </w:t>
      </w:r>
      <w:r w:rsidR="00DD5ED7" w:rsidRPr="00A86E22">
        <w:rPr>
          <w:rFonts w:ascii="Times New Roman" w:hAnsi="Times New Roman" w:cs="Times New Roman"/>
          <w:sz w:val="24"/>
          <w:szCs w:val="24"/>
        </w:rPr>
        <w:t xml:space="preserve">in June 1981 </w:t>
      </w:r>
      <w:r w:rsidR="008869B0" w:rsidRPr="00A86E22">
        <w:rPr>
          <w:rFonts w:ascii="Times New Roman" w:hAnsi="Times New Roman" w:cs="Times New Roman"/>
          <w:sz w:val="24"/>
          <w:szCs w:val="24"/>
        </w:rPr>
        <w:t>at a time when the UN Decade for Women was in full swing</w:t>
      </w:r>
      <w:r w:rsidR="00C8626D" w:rsidRPr="00A86E22">
        <w:rPr>
          <w:rFonts w:ascii="Times New Roman" w:hAnsi="Times New Roman" w:cs="Times New Roman"/>
          <w:sz w:val="24"/>
          <w:szCs w:val="24"/>
        </w:rPr>
        <w:t>, following the Second UN World Conference on Women in Copenhagen in July 1980</w:t>
      </w:r>
      <w:r w:rsidR="008869B0" w:rsidRPr="00A86E22">
        <w:rPr>
          <w:rFonts w:ascii="Times New Roman" w:hAnsi="Times New Roman" w:cs="Times New Roman"/>
          <w:sz w:val="24"/>
          <w:szCs w:val="24"/>
        </w:rPr>
        <w:t xml:space="preserve">. </w:t>
      </w:r>
      <w:r w:rsidR="00B54E13" w:rsidRPr="00A86E22">
        <w:rPr>
          <w:rFonts w:ascii="Times New Roman" w:hAnsi="Times New Roman" w:cs="Times New Roman"/>
          <w:sz w:val="24"/>
          <w:szCs w:val="24"/>
        </w:rPr>
        <w:t>The first World Conference on Women</w:t>
      </w:r>
      <w:r w:rsidR="00F44039" w:rsidRPr="00A86E22">
        <w:rPr>
          <w:rFonts w:ascii="Times New Roman" w:hAnsi="Times New Roman" w:cs="Times New Roman"/>
          <w:sz w:val="24"/>
          <w:szCs w:val="24"/>
        </w:rPr>
        <w:t xml:space="preserve"> in </w:t>
      </w:r>
      <w:r w:rsidR="00B54E13" w:rsidRPr="00A86E22">
        <w:rPr>
          <w:rFonts w:ascii="Times New Roman" w:hAnsi="Times New Roman" w:cs="Times New Roman"/>
          <w:sz w:val="24"/>
          <w:szCs w:val="24"/>
        </w:rPr>
        <w:t>Mexico City</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w:t>
      </w:r>
      <w:r w:rsidR="00F44039" w:rsidRPr="00A86E22">
        <w:rPr>
          <w:rFonts w:ascii="Times New Roman" w:hAnsi="Times New Roman" w:cs="Times New Roman"/>
          <w:sz w:val="24"/>
          <w:szCs w:val="24"/>
        </w:rPr>
        <w:t>1975</w:t>
      </w:r>
      <w:r w:rsidR="009A7075" w:rsidRPr="00A86E22">
        <w:rPr>
          <w:rFonts w:ascii="Times New Roman" w:hAnsi="Times New Roman" w:cs="Times New Roman"/>
          <w:sz w:val="24"/>
          <w:szCs w:val="24"/>
        </w:rPr>
        <w:t>)</w:t>
      </w:r>
      <w:r w:rsidR="00B54E13" w:rsidRPr="00A86E22">
        <w:rPr>
          <w:rFonts w:ascii="Times New Roman" w:hAnsi="Times New Roman" w:cs="Times New Roman"/>
          <w:sz w:val="24"/>
          <w:szCs w:val="24"/>
        </w:rPr>
        <w:t xml:space="preserve"> </w:t>
      </w:r>
      <w:r w:rsidR="007A1570" w:rsidRPr="00A86E22">
        <w:rPr>
          <w:rFonts w:ascii="Times New Roman" w:hAnsi="Times New Roman" w:cs="Times New Roman"/>
          <w:sz w:val="24"/>
          <w:szCs w:val="24"/>
        </w:rPr>
        <w:t xml:space="preserve">had </w:t>
      </w:r>
      <w:r w:rsidR="00B54E13" w:rsidRPr="00A86E22">
        <w:rPr>
          <w:rFonts w:ascii="Times New Roman" w:hAnsi="Times New Roman" w:cs="Times New Roman"/>
          <w:sz w:val="24"/>
          <w:szCs w:val="24"/>
        </w:rPr>
        <w:t>influenced the creation o</w:t>
      </w:r>
      <w:r w:rsidR="00F44039" w:rsidRPr="00A86E22">
        <w:rPr>
          <w:rFonts w:ascii="Times New Roman" w:hAnsi="Times New Roman" w:cs="Times New Roman"/>
          <w:sz w:val="24"/>
          <w:szCs w:val="24"/>
        </w:rPr>
        <w:t xml:space="preserve">f </w:t>
      </w:r>
      <w:r w:rsidR="009A7075" w:rsidRPr="00A86E22">
        <w:rPr>
          <w:rFonts w:ascii="Times New Roman" w:hAnsi="Times New Roman" w:cs="Times New Roman"/>
          <w:sz w:val="24"/>
          <w:szCs w:val="24"/>
        </w:rPr>
        <w:t>t</w:t>
      </w:r>
      <w:r w:rsidRPr="00A86E22">
        <w:rPr>
          <w:rFonts w:ascii="Times New Roman" w:hAnsi="Times New Roman" w:cs="Times New Roman"/>
          <w:sz w:val="24"/>
          <w:szCs w:val="24"/>
        </w:rPr>
        <w:t>hree</w:t>
      </w:r>
      <w:r w:rsidR="009A7075" w:rsidRPr="00A86E22">
        <w:rPr>
          <w:rFonts w:ascii="Times New Roman" w:hAnsi="Times New Roman" w:cs="Times New Roman"/>
          <w:sz w:val="24"/>
          <w:szCs w:val="24"/>
        </w:rPr>
        <w:t xml:space="preserve"> </w:t>
      </w:r>
      <w:r w:rsidR="00F44039" w:rsidRPr="00A86E22">
        <w:rPr>
          <w:rFonts w:ascii="Times New Roman" w:hAnsi="Times New Roman" w:cs="Times New Roman"/>
          <w:sz w:val="24"/>
          <w:szCs w:val="24"/>
        </w:rPr>
        <w:t xml:space="preserve">UN entities for the advancement of women. INSTRAW was conceived as a research, </w:t>
      </w:r>
      <w:r w:rsidR="00B13502" w:rsidRPr="00A86E22">
        <w:rPr>
          <w:rFonts w:ascii="Times New Roman" w:hAnsi="Times New Roman" w:cs="Times New Roman"/>
          <w:sz w:val="24"/>
          <w:szCs w:val="24"/>
        </w:rPr>
        <w:t>training</w:t>
      </w:r>
      <w:r w:rsidR="00F44039" w:rsidRPr="00A86E22">
        <w:rPr>
          <w:rFonts w:ascii="Times New Roman" w:hAnsi="Times New Roman" w:cs="Times New Roman"/>
          <w:sz w:val="24"/>
          <w:szCs w:val="24"/>
        </w:rPr>
        <w:t xml:space="preserve"> and documentation center</w:t>
      </w:r>
      <w:r w:rsidR="00AD2761" w:rsidRPr="00A86E22">
        <w:rPr>
          <w:rFonts w:ascii="Times New Roman" w:hAnsi="Times New Roman" w:cs="Times New Roman"/>
          <w:sz w:val="24"/>
          <w:szCs w:val="24"/>
        </w:rPr>
        <w:t>,</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while</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the</w:t>
      </w:r>
      <w:r w:rsidR="00AD2761" w:rsidRPr="00A86E22">
        <w:rPr>
          <w:rFonts w:ascii="Times New Roman" w:hAnsi="Times New Roman" w:cs="Times New Roman"/>
          <w:sz w:val="24"/>
          <w:szCs w:val="24"/>
        </w:rPr>
        <w:t xml:space="preserve"> 1976</w:t>
      </w:r>
      <w:r w:rsidR="009A7075" w:rsidRPr="00A86E22">
        <w:rPr>
          <w:rFonts w:ascii="Times New Roman" w:hAnsi="Times New Roman" w:cs="Times New Roman"/>
          <w:sz w:val="24"/>
          <w:szCs w:val="24"/>
        </w:rPr>
        <w:t xml:space="preserve"> UN Voluntary Fund </w:t>
      </w:r>
      <w:r w:rsidR="009A7075" w:rsidRPr="00A86E22">
        <w:rPr>
          <w:rFonts w:ascii="Times New Roman" w:hAnsi="Times New Roman" w:cs="Times New Roman"/>
          <w:sz w:val="24"/>
          <w:szCs w:val="24"/>
        </w:rPr>
        <w:lastRenderedPageBreak/>
        <w:t xml:space="preserve">for the Decade on Women </w:t>
      </w:r>
      <w:r w:rsidR="00F44039" w:rsidRPr="00A86E22">
        <w:rPr>
          <w:rFonts w:ascii="Times New Roman" w:hAnsi="Times New Roman" w:cs="Times New Roman"/>
          <w:sz w:val="24"/>
          <w:szCs w:val="24"/>
        </w:rPr>
        <w:t>(</w:t>
      </w:r>
      <w:r w:rsidR="00AD2761" w:rsidRPr="00A86E22">
        <w:rPr>
          <w:rFonts w:ascii="Times New Roman" w:hAnsi="Times New Roman" w:cs="Times New Roman"/>
          <w:sz w:val="24"/>
          <w:szCs w:val="24"/>
        </w:rPr>
        <w:t>in 1985</w:t>
      </w:r>
      <w:r w:rsidR="009A7075" w:rsidRPr="00A86E22">
        <w:rPr>
          <w:rFonts w:ascii="Times New Roman" w:hAnsi="Times New Roman" w:cs="Times New Roman"/>
          <w:sz w:val="24"/>
          <w:szCs w:val="24"/>
        </w:rPr>
        <w:t xml:space="preserve"> </w:t>
      </w:r>
      <w:r w:rsidR="00F44039" w:rsidRPr="00A86E22">
        <w:rPr>
          <w:rFonts w:ascii="Times New Roman" w:hAnsi="Times New Roman" w:cs="Times New Roman"/>
          <w:sz w:val="24"/>
          <w:szCs w:val="24"/>
        </w:rPr>
        <w:t xml:space="preserve">UN Development Fund for Women </w:t>
      </w:r>
      <w:r w:rsidR="009A7075" w:rsidRPr="00A86E22">
        <w:rPr>
          <w:rFonts w:ascii="Times New Roman" w:hAnsi="Times New Roman" w:cs="Times New Roman"/>
          <w:sz w:val="24"/>
          <w:szCs w:val="24"/>
        </w:rPr>
        <w:t>UNIFEM</w:t>
      </w:r>
      <w:r w:rsidR="00F44039" w:rsidRPr="00A86E22">
        <w:rPr>
          <w:rFonts w:ascii="Times New Roman" w:hAnsi="Times New Roman" w:cs="Times New Roman"/>
          <w:sz w:val="24"/>
          <w:szCs w:val="24"/>
        </w:rPr>
        <w:t>) was to be a</w:t>
      </w:r>
      <w:r w:rsidR="009A7075" w:rsidRPr="00A86E22">
        <w:rPr>
          <w:rFonts w:ascii="Times New Roman" w:hAnsi="Times New Roman" w:cs="Times New Roman"/>
          <w:sz w:val="24"/>
          <w:szCs w:val="24"/>
        </w:rPr>
        <w:t>n</w:t>
      </w:r>
      <w:r w:rsidR="00F44039" w:rsidRPr="00A86E22">
        <w:rPr>
          <w:rFonts w:ascii="Times New Roman" w:hAnsi="Times New Roman" w:cs="Times New Roman"/>
          <w:sz w:val="24"/>
          <w:szCs w:val="24"/>
        </w:rPr>
        <w:t xml:space="preserve"> operational body aligned with the UNDP. </w:t>
      </w:r>
      <w:r w:rsidRPr="00A86E22">
        <w:rPr>
          <w:rFonts w:ascii="Times New Roman" w:hAnsi="Times New Roman" w:cs="Times New Roman"/>
          <w:sz w:val="24"/>
          <w:szCs w:val="24"/>
        </w:rPr>
        <w:t xml:space="preserve">The third UN organ </w:t>
      </w:r>
      <w:r w:rsidR="00BE307E" w:rsidRPr="00A86E22">
        <w:rPr>
          <w:rFonts w:ascii="Times New Roman" w:hAnsi="Times New Roman" w:cs="Times New Roman"/>
          <w:sz w:val="24"/>
          <w:szCs w:val="24"/>
        </w:rPr>
        <w:t xml:space="preserve">that </w:t>
      </w:r>
      <w:r w:rsidRPr="00A86E22">
        <w:rPr>
          <w:rFonts w:ascii="Times New Roman" w:hAnsi="Times New Roman" w:cs="Times New Roman"/>
          <w:sz w:val="24"/>
          <w:szCs w:val="24"/>
        </w:rPr>
        <w:t xml:space="preserve">focused on women was the Division for the Advancement of Women, which at the time was situated within the Center for Social Development and Humanitarian Affairs of the UN Office in Vienna, Austria. </w:t>
      </w:r>
      <w:r w:rsidR="0016570D" w:rsidRPr="00A86E22">
        <w:rPr>
          <w:rFonts w:ascii="Times New Roman" w:hAnsi="Times New Roman" w:cs="Times New Roman"/>
          <w:sz w:val="24"/>
          <w:szCs w:val="24"/>
        </w:rPr>
        <w:t>Pastizzi-</w:t>
      </w:r>
      <w:proofErr w:type="spellStart"/>
      <w:r w:rsidR="0016570D" w:rsidRPr="00A86E22">
        <w:rPr>
          <w:rFonts w:ascii="Times New Roman" w:hAnsi="Times New Roman" w:cs="Times New Roman"/>
          <w:sz w:val="24"/>
          <w:szCs w:val="24"/>
        </w:rPr>
        <w:t>Feren</w:t>
      </w:r>
      <w:r w:rsidR="0016570D" w:rsidRPr="00A86E22">
        <w:rPr>
          <w:rFonts w:ascii="Times New Roman" w:hAnsi="Times New Roman" w:cs="Times New Roman"/>
          <w:sz w:val="24"/>
          <w:szCs w:val="24"/>
          <w:bdr w:val="none" w:sz="0" w:space="0" w:color="auto" w:frame="1"/>
        </w:rPr>
        <w:t>čić’s</w:t>
      </w:r>
      <w:proofErr w:type="spellEnd"/>
      <w:r w:rsidR="0016570D" w:rsidRPr="00A86E22">
        <w:rPr>
          <w:rFonts w:ascii="Times New Roman" w:hAnsi="Times New Roman" w:cs="Times New Roman"/>
          <w:sz w:val="24"/>
          <w:szCs w:val="24"/>
          <w:bdr w:val="none" w:sz="0" w:space="0" w:color="auto" w:frame="1"/>
        </w:rPr>
        <w:t xml:space="preserve"> first activities </w:t>
      </w:r>
      <w:r w:rsidR="00BE307E" w:rsidRPr="00A86E22">
        <w:rPr>
          <w:rFonts w:ascii="Times New Roman" w:hAnsi="Times New Roman" w:cs="Times New Roman"/>
          <w:sz w:val="24"/>
          <w:szCs w:val="24"/>
          <w:bdr w:val="none" w:sz="0" w:space="0" w:color="auto" w:frame="1"/>
        </w:rPr>
        <w:t>for INSTRAW consisted of</w:t>
      </w:r>
      <w:r w:rsidR="0016570D" w:rsidRPr="00A86E22">
        <w:rPr>
          <w:rFonts w:ascii="Times New Roman" w:hAnsi="Times New Roman" w:cs="Times New Roman"/>
          <w:sz w:val="24"/>
          <w:szCs w:val="24"/>
          <w:bdr w:val="none" w:sz="0" w:space="0" w:color="auto" w:frame="1"/>
        </w:rPr>
        <w:t xml:space="preserve"> acquiring resources and setting up headquarters</w:t>
      </w:r>
      <w:r w:rsidR="00B13502" w:rsidRPr="00A86E22">
        <w:rPr>
          <w:rFonts w:ascii="Times New Roman" w:hAnsi="Times New Roman" w:cs="Times New Roman"/>
          <w:sz w:val="24"/>
          <w:szCs w:val="24"/>
          <w:bdr w:val="none" w:sz="0" w:space="0" w:color="auto" w:frame="1"/>
        </w:rPr>
        <w:t xml:space="preserve"> with a small staff</w:t>
      </w:r>
      <w:r w:rsidR="0016570D" w:rsidRPr="00A86E22">
        <w:rPr>
          <w:rFonts w:ascii="Times New Roman" w:hAnsi="Times New Roman" w:cs="Times New Roman"/>
          <w:sz w:val="24"/>
          <w:szCs w:val="24"/>
          <w:bdr w:val="none" w:sz="0" w:space="0" w:color="auto" w:frame="1"/>
        </w:rPr>
        <w:t xml:space="preserve">. </w:t>
      </w:r>
      <w:r w:rsidR="0021488C" w:rsidRPr="00A86E22">
        <w:rPr>
          <w:rFonts w:ascii="Times New Roman" w:hAnsi="Times New Roman" w:cs="Times New Roman"/>
          <w:color w:val="202122"/>
          <w:sz w:val="24"/>
          <w:szCs w:val="24"/>
          <w:shd w:val="clear" w:color="auto" w:fill="FFFFFF"/>
        </w:rPr>
        <w:t xml:space="preserve">INSTRAW </w:t>
      </w:r>
      <w:r w:rsidR="008066F8" w:rsidRPr="00A86E22">
        <w:rPr>
          <w:rFonts w:ascii="Times New Roman" w:hAnsi="Times New Roman" w:cs="Times New Roman"/>
          <w:color w:val="202122"/>
          <w:sz w:val="24"/>
          <w:szCs w:val="24"/>
          <w:shd w:val="clear" w:color="auto" w:fill="FFFFFF"/>
        </w:rPr>
        <w:t>was not funded out of the UN budget but had</w:t>
      </w:r>
      <w:r w:rsidR="0021488C" w:rsidRPr="00A86E22">
        <w:rPr>
          <w:rFonts w:ascii="Times New Roman" w:hAnsi="Times New Roman" w:cs="Times New Roman"/>
          <w:color w:val="202122"/>
          <w:sz w:val="24"/>
          <w:szCs w:val="24"/>
          <w:shd w:val="clear" w:color="auto" w:fill="FFFFFF"/>
        </w:rPr>
        <w:t xml:space="preserve"> a voluntary budget that relied on contributions </w:t>
      </w:r>
      <w:r w:rsidR="00CA7F1B" w:rsidRPr="00A86E22">
        <w:rPr>
          <w:rFonts w:ascii="Times New Roman" w:hAnsi="Times New Roman" w:cs="Times New Roman"/>
          <w:color w:val="202122"/>
          <w:sz w:val="24"/>
          <w:szCs w:val="24"/>
          <w:shd w:val="clear" w:color="auto" w:fill="FFFFFF"/>
        </w:rPr>
        <w:t xml:space="preserve">acquired from </w:t>
      </w:r>
      <w:r w:rsidR="0021488C" w:rsidRPr="00A86E22">
        <w:rPr>
          <w:rFonts w:ascii="Times New Roman" w:hAnsi="Times New Roman" w:cs="Times New Roman"/>
          <w:color w:val="202122"/>
          <w:sz w:val="24"/>
          <w:szCs w:val="24"/>
          <w:shd w:val="clear" w:color="auto" w:fill="FFFFFF"/>
        </w:rPr>
        <w:t xml:space="preserve">governments, international </w:t>
      </w:r>
      <w:r w:rsidR="008066F8" w:rsidRPr="00A86E22">
        <w:rPr>
          <w:rFonts w:ascii="Times New Roman" w:hAnsi="Times New Roman" w:cs="Times New Roman"/>
          <w:color w:val="202122"/>
          <w:sz w:val="24"/>
          <w:szCs w:val="24"/>
          <w:shd w:val="clear" w:color="auto" w:fill="FFFFFF"/>
        </w:rPr>
        <w:t>non-governmental organizations</w:t>
      </w:r>
      <w:r w:rsidR="0021488C" w:rsidRPr="00A86E22">
        <w:rPr>
          <w:rFonts w:ascii="Times New Roman" w:hAnsi="Times New Roman" w:cs="Times New Roman"/>
          <w:color w:val="202122"/>
          <w:sz w:val="24"/>
          <w:szCs w:val="24"/>
          <w:shd w:val="clear" w:color="auto" w:fill="FFFFFF"/>
        </w:rPr>
        <w:t>, other UN entities</w:t>
      </w:r>
      <w:r w:rsidR="006E0019" w:rsidRPr="00A86E22">
        <w:rPr>
          <w:rFonts w:ascii="Times New Roman" w:hAnsi="Times New Roman" w:cs="Times New Roman"/>
          <w:color w:val="202122"/>
          <w:sz w:val="24"/>
          <w:szCs w:val="24"/>
          <w:shd w:val="clear" w:color="auto" w:fill="FFFFFF"/>
        </w:rPr>
        <w:t xml:space="preserve"> a</w:t>
      </w:r>
      <w:r w:rsidR="0021488C" w:rsidRPr="00A86E22">
        <w:rPr>
          <w:rFonts w:ascii="Times New Roman" w:hAnsi="Times New Roman" w:cs="Times New Roman"/>
          <w:color w:val="202122"/>
          <w:sz w:val="24"/>
          <w:szCs w:val="24"/>
          <w:shd w:val="clear" w:color="auto" w:fill="FFFFFF"/>
        </w:rPr>
        <w:t xml:space="preserve">nd private donors. </w:t>
      </w:r>
      <w:r w:rsidR="00F6491B" w:rsidRPr="00A86E22">
        <w:rPr>
          <w:rFonts w:ascii="Times New Roman" w:hAnsi="Times New Roman" w:cs="Times New Roman"/>
          <w:color w:val="202122"/>
          <w:sz w:val="24"/>
          <w:szCs w:val="24"/>
          <w:shd w:val="clear" w:color="auto" w:fill="FFFFFF"/>
        </w:rPr>
        <w:t>E</w:t>
      </w:r>
      <w:r w:rsidR="0021488C" w:rsidRPr="00A86E22">
        <w:rPr>
          <w:rFonts w:ascii="Times New Roman" w:hAnsi="Times New Roman" w:cs="Times New Roman"/>
          <w:sz w:val="24"/>
          <w:szCs w:val="24"/>
        </w:rPr>
        <w:t xml:space="preserve">ach year the Director was expected to prepare a report on INSTRAW activities for dissemination at the meetings of the UN General Assembly. </w:t>
      </w:r>
      <w:r w:rsidR="00BB3BDA" w:rsidRPr="00A86E22">
        <w:rPr>
          <w:rFonts w:ascii="Times New Roman" w:hAnsi="Times New Roman" w:cs="Times New Roman"/>
          <w:sz w:val="24"/>
          <w:szCs w:val="24"/>
        </w:rPr>
        <w:t xml:space="preserve">INSTRAW’s headquarters were officially inaugurated on 11 August 1983 by the </w:t>
      </w:r>
      <w:r w:rsidR="00F649BE" w:rsidRPr="00A86E22">
        <w:rPr>
          <w:rFonts w:ascii="Times New Roman" w:hAnsi="Times New Roman" w:cs="Times New Roman"/>
          <w:sz w:val="24"/>
          <w:szCs w:val="24"/>
        </w:rPr>
        <w:t>g</w:t>
      </w:r>
      <w:r w:rsidR="00BB3BDA" w:rsidRPr="00A86E22">
        <w:rPr>
          <w:rFonts w:ascii="Times New Roman" w:hAnsi="Times New Roman" w:cs="Times New Roman"/>
          <w:sz w:val="24"/>
          <w:szCs w:val="24"/>
        </w:rPr>
        <w:t>overnment of the Dominican Republic, with experts in the field of women and development</w:t>
      </w:r>
      <w:r w:rsidR="000B4D46" w:rsidRPr="00A86E22">
        <w:rPr>
          <w:rFonts w:ascii="Times New Roman" w:hAnsi="Times New Roman" w:cs="Times New Roman"/>
          <w:sz w:val="24"/>
          <w:szCs w:val="24"/>
        </w:rPr>
        <w:t xml:space="preserve"> present</w:t>
      </w:r>
      <w:r w:rsidR="001233EC" w:rsidRPr="00A86E22">
        <w:rPr>
          <w:rFonts w:ascii="Times New Roman" w:hAnsi="Times New Roman" w:cs="Times New Roman"/>
          <w:sz w:val="24"/>
          <w:szCs w:val="24"/>
        </w:rPr>
        <w:t>,</w:t>
      </w:r>
      <w:r w:rsidR="00BB3BDA" w:rsidRPr="00A86E22">
        <w:rPr>
          <w:rFonts w:ascii="Times New Roman" w:hAnsi="Times New Roman" w:cs="Times New Roman"/>
          <w:sz w:val="24"/>
          <w:szCs w:val="24"/>
        </w:rPr>
        <w:t xml:space="preserve"> such as Ester Boserup </w:t>
      </w:r>
      <w:r w:rsidR="0016570D" w:rsidRPr="00A86E22">
        <w:rPr>
          <w:rFonts w:ascii="Times New Roman" w:hAnsi="Times New Roman" w:cs="Times New Roman"/>
          <w:sz w:val="24"/>
          <w:szCs w:val="24"/>
        </w:rPr>
        <w:t xml:space="preserve">from </w:t>
      </w:r>
      <w:r w:rsidR="00BB3BDA" w:rsidRPr="00A86E22">
        <w:rPr>
          <w:rFonts w:ascii="Times New Roman" w:hAnsi="Times New Roman" w:cs="Times New Roman"/>
          <w:sz w:val="24"/>
          <w:szCs w:val="24"/>
        </w:rPr>
        <w:t xml:space="preserve">Denmark and Vilma </w:t>
      </w:r>
      <w:proofErr w:type="spellStart"/>
      <w:r w:rsidR="00BB3BDA" w:rsidRPr="00A86E22">
        <w:rPr>
          <w:rFonts w:ascii="Times New Roman" w:hAnsi="Times New Roman" w:cs="Times New Roman"/>
          <w:sz w:val="24"/>
          <w:szCs w:val="24"/>
        </w:rPr>
        <w:t>Espín</w:t>
      </w:r>
      <w:proofErr w:type="spellEnd"/>
      <w:r w:rsidR="00BB3BDA" w:rsidRPr="00A86E22">
        <w:rPr>
          <w:rFonts w:ascii="Times New Roman" w:hAnsi="Times New Roman" w:cs="Times New Roman"/>
          <w:sz w:val="24"/>
          <w:szCs w:val="24"/>
        </w:rPr>
        <w:t xml:space="preserve"> de Castro </w:t>
      </w:r>
      <w:r w:rsidR="0016570D" w:rsidRPr="00A86E22">
        <w:rPr>
          <w:rFonts w:ascii="Times New Roman" w:hAnsi="Times New Roman" w:cs="Times New Roman"/>
          <w:sz w:val="24"/>
          <w:szCs w:val="24"/>
        </w:rPr>
        <w:t xml:space="preserve">from </w:t>
      </w:r>
      <w:r w:rsidR="00BB3BDA" w:rsidRPr="00A86E22">
        <w:rPr>
          <w:rFonts w:ascii="Times New Roman" w:hAnsi="Times New Roman" w:cs="Times New Roman"/>
          <w:sz w:val="24"/>
          <w:szCs w:val="24"/>
        </w:rPr>
        <w:t>Cuba</w:t>
      </w:r>
      <w:r w:rsidR="001233EC" w:rsidRPr="00A86E22">
        <w:rPr>
          <w:rFonts w:ascii="Times New Roman" w:hAnsi="Times New Roman" w:cs="Times New Roman"/>
          <w:sz w:val="24"/>
          <w:szCs w:val="24"/>
        </w:rPr>
        <w:t>,</w:t>
      </w:r>
      <w:r w:rsidR="00BB3BDA" w:rsidRPr="00A86E22">
        <w:rPr>
          <w:rFonts w:ascii="Times New Roman" w:hAnsi="Times New Roman" w:cs="Times New Roman"/>
          <w:sz w:val="24"/>
          <w:szCs w:val="24"/>
        </w:rPr>
        <w:t xml:space="preserve"> </w:t>
      </w:r>
      <w:r w:rsidR="00710EED" w:rsidRPr="00A86E22">
        <w:rPr>
          <w:rFonts w:ascii="Times New Roman" w:hAnsi="Times New Roman" w:cs="Times New Roman"/>
          <w:sz w:val="24"/>
          <w:szCs w:val="24"/>
        </w:rPr>
        <w:t>who were also</w:t>
      </w:r>
      <w:r w:rsidR="00982121" w:rsidRPr="00A86E22">
        <w:rPr>
          <w:rFonts w:ascii="Times New Roman" w:hAnsi="Times New Roman" w:cs="Times New Roman"/>
          <w:sz w:val="24"/>
          <w:szCs w:val="24"/>
        </w:rPr>
        <w:t xml:space="preserve"> </w:t>
      </w:r>
      <w:r w:rsidR="00BB3BDA" w:rsidRPr="00A86E22">
        <w:rPr>
          <w:rFonts w:ascii="Times New Roman" w:hAnsi="Times New Roman" w:cs="Times New Roman"/>
          <w:sz w:val="24"/>
          <w:szCs w:val="24"/>
        </w:rPr>
        <w:t>members of the Board of Trustees.</w:t>
      </w:r>
      <w:r w:rsidR="0012113B" w:rsidRPr="00A86E22">
        <w:rPr>
          <w:rFonts w:ascii="Times New Roman" w:hAnsi="Times New Roman" w:cs="Times New Roman"/>
          <w:sz w:val="24"/>
          <w:szCs w:val="24"/>
        </w:rPr>
        <w:t xml:space="preserve"> </w:t>
      </w:r>
      <w:r w:rsidR="004F2264" w:rsidRPr="00A86E22">
        <w:rPr>
          <w:rFonts w:ascii="Times New Roman" w:hAnsi="Times New Roman" w:cs="Times New Roman"/>
          <w:sz w:val="24"/>
          <w:szCs w:val="24"/>
        </w:rPr>
        <w:t xml:space="preserve">Once the Institute was set up, </w:t>
      </w:r>
      <w:proofErr w:type="spellStart"/>
      <w:r w:rsidR="0012113B" w:rsidRPr="00A86E22">
        <w:rPr>
          <w:rFonts w:ascii="Times New Roman" w:hAnsi="Times New Roman" w:cs="Times New Roman"/>
          <w:sz w:val="24"/>
          <w:szCs w:val="24"/>
        </w:rPr>
        <w:t>Pastizzi-Feren</w:t>
      </w:r>
      <w:r w:rsidR="0012113B" w:rsidRPr="00A86E22">
        <w:rPr>
          <w:rFonts w:ascii="Times New Roman" w:hAnsi="Times New Roman" w:cs="Times New Roman"/>
          <w:sz w:val="24"/>
          <w:szCs w:val="24"/>
          <w:bdr w:val="none" w:sz="0" w:space="0" w:color="auto" w:frame="1"/>
        </w:rPr>
        <w:t>čić</w:t>
      </w:r>
      <w:proofErr w:type="spellEnd"/>
      <w:r w:rsidR="004F2264" w:rsidRPr="00A86E22">
        <w:rPr>
          <w:rFonts w:ascii="Times New Roman" w:hAnsi="Times New Roman" w:cs="Times New Roman"/>
          <w:sz w:val="24"/>
          <w:szCs w:val="24"/>
        </w:rPr>
        <w:t xml:space="preserve">, who was a good organizer, </w:t>
      </w:r>
      <w:r w:rsidR="0012113B" w:rsidRPr="00A86E22">
        <w:rPr>
          <w:rFonts w:ascii="Times New Roman" w:hAnsi="Times New Roman" w:cs="Times New Roman"/>
          <w:sz w:val="24"/>
          <w:szCs w:val="24"/>
        </w:rPr>
        <w:t xml:space="preserve">supervised the production of </w:t>
      </w:r>
      <w:r w:rsidR="0012113B" w:rsidRPr="00A86E22">
        <w:rPr>
          <w:rFonts w:ascii="Times New Roman" w:hAnsi="Times New Roman" w:cs="Times New Roman"/>
          <w:i/>
          <w:iCs/>
          <w:sz w:val="24"/>
          <w:szCs w:val="24"/>
        </w:rPr>
        <w:t>INSTRAW News</w:t>
      </w:r>
      <w:r w:rsidR="0012113B" w:rsidRPr="00A86E22">
        <w:rPr>
          <w:rFonts w:ascii="Times New Roman" w:hAnsi="Times New Roman" w:cs="Times New Roman"/>
          <w:sz w:val="24"/>
          <w:szCs w:val="24"/>
        </w:rPr>
        <w:t>,</w:t>
      </w:r>
      <w:r w:rsidR="0012113B" w:rsidRPr="00A86E22">
        <w:rPr>
          <w:rFonts w:ascii="Times New Roman" w:hAnsi="Times New Roman" w:cs="Times New Roman"/>
          <w:i/>
          <w:iCs/>
          <w:sz w:val="24"/>
          <w:szCs w:val="24"/>
        </w:rPr>
        <w:t xml:space="preserve"> </w:t>
      </w:r>
      <w:r w:rsidR="0012113B" w:rsidRPr="00A86E22">
        <w:rPr>
          <w:rFonts w:ascii="Times New Roman" w:hAnsi="Times New Roman" w:cs="Times New Roman"/>
          <w:sz w:val="24"/>
          <w:szCs w:val="24"/>
        </w:rPr>
        <w:t xml:space="preserve">first published in 1984, and began to </w:t>
      </w:r>
      <w:r w:rsidR="004F2264" w:rsidRPr="00A86E22">
        <w:rPr>
          <w:rFonts w:ascii="Times New Roman" w:hAnsi="Times New Roman" w:cs="Times New Roman"/>
          <w:sz w:val="24"/>
          <w:szCs w:val="24"/>
        </w:rPr>
        <w:t>arrange</w:t>
      </w:r>
      <w:r w:rsidR="0012113B" w:rsidRPr="00A86E22">
        <w:rPr>
          <w:rFonts w:ascii="Times New Roman" w:hAnsi="Times New Roman" w:cs="Times New Roman"/>
          <w:sz w:val="24"/>
          <w:szCs w:val="24"/>
        </w:rPr>
        <w:t xml:space="preserve"> seminars and training sessions</w:t>
      </w:r>
      <w:r w:rsidR="0054330E" w:rsidRPr="00A86E22">
        <w:rPr>
          <w:rFonts w:ascii="Times New Roman" w:hAnsi="Times New Roman" w:cs="Times New Roman"/>
          <w:sz w:val="24"/>
          <w:szCs w:val="24"/>
        </w:rPr>
        <w:t xml:space="preserve"> for women leaders from government, academic and civil society</w:t>
      </w:r>
      <w:r w:rsidR="0012113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In 1985 UN Secretary-General Javier P</w:t>
      </w:r>
      <w:r w:rsidR="00F6491B" w:rsidRPr="00A86E22">
        <w:rPr>
          <w:rFonts w:ascii="Times New Roman" w:hAnsi="Times New Roman" w:cs="Times New Roman"/>
          <w:sz w:val="24"/>
          <w:szCs w:val="24"/>
        </w:rPr>
        <w:t>é</w:t>
      </w:r>
      <w:r w:rsidR="0021488C" w:rsidRPr="00A86E22">
        <w:rPr>
          <w:rFonts w:ascii="Times New Roman" w:hAnsi="Times New Roman" w:cs="Times New Roman"/>
          <w:sz w:val="24"/>
          <w:szCs w:val="24"/>
        </w:rPr>
        <w:t>rez de Cu</w:t>
      </w:r>
      <w:r w:rsidR="00F6491B" w:rsidRPr="00A86E22">
        <w:rPr>
          <w:rFonts w:ascii="Times New Roman" w:hAnsi="Times New Roman" w:cs="Times New Roman"/>
          <w:sz w:val="24"/>
          <w:szCs w:val="24"/>
        </w:rPr>
        <w:t>é</w:t>
      </w:r>
      <w:r w:rsidR="0021488C" w:rsidRPr="00A86E22">
        <w:rPr>
          <w:rFonts w:ascii="Times New Roman" w:hAnsi="Times New Roman" w:cs="Times New Roman"/>
          <w:sz w:val="24"/>
          <w:szCs w:val="24"/>
        </w:rPr>
        <w:t xml:space="preserve">llar </w:t>
      </w:r>
      <w:r w:rsidR="00F6491B" w:rsidRPr="00A86E22">
        <w:rPr>
          <w:rFonts w:ascii="Times New Roman" w:hAnsi="Times New Roman" w:cs="Times New Roman"/>
          <w:sz w:val="24"/>
          <w:szCs w:val="24"/>
        </w:rPr>
        <w:t xml:space="preserve">visited INSTRAW </w:t>
      </w:r>
      <w:r w:rsidR="0021488C" w:rsidRPr="00A86E22">
        <w:rPr>
          <w:rFonts w:ascii="Times New Roman" w:hAnsi="Times New Roman" w:cs="Times New Roman"/>
          <w:sz w:val="24"/>
          <w:szCs w:val="24"/>
        </w:rPr>
        <w:t xml:space="preserve">during his three-day official visit to the Dominican Republic. </w:t>
      </w:r>
    </w:p>
    <w:p w14:paraId="558E27BE" w14:textId="2BA233E3" w:rsidR="00D879BF" w:rsidRPr="00A86E22" w:rsidRDefault="00B05FF2"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INSTRAW</w:t>
      </w:r>
      <w:r w:rsidR="00CF35C5" w:rsidRPr="00A86E22">
        <w:rPr>
          <w:rFonts w:ascii="Times New Roman" w:hAnsi="Times New Roman" w:cs="Times New Roman"/>
          <w:sz w:val="24"/>
          <w:szCs w:val="24"/>
        </w:rPr>
        <w:t>,</w:t>
      </w:r>
      <w:r w:rsidR="0054330E" w:rsidRPr="00A86E22">
        <w:rPr>
          <w:rFonts w:ascii="Times New Roman" w:hAnsi="Times New Roman" w:cs="Times New Roman"/>
          <w:sz w:val="24"/>
          <w:szCs w:val="24"/>
        </w:rPr>
        <w:t xml:space="preserve"> the first UN body headquartered in a developing country</w:t>
      </w:r>
      <w:r w:rsidR="00CF35C5" w:rsidRPr="00A86E22">
        <w:rPr>
          <w:rFonts w:ascii="Times New Roman" w:hAnsi="Times New Roman" w:cs="Times New Roman"/>
          <w:sz w:val="24"/>
          <w:szCs w:val="24"/>
        </w:rPr>
        <w:t>,</w:t>
      </w:r>
      <w:r w:rsidR="0054330E" w:rsidRPr="00A86E22">
        <w:rPr>
          <w:rFonts w:ascii="Times New Roman" w:hAnsi="Times New Roman" w:cs="Times New Roman"/>
          <w:sz w:val="24"/>
          <w:szCs w:val="24"/>
        </w:rPr>
        <w:t xml:space="preserve"> was </w:t>
      </w:r>
      <w:r w:rsidRPr="00A86E22">
        <w:rPr>
          <w:rFonts w:ascii="Times New Roman" w:hAnsi="Times New Roman" w:cs="Times New Roman"/>
          <w:sz w:val="24"/>
          <w:szCs w:val="24"/>
        </w:rPr>
        <w:t>tasked with helping to improve the availability and reliability of data on women in the economy, including the informal sector</w:t>
      </w:r>
      <w:r w:rsidR="001233EC"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54330E" w:rsidRPr="00A86E22">
        <w:rPr>
          <w:rFonts w:ascii="Times New Roman" w:hAnsi="Times New Roman" w:cs="Times New Roman"/>
          <w:sz w:val="24"/>
          <w:szCs w:val="24"/>
        </w:rPr>
        <w:t xml:space="preserve">To that end, </w:t>
      </w:r>
      <w:proofErr w:type="spellStart"/>
      <w:r w:rsidR="001233EC" w:rsidRPr="00A86E22">
        <w:rPr>
          <w:rFonts w:ascii="Times New Roman" w:hAnsi="Times New Roman" w:cs="Times New Roman"/>
          <w:sz w:val="24"/>
          <w:szCs w:val="24"/>
        </w:rPr>
        <w:t>Pastizzi-Feren</w:t>
      </w:r>
      <w:r w:rsidR="001233EC" w:rsidRPr="00A86E22">
        <w:rPr>
          <w:rFonts w:ascii="Times New Roman" w:hAnsi="Times New Roman" w:cs="Times New Roman"/>
          <w:sz w:val="24"/>
          <w:szCs w:val="24"/>
          <w:bdr w:val="none" w:sz="0" w:space="0" w:color="auto" w:frame="1"/>
        </w:rPr>
        <w:t>čić</w:t>
      </w:r>
      <w:proofErr w:type="spellEnd"/>
      <w:r w:rsidR="001233EC" w:rsidRPr="00A86E22">
        <w:rPr>
          <w:rFonts w:ascii="Times New Roman" w:hAnsi="Times New Roman" w:cs="Times New Roman"/>
          <w:sz w:val="24"/>
          <w:szCs w:val="24"/>
        </w:rPr>
        <w:t xml:space="preserve"> </w:t>
      </w:r>
      <w:r w:rsidRPr="00A86E22">
        <w:rPr>
          <w:rFonts w:ascii="Times New Roman" w:hAnsi="Times New Roman" w:cs="Times New Roman"/>
          <w:sz w:val="24"/>
          <w:szCs w:val="24"/>
        </w:rPr>
        <w:t xml:space="preserve">worked with the Statistical Office of the Department of International Economic and Social Affairs of the UN Secretariat </w:t>
      </w:r>
      <w:r w:rsidR="001233EC" w:rsidRPr="00A86E22">
        <w:rPr>
          <w:rFonts w:ascii="Times New Roman" w:hAnsi="Times New Roman" w:cs="Times New Roman"/>
          <w:sz w:val="24"/>
          <w:szCs w:val="24"/>
        </w:rPr>
        <w:t xml:space="preserve">in New York </w:t>
      </w:r>
      <w:r w:rsidRPr="00A86E22">
        <w:rPr>
          <w:rFonts w:ascii="Times New Roman" w:hAnsi="Times New Roman" w:cs="Times New Roman"/>
          <w:sz w:val="24"/>
          <w:szCs w:val="24"/>
        </w:rPr>
        <w:t xml:space="preserve">and with specialized agencies such as the International </w:t>
      </w:r>
      <w:proofErr w:type="spellStart"/>
      <w:r w:rsidRPr="00A86E22">
        <w:rPr>
          <w:rFonts w:ascii="Times New Roman" w:hAnsi="Times New Roman" w:cs="Times New Roman"/>
          <w:sz w:val="24"/>
          <w:szCs w:val="24"/>
        </w:rPr>
        <w:t>Labour</w:t>
      </w:r>
      <w:proofErr w:type="spellEnd"/>
      <w:r w:rsidRPr="00A86E22">
        <w:rPr>
          <w:rFonts w:ascii="Times New Roman" w:hAnsi="Times New Roman" w:cs="Times New Roman"/>
          <w:sz w:val="24"/>
          <w:szCs w:val="24"/>
        </w:rPr>
        <w:t xml:space="preserve"> Organization </w:t>
      </w:r>
      <w:r w:rsidR="006251A4" w:rsidRPr="00A86E22">
        <w:rPr>
          <w:rFonts w:ascii="Times New Roman" w:hAnsi="Times New Roman" w:cs="Times New Roman"/>
          <w:sz w:val="24"/>
          <w:szCs w:val="24"/>
        </w:rPr>
        <w:t xml:space="preserve">(ILO) </w:t>
      </w:r>
      <w:r w:rsidR="001233EC" w:rsidRPr="00A86E22">
        <w:rPr>
          <w:rFonts w:ascii="Times New Roman" w:hAnsi="Times New Roman" w:cs="Times New Roman"/>
          <w:sz w:val="24"/>
          <w:szCs w:val="24"/>
        </w:rPr>
        <w:t xml:space="preserve">in Geneva, Switzerland </w:t>
      </w:r>
      <w:r w:rsidRPr="00A86E22">
        <w:rPr>
          <w:rFonts w:ascii="Times New Roman" w:hAnsi="Times New Roman" w:cs="Times New Roman"/>
          <w:sz w:val="24"/>
          <w:szCs w:val="24"/>
        </w:rPr>
        <w:t>and the UN Industrial Development Organization</w:t>
      </w:r>
      <w:r w:rsidR="001233EC" w:rsidRPr="00A86E22">
        <w:rPr>
          <w:rFonts w:ascii="Times New Roman" w:hAnsi="Times New Roman" w:cs="Times New Roman"/>
          <w:sz w:val="24"/>
          <w:szCs w:val="24"/>
        </w:rPr>
        <w:t xml:space="preserve"> in Vienna</w:t>
      </w:r>
      <w:r w:rsidRPr="00A86E22">
        <w:rPr>
          <w:rFonts w:ascii="Times New Roman" w:hAnsi="Times New Roman" w:cs="Times New Roman"/>
          <w:sz w:val="24"/>
          <w:szCs w:val="24"/>
        </w:rPr>
        <w:t xml:space="preserve">. </w:t>
      </w:r>
      <w:r w:rsidR="001233EC" w:rsidRPr="00A86E22">
        <w:rPr>
          <w:rFonts w:ascii="Times New Roman" w:hAnsi="Times New Roman" w:cs="Times New Roman"/>
          <w:sz w:val="24"/>
          <w:szCs w:val="24"/>
        </w:rPr>
        <w:t>She</w:t>
      </w:r>
      <w:r w:rsidR="00390F44" w:rsidRPr="00A86E22">
        <w:rPr>
          <w:rFonts w:ascii="Times New Roman" w:hAnsi="Times New Roman" w:cs="Times New Roman"/>
          <w:sz w:val="24"/>
          <w:szCs w:val="24"/>
        </w:rPr>
        <w:t xml:space="preserve"> promoted the need for countries and policies to recognize women’s roles in both production and reproduction</w:t>
      </w:r>
      <w:r w:rsidR="00907D4D" w:rsidRPr="00A86E22">
        <w:rPr>
          <w:rFonts w:ascii="Times New Roman" w:hAnsi="Times New Roman" w:cs="Times New Roman"/>
          <w:sz w:val="24"/>
          <w:szCs w:val="24"/>
        </w:rPr>
        <w:t>, which was</w:t>
      </w:r>
      <w:r w:rsidR="00390F44" w:rsidRPr="00A86E22">
        <w:rPr>
          <w:rFonts w:ascii="Times New Roman" w:hAnsi="Times New Roman" w:cs="Times New Roman"/>
          <w:sz w:val="24"/>
          <w:szCs w:val="24"/>
        </w:rPr>
        <w:t xml:space="preserve"> the theme of INSTRAW’s first inter-regional seminar on the incorporation of women into development planning </w:t>
      </w:r>
      <w:r w:rsidR="00CD545C" w:rsidRPr="00A86E22">
        <w:rPr>
          <w:rFonts w:ascii="Times New Roman" w:hAnsi="Times New Roman" w:cs="Times New Roman"/>
          <w:sz w:val="24"/>
          <w:szCs w:val="24"/>
        </w:rPr>
        <w:t xml:space="preserve">held </w:t>
      </w:r>
      <w:r w:rsidR="00390F44" w:rsidRPr="00A86E22">
        <w:rPr>
          <w:rFonts w:ascii="Times New Roman" w:hAnsi="Times New Roman" w:cs="Times New Roman"/>
          <w:sz w:val="24"/>
          <w:szCs w:val="24"/>
        </w:rPr>
        <w:t xml:space="preserve">in Santo Domingo in December 1983. </w:t>
      </w:r>
      <w:r w:rsidR="0012113B" w:rsidRPr="00A86E22">
        <w:rPr>
          <w:rFonts w:ascii="Times New Roman" w:hAnsi="Times New Roman" w:cs="Times New Roman"/>
          <w:sz w:val="24"/>
          <w:szCs w:val="24"/>
        </w:rPr>
        <w:t>Pastizzi-</w:t>
      </w:r>
      <w:proofErr w:type="spellStart"/>
      <w:r w:rsidR="0012113B" w:rsidRPr="00A86E22">
        <w:rPr>
          <w:rFonts w:ascii="Times New Roman" w:hAnsi="Times New Roman" w:cs="Times New Roman"/>
          <w:sz w:val="24"/>
          <w:szCs w:val="24"/>
        </w:rPr>
        <w:t>Feren</w:t>
      </w:r>
      <w:r w:rsidR="0012113B" w:rsidRPr="00A86E22">
        <w:rPr>
          <w:rFonts w:ascii="Times New Roman" w:hAnsi="Times New Roman" w:cs="Times New Roman"/>
          <w:sz w:val="24"/>
          <w:szCs w:val="24"/>
          <w:bdr w:val="none" w:sz="0" w:space="0" w:color="auto" w:frame="1"/>
        </w:rPr>
        <w:t>čić</w:t>
      </w:r>
      <w:proofErr w:type="spellEnd"/>
      <w:r w:rsidR="0012113B" w:rsidRPr="00A86E22">
        <w:rPr>
          <w:rFonts w:ascii="Times New Roman" w:hAnsi="Times New Roman" w:cs="Times New Roman"/>
          <w:sz w:val="24"/>
          <w:szCs w:val="24"/>
        </w:rPr>
        <w:t xml:space="preserve"> </w:t>
      </w:r>
      <w:r w:rsidR="00AC6728" w:rsidRPr="00A86E22">
        <w:rPr>
          <w:rFonts w:ascii="Times New Roman" w:hAnsi="Times New Roman" w:cs="Times New Roman"/>
          <w:sz w:val="24"/>
          <w:szCs w:val="24"/>
        </w:rPr>
        <w:t xml:space="preserve">helped INSTRAW identify, conceptualize and measure the varied forms of women’s economic activities, </w:t>
      </w:r>
      <w:r w:rsidR="0012113B" w:rsidRPr="00A86E22">
        <w:rPr>
          <w:rFonts w:ascii="Times New Roman" w:hAnsi="Times New Roman" w:cs="Times New Roman"/>
          <w:sz w:val="24"/>
          <w:szCs w:val="24"/>
        </w:rPr>
        <w:t xml:space="preserve">both </w:t>
      </w:r>
      <w:r w:rsidR="00AC6728" w:rsidRPr="00A86E22">
        <w:rPr>
          <w:rFonts w:ascii="Times New Roman" w:hAnsi="Times New Roman" w:cs="Times New Roman"/>
          <w:sz w:val="24"/>
          <w:szCs w:val="24"/>
        </w:rPr>
        <w:t xml:space="preserve">public and private </w:t>
      </w:r>
      <w:r w:rsidR="0012113B" w:rsidRPr="00A86E22">
        <w:rPr>
          <w:rFonts w:ascii="Times New Roman" w:hAnsi="Times New Roman" w:cs="Times New Roman"/>
          <w:sz w:val="24"/>
          <w:szCs w:val="24"/>
        </w:rPr>
        <w:t xml:space="preserve">and </w:t>
      </w:r>
      <w:r w:rsidR="00AC6728" w:rsidRPr="00A86E22">
        <w:rPr>
          <w:rFonts w:ascii="Times New Roman" w:hAnsi="Times New Roman" w:cs="Times New Roman"/>
          <w:sz w:val="24"/>
          <w:szCs w:val="24"/>
        </w:rPr>
        <w:t>formal and informal</w:t>
      </w:r>
      <w:r w:rsidR="009B0BE6" w:rsidRPr="00A86E22">
        <w:rPr>
          <w:rFonts w:ascii="Times New Roman" w:hAnsi="Times New Roman" w:cs="Times New Roman"/>
          <w:sz w:val="24"/>
          <w:szCs w:val="24"/>
        </w:rPr>
        <w:t>, that had hardly been statistically depicted</w:t>
      </w:r>
      <w:r w:rsidR="000B7096" w:rsidRPr="00A86E22">
        <w:rPr>
          <w:rFonts w:ascii="Times New Roman" w:hAnsi="Times New Roman" w:cs="Times New Roman"/>
          <w:sz w:val="24"/>
          <w:szCs w:val="24"/>
        </w:rPr>
        <w:t>, either nationally or internationally</w:t>
      </w:r>
      <w:r w:rsidR="00AC6728" w:rsidRPr="00A86E22">
        <w:rPr>
          <w:rFonts w:ascii="Times New Roman" w:hAnsi="Times New Roman" w:cs="Times New Roman"/>
          <w:sz w:val="24"/>
          <w:szCs w:val="24"/>
        </w:rPr>
        <w:t xml:space="preserve">. In 1984 </w:t>
      </w:r>
      <w:r w:rsidR="00D879BF" w:rsidRPr="00A86E22">
        <w:rPr>
          <w:rFonts w:ascii="Times New Roman" w:hAnsi="Times New Roman" w:cs="Times New Roman"/>
          <w:sz w:val="24"/>
          <w:szCs w:val="24"/>
        </w:rPr>
        <w:t xml:space="preserve">the Institute produced </w:t>
      </w:r>
      <w:r w:rsidR="005239CE" w:rsidRPr="00A86E22">
        <w:rPr>
          <w:rFonts w:ascii="Times New Roman" w:hAnsi="Times New Roman" w:cs="Times New Roman"/>
          <w:sz w:val="24"/>
          <w:szCs w:val="24"/>
        </w:rPr>
        <w:t xml:space="preserve">two studies on measuring women’s work: </w:t>
      </w:r>
      <w:r w:rsidR="005239CE" w:rsidRPr="00A86E22">
        <w:rPr>
          <w:rFonts w:ascii="Times New Roman" w:hAnsi="Times New Roman" w:cs="Times New Roman"/>
          <w:i/>
          <w:iCs/>
          <w:sz w:val="24"/>
          <w:szCs w:val="24"/>
        </w:rPr>
        <w:t xml:space="preserve">Improving Concepts and Methods for Statistics and Indicators </w:t>
      </w:r>
      <w:proofErr w:type="gramStart"/>
      <w:r w:rsidR="005239CE" w:rsidRPr="00A86E22">
        <w:rPr>
          <w:rFonts w:ascii="Times New Roman" w:hAnsi="Times New Roman" w:cs="Times New Roman"/>
          <w:i/>
          <w:iCs/>
          <w:sz w:val="24"/>
          <w:szCs w:val="24"/>
        </w:rPr>
        <w:t>on the Situation of</w:t>
      </w:r>
      <w:proofErr w:type="gramEnd"/>
      <w:r w:rsidR="005239CE" w:rsidRPr="00A86E22">
        <w:rPr>
          <w:rFonts w:ascii="Times New Roman" w:hAnsi="Times New Roman" w:cs="Times New Roman"/>
          <w:i/>
          <w:iCs/>
          <w:sz w:val="24"/>
          <w:szCs w:val="24"/>
        </w:rPr>
        <w:t xml:space="preserve"> Women </w:t>
      </w:r>
      <w:r w:rsidR="005239CE" w:rsidRPr="00A86E22">
        <w:rPr>
          <w:rFonts w:ascii="Times New Roman" w:hAnsi="Times New Roman" w:cs="Times New Roman"/>
          <w:sz w:val="24"/>
          <w:szCs w:val="24"/>
        </w:rPr>
        <w:t xml:space="preserve">and the companion study </w:t>
      </w:r>
      <w:r w:rsidR="005239CE" w:rsidRPr="00A86E22">
        <w:rPr>
          <w:rFonts w:ascii="Times New Roman" w:hAnsi="Times New Roman" w:cs="Times New Roman"/>
          <w:i/>
          <w:iCs/>
          <w:sz w:val="24"/>
          <w:szCs w:val="24"/>
        </w:rPr>
        <w:t xml:space="preserve">Compiling Social Indicators </w:t>
      </w:r>
      <w:proofErr w:type="gramStart"/>
      <w:r w:rsidR="005239CE" w:rsidRPr="00A86E22">
        <w:rPr>
          <w:rFonts w:ascii="Times New Roman" w:hAnsi="Times New Roman" w:cs="Times New Roman"/>
          <w:i/>
          <w:iCs/>
          <w:sz w:val="24"/>
          <w:szCs w:val="24"/>
        </w:rPr>
        <w:t>on the Situation of</w:t>
      </w:r>
      <w:proofErr w:type="gramEnd"/>
      <w:r w:rsidR="005239CE" w:rsidRPr="00A86E22">
        <w:rPr>
          <w:rFonts w:ascii="Times New Roman" w:hAnsi="Times New Roman" w:cs="Times New Roman"/>
          <w:i/>
          <w:iCs/>
          <w:sz w:val="24"/>
          <w:szCs w:val="24"/>
        </w:rPr>
        <w:t xml:space="preserve"> Women.</w:t>
      </w:r>
      <w:r w:rsidR="00256CE2" w:rsidRPr="00A86E22">
        <w:rPr>
          <w:rFonts w:ascii="Times New Roman" w:hAnsi="Times New Roman" w:cs="Times New Roman"/>
          <w:sz w:val="24"/>
          <w:szCs w:val="24"/>
        </w:rPr>
        <w:t xml:space="preserve"> </w:t>
      </w:r>
      <w:r w:rsidR="00D879BF" w:rsidRPr="00A86E22">
        <w:rPr>
          <w:rFonts w:ascii="Times New Roman" w:hAnsi="Times New Roman" w:cs="Times New Roman"/>
          <w:sz w:val="24"/>
          <w:szCs w:val="24"/>
        </w:rPr>
        <w:t>Pastizzi-</w:t>
      </w:r>
      <w:proofErr w:type="spellStart"/>
      <w:r w:rsidR="00D879BF" w:rsidRPr="00A86E22">
        <w:rPr>
          <w:rFonts w:ascii="Times New Roman" w:hAnsi="Times New Roman" w:cs="Times New Roman"/>
          <w:sz w:val="24"/>
          <w:szCs w:val="24"/>
        </w:rPr>
        <w:t>Feren</w:t>
      </w:r>
      <w:r w:rsidR="00D879BF" w:rsidRPr="00A86E22">
        <w:rPr>
          <w:rFonts w:ascii="Times New Roman" w:hAnsi="Times New Roman" w:cs="Times New Roman"/>
          <w:sz w:val="24"/>
          <w:szCs w:val="24"/>
          <w:bdr w:val="none" w:sz="0" w:space="0" w:color="auto" w:frame="1"/>
        </w:rPr>
        <w:t>čić</w:t>
      </w:r>
      <w:proofErr w:type="spellEnd"/>
      <w:r w:rsidR="00D879BF" w:rsidRPr="00A86E22">
        <w:rPr>
          <w:rFonts w:ascii="Times New Roman" w:hAnsi="Times New Roman" w:cs="Times New Roman"/>
          <w:sz w:val="24"/>
          <w:szCs w:val="24"/>
        </w:rPr>
        <w:t xml:space="preserve"> </w:t>
      </w:r>
      <w:r w:rsidR="00AC6728" w:rsidRPr="00A86E22">
        <w:rPr>
          <w:rFonts w:ascii="Times New Roman" w:hAnsi="Times New Roman" w:cs="Times New Roman"/>
          <w:sz w:val="24"/>
          <w:szCs w:val="24"/>
        </w:rPr>
        <w:t xml:space="preserve">also </w:t>
      </w:r>
      <w:r w:rsidR="0021488C" w:rsidRPr="00A86E22">
        <w:rPr>
          <w:rFonts w:ascii="Times New Roman" w:hAnsi="Times New Roman" w:cs="Times New Roman"/>
          <w:sz w:val="24"/>
          <w:szCs w:val="24"/>
        </w:rPr>
        <w:t xml:space="preserve">contributed to the UN’s first world survey on women, which was prepared for the World Conference to Review and Appraise the Achievements of the </w:t>
      </w:r>
      <w:r w:rsidR="00AC6728" w:rsidRPr="00A86E22">
        <w:rPr>
          <w:rFonts w:ascii="Times New Roman" w:hAnsi="Times New Roman" w:cs="Times New Roman"/>
          <w:sz w:val="24"/>
          <w:szCs w:val="24"/>
        </w:rPr>
        <w:t>UN</w:t>
      </w:r>
      <w:r w:rsidR="0021488C" w:rsidRPr="00A86E22">
        <w:rPr>
          <w:rFonts w:ascii="Times New Roman" w:hAnsi="Times New Roman" w:cs="Times New Roman"/>
          <w:sz w:val="24"/>
          <w:szCs w:val="24"/>
        </w:rPr>
        <w:t xml:space="preserve"> Decade for Women: Equality, Development and Peace in Nairobi, Kenya </w:t>
      </w:r>
      <w:r w:rsidR="00AC6728" w:rsidRPr="00A86E22">
        <w:rPr>
          <w:rFonts w:ascii="Times New Roman" w:hAnsi="Times New Roman" w:cs="Times New Roman"/>
          <w:sz w:val="24"/>
          <w:szCs w:val="24"/>
        </w:rPr>
        <w:t>in</w:t>
      </w:r>
      <w:r w:rsidR="0021488C" w:rsidRPr="00A86E22">
        <w:rPr>
          <w:rFonts w:ascii="Times New Roman" w:hAnsi="Times New Roman" w:cs="Times New Roman"/>
          <w:sz w:val="24"/>
          <w:szCs w:val="24"/>
        </w:rPr>
        <w:t xml:space="preserve"> July 1985. </w:t>
      </w:r>
      <w:r w:rsidR="00D879BF" w:rsidRPr="00A86E22">
        <w:rPr>
          <w:rFonts w:ascii="Times New Roman" w:hAnsi="Times New Roman" w:cs="Times New Roman"/>
          <w:i/>
          <w:iCs/>
          <w:sz w:val="24"/>
          <w:szCs w:val="24"/>
        </w:rPr>
        <w:t xml:space="preserve">Women and Developing Countries’ Self-Reliance </w:t>
      </w:r>
      <w:r w:rsidR="00D879BF" w:rsidRPr="00A86E22">
        <w:rPr>
          <w:rFonts w:ascii="Times New Roman" w:hAnsi="Times New Roman" w:cs="Times New Roman"/>
          <w:sz w:val="24"/>
          <w:szCs w:val="24"/>
        </w:rPr>
        <w:t xml:space="preserve">(1984) was the INSTRAW contribution to the first </w:t>
      </w:r>
      <w:r w:rsidR="00D879BF" w:rsidRPr="00A86E22">
        <w:rPr>
          <w:rFonts w:ascii="Times New Roman" w:hAnsi="Times New Roman" w:cs="Times New Roman"/>
          <w:i/>
          <w:iCs/>
          <w:sz w:val="24"/>
          <w:szCs w:val="24"/>
        </w:rPr>
        <w:t>World Survey</w:t>
      </w:r>
      <w:r w:rsidR="00D879BF" w:rsidRPr="00A86E22">
        <w:rPr>
          <w:rFonts w:ascii="Times New Roman" w:hAnsi="Times New Roman" w:cs="Times New Roman"/>
          <w:sz w:val="24"/>
          <w:szCs w:val="24"/>
        </w:rPr>
        <w:t xml:space="preserve"> as part of the preparations for the Nairobi Conference. The emphasis on self-reliance reflected the broader goal within the developing world, whereby many </w:t>
      </w:r>
      <w:r w:rsidR="0012113B" w:rsidRPr="00A86E22">
        <w:rPr>
          <w:rFonts w:ascii="Times New Roman" w:hAnsi="Times New Roman" w:cs="Times New Roman"/>
          <w:sz w:val="24"/>
          <w:szCs w:val="24"/>
        </w:rPr>
        <w:t xml:space="preserve">Southern </w:t>
      </w:r>
      <w:r w:rsidR="00D879BF" w:rsidRPr="00A86E22">
        <w:rPr>
          <w:rFonts w:ascii="Times New Roman" w:hAnsi="Times New Roman" w:cs="Times New Roman"/>
          <w:sz w:val="24"/>
          <w:szCs w:val="24"/>
        </w:rPr>
        <w:t xml:space="preserve">countries sought to avoid dependence on either the capitalist economies of the West or the centrally planned economies of the East. </w:t>
      </w:r>
      <w:r w:rsidR="00F0748C" w:rsidRPr="00A86E22">
        <w:rPr>
          <w:rFonts w:ascii="Times New Roman" w:hAnsi="Times New Roman" w:cs="Times New Roman"/>
          <w:sz w:val="24"/>
          <w:szCs w:val="24"/>
        </w:rPr>
        <w:t xml:space="preserve">This </w:t>
      </w:r>
      <w:r w:rsidR="00D879BF" w:rsidRPr="00A86E22">
        <w:rPr>
          <w:rFonts w:ascii="Times New Roman" w:hAnsi="Times New Roman" w:cs="Times New Roman"/>
          <w:sz w:val="24"/>
          <w:szCs w:val="24"/>
        </w:rPr>
        <w:t xml:space="preserve">also reflected </w:t>
      </w:r>
      <w:proofErr w:type="spellStart"/>
      <w:r w:rsidR="00D879BF" w:rsidRPr="00A86E22">
        <w:rPr>
          <w:rFonts w:ascii="Times New Roman" w:hAnsi="Times New Roman" w:cs="Times New Roman"/>
          <w:sz w:val="24"/>
          <w:szCs w:val="24"/>
        </w:rPr>
        <w:t>Pastizzi-Feren</w:t>
      </w:r>
      <w:r w:rsidR="004E0A92" w:rsidRPr="00A86E22">
        <w:rPr>
          <w:rFonts w:ascii="Times New Roman" w:hAnsi="Times New Roman" w:cs="Times New Roman"/>
          <w:sz w:val="24"/>
          <w:szCs w:val="24"/>
          <w:bdr w:val="none" w:sz="0" w:space="0" w:color="auto" w:frame="1"/>
        </w:rPr>
        <w:t>čić</w:t>
      </w:r>
      <w:r w:rsidR="00D879BF" w:rsidRPr="00A86E22">
        <w:rPr>
          <w:rFonts w:ascii="Times New Roman" w:hAnsi="Times New Roman" w:cs="Times New Roman"/>
          <w:sz w:val="24"/>
          <w:szCs w:val="24"/>
        </w:rPr>
        <w:t>’s</w:t>
      </w:r>
      <w:proofErr w:type="spellEnd"/>
      <w:r w:rsidR="00D879BF" w:rsidRPr="00A86E22">
        <w:rPr>
          <w:rFonts w:ascii="Times New Roman" w:hAnsi="Times New Roman" w:cs="Times New Roman"/>
          <w:sz w:val="24"/>
          <w:szCs w:val="24"/>
        </w:rPr>
        <w:t xml:space="preserve"> Yugoslav background, which similarly sought a path between East and West, and INSTRAW collaborated on at least one occasion with the International Centre for Public Enterprises, based in Ljubljana, Yugoslavia. </w:t>
      </w:r>
      <w:r w:rsidR="0021488C" w:rsidRPr="00A86E22">
        <w:rPr>
          <w:rFonts w:ascii="Times New Roman" w:hAnsi="Times New Roman" w:cs="Times New Roman"/>
          <w:sz w:val="24"/>
          <w:szCs w:val="24"/>
        </w:rPr>
        <w:t xml:space="preserve">Subsequently, and in collaboration with the Department of International Economic and Social Affairs, </w:t>
      </w:r>
      <w:r w:rsidR="00256CE2" w:rsidRPr="00A86E22">
        <w:rPr>
          <w:rFonts w:ascii="Times New Roman" w:hAnsi="Times New Roman" w:cs="Times New Roman"/>
          <w:sz w:val="24"/>
          <w:szCs w:val="24"/>
        </w:rPr>
        <w:t xml:space="preserve">INSTRAW contributed to </w:t>
      </w:r>
      <w:r w:rsidR="00417DFC" w:rsidRPr="00A86E22">
        <w:rPr>
          <w:rFonts w:ascii="Times New Roman" w:hAnsi="Times New Roman" w:cs="Times New Roman"/>
          <w:sz w:val="24"/>
          <w:szCs w:val="24"/>
        </w:rPr>
        <w:t>th</w:t>
      </w:r>
      <w:r w:rsidR="00256CE2" w:rsidRPr="00A86E22">
        <w:rPr>
          <w:rFonts w:ascii="Times New Roman" w:hAnsi="Times New Roman" w:cs="Times New Roman"/>
          <w:sz w:val="24"/>
          <w:szCs w:val="24"/>
        </w:rPr>
        <w:t xml:space="preserve">e regular editions of the UN’s </w:t>
      </w:r>
      <w:r w:rsidR="00256CE2" w:rsidRPr="00A86E22">
        <w:rPr>
          <w:rFonts w:ascii="Times New Roman" w:hAnsi="Times New Roman" w:cs="Times New Roman"/>
          <w:i/>
          <w:iCs/>
          <w:sz w:val="24"/>
          <w:szCs w:val="24"/>
        </w:rPr>
        <w:t>World Survey on the Role of Women in Development</w:t>
      </w:r>
      <w:r w:rsidR="00CA7F1B" w:rsidRPr="00A86E22">
        <w:rPr>
          <w:rFonts w:ascii="Times New Roman" w:hAnsi="Times New Roman" w:cs="Times New Roman"/>
          <w:sz w:val="24"/>
          <w:szCs w:val="24"/>
        </w:rPr>
        <w:t xml:space="preserve">, </w:t>
      </w:r>
      <w:r w:rsidR="005761FD" w:rsidRPr="00A86E22">
        <w:rPr>
          <w:rFonts w:ascii="Times New Roman" w:hAnsi="Times New Roman" w:cs="Times New Roman"/>
          <w:sz w:val="24"/>
          <w:szCs w:val="24"/>
        </w:rPr>
        <w:t xml:space="preserve">first </w:t>
      </w:r>
      <w:r w:rsidR="00CA7F1B" w:rsidRPr="00A86E22">
        <w:rPr>
          <w:rFonts w:ascii="Times New Roman" w:hAnsi="Times New Roman" w:cs="Times New Roman"/>
          <w:sz w:val="24"/>
          <w:szCs w:val="24"/>
        </w:rPr>
        <w:t>published in 1985</w:t>
      </w:r>
      <w:r w:rsidR="00256CE2" w:rsidRPr="00A86E22">
        <w:rPr>
          <w:rFonts w:ascii="Times New Roman" w:hAnsi="Times New Roman" w:cs="Times New Roman"/>
          <w:sz w:val="24"/>
          <w:szCs w:val="24"/>
        </w:rPr>
        <w:t xml:space="preserve">. </w:t>
      </w:r>
    </w:p>
    <w:p w14:paraId="40ABC0CE" w14:textId="457D74A4" w:rsidR="002A708F" w:rsidRPr="00A86E22" w:rsidRDefault="00417DFC"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For INSTRAW’s seminars and training sessions </w:t>
      </w:r>
      <w:proofErr w:type="spellStart"/>
      <w:r w:rsidRPr="00A86E22">
        <w:rPr>
          <w:rFonts w:ascii="Times New Roman" w:hAnsi="Times New Roman" w:cs="Times New Roman"/>
          <w:sz w:val="24"/>
          <w:szCs w:val="24"/>
        </w:rPr>
        <w:t>Pastizzi-Feren</w:t>
      </w:r>
      <w:r w:rsidRPr="00A86E22">
        <w:rPr>
          <w:rFonts w:ascii="Times New Roman" w:hAnsi="Times New Roman" w:cs="Times New Roman"/>
          <w:sz w:val="24"/>
          <w:szCs w:val="24"/>
          <w:bdr w:val="none" w:sz="0" w:space="0" w:color="auto" w:frame="1"/>
        </w:rPr>
        <w:t>čić</w:t>
      </w:r>
      <w:proofErr w:type="spellEnd"/>
      <w:r w:rsidR="00577BD4" w:rsidRPr="00A86E22">
        <w:rPr>
          <w:rFonts w:ascii="Times New Roman" w:hAnsi="Times New Roman" w:cs="Times New Roman"/>
          <w:sz w:val="24"/>
          <w:szCs w:val="24"/>
        </w:rPr>
        <w:t xml:space="preserve"> hired consultants and commissioned studies that often made their way into larger UN reports or stand-alone publications. Lourdes Urdaneta-Ferran of Venezuela was consulted on conceptualizing and measuring female labor. </w:t>
      </w:r>
      <w:r w:rsidR="00DF3BDC" w:rsidRPr="00A86E22">
        <w:rPr>
          <w:rFonts w:ascii="Times New Roman" w:hAnsi="Times New Roman" w:cs="Times New Roman"/>
          <w:sz w:val="24"/>
          <w:szCs w:val="24"/>
        </w:rPr>
        <w:t>Pastizzi-</w:t>
      </w:r>
      <w:proofErr w:type="spellStart"/>
      <w:r w:rsidR="00DF3BDC" w:rsidRPr="00A86E22">
        <w:rPr>
          <w:rFonts w:ascii="Times New Roman" w:hAnsi="Times New Roman" w:cs="Times New Roman"/>
          <w:sz w:val="24"/>
          <w:szCs w:val="24"/>
        </w:rPr>
        <w:t>Feren</w:t>
      </w:r>
      <w:r w:rsidR="004E0A92" w:rsidRPr="00A86E22">
        <w:rPr>
          <w:rFonts w:ascii="Times New Roman" w:hAnsi="Times New Roman" w:cs="Times New Roman"/>
          <w:sz w:val="24"/>
          <w:szCs w:val="24"/>
          <w:bdr w:val="none" w:sz="0" w:space="0" w:color="auto" w:frame="1"/>
        </w:rPr>
        <w:t>čić</w:t>
      </w:r>
      <w:r w:rsidR="00DF3BDC" w:rsidRPr="00A86E22">
        <w:rPr>
          <w:rFonts w:ascii="Times New Roman" w:hAnsi="Times New Roman" w:cs="Times New Roman"/>
          <w:sz w:val="24"/>
          <w:szCs w:val="24"/>
        </w:rPr>
        <w:t>’s</w:t>
      </w:r>
      <w:proofErr w:type="spellEnd"/>
      <w:r w:rsidR="00DF3BDC" w:rsidRPr="00A86E22">
        <w:rPr>
          <w:rFonts w:ascii="Times New Roman" w:hAnsi="Times New Roman" w:cs="Times New Roman"/>
          <w:sz w:val="24"/>
          <w:szCs w:val="24"/>
        </w:rPr>
        <w:t xml:space="preserve"> own publications during her tenure </w:t>
      </w:r>
      <w:r w:rsidR="00DF3BDC" w:rsidRPr="00A86E22">
        <w:rPr>
          <w:rFonts w:ascii="Times New Roman" w:eastAsia="Times New Roman" w:hAnsi="Times New Roman" w:cs="Times New Roman"/>
          <w:color w:val="201F1E"/>
          <w:sz w:val="24"/>
          <w:szCs w:val="24"/>
          <w:shd w:val="clear" w:color="auto" w:fill="FFFFFF"/>
        </w:rPr>
        <w:t xml:space="preserve">focused on </w:t>
      </w:r>
      <w:r w:rsidR="00DF3BDC" w:rsidRPr="00A86E22">
        <w:rPr>
          <w:rFonts w:ascii="Times New Roman" w:hAnsi="Times New Roman" w:cs="Times New Roman"/>
          <w:sz w:val="24"/>
          <w:szCs w:val="24"/>
        </w:rPr>
        <w:t xml:space="preserve">new approaches and </w:t>
      </w:r>
      <w:r w:rsidR="00DF3BDC" w:rsidRPr="00A86E22">
        <w:rPr>
          <w:rFonts w:ascii="Times New Roman" w:hAnsi="Times New Roman" w:cs="Times New Roman"/>
          <w:sz w:val="24"/>
          <w:szCs w:val="24"/>
        </w:rPr>
        <w:lastRenderedPageBreak/>
        <w:t xml:space="preserve">concepts in statistics on women (1986) and women’s work in the informal sectors of economy (1989). </w:t>
      </w:r>
      <w:r w:rsidR="00577BD4" w:rsidRPr="00A86E22">
        <w:rPr>
          <w:rFonts w:ascii="Times New Roman" w:hAnsi="Times New Roman" w:cs="Times New Roman"/>
          <w:sz w:val="24"/>
          <w:szCs w:val="24"/>
        </w:rPr>
        <w:t xml:space="preserve">INSTRAW publications </w:t>
      </w:r>
      <w:r w:rsidR="00DF3BDC" w:rsidRPr="00A86E22">
        <w:rPr>
          <w:rFonts w:ascii="Times New Roman" w:hAnsi="Times New Roman" w:cs="Times New Roman"/>
          <w:sz w:val="24"/>
          <w:szCs w:val="24"/>
        </w:rPr>
        <w:t xml:space="preserve">under her direction </w:t>
      </w:r>
      <w:r w:rsidR="00577BD4" w:rsidRPr="00A86E22">
        <w:rPr>
          <w:rFonts w:ascii="Times New Roman" w:hAnsi="Times New Roman" w:cs="Times New Roman"/>
          <w:sz w:val="24"/>
          <w:szCs w:val="24"/>
        </w:rPr>
        <w:t>discussed topics such as t</w:t>
      </w:r>
      <w:r w:rsidR="0021488C" w:rsidRPr="00A86E22">
        <w:rPr>
          <w:rFonts w:ascii="Times New Roman" w:hAnsi="Times New Roman" w:cs="Times New Roman"/>
          <w:sz w:val="24"/>
          <w:szCs w:val="24"/>
        </w:rPr>
        <w:t xml:space="preserve">he </w:t>
      </w:r>
      <w:r w:rsidR="00577BD4" w:rsidRPr="00A86E22">
        <w:rPr>
          <w:rFonts w:ascii="Times New Roman" w:hAnsi="Times New Roman" w:cs="Times New Roman"/>
          <w:sz w:val="24"/>
          <w:szCs w:val="24"/>
        </w:rPr>
        <w:t xml:space="preserve">incorporation of women into development planning, the role of women in the international drinking water supply and </w:t>
      </w:r>
      <w:r w:rsidR="00D558D7" w:rsidRPr="00A86E22">
        <w:rPr>
          <w:rFonts w:ascii="Times New Roman" w:hAnsi="Times New Roman" w:cs="Times New Roman"/>
          <w:sz w:val="24"/>
          <w:szCs w:val="24"/>
        </w:rPr>
        <w:t xml:space="preserve">the </w:t>
      </w:r>
      <w:r w:rsidR="00577BD4" w:rsidRPr="00A86E22">
        <w:rPr>
          <w:rFonts w:ascii="Times New Roman" w:hAnsi="Times New Roman" w:cs="Times New Roman"/>
          <w:sz w:val="24"/>
          <w:szCs w:val="24"/>
        </w:rPr>
        <w:t>sanitation decade</w:t>
      </w:r>
      <w:r w:rsidR="004E0A92" w:rsidRPr="00A86E22">
        <w:rPr>
          <w:rFonts w:ascii="Times New Roman" w:hAnsi="Times New Roman" w:cs="Times New Roman"/>
          <w:sz w:val="24"/>
          <w:szCs w:val="24"/>
        </w:rPr>
        <w:t>,</w:t>
      </w:r>
      <w:r w:rsidR="00577BD4" w:rsidRPr="00A86E22">
        <w:rPr>
          <w:rFonts w:ascii="Times New Roman" w:hAnsi="Times New Roman" w:cs="Times New Roman"/>
          <w:sz w:val="24"/>
          <w:szCs w:val="24"/>
        </w:rPr>
        <w:t xml:space="preserve"> </w:t>
      </w:r>
      <w:r w:rsidR="00861415" w:rsidRPr="00A86E22">
        <w:rPr>
          <w:rFonts w:ascii="Times New Roman" w:hAnsi="Times New Roman" w:cs="Times New Roman"/>
          <w:sz w:val="24"/>
          <w:szCs w:val="24"/>
        </w:rPr>
        <w:t>and</w:t>
      </w:r>
      <w:r w:rsidR="00577BD4" w:rsidRPr="00A86E22">
        <w:rPr>
          <w:rFonts w:ascii="Times New Roman" w:hAnsi="Times New Roman" w:cs="Times New Roman"/>
          <w:sz w:val="24"/>
          <w:szCs w:val="24"/>
        </w:rPr>
        <w:t xml:space="preserve"> the role of women in international economic relations. </w:t>
      </w:r>
      <w:r w:rsidR="006251A4" w:rsidRPr="00A86E22">
        <w:rPr>
          <w:rFonts w:ascii="Times New Roman" w:hAnsi="Times New Roman" w:cs="Times New Roman"/>
          <w:sz w:val="24"/>
          <w:szCs w:val="24"/>
        </w:rPr>
        <w:t>The latter topic resulted in the book</w:t>
      </w:r>
      <w:r w:rsidR="006251A4" w:rsidRPr="00A86E22">
        <w:rPr>
          <w:rFonts w:ascii="Times New Roman" w:hAnsi="Times New Roman" w:cs="Times New Roman"/>
          <w:i/>
          <w:iCs/>
          <w:sz w:val="24"/>
          <w:szCs w:val="24"/>
        </w:rPr>
        <w:t xml:space="preserve"> Women in Economic Activity: A Global Statistical Survey</w:t>
      </w:r>
      <w:r w:rsidRPr="00A86E22">
        <w:rPr>
          <w:rFonts w:ascii="Times New Roman" w:hAnsi="Times New Roman" w:cs="Times New Roman"/>
          <w:i/>
          <w:iCs/>
          <w:sz w:val="24"/>
          <w:szCs w:val="24"/>
        </w:rPr>
        <w:t>,</w:t>
      </w:r>
      <w:r w:rsidR="006251A4" w:rsidRPr="00A86E22">
        <w:rPr>
          <w:rFonts w:ascii="Times New Roman" w:hAnsi="Times New Roman" w:cs="Times New Roman"/>
          <w:i/>
          <w:iCs/>
          <w:sz w:val="24"/>
          <w:szCs w:val="24"/>
        </w:rPr>
        <w:t xml:space="preserve"> 1950-2000 </w:t>
      </w:r>
      <w:r w:rsidR="006251A4" w:rsidRPr="00A86E22">
        <w:rPr>
          <w:rFonts w:ascii="Times New Roman" w:hAnsi="Times New Roman" w:cs="Times New Roman"/>
          <w:sz w:val="24"/>
          <w:szCs w:val="24"/>
        </w:rPr>
        <w:t>(Santo Domingo</w:t>
      </w:r>
      <w:r w:rsidR="00DF3BDC" w:rsidRPr="00A86E22">
        <w:rPr>
          <w:rFonts w:ascii="Times New Roman" w:hAnsi="Times New Roman" w:cs="Times New Roman"/>
          <w:sz w:val="24"/>
          <w:szCs w:val="24"/>
        </w:rPr>
        <w:t xml:space="preserve"> </w:t>
      </w:r>
      <w:r w:rsidR="006251A4" w:rsidRPr="00A86E22">
        <w:rPr>
          <w:rFonts w:ascii="Times New Roman" w:hAnsi="Times New Roman" w:cs="Times New Roman"/>
          <w:sz w:val="24"/>
          <w:szCs w:val="24"/>
        </w:rPr>
        <w:t>1985</w:t>
      </w:r>
      <w:r w:rsidRPr="00A86E22">
        <w:rPr>
          <w:rFonts w:ascii="Times New Roman" w:hAnsi="Times New Roman" w:cs="Times New Roman"/>
          <w:sz w:val="24"/>
          <w:szCs w:val="24"/>
        </w:rPr>
        <w:t>)</w:t>
      </w:r>
      <w:r w:rsidR="006251A4" w:rsidRPr="00A86E22">
        <w:rPr>
          <w:rFonts w:ascii="Times New Roman" w:hAnsi="Times New Roman" w:cs="Times New Roman"/>
          <w:sz w:val="24"/>
          <w:szCs w:val="24"/>
        </w:rPr>
        <w:t>, coproduced with the ILO</w:t>
      </w:r>
      <w:r w:rsidRPr="00A86E22">
        <w:rPr>
          <w:rFonts w:ascii="Times New Roman" w:hAnsi="Times New Roman" w:cs="Times New Roman"/>
          <w:sz w:val="24"/>
          <w:szCs w:val="24"/>
        </w:rPr>
        <w:t>,</w:t>
      </w:r>
      <w:r w:rsidR="006251A4" w:rsidRPr="00A86E22">
        <w:rPr>
          <w:rFonts w:ascii="Times New Roman" w:hAnsi="Times New Roman" w:cs="Times New Roman"/>
          <w:sz w:val="24"/>
          <w:szCs w:val="24"/>
        </w:rPr>
        <w:t xml:space="preserve"> and </w:t>
      </w:r>
      <w:r w:rsidRPr="00A86E22">
        <w:rPr>
          <w:rFonts w:ascii="Times New Roman" w:hAnsi="Times New Roman" w:cs="Times New Roman"/>
          <w:sz w:val="24"/>
          <w:szCs w:val="24"/>
        </w:rPr>
        <w:t xml:space="preserve">Susan Joekes’ </w:t>
      </w:r>
      <w:r w:rsidR="006251A4" w:rsidRPr="00A86E22">
        <w:rPr>
          <w:rFonts w:ascii="Times New Roman" w:hAnsi="Times New Roman" w:cs="Times New Roman"/>
          <w:sz w:val="24"/>
          <w:szCs w:val="24"/>
        </w:rPr>
        <w:t>book</w:t>
      </w:r>
      <w:r w:rsidR="006251A4" w:rsidRPr="00A86E22">
        <w:rPr>
          <w:rFonts w:ascii="Times New Roman" w:hAnsi="Times New Roman" w:cs="Times New Roman"/>
          <w:i/>
          <w:iCs/>
          <w:sz w:val="24"/>
          <w:szCs w:val="24"/>
        </w:rPr>
        <w:t xml:space="preserve"> Women in the World Economy: An INSTRAW Study </w:t>
      </w:r>
      <w:r w:rsidR="006251A4" w:rsidRPr="00A86E22">
        <w:rPr>
          <w:rFonts w:ascii="Times New Roman" w:hAnsi="Times New Roman" w:cs="Times New Roman"/>
          <w:sz w:val="24"/>
          <w:szCs w:val="24"/>
        </w:rPr>
        <w:t>(Oxford 1987).</w:t>
      </w:r>
      <w:r w:rsidR="00933681" w:rsidRPr="00A86E22">
        <w:rPr>
          <w:rFonts w:ascii="Times New Roman" w:hAnsi="Times New Roman" w:cs="Times New Roman"/>
          <w:sz w:val="24"/>
          <w:szCs w:val="24"/>
        </w:rPr>
        <w:t xml:space="preserve"> </w:t>
      </w:r>
    </w:p>
    <w:p w14:paraId="212A431F" w14:textId="08AD5679" w:rsidR="00DD453A" w:rsidRPr="00A86E22" w:rsidRDefault="00933681" w:rsidP="00A86E22">
      <w:pPr>
        <w:spacing w:after="0" w:line="240" w:lineRule="auto"/>
        <w:ind w:firstLine="720"/>
        <w:jc w:val="both"/>
        <w:rPr>
          <w:rFonts w:ascii="Times New Roman" w:hAnsi="Times New Roman" w:cs="Times New Roman"/>
          <w:color w:val="000000" w:themeColor="text1"/>
          <w:sz w:val="24"/>
          <w:szCs w:val="24"/>
        </w:rPr>
      </w:pPr>
      <w:r w:rsidRPr="00A86E22">
        <w:rPr>
          <w:rFonts w:ascii="Times New Roman" w:hAnsi="Times New Roman" w:cs="Times New Roman"/>
          <w:sz w:val="24"/>
          <w:szCs w:val="24"/>
        </w:rPr>
        <w:t>Technology transfer with women’s participation and for their advancement was a key theme for Pastizzi-</w:t>
      </w:r>
      <w:proofErr w:type="spellStart"/>
      <w:r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 xml:space="preserve">In September 1983 </w:t>
      </w:r>
      <w:r w:rsidR="00AD3404" w:rsidRPr="00A86E22">
        <w:rPr>
          <w:rFonts w:ascii="Times New Roman" w:hAnsi="Times New Roman" w:cs="Times New Roman"/>
          <w:sz w:val="24"/>
          <w:szCs w:val="24"/>
        </w:rPr>
        <w:t>s</w:t>
      </w:r>
      <w:r w:rsidR="005D235E" w:rsidRPr="00A86E22">
        <w:rPr>
          <w:rFonts w:ascii="Times New Roman" w:hAnsi="Times New Roman" w:cs="Times New Roman"/>
          <w:sz w:val="24"/>
          <w:szCs w:val="24"/>
        </w:rPr>
        <w:t>he</w:t>
      </w:r>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set up</w:t>
      </w:r>
      <w:r w:rsidRPr="00A86E22">
        <w:rPr>
          <w:rFonts w:ascii="Times New Roman" w:hAnsi="Times New Roman" w:cs="Times New Roman"/>
          <w:sz w:val="24"/>
          <w:szCs w:val="24"/>
        </w:rPr>
        <w:t xml:space="preserve"> an expert meeting on women, science and technology, jointly organized with the</w:t>
      </w:r>
      <w:r w:rsidR="006A0E18" w:rsidRPr="00A86E22">
        <w:rPr>
          <w:rFonts w:ascii="Times New Roman" w:hAnsi="Times New Roman" w:cs="Times New Roman"/>
          <w:sz w:val="24"/>
          <w:szCs w:val="24"/>
        </w:rPr>
        <w:t xml:space="preserve"> UN</w:t>
      </w:r>
      <w:r w:rsidRPr="00A86E22">
        <w:rPr>
          <w:rFonts w:ascii="Times New Roman" w:hAnsi="Times New Roman" w:cs="Times New Roman"/>
          <w:sz w:val="24"/>
          <w:szCs w:val="24"/>
        </w:rPr>
        <w:t xml:space="preserve"> Center for Science and Technology for Development and the American Association for the Advancement of Science</w:t>
      </w:r>
      <w:r w:rsidR="00D558D7" w:rsidRPr="00A86E22">
        <w:rPr>
          <w:rFonts w:ascii="Times New Roman" w:hAnsi="Times New Roman" w:cs="Times New Roman"/>
          <w:sz w:val="24"/>
          <w:szCs w:val="24"/>
        </w:rPr>
        <w:t>. This</w:t>
      </w:r>
      <w:r w:rsidRPr="00A86E22">
        <w:rPr>
          <w:rFonts w:ascii="Times New Roman" w:hAnsi="Times New Roman" w:cs="Times New Roman"/>
          <w:sz w:val="24"/>
          <w:szCs w:val="24"/>
        </w:rPr>
        <w:t xml:space="preserve"> resulted in the book</w:t>
      </w:r>
      <w:r w:rsidRPr="00A86E22">
        <w:rPr>
          <w:rFonts w:ascii="Times New Roman" w:hAnsi="Times New Roman" w:cs="Times New Roman"/>
          <w:i/>
          <w:iCs/>
          <w:sz w:val="24"/>
          <w:szCs w:val="24"/>
        </w:rPr>
        <w:t xml:space="preserve"> Women and Technology in Developing Countries: Technological Change and Women’s Capabilities and Bargaining Positions </w:t>
      </w:r>
      <w:r w:rsidRPr="00A86E22">
        <w:rPr>
          <w:rFonts w:ascii="Times New Roman" w:hAnsi="Times New Roman" w:cs="Times New Roman"/>
          <w:sz w:val="24"/>
          <w:szCs w:val="24"/>
        </w:rPr>
        <w:t>(</w:t>
      </w:r>
      <w:r w:rsidR="00BB296A" w:rsidRPr="00A86E22">
        <w:rPr>
          <w:rFonts w:ascii="Times New Roman" w:hAnsi="Times New Roman" w:cs="Times New Roman"/>
          <w:sz w:val="24"/>
          <w:szCs w:val="24"/>
        </w:rPr>
        <w:t xml:space="preserve">Santo Domingo </w:t>
      </w:r>
      <w:r w:rsidRPr="00A86E22">
        <w:rPr>
          <w:rFonts w:ascii="Times New Roman" w:hAnsi="Times New Roman" w:cs="Times New Roman"/>
          <w:sz w:val="24"/>
          <w:szCs w:val="24"/>
        </w:rPr>
        <w:t>1985</w:t>
      </w:r>
      <w:r w:rsidR="006A6FC8"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 xml:space="preserve">written by Deborah Bryceson and </w:t>
      </w:r>
      <w:r w:rsidR="006A0E18" w:rsidRPr="00A86E22">
        <w:rPr>
          <w:rFonts w:ascii="Times New Roman" w:hAnsi="Times New Roman" w:cs="Times New Roman"/>
          <w:sz w:val="24"/>
          <w:szCs w:val="24"/>
        </w:rPr>
        <w:t>commissioned in collaboration with the UN Conference on Trade and Development</w:t>
      </w:r>
      <w:r w:rsidR="00DF23A4" w:rsidRPr="00A86E22">
        <w:rPr>
          <w:rFonts w:ascii="Times New Roman" w:hAnsi="Times New Roman" w:cs="Times New Roman"/>
          <w:sz w:val="24"/>
          <w:szCs w:val="24"/>
        </w:rPr>
        <w:t xml:space="preserve">. </w:t>
      </w:r>
      <w:r w:rsidR="000C705E" w:rsidRPr="00A86E22">
        <w:rPr>
          <w:rFonts w:ascii="Times New Roman" w:hAnsi="Times New Roman" w:cs="Times New Roman"/>
          <w:sz w:val="24"/>
          <w:szCs w:val="24"/>
        </w:rPr>
        <w:t xml:space="preserve">This </w:t>
      </w:r>
      <w:r w:rsidR="00DF23A4" w:rsidRPr="00A86E22">
        <w:rPr>
          <w:rFonts w:ascii="Times New Roman" w:hAnsi="Times New Roman" w:cs="Times New Roman"/>
          <w:sz w:val="24"/>
          <w:szCs w:val="24"/>
        </w:rPr>
        <w:t>was followed</w:t>
      </w:r>
      <w:r w:rsidR="006A0E18" w:rsidRPr="00A86E22">
        <w:rPr>
          <w:rFonts w:ascii="Times New Roman" w:hAnsi="Times New Roman" w:cs="Times New Roman"/>
          <w:sz w:val="24"/>
          <w:szCs w:val="24"/>
        </w:rPr>
        <w:t xml:space="preserve"> </w:t>
      </w:r>
      <w:r w:rsidR="00DF23A4" w:rsidRPr="00A86E22">
        <w:rPr>
          <w:rFonts w:ascii="Times New Roman" w:hAnsi="Times New Roman" w:cs="Times New Roman"/>
          <w:sz w:val="24"/>
          <w:szCs w:val="24"/>
        </w:rPr>
        <w:t>by</w:t>
      </w:r>
      <w:r w:rsidR="006A0E18" w:rsidRPr="00A86E22">
        <w:rPr>
          <w:rFonts w:ascii="Times New Roman" w:hAnsi="Times New Roman" w:cs="Times New Roman"/>
          <w:sz w:val="24"/>
          <w:szCs w:val="24"/>
        </w:rPr>
        <w:t xml:space="preserve"> the INSTRAW publication </w:t>
      </w:r>
      <w:r w:rsidR="006A0E18" w:rsidRPr="00A86E22">
        <w:rPr>
          <w:rFonts w:ascii="Times New Roman" w:hAnsi="Times New Roman" w:cs="Times New Roman"/>
          <w:i/>
          <w:iCs/>
          <w:sz w:val="24"/>
          <w:szCs w:val="24"/>
        </w:rPr>
        <w:t>Choice of Technology for Women: Theories and Realities</w:t>
      </w:r>
      <w:r w:rsidR="006A0E18" w:rsidRPr="00A86E22">
        <w:rPr>
          <w:rFonts w:ascii="Times New Roman" w:hAnsi="Times New Roman" w:cs="Times New Roman"/>
          <w:sz w:val="24"/>
          <w:szCs w:val="24"/>
        </w:rPr>
        <w:t xml:space="preserve"> (</w:t>
      </w:r>
      <w:r w:rsidR="00BB296A" w:rsidRPr="00A86E22">
        <w:rPr>
          <w:rFonts w:ascii="Times New Roman" w:hAnsi="Times New Roman" w:cs="Times New Roman"/>
          <w:sz w:val="24"/>
          <w:szCs w:val="24"/>
        </w:rPr>
        <w:t xml:space="preserve">Santo Domingo </w:t>
      </w:r>
      <w:r w:rsidR="006A0E18" w:rsidRPr="00A86E22">
        <w:rPr>
          <w:rFonts w:ascii="Times New Roman" w:hAnsi="Times New Roman" w:cs="Times New Roman"/>
          <w:sz w:val="24"/>
          <w:szCs w:val="24"/>
        </w:rPr>
        <w:t>1986)</w:t>
      </w:r>
      <w:r w:rsidR="00BB296A" w:rsidRPr="00A86E22">
        <w:rPr>
          <w:rFonts w:ascii="Times New Roman" w:hAnsi="Times New Roman" w:cs="Times New Roman"/>
          <w:sz w:val="24"/>
          <w:szCs w:val="24"/>
        </w:rPr>
        <w:t>.</w:t>
      </w:r>
      <w:r w:rsidR="004B5596" w:rsidRPr="00A86E22">
        <w:rPr>
          <w:rFonts w:ascii="Times New Roman" w:hAnsi="Times New Roman" w:cs="Times New Roman"/>
          <w:sz w:val="24"/>
          <w:szCs w:val="24"/>
        </w:rPr>
        <w:t xml:space="preserve"> </w:t>
      </w:r>
      <w:r w:rsidR="00351714" w:rsidRPr="00A86E22">
        <w:rPr>
          <w:rFonts w:ascii="Times New Roman" w:hAnsi="Times New Roman" w:cs="Times New Roman"/>
          <w:sz w:val="24"/>
          <w:szCs w:val="24"/>
        </w:rPr>
        <w:t xml:space="preserve">For the more comprehensive 1989 </w:t>
      </w:r>
      <w:r w:rsidR="00351714" w:rsidRPr="00A86E22">
        <w:rPr>
          <w:rFonts w:ascii="Times New Roman" w:hAnsi="Times New Roman" w:cs="Times New Roman"/>
          <w:i/>
          <w:iCs/>
          <w:sz w:val="24"/>
          <w:szCs w:val="24"/>
        </w:rPr>
        <w:t>World Survey</w:t>
      </w:r>
      <w:r w:rsidR="0054330E" w:rsidRPr="00A86E22">
        <w:rPr>
          <w:rFonts w:ascii="Times New Roman" w:hAnsi="Times New Roman" w:cs="Times New Roman"/>
          <w:i/>
          <w:iCs/>
          <w:sz w:val="24"/>
          <w:szCs w:val="24"/>
        </w:rPr>
        <w:t>,</w:t>
      </w:r>
      <w:r w:rsidR="00351714" w:rsidRPr="00A86E22">
        <w:rPr>
          <w:rFonts w:ascii="Times New Roman" w:hAnsi="Times New Roman" w:cs="Times New Roman"/>
          <w:i/>
          <w:iCs/>
          <w:sz w:val="24"/>
          <w:szCs w:val="24"/>
        </w:rPr>
        <w:t xml:space="preserve"> </w:t>
      </w:r>
      <w:r w:rsidR="00351714" w:rsidRPr="00A86E22">
        <w:rPr>
          <w:rFonts w:ascii="Times New Roman" w:hAnsi="Times New Roman" w:cs="Times New Roman"/>
          <w:sz w:val="24"/>
          <w:szCs w:val="24"/>
        </w:rPr>
        <w:t>INSTRAW contributed an annex focused on methodological issues in measuring women’s labor, especially in the informal sector.</w:t>
      </w:r>
      <w:r w:rsidR="004B5596"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Recognizing the distinctive status and needs of aging women, </w:t>
      </w:r>
      <w:proofErr w:type="spellStart"/>
      <w:r w:rsidR="004B5596"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21488C" w:rsidRPr="00A86E22">
        <w:rPr>
          <w:rFonts w:ascii="Times New Roman" w:hAnsi="Times New Roman" w:cs="Times New Roman"/>
          <w:sz w:val="24"/>
          <w:szCs w:val="24"/>
        </w:rPr>
        <w:t xml:space="preserve"> took part in the Fourteenth International Congress of Gerontology in 1989</w:t>
      </w:r>
      <w:r w:rsidR="004B5596" w:rsidRPr="00A86E22">
        <w:rPr>
          <w:rFonts w:ascii="Times New Roman" w:hAnsi="Times New Roman" w:cs="Times New Roman"/>
          <w:sz w:val="24"/>
          <w:szCs w:val="24"/>
        </w:rPr>
        <w:t>, addressing the i</w:t>
      </w:r>
      <w:r w:rsidR="0021488C" w:rsidRPr="00A86E22">
        <w:rPr>
          <w:rFonts w:ascii="Times New Roman" w:hAnsi="Times New Roman" w:cs="Times New Roman"/>
          <w:sz w:val="24"/>
          <w:szCs w:val="24"/>
        </w:rPr>
        <w:t xml:space="preserve">nformal </w:t>
      </w:r>
      <w:r w:rsidR="004B5596" w:rsidRPr="00A86E22">
        <w:rPr>
          <w:rFonts w:ascii="Times New Roman" w:hAnsi="Times New Roman" w:cs="Times New Roman"/>
          <w:sz w:val="24"/>
          <w:szCs w:val="24"/>
        </w:rPr>
        <w:t>s</w:t>
      </w:r>
      <w:r w:rsidR="0021488C" w:rsidRPr="00A86E22">
        <w:rPr>
          <w:rFonts w:ascii="Times New Roman" w:hAnsi="Times New Roman" w:cs="Times New Roman"/>
          <w:sz w:val="24"/>
          <w:szCs w:val="24"/>
        </w:rPr>
        <w:t xml:space="preserve">ectors of the </w:t>
      </w:r>
      <w:r w:rsidR="004B5596" w:rsidRPr="00A86E22">
        <w:rPr>
          <w:rFonts w:ascii="Times New Roman" w:hAnsi="Times New Roman" w:cs="Times New Roman"/>
          <w:sz w:val="24"/>
          <w:szCs w:val="24"/>
        </w:rPr>
        <w:t>e</w:t>
      </w:r>
      <w:r w:rsidR="0021488C" w:rsidRPr="00A86E22">
        <w:rPr>
          <w:rFonts w:ascii="Times New Roman" w:hAnsi="Times New Roman" w:cs="Times New Roman"/>
          <w:sz w:val="24"/>
          <w:szCs w:val="24"/>
        </w:rPr>
        <w:t>conomy</w:t>
      </w:r>
      <w:r w:rsidR="004B5596" w:rsidRPr="00A86E22">
        <w:rPr>
          <w:rFonts w:ascii="Times New Roman" w:hAnsi="Times New Roman" w:cs="Times New Roman"/>
          <w:sz w:val="24"/>
          <w:szCs w:val="24"/>
        </w:rPr>
        <w:t xml:space="preserve"> and their d</w:t>
      </w:r>
      <w:r w:rsidR="0021488C" w:rsidRPr="00A86E22">
        <w:rPr>
          <w:rFonts w:ascii="Times New Roman" w:hAnsi="Times New Roman" w:cs="Times New Roman"/>
          <w:sz w:val="24"/>
          <w:szCs w:val="24"/>
        </w:rPr>
        <w:t xml:space="preserve">evelopment </w:t>
      </w:r>
      <w:r w:rsidR="004B5596" w:rsidRPr="00A86E22">
        <w:rPr>
          <w:rFonts w:ascii="Times New Roman" w:hAnsi="Times New Roman" w:cs="Times New Roman"/>
          <w:sz w:val="24"/>
          <w:szCs w:val="24"/>
        </w:rPr>
        <w:t>p</w:t>
      </w:r>
      <w:r w:rsidR="0021488C" w:rsidRPr="00A86E22">
        <w:rPr>
          <w:rFonts w:ascii="Times New Roman" w:hAnsi="Times New Roman" w:cs="Times New Roman"/>
          <w:sz w:val="24"/>
          <w:szCs w:val="24"/>
        </w:rPr>
        <w:t xml:space="preserve">otential for the </w:t>
      </w:r>
      <w:r w:rsidR="004B5596" w:rsidRPr="00A86E22">
        <w:rPr>
          <w:rFonts w:ascii="Times New Roman" w:hAnsi="Times New Roman" w:cs="Times New Roman"/>
          <w:sz w:val="24"/>
          <w:szCs w:val="24"/>
        </w:rPr>
        <w:t>a</w:t>
      </w:r>
      <w:r w:rsidR="0021488C" w:rsidRPr="00A86E22">
        <w:rPr>
          <w:rFonts w:ascii="Times New Roman" w:hAnsi="Times New Roman" w:cs="Times New Roman"/>
          <w:sz w:val="24"/>
          <w:szCs w:val="24"/>
        </w:rPr>
        <w:t>ging.</w:t>
      </w:r>
      <w:r w:rsidR="004B5596" w:rsidRPr="00A86E22">
        <w:rPr>
          <w:rFonts w:ascii="Times New Roman" w:hAnsi="Times New Roman" w:cs="Times New Roman"/>
          <w:sz w:val="24"/>
          <w:szCs w:val="24"/>
        </w:rPr>
        <w:t xml:space="preserve"> Her final contribution </w:t>
      </w:r>
      <w:r w:rsidR="00B75C2F" w:rsidRPr="00A86E22">
        <w:rPr>
          <w:rFonts w:ascii="Times New Roman" w:hAnsi="Times New Roman" w:cs="Times New Roman"/>
          <w:sz w:val="24"/>
          <w:szCs w:val="24"/>
        </w:rPr>
        <w:t xml:space="preserve">to INSTRAW </w:t>
      </w:r>
      <w:r w:rsidR="004B5596" w:rsidRPr="00A86E22">
        <w:rPr>
          <w:rFonts w:ascii="Times New Roman" w:hAnsi="Times New Roman" w:cs="Times New Roman"/>
          <w:sz w:val="24"/>
          <w:szCs w:val="24"/>
        </w:rPr>
        <w:t>in 1990 covered the financial policies for improving women’s access to credit.</w:t>
      </w:r>
      <w:r w:rsidR="000D743F" w:rsidRPr="00A86E22">
        <w:rPr>
          <w:rFonts w:ascii="Times New Roman" w:hAnsi="Times New Roman" w:cs="Times New Roman"/>
          <w:sz w:val="24"/>
          <w:szCs w:val="24"/>
        </w:rPr>
        <w:t xml:space="preserve"> Pastizzi-</w:t>
      </w:r>
      <w:proofErr w:type="spellStart"/>
      <w:r w:rsidR="000D743F"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r w:rsidR="000D743F" w:rsidRPr="00A86E22">
        <w:rPr>
          <w:rFonts w:ascii="Times New Roman" w:hAnsi="Times New Roman" w:cs="Times New Roman"/>
          <w:sz w:val="24"/>
          <w:szCs w:val="24"/>
        </w:rPr>
        <w:t>’s</w:t>
      </w:r>
      <w:proofErr w:type="spellEnd"/>
      <w:r w:rsidR="000D743F" w:rsidRPr="00A86E22">
        <w:rPr>
          <w:rFonts w:ascii="Times New Roman" w:hAnsi="Times New Roman" w:cs="Times New Roman"/>
          <w:sz w:val="24"/>
          <w:szCs w:val="24"/>
        </w:rPr>
        <w:t xml:space="preserve"> tenure ended </w:t>
      </w:r>
      <w:r w:rsidR="00C2053F" w:rsidRPr="00A86E22">
        <w:rPr>
          <w:rFonts w:ascii="Times New Roman" w:hAnsi="Times New Roman" w:cs="Times New Roman"/>
          <w:sz w:val="24"/>
          <w:szCs w:val="24"/>
        </w:rPr>
        <w:t>in June</w:t>
      </w:r>
      <w:r w:rsidR="000D743F" w:rsidRPr="00A86E22">
        <w:rPr>
          <w:rFonts w:ascii="Times New Roman" w:hAnsi="Times New Roman" w:cs="Times New Roman"/>
          <w:color w:val="FF0000"/>
          <w:sz w:val="24"/>
          <w:szCs w:val="24"/>
        </w:rPr>
        <w:t xml:space="preserve"> </w:t>
      </w:r>
      <w:r w:rsidR="000D743F" w:rsidRPr="00A86E22">
        <w:rPr>
          <w:rFonts w:ascii="Times New Roman" w:hAnsi="Times New Roman" w:cs="Times New Roman"/>
          <w:sz w:val="24"/>
          <w:szCs w:val="24"/>
        </w:rPr>
        <w:t>1990</w:t>
      </w:r>
      <w:r w:rsidR="00AD3404" w:rsidRPr="00A86E22">
        <w:rPr>
          <w:rFonts w:ascii="Times New Roman" w:hAnsi="Times New Roman" w:cs="Times New Roman"/>
          <w:sz w:val="24"/>
          <w:szCs w:val="24"/>
        </w:rPr>
        <w:t>, when</w:t>
      </w:r>
      <w:r w:rsidR="000D743F" w:rsidRPr="00A86E22">
        <w:rPr>
          <w:rFonts w:ascii="Times New Roman" w:hAnsi="Times New Roman" w:cs="Times New Roman"/>
          <w:sz w:val="24"/>
          <w:szCs w:val="24"/>
        </w:rPr>
        <w:t xml:space="preserve"> </w:t>
      </w:r>
      <w:r w:rsidR="00ED619A" w:rsidRPr="00A86E22">
        <w:rPr>
          <w:rFonts w:ascii="Times New Roman" w:hAnsi="Times New Roman" w:cs="Times New Roman"/>
          <w:color w:val="000000" w:themeColor="text1"/>
          <w:sz w:val="24"/>
          <w:szCs w:val="24"/>
        </w:rPr>
        <w:t>Margaret Shields from New Zealand</w:t>
      </w:r>
      <w:r w:rsidR="00FD741D" w:rsidRPr="00A86E22">
        <w:rPr>
          <w:rFonts w:ascii="Times New Roman" w:hAnsi="Times New Roman" w:cs="Times New Roman"/>
          <w:color w:val="000000" w:themeColor="text1"/>
          <w:sz w:val="24"/>
          <w:szCs w:val="24"/>
        </w:rPr>
        <w:t>, who had worked at the Department</w:t>
      </w:r>
      <w:r w:rsidR="000D743F" w:rsidRPr="00A86E22">
        <w:rPr>
          <w:rFonts w:ascii="Times New Roman" w:hAnsi="Times New Roman" w:cs="Times New Roman"/>
          <w:color w:val="000000" w:themeColor="text1"/>
          <w:sz w:val="24"/>
          <w:szCs w:val="24"/>
        </w:rPr>
        <w:t xml:space="preserve"> </w:t>
      </w:r>
      <w:r w:rsidR="00FD741D" w:rsidRPr="00A86E22">
        <w:rPr>
          <w:rFonts w:ascii="Times New Roman" w:hAnsi="Times New Roman" w:cs="Times New Roman"/>
          <w:color w:val="000000" w:themeColor="text1"/>
          <w:sz w:val="24"/>
          <w:szCs w:val="24"/>
        </w:rPr>
        <w:t xml:space="preserve">of Statistics, </w:t>
      </w:r>
      <w:r w:rsidR="000D743F" w:rsidRPr="00A86E22">
        <w:rPr>
          <w:rFonts w:ascii="Times New Roman" w:hAnsi="Times New Roman" w:cs="Times New Roman"/>
          <w:color w:val="000000" w:themeColor="text1"/>
          <w:sz w:val="24"/>
          <w:szCs w:val="24"/>
        </w:rPr>
        <w:t xml:space="preserve">succeeded </w:t>
      </w:r>
      <w:r w:rsidR="00ED619A" w:rsidRPr="00A86E22">
        <w:rPr>
          <w:rFonts w:ascii="Times New Roman" w:hAnsi="Times New Roman" w:cs="Times New Roman"/>
          <w:color w:val="000000" w:themeColor="text1"/>
          <w:sz w:val="24"/>
          <w:szCs w:val="24"/>
        </w:rPr>
        <w:t>her</w:t>
      </w:r>
      <w:r w:rsidR="00DF23A4" w:rsidRPr="00A86E22">
        <w:rPr>
          <w:rFonts w:ascii="Times New Roman" w:hAnsi="Times New Roman" w:cs="Times New Roman"/>
          <w:sz w:val="24"/>
          <w:szCs w:val="24"/>
        </w:rPr>
        <w:t xml:space="preserve"> as INSTRAW </w:t>
      </w:r>
      <w:r w:rsidR="00BF1952" w:rsidRPr="00A86E22">
        <w:rPr>
          <w:rFonts w:ascii="Times New Roman" w:hAnsi="Times New Roman" w:cs="Times New Roman"/>
          <w:sz w:val="24"/>
          <w:szCs w:val="24"/>
        </w:rPr>
        <w:t>D</w:t>
      </w:r>
      <w:r w:rsidR="00DF23A4" w:rsidRPr="00A86E22">
        <w:rPr>
          <w:rFonts w:ascii="Times New Roman" w:hAnsi="Times New Roman" w:cs="Times New Roman"/>
          <w:sz w:val="24"/>
          <w:szCs w:val="24"/>
        </w:rPr>
        <w:t>irector</w:t>
      </w:r>
      <w:r w:rsidR="00ED619A" w:rsidRPr="00A86E22">
        <w:rPr>
          <w:rFonts w:ascii="Times New Roman" w:hAnsi="Times New Roman" w:cs="Times New Roman"/>
          <w:color w:val="000000" w:themeColor="text1"/>
          <w:sz w:val="24"/>
          <w:szCs w:val="24"/>
        </w:rPr>
        <w:t>.</w:t>
      </w:r>
      <w:r w:rsidR="000D743F" w:rsidRPr="00A86E22">
        <w:rPr>
          <w:rFonts w:ascii="Times New Roman" w:hAnsi="Times New Roman" w:cs="Times New Roman"/>
          <w:color w:val="000000" w:themeColor="text1"/>
          <w:sz w:val="24"/>
          <w:szCs w:val="24"/>
        </w:rPr>
        <w:t xml:space="preserve"> </w:t>
      </w:r>
    </w:p>
    <w:p w14:paraId="14ABFB14" w14:textId="55AF91B2" w:rsidR="006E6E7A" w:rsidRPr="00A86E22" w:rsidRDefault="00596E37"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w:t>
      </w:r>
      <w:r w:rsidR="00B75C2F" w:rsidRPr="00A86E22">
        <w:rPr>
          <w:rFonts w:ascii="Times New Roman" w:hAnsi="Times New Roman" w:cs="Times New Roman"/>
          <w:sz w:val="24"/>
          <w:szCs w:val="24"/>
        </w:rPr>
        <w:t>leaving</w:t>
      </w:r>
      <w:r w:rsidRPr="00A86E22">
        <w:rPr>
          <w:rFonts w:ascii="Times New Roman" w:hAnsi="Times New Roman" w:cs="Times New Roman"/>
          <w:sz w:val="24"/>
          <w:szCs w:val="24"/>
        </w:rPr>
        <w:t xml:space="preserve"> INSTRAW</w:t>
      </w:r>
      <w:r w:rsidR="00B75C2F" w:rsidRPr="00A86E22">
        <w:rPr>
          <w:rFonts w:ascii="Times New Roman" w:hAnsi="Times New Roman" w:cs="Times New Roman"/>
          <w:sz w:val="24"/>
          <w:szCs w:val="24"/>
        </w:rPr>
        <w:t xml:space="preserve"> </w:t>
      </w:r>
      <w:proofErr w:type="spellStart"/>
      <w:r w:rsidR="00B75C2F"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B75C2F" w:rsidRPr="00A86E22">
        <w:rPr>
          <w:rFonts w:ascii="Times New Roman" w:hAnsi="Times New Roman" w:cs="Times New Roman"/>
          <w:sz w:val="24"/>
          <w:szCs w:val="24"/>
        </w:rPr>
        <w:t xml:space="preserve"> </w:t>
      </w:r>
      <w:r w:rsidRPr="00A86E22">
        <w:rPr>
          <w:rFonts w:ascii="Times New Roman" w:hAnsi="Times New Roman" w:cs="Times New Roman"/>
          <w:sz w:val="24"/>
          <w:szCs w:val="24"/>
        </w:rPr>
        <w:t>turned her attention to the environment and sustainable development and</w:t>
      </w:r>
      <w:r w:rsidR="00B1387F"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B75C2F" w:rsidRPr="00A86E22">
        <w:rPr>
          <w:rFonts w:ascii="Times New Roman" w:hAnsi="Times New Roman" w:cs="Times New Roman"/>
          <w:sz w:val="24"/>
          <w:szCs w:val="24"/>
        </w:rPr>
        <w:t xml:space="preserve">in </w:t>
      </w:r>
      <w:r w:rsidR="001362EC" w:rsidRPr="00A86E22">
        <w:rPr>
          <w:rFonts w:ascii="Times New Roman" w:hAnsi="Times New Roman" w:cs="Times New Roman"/>
          <w:sz w:val="24"/>
          <w:szCs w:val="24"/>
        </w:rPr>
        <w:t>1990</w:t>
      </w:r>
      <w:r w:rsidR="00B1387F" w:rsidRPr="00A86E22">
        <w:rPr>
          <w:rFonts w:ascii="Times New Roman" w:hAnsi="Times New Roman" w:cs="Times New Roman"/>
          <w:sz w:val="24"/>
          <w:szCs w:val="24"/>
        </w:rPr>
        <w:t>,</w:t>
      </w:r>
      <w:r w:rsidR="00B75C2F" w:rsidRPr="00A86E22">
        <w:rPr>
          <w:rFonts w:ascii="Times New Roman" w:hAnsi="Times New Roman" w:cs="Times New Roman"/>
          <w:color w:val="FF0000"/>
          <w:sz w:val="24"/>
          <w:szCs w:val="24"/>
        </w:rPr>
        <w:t xml:space="preserve"> </w:t>
      </w:r>
      <w:r w:rsidR="00DF23A4" w:rsidRPr="00A86E22">
        <w:rPr>
          <w:rFonts w:ascii="Times New Roman" w:hAnsi="Times New Roman" w:cs="Times New Roman"/>
          <w:color w:val="000000" w:themeColor="text1"/>
          <w:sz w:val="24"/>
          <w:szCs w:val="24"/>
        </w:rPr>
        <w:t>she</w:t>
      </w:r>
      <w:r w:rsidR="00DF23A4" w:rsidRPr="00A86E22">
        <w:rPr>
          <w:rFonts w:ascii="Times New Roman" w:hAnsi="Times New Roman" w:cs="Times New Roman"/>
          <w:color w:val="FF0000"/>
          <w:sz w:val="24"/>
          <w:szCs w:val="24"/>
        </w:rPr>
        <w:t xml:space="preserve"> </w:t>
      </w:r>
      <w:r w:rsidRPr="00A86E22">
        <w:rPr>
          <w:rFonts w:ascii="Times New Roman" w:hAnsi="Times New Roman" w:cs="Times New Roman"/>
          <w:sz w:val="24"/>
          <w:szCs w:val="24"/>
        </w:rPr>
        <w:t>joined the UN’s Department of Technical Cooperation for Development as Director of its Natural Resources and Energy Division</w:t>
      </w:r>
      <w:r w:rsidR="003627CD" w:rsidRPr="00A86E22">
        <w:rPr>
          <w:rFonts w:ascii="Times New Roman" w:hAnsi="Times New Roman" w:cs="Times New Roman"/>
          <w:sz w:val="24"/>
          <w:szCs w:val="24"/>
        </w:rPr>
        <w:t xml:space="preserve"> in New York</w:t>
      </w:r>
      <w:r w:rsidR="00DD453A" w:rsidRPr="00A86E22">
        <w:rPr>
          <w:rFonts w:ascii="Times New Roman" w:hAnsi="Times New Roman" w:cs="Times New Roman"/>
          <w:sz w:val="24"/>
          <w:szCs w:val="24"/>
        </w:rPr>
        <w:t>.</w:t>
      </w:r>
      <w:r w:rsidR="003627CD" w:rsidRPr="00A86E22">
        <w:rPr>
          <w:rFonts w:ascii="Times New Roman" w:hAnsi="Times New Roman" w:cs="Times New Roman"/>
          <w:sz w:val="24"/>
          <w:szCs w:val="24"/>
        </w:rPr>
        <w:t xml:space="preserve"> Her work on natural resources reflected her passion for sustainable development and people’s wellbeing. She took part in </w:t>
      </w:r>
      <w:r w:rsidR="00DD453A" w:rsidRPr="00A86E22">
        <w:rPr>
          <w:rFonts w:ascii="Times New Roman" w:hAnsi="Times New Roman" w:cs="Times New Roman"/>
          <w:sz w:val="24"/>
          <w:szCs w:val="24"/>
        </w:rPr>
        <w:t xml:space="preserve">the </w:t>
      </w:r>
      <w:r w:rsidR="003627CD" w:rsidRPr="00A86E22">
        <w:rPr>
          <w:rFonts w:ascii="Times New Roman" w:hAnsi="Times New Roman" w:cs="Times New Roman"/>
          <w:sz w:val="24"/>
          <w:szCs w:val="24"/>
        </w:rPr>
        <w:t xml:space="preserve">preparations for the UN Conference on Environment and Development in Rio de Janeiro, Brazil in June 1992. In advance she helped produce a special issue of the UN’s </w:t>
      </w:r>
      <w:r w:rsidR="003627CD" w:rsidRPr="00A86E22">
        <w:rPr>
          <w:rFonts w:ascii="Times New Roman" w:hAnsi="Times New Roman" w:cs="Times New Roman"/>
          <w:i/>
          <w:iCs/>
          <w:sz w:val="24"/>
          <w:szCs w:val="24"/>
        </w:rPr>
        <w:t xml:space="preserve">Natural Resources Forum </w:t>
      </w:r>
      <w:r w:rsidR="003627CD" w:rsidRPr="00A86E22">
        <w:rPr>
          <w:rFonts w:ascii="Times New Roman" w:hAnsi="Times New Roman" w:cs="Times New Roman"/>
          <w:sz w:val="24"/>
          <w:szCs w:val="24"/>
        </w:rPr>
        <w:t>(1992),</w:t>
      </w:r>
      <w:r w:rsidR="003627CD" w:rsidRPr="00A86E22">
        <w:rPr>
          <w:rFonts w:ascii="Times New Roman" w:hAnsi="Times New Roman" w:cs="Times New Roman"/>
          <w:i/>
          <w:iCs/>
          <w:sz w:val="24"/>
          <w:szCs w:val="24"/>
        </w:rPr>
        <w:t xml:space="preserve"> </w:t>
      </w:r>
      <w:r w:rsidR="00B146E2" w:rsidRPr="00A86E22">
        <w:rPr>
          <w:rFonts w:ascii="Times New Roman" w:hAnsi="Times New Roman" w:cs="Times New Roman"/>
          <w:sz w:val="24"/>
          <w:szCs w:val="24"/>
        </w:rPr>
        <w:t>explaining</w:t>
      </w:r>
      <w:r w:rsidR="003627CD" w:rsidRPr="00A86E22">
        <w:rPr>
          <w:rFonts w:ascii="Times New Roman" w:hAnsi="Times New Roman" w:cs="Times New Roman"/>
          <w:sz w:val="24"/>
          <w:szCs w:val="24"/>
        </w:rPr>
        <w:t xml:space="preserve"> the UN’s longstanding work on natural resources and the environment</w:t>
      </w:r>
      <w:r w:rsidR="00B146E2" w:rsidRPr="00A86E22">
        <w:rPr>
          <w:rFonts w:ascii="Times New Roman" w:hAnsi="Times New Roman" w:cs="Times New Roman"/>
          <w:sz w:val="24"/>
          <w:szCs w:val="24"/>
        </w:rPr>
        <w:t>.</w:t>
      </w:r>
      <w:r w:rsidR="006E6E7A" w:rsidRPr="00A86E22">
        <w:rPr>
          <w:rFonts w:ascii="Times New Roman" w:hAnsi="Times New Roman" w:cs="Times New Roman"/>
          <w:sz w:val="24"/>
          <w:szCs w:val="24"/>
        </w:rPr>
        <w:t xml:space="preserve"> </w:t>
      </w:r>
      <w:r w:rsidR="0054330E" w:rsidRPr="00A86E22">
        <w:rPr>
          <w:rFonts w:ascii="Times New Roman" w:hAnsi="Times New Roman" w:cs="Times New Roman"/>
          <w:sz w:val="24"/>
          <w:szCs w:val="24"/>
        </w:rPr>
        <w:t>A</w:t>
      </w:r>
      <w:r w:rsidR="007B7C5F" w:rsidRPr="00A86E22">
        <w:rPr>
          <w:rFonts w:ascii="Times New Roman" w:hAnsi="Times New Roman" w:cs="Times New Roman"/>
          <w:sz w:val="24"/>
          <w:szCs w:val="24"/>
        </w:rPr>
        <w:t xml:space="preserve">ppointed </w:t>
      </w:r>
      <w:r w:rsidR="00CF35C5" w:rsidRPr="00A86E22">
        <w:rPr>
          <w:rFonts w:ascii="Times New Roman" w:hAnsi="Times New Roman" w:cs="Times New Roman"/>
          <w:sz w:val="24"/>
          <w:szCs w:val="24"/>
        </w:rPr>
        <w:t>in 1993</w:t>
      </w:r>
      <w:r w:rsidR="0054330E" w:rsidRPr="00A86E22">
        <w:rPr>
          <w:rFonts w:ascii="Times New Roman" w:hAnsi="Times New Roman" w:cs="Times New Roman"/>
          <w:sz w:val="24"/>
          <w:szCs w:val="24"/>
        </w:rPr>
        <w:t xml:space="preserve"> as </w:t>
      </w:r>
      <w:r w:rsidR="007B7C5F" w:rsidRPr="00A86E22">
        <w:rPr>
          <w:rFonts w:ascii="Times New Roman" w:eastAsia="Times New Roman" w:hAnsi="Times New Roman" w:cs="Times New Roman"/>
          <w:sz w:val="24"/>
          <w:szCs w:val="24"/>
        </w:rPr>
        <w:t xml:space="preserve">Deputy Executive Secretary of the </w:t>
      </w:r>
      <w:r w:rsidR="00B75C2F" w:rsidRPr="00A86E22">
        <w:rPr>
          <w:rFonts w:ascii="Times New Roman" w:eastAsia="Times New Roman" w:hAnsi="Times New Roman" w:cs="Times New Roman"/>
          <w:sz w:val="24"/>
          <w:szCs w:val="24"/>
        </w:rPr>
        <w:t>UN</w:t>
      </w:r>
      <w:r w:rsidR="007B7C5F" w:rsidRPr="00A86E22">
        <w:rPr>
          <w:rFonts w:ascii="Times New Roman" w:eastAsia="Times New Roman" w:hAnsi="Times New Roman" w:cs="Times New Roman"/>
          <w:sz w:val="24"/>
          <w:szCs w:val="24"/>
        </w:rPr>
        <w:t xml:space="preserve"> Economic Commission for Europe</w:t>
      </w:r>
      <w:r w:rsidR="00D64CD4" w:rsidRPr="00A86E22">
        <w:rPr>
          <w:rFonts w:ascii="Times New Roman" w:eastAsia="Times New Roman" w:hAnsi="Times New Roman" w:cs="Times New Roman"/>
          <w:sz w:val="24"/>
          <w:szCs w:val="24"/>
        </w:rPr>
        <w:t xml:space="preserve"> (</w:t>
      </w:r>
      <w:r w:rsidR="000E091F" w:rsidRPr="00A86E22">
        <w:rPr>
          <w:rFonts w:ascii="Times New Roman" w:eastAsia="Times New Roman" w:hAnsi="Times New Roman" w:cs="Times New Roman"/>
          <w:sz w:val="24"/>
          <w:szCs w:val="24"/>
        </w:rPr>
        <w:t>UN</w:t>
      </w:r>
      <w:r w:rsidR="00F5287C" w:rsidRPr="00A86E22">
        <w:rPr>
          <w:rFonts w:ascii="Times New Roman" w:eastAsia="Times New Roman" w:hAnsi="Times New Roman" w:cs="Times New Roman"/>
          <w:sz w:val="24"/>
          <w:szCs w:val="24"/>
        </w:rPr>
        <w:t xml:space="preserve"> </w:t>
      </w:r>
      <w:r w:rsidR="00D64CD4" w:rsidRPr="00A86E22">
        <w:rPr>
          <w:rFonts w:ascii="Times New Roman" w:eastAsia="Times New Roman" w:hAnsi="Times New Roman" w:cs="Times New Roman"/>
          <w:sz w:val="24"/>
          <w:szCs w:val="24"/>
        </w:rPr>
        <w:t>ECE)</w:t>
      </w:r>
      <w:r w:rsidR="00794DF2" w:rsidRPr="00A86E22">
        <w:rPr>
          <w:rFonts w:ascii="Times New Roman" w:eastAsia="Times New Roman" w:hAnsi="Times New Roman" w:cs="Times New Roman"/>
          <w:sz w:val="24"/>
          <w:szCs w:val="24"/>
        </w:rPr>
        <w:t xml:space="preserve"> in Geneva</w:t>
      </w:r>
      <w:r w:rsidR="006E6E7A" w:rsidRPr="00A86E22">
        <w:rPr>
          <w:rFonts w:ascii="Times New Roman" w:eastAsia="Times New Roman" w:hAnsi="Times New Roman" w:cs="Times New Roman"/>
          <w:sz w:val="24"/>
          <w:szCs w:val="24"/>
        </w:rPr>
        <w:t>, s</w:t>
      </w:r>
      <w:r w:rsidR="00B146E2" w:rsidRPr="00A86E22">
        <w:rPr>
          <w:rFonts w:ascii="Times New Roman" w:hAnsi="Times New Roman" w:cs="Times New Roman"/>
          <w:sz w:val="24"/>
          <w:szCs w:val="24"/>
        </w:rPr>
        <w:t xml:space="preserve">he contributed research and policy papers on a range of topics, </w:t>
      </w:r>
      <w:r w:rsidR="00B119B0" w:rsidRPr="00A86E22">
        <w:rPr>
          <w:rFonts w:ascii="Times New Roman" w:hAnsi="Times New Roman" w:cs="Times New Roman"/>
          <w:sz w:val="24"/>
          <w:szCs w:val="24"/>
        </w:rPr>
        <w:t>comprising</w:t>
      </w:r>
      <w:r w:rsidR="00B146E2" w:rsidRPr="00A86E22">
        <w:rPr>
          <w:rFonts w:ascii="Times New Roman" w:hAnsi="Times New Roman" w:cs="Times New Roman"/>
          <w:sz w:val="24"/>
          <w:szCs w:val="24"/>
        </w:rPr>
        <w:t xml:space="preserve"> </w:t>
      </w:r>
      <w:r w:rsidR="00B119B0" w:rsidRPr="00A86E22">
        <w:rPr>
          <w:rFonts w:ascii="Times New Roman" w:hAnsi="Times New Roman" w:cs="Times New Roman"/>
          <w:sz w:val="24"/>
          <w:szCs w:val="24"/>
        </w:rPr>
        <w:t xml:space="preserve">the inclusion of unpaid work in national accounts and </w:t>
      </w:r>
      <w:r w:rsidR="00B146E2" w:rsidRPr="00A86E22">
        <w:rPr>
          <w:rFonts w:ascii="Times New Roman" w:hAnsi="Times New Roman" w:cs="Times New Roman"/>
          <w:sz w:val="24"/>
          <w:szCs w:val="24"/>
        </w:rPr>
        <w:t xml:space="preserve">several </w:t>
      </w:r>
      <w:r w:rsidR="00B119B0" w:rsidRPr="00A86E22">
        <w:rPr>
          <w:rFonts w:ascii="Times New Roman" w:hAnsi="Times New Roman" w:cs="Times New Roman"/>
          <w:sz w:val="24"/>
          <w:szCs w:val="24"/>
        </w:rPr>
        <w:t xml:space="preserve">subjects </w:t>
      </w:r>
      <w:r w:rsidR="00B146E2" w:rsidRPr="00A86E22">
        <w:rPr>
          <w:rFonts w:ascii="Times New Roman" w:hAnsi="Times New Roman" w:cs="Times New Roman"/>
          <w:sz w:val="24"/>
          <w:szCs w:val="24"/>
        </w:rPr>
        <w:t>in preparation for the UN’s Third World Conference on Women in Beijing, China in September 1995. She represented UN Secretary-General Boutros Boutros-Ghali at the</w:t>
      </w:r>
      <w:r w:rsidR="00B119B0" w:rsidRPr="00A86E22">
        <w:rPr>
          <w:rFonts w:ascii="Times New Roman" w:hAnsi="Times New Roman" w:cs="Times New Roman"/>
          <w:sz w:val="24"/>
          <w:szCs w:val="24"/>
        </w:rPr>
        <w:t xml:space="preserve"> </w:t>
      </w:r>
      <w:r w:rsidR="00B146E2" w:rsidRPr="00A86E22">
        <w:rPr>
          <w:rFonts w:ascii="Times New Roman" w:hAnsi="Times New Roman" w:cs="Times New Roman"/>
          <w:sz w:val="24"/>
          <w:szCs w:val="24"/>
        </w:rPr>
        <w:t xml:space="preserve">16th World Energy Council Congress in Tokyo, Japan in October 1995 and in October 1997 she delivered a message to the World Tourism Organization, on behalf of UN Secretary-General Kofi Annan, at its general assembly </w:t>
      </w:r>
      <w:r w:rsidR="00D64CD4" w:rsidRPr="00A86E22">
        <w:rPr>
          <w:rFonts w:ascii="Times New Roman" w:hAnsi="Times New Roman" w:cs="Times New Roman"/>
          <w:sz w:val="24"/>
          <w:szCs w:val="24"/>
        </w:rPr>
        <w:t xml:space="preserve">meeting </w:t>
      </w:r>
      <w:r w:rsidR="00B146E2" w:rsidRPr="00A86E22">
        <w:rPr>
          <w:rFonts w:ascii="Times New Roman" w:hAnsi="Times New Roman" w:cs="Times New Roman"/>
          <w:sz w:val="24"/>
          <w:szCs w:val="24"/>
        </w:rPr>
        <w:t>in Istanbul</w:t>
      </w:r>
      <w:r w:rsidR="004C53E9" w:rsidRPr="00A86E22">
        <w:rPr>
          <w:rFonts w:ascii="Times New Roman" w:hAnsi="Times New Roman" w:cs="Times New Roman"/>
          <w:sz w:val="24"/>
          <w:szCs w:val="24"/>
        </w:rPr>
        <w:t>, Turkey</w:t>
      </w:r>
      <w:r w:rsidR="00B146E2" w:rsidRPr="00A86E22">
        <w:rPr>
          <w:rFonts w:ascii="Times New Roman" w:hAnsi="Times New Roman" w:cs="Times New Roman"/>
          <w:sz w:val="24"/>
          <w:szCs w:val="24"/>
        </w:rPr>
        <w:t xml:space="preserve">. </w:t>
      </w:r>
    </w:p>
    <w:p w14:paraId="274F2FF0" w14:textId="793A1B28" w:rsidR="00CC7D50" w:rsidRPr="00A86E22" w:rsidRDefault="00F34A0D"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her retirement </w:t>
      </w:r>
      <w:r w:rsidR="00D64CD4" w:rsidRPr="00A86E22">
        <w:rPr>
          <w:rFonts w:ascii="Times New Roman" w:hAnsi="Times New Roman" w:cs="Times New Roman"/>
          <w:sz w:val="24"/>
          <w:szCs w:val="24"/>
        </w:rPr>
        <w:t xml:space="preserve">from the </w:t>
      </w:r>
      <w:r w:rsidR="000E091F" w:rsidRPr="00A86E22">
        <w:rPr>
          <w:rFonts w:ascii="Times New Roman" w:hAnsi="Times New Roman" w:cs="Times New Roman"/>
          <w:sz w:val="24"/>
          <w:szCs w:val="24"/>
        </w:rPr>
        <w:t>UN</w:t>
      </w:r>
      <w:r w:rsidR="00F5287C" w:rsidRPr="00A86E22">
        <w:rPr>
          <w:rFonts w:ascii="Times New Roman" w:hAnsi="Times New Roman" w:cs="Times New Roman"/>
          <w:sz w:val="24"/>
          <w:szCs w:val="24"/>
        </w:rPr>
        <w:t xml:space="preserve"> </w:t>
      </w:r>
      <w:r w:rsidR="00D64CD4" w:rsidRPr="00A86E22">
        <w:rPr>
          <w:rFonts w:ascii="Times New Roman" w:hAnsi="Times New Roman" w:cs="Times New Roman"/>
          <w:sz w:val="24"/>
          <w:szCs w:val="24"/>
        </w:rPr>
        <w:t xml:space="preserve">ECE </w:t>
      </w:r>
      <w:r w:rsidR="00B146E2" w:rsidRPr="00A86E22">
        <w:rPr>
          <w:rFonts w:ascii="Times New Roman" w:eastAsia="Times New Roman" w:hAnsi="Times New Roman" w:cs="Times New Roman"/>
          <w:sz w:val="24"/>
          <w:szCs w:val="24"/>
        </w:rPr>
        <w:t>in 1997</w:t>
      </w:r>
      <w:r w:rsidR="006E6E7A" w:rsidRPr="00A86E22">
        <w:rPr>
          <w:rFonts w:ascii="Times New Roman" w:eastAsia="Times New Roman" w:hAnsi="Times New Roman" w:cs="Times New Roman"/>
          <w:sz w:val="24"/>
          <w:szCs w:val="24"/>
        </w:rPr>
        <w:t xml:space="preserve">, </w:t>
      </w:r>
      <w:proofErr w:type="spellStart"/>
      <w:r w:rsidR="006E6E7A"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6E6E7A" w:rsidRPr="00A86E22">
        <w:rPr>
          <w:rFonts w:ascii="Times New Roman" w:hAnsi="Times New Roman" w:cs="Times New Roman"/>
          <w:sz w:val="24"/>
          <w:szCs w:val="24"/>
        </w:rPr>
        <w:t xml:space="preserve"> </w:t>
      </w:r>
      <w:r w:rsidRPr="00A86E22">
        <w:rPr>
          <w:rFonts w:ascii="Times New Roman" w:hAnsi="Times New Roman" w:cs="Times New Roman"/>
          <w:sz w:val="24"/>
          <w:szCs w:val="24"/>
        </w:rPr>
        <w:t xml:space="preserve">continued </w:t>
      </w:r>
      <w:r w:rsidR="001E0756" w:rsidRPr="00A86E22">
        <w:rPr>
          <w:rFonts w:ascii="Times New Roman" w:hAnsi="Times New Roman" w:cs="Times New Roman"/>
          <w:sz w:val="24"/>
          <w:szCs w:val="24"/>
        </w:rPr>
        <w:t>serving</w:t>
      </w:r>
      <w:r w:rsidRPr="00A86E22">
        <w:rPr>
          <w:rFonts w:ascii="Times New Roman" w:hAnsi="Times New Roman" w:cs="Times New Roman"/>
          <w:sz w:val="24"/>
          <w:szCs w:val="24"/>
        </w:rPr>
        <w:t xml:space="preserve"> in various fields</w:t>
      </w:r>
      <w:r w:rsidR="00D64CD4"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D64CD4" w:rsidRPr="00A86E22">
        <w:rPr>
          <w:rFonts w:ascii="Times New Roman" w:hAnsi="Times New Roman" w:cs="Times New Roman"/>
          <w:sz w:val="24"/>
          <w:szCs w:val="24"/>
        </w:rPr>
        <w:t xml:space="preserve">She </w:t>
      </w:r>
      <w:r w:rsidRPr="00A86E22">
        <w:rPr>
          <w:rFonts w:ascii="Times New Roman" w:hAnsi="Times New Roman" w:cs="Times New Roman"/>
          <w:sz w:val="24"/>
          <w:szCs w:val="24"/>
        </w:rPr>
        <w:t>started teaching at the Diplomatic Academy in Croatia</w:t>
      </w:r>
      <w:r w:rsidR="00D64CD4" w:rsidRPr="00A86E22">
        <w:rPr>
          <w:rFonts w:ascii="Times New Roman" w:hAnsi="Times New Roman" w:cs="Times New Roman"/>
          <w:sz w:val="24"/>
          <w:szCs w:val="24"/>
        </w:rPr>
        <w:t xml:space="preserve">, served as </w:t>
      </w:r>
      <w:r w:rsidR="00560059" w:rsidRPr="00A86E22">
        <w:rPr>
          <w:rFonts w:ascii="Times New Roman" w:hAnsi="Times New Roman" w:cs="Times New Roman"/>
          <w:sz w:val="24"/>
          <w:szCs w:val="24"/>
        </w:rPr>
        <w:t xml:space="preserve">a </w:t>
      </w:r>
      <w:r w:rsidR="00D64CD4" w:rsidRPr="00A86E22">
        <w:rPr>
          <w:rFonts w:ascii="Times New Roman" w:hAnsi="Times New Roman" w:cs="Times New Roman"/>
          <w:sz w:val="24"/>
          <w:szCs w:val="24"/>
        </w:rPr>
        <w:t xml:space="preserve">member of the Honorary Committee of the World Esperanto Congress and took part in the UN’s Special Session of the General Assembly on Women </w:t>
      </w:r>
      <w:r w:rsidR="00DD453A" w:rsidRPr="00A86E22">
        <w:rPr>
          <w:rFonts w:ascii="Times New Roman" w:hAnsi="Times New Roman" w:cs="Times New Roman"/>
          <w:sz w:val="24"/>
          <w:szCs w:val="24"/>
        </w:rPr>
        <w:t xml:space="preserve">in </w:t>
      </w:r>
      <w:r w:rsidR="00D64CD4" w:rsidRPr="00A86E22">
        <w:rPr>
          <w:rFonts w:ascii="Times New Roman" w:hAnsi="Times New Roman" w:cs="Times New Roman"/>
          <w:sz w:val="24"/>
          <w:szCs w:val="24"/>
        </w:rPr>
        <w:t xml:space="preserve">2000. </w:t>
      </w:r>
      <w:r w:rsidR="00F15218" w:rsidRPr="00A86E22">
        <w:rPr>
          <w:rFonts w:ascii="Times New Roman" w:hAnsi="Times New Roman" w:cs="Times New Roman"/>
          <w:sz w:val="24"/>
          <w:szCs w:val="24"/>
        </w:rPr>
        <w:t xml:space="preserve">At the end of 2003 </w:t>
      </w:r>
      <w:proofErr w:type="spellStart"/>
      <w:r w:rsidR="000E091F"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0E091F" w:rsidRPr="00A86E22">
        <w:rPr>
          <w:rFonts w:ascii="Times New Roman" w:hAnsi="Times New Roman" w:cs="Times New Roman"/>
          <w:sz w:val="24"/>
          <w:szCs w:val="24"/>
        </w:rPr>
        <w:t xml:space="preserve"> </w:t>
      </w:r>
      <w:r w:rsidRPr="00A86E22">
        <w:rPr>
          <w:rFonts w:ascii="Times New Roman" w:hAnsi="Times New Roman" w:cs="Times New Roman"/>
          <w:sz w:val="24"/>
          <w:szCs w:val="24"/>
        </w:rPr>
        <w:t>passed away in Croatia</w:t>
      </w:r>
      <w:r w:rsidR="00476B1B" w:rsidRPr="00A86E22">
        <w:rPr>
          <w:rFonts w:ascii="Times New Roman" w:hAnsi="Times New Roman" w:cs="Times New Roman"/>
          <w:sz w:val="24"/>
          <w:szCs w:val="24"/>
        </w:rPr>
        <w:t xml:space="preserve">, whose Ministry of Foreign Affairs’ obituary recognized her as the first high-ranking Croatian </w:t>
      </w:r>
      <w:r w:rsidR="00B064CD" w:rsidRPr="00A86E22">
        <w:rPr>
          <w:rFonts w:ascii="Times New Roman" w:hAnsi="Times New Roman" w:cs="Times New Roman"/>
          <w:sz w:val="24"/>
          <w:szCs w:val="24"/>
        </w:rPr>
        <w:t xml:space="preserve">international </w:t>
      </w:r>
      <w:r w:rsidR="00476B1B" w:rsidRPr="00A86E22">
        <w:rPr>
          <w:rFonts w:ascii="Times New Roman" w:hAnsi="Times New Roman" w:cs="Times New Roman"/>
          <w:sz w:val="24"/>
          <w:szCs w:val="24"/>
        </w:rPr>
        <w:t>civil servant</w:t>
      </w:r>
      <w:r w:rsidR="000E091F" w:rsidRPr="00A86E22">
        <w:rPr>
          <w:rFonts w:ascii="Times New Roman" w:hAnsi="Times New Roman" w:cs="Times New Roman"/>
          <w:sz w:val="24"/>
          <w:szCs w:val="24"/>
        </w:rPr>
        <w:t xml:space="preserve">. She </w:t>
      </w:r>
      <w:r w:rsidR="00C05E2A" w:rsidRPr="00A86E22">
        <w:rPr>
          <w:rFonts w:ascii="Times New Roman" w:hAnsi="Times New Roman" w:cs="Times New Roman"/>
          <w:sz w:val="24"/>
          <w:szCs w:val="24"/>
        </w:rPr>
        <w:t xml:space="preserve">is </w:t>
      </w:r>
      <w:r w:rsidR="000E091F" w:rsidRPr="00A86E22">
        <w:rPr>
          <w:rFonts w:ascii="Times New Roman" w:hAnsi="Times New Roman" w:cs="Times New Roman"/>
          <w:sz w:val="24"/>
          <w:szCs w:val="24"/>
        </w:rPr>
        <w:t xml:space="preserve">remembered as an effective servant, a dedicated supporter of women’s advancement and a mentor to the many researchers and assistants who worked on INSTRAW projects during her years there as Director. </w:t>
      </w:r>
      <w:r w:rsidR="005A29F7" w:rsidRPr="00A86E22">
        <w:rPr>
          <w:rFonts w:ascii="Times New Roman" w:hAnsi="Times New Roman" w:cs="Times New Roman"/>
          <w:sz w:val="24"/>
          <w:szCs w:val="24"/>
        </w:rPr>
        <w:t>Pastizzi-</w:t>
      </w:r>
      <w:proofErr w:type="spellStart"/>
      <w:r w:rsidR="005A29F7" w:rsidRPr="00A86E22">
        <w:rPr>
          <w:rFonts w:ascii="Times New Roman" w:hAnsi="Times New Roman" w:cs="Times New Roman"/>
          <w:sz w:val="24"/>
          <w:szCs w:val="24"/>
        </w:rPr>
        <w:t>Feren</w:t>
      </w:r>
      <w:r w:rsidR="005A29F7" w:rsidRPr="00A86E22">
        <w:rPr>
          <w:rFonts w:ascii="Times New Roman" w:hAnsi="Times New Roman" w:cs="Times New Roman"/>
          <w:sz w:val="24"/>
          <w:szCs w:val="24"/>
          <w:bdr w:val="none" w:sz="0" w:space="0" w:color="auto" w:frame="1"/>
        </w:rPr>
        <w:t>čić</w:t>
      </w:r>
      <w:proofErr w:type="spellEnd"/>
      <w:r w:rsidR="005A29F7" w:rsidRPr="00A86E22">
        <w:rPr>
          <w:rFonts w:ascii="Times New Roman" w:hAnsi="Times New Roman" w:cs="Times New Roman"/>
          <w:sz w:val="24"/>
          <w:szCs w:val="24"/>
        </w:rPr>
        <w:t xml:space="preserve"> </w:t>
      </w:r>
      <w:r w:rsidR="0049171E" w:rsidRPr="00A86E22">
        <w:rPr>
          <w:rFonts w:ascii="Times New Roman" w:hAnsi="Times New Roman" w:cs="Times New Roman"/>
          <w:sz w:val="24"/>
          <w:szCs w:val="24"/>
        </w:rPr>
        <w:t xml:space="preserve">promoted the visibility of women in the global economy through the design of statistics and the development of </w:t>
      </w:r>
      <w:r w:rsidR="0049171E" w:rsidRPr="00A86E22">
        <w:rPr>
          <w:rFonts w:ascii="Times New Roman" w:hAnsi="Times New Roman" w:cs="Times New Roman"/>
          <w:sz w:val="24"/>
          <w:szCs w:val="24"/>
        </w:rPr>
        <w:lastRenderedPageBreak/>
        <w:t>methodological tools to better count and measure women’s diverse economic activities</w:t>
      </w:r>
      <w:r w:rsidR="005A29F7" w:rsidRPr="00A86E22">
        <w:rPr>
          <w:rFonts w:ascii="Times New Roman" w:hAnsi="Times New Roman" w:cs="Times New Roman"/>
          <w:sz w:val="24"/>
          <w:szCs w:val="24"/>
        </w:rPr>
        <w:t xml:space="preserve">, also in their informal forms, a field not yet covered by economics. The analyses she promoted covered new fields such as women and development, technology transfer and aging women. </w:t>
      </w:r>
      <w:r w:rsidR="000E091F" w:rsidRPr="00A86E22">
        <w:rPr>
          <w:rFonts w:ascii="Times New Roman" w:hAnsi="Times New Roman" w:cs="Times New Roman"/>
          <w:sz w:val="24"/>
          <w:szCs w:val="24"/>
        </w:rPr>
        <w:t xml:space="preserve">Annan noted that ‘Under her guidance, INSTRAW made breakthroughs in the fields of gender, water and energy and achieved important inroads </w:t>
      </w:r>
      <w:proofErr w:type="gramStart"/>
      <w:r w:rsidR="000E091F" w:rsidRPr="00A86E22">
        <w:rPr>
          <w:rFonts w:ascii="Times New Roman" w:hAnsi="Times New Roman" w:cs="Times New Roman"/>
          <w:sz w:val="24"/>
          <w:szCs w:val="24"/>
        </w:rPr>
        <w:t>in the area of</w:t>
      </w:r>
      <w:proofErr w:type="gramEnd"/>
      <w:r w:rsidR="000E091F" w:rsidRPr="00A86E22">
        <w:rPr>
          <w:rFonts w:ascii="Times New Roman" w:hAnsi="Times New Roman" w:cs="Times New Roman"/>
          <w:sz w:val="24"/>
          <w:szCs w:val="24"/>
        </w:rPr>
        <w:t xml:space="preserve"> gender statistics and indicators’ (</w:t>
      </w:r>
      <w:r w:rsidR="005E5946" w:rsidRPr="00A86E22">
        <w:rPr>
          <w:rFonts w:ascii="Times New Roman" w:hAnsi="Times New Roman" w:cs="Times New Roman"/>
          <w:color w:val="000000" w:themeColor="text1"/>
          <w:sz w:val="24"/>
          <w:szCs w:val="24"/>
        </w:rPr>
        <w:t>Letter to Nina Ferencic, 5.1.2004</w:t>
      </w:r>
      <w:r w:rsidR="000E091F" w:rsidRPr="00A86E22">
        <w:rPr>
          <w:rFonts w:ascii="Times New Roman" w:hAnsi="Times New Roman" w:cs="Times New Roman"/>
          <w:sz w:val="24"/>
          <w:szCs w:val="24"/>
        </w:rPr>
        <w:t xml:space="preserve">). </w:t>
      </w:r>
      <w:r w:rsidR="00441BC1" w:rsidRPr="00A86E22">
        <w:rPr>
          <w:rFonts w:ascii="Times New Roman" w:hAnsi="Times New Roman" w:cs="Times New Roman"/>
          <w:sz w:val="24"/>
          <w:szCs w:val="24"/>
        </w:rPr>
        <w:t>Dunja’s</w:t>
      </w:r>
      <w:r w:rsidR="000E091F" w:rsidRPr="00A86E22">
        <w:rPr>
          <w:rFonts w:ascii="Times New Roman" w:hAnsi="Times New Roman" w:cs="Times New Roman"/>
          <w:sz w:val="24"/>
          <w:szCs w:val="24"/>
        </w:rPr>
        <w:t xml:space="preserve"> daughter Nina </w:t>
      </w:r>
      <w:r w:rsidR="00441BC1" w:rsidRPr="00A86E22">
        <w:rPr>
          <w:rFonts w:ascii="Times New Roman" w:hAnsi="Times New Roman" w:cs="Times New Roman"/>
          <w:sz w:val="24"/>
          <w:szCs w:val="24"/>
        </w:rPr>
        <w:t xml:space="preserve">followed her mother’s career in the international civil service and </w:t>
      </w:r>
      <w:r w:rsidR="000E091F" w:rsidRPr="00A86E22">
        <w:rPr>
          <w:rFonts w:ascii="Times New Roman" w:hAnsi="Times New Roman" w:cs="Times New Roman"/>
          <w:sz w:val="24"/>
          <w:szCs w:val="24"/>
        </w:rPr>
        <w:t xml:space="preserve">worked at the Joint United Nations </w:t>
      </w:r>
      <w:proofErr w:type="spellStart"/>
      <w:r w:rsidR="000E091F" w:rsidRPr="00A86E22">
        <w:rPr>
          <w:rFonts w:ascii="Times New Roman" w:hAnsi="Times New Roman" w:cs="Times New Roman"/>
          <w:sz w:val="24"/>
          <w:szCs w:val="24"/>
        </w:rPr>
        <w:t>Programme</w:t>
      </w:r>
      <w:proofErr w:type="spellEnd"/>
      <w:r w:rsidR="000E091F" w:rsidRPr="00A86E22">
        <w:rPr>
          <w:rFonts w:ascii="Times New Roman" w:hAnsi="Times New Roman" w:cs="Times New Roman"/>
          <w:sz w:val="24"/>
          <w:szCs w:val="24"/>
        </w:rPr>
        <w:t xml:space="preserve"> on HIV/AIDS in Geneva</w:t>
      </w:r>
      <w:r w:rsidR="004C53E9" w:rsidRPr="00A86E22">
        <w:rPr>
          <w:rFonts w:ascii="Times New Roman" w:hAnsi="Times New Roman" w:cs="Times New Roman"/>
          <w:sz w:val="24"/>
          <w:szCs w:val="24"/>
        </w:rPr>
        <w:t xml:space="preserve"> and the </w:t>
      </w:r>
      <w:r w:rsidR="005E193A" w:rsidRPr="00A86E22">
        <w:rPr>
          <w:rFonts w:ascii="Times New Roman" w:hAnsi="Times New Roman" w:cs="Times New Roman"/>
          <w:sz w:val="24"/>
          <w:szCs w:val="24"/>
        </w:rPr>
        <w:t>UN</w:t>
      </w:r>
      <w:r w:rsidR="00B119B0" w:rsidRPr="00A86E22">
        <w:rPr>
          <w:rFonts w:ascii="Times New Roman" w:hAnsi="Times New Roman" w:cs="Times New Roman"/>
          <w:sz w:val="24"/>
          <w:szCs w:val="24"/>
        </w:rPr>
        <w:t xml:space="preserve"> </w:t>
      </w:r>
      <w:r w:rsidR="004C53E9" w:rsidRPr="00A86E22">
        <w:rPr>
          <w:rFonts w:ascii="Times New Roman" w:hAnsi="Times New Roman" w:cs="Times New Roman"/>
          <w:sz w:val="24"/>
          <w:szCs w:val="24"/>
        </w:rPr>
        <w:t>Children’s Fund</w:t>
      </w:r>
      <w:r w:rsidR="001A1B71" w:rsidRPr="00A86E22">
        <w:rPr>
          <w:rFonts w:ascii="Times New Roman" w:hAnsi="Times New Roman" w:cs="Times New Roman"/>
          <w:sz w:val="24"/>
          <w:szCs w:val="24"/>
        </w:rPr>
        <w:t xml:space="preserve"> in New York</w:t>
      </w:r>
      <w:r w:rsidR="000E091F" w:rsidRPr="00A86E22">
        <w:rPr>
          <w:rFonts w:ascii="Times New Roman" w:hAnsi="Times New Roman" w:cs="Times New Roman"/>
          <w:sz w:val="24"/>
          <w:szCs w:val="24"/>
        </w:rPr>
        <w:t>.</w:t>
      </w:r>
    </w:p>
    <w:p w14:paraId="132A0C06" w14:textId="77777777" w:rsidR="008D4AC4" w:rsidRPr="00A86E22" w:rsidRDefault="008D4AC4" w:rsidP="00A86E22">
      <w:pPr>
        <w:spacing w:after="0" w:line="240" w:lineRule="auto"/>
        <w:jc w:val="both"/>
        <w:rPr>
          <w:rFonts w:ascii="Times New Roman" w:eastAsia="Times New Roman" w:hAnsi="Times New Roman" w:cs="Times New Roman"/>
          <w:b/>
          <w:bCs/>
          <w:color w:val="201F1E"/>
          <w:sz w:val="24"/>
          <w:szCs w:val="24"/>
          <w:shd w:val="clear" w:color="auto" w:fill="FFFFFF"/>
        </w:rPr>
      </w:pPr>
    </w:p>
    <w:p w14:paraId="5F6D576B" w14:textId="0D0F1F81" w:rsidR="00BB0FB8" w:rsidRPr="00A86E22" w:rsidRDefault="00BB0FB8" w:rsidP="00A86E22">
      <w:pPr>
        <w:spacing w:after="0" w:line="240" w:lineRule="auto"/>
        <w:jc w:val="both"/>
        <w:rPr>
          <w:rFonts w:ascii="Times New Roman" w:eastAsia="Times New Roman" w:hAnsi="Times New Roman" w:cs="Times New Roman"/>
          <w:color w:val="201F1E"/>
          <w:sz w:val="24"/>
          <w:szCs w:val="24"/>
          <w:shd w:val="clear" w:color="auto" w:fill="FFFFFF"/>
        </w:rPr>
      </w:pPr>
      <w:r w:rsidRPr="00A86E22">
        <w:rPr>
          <w:rFonts w:ascii="Times New Roman" w:eastAsia="Times New Roman" w:hAnsi="Times New Roman" w:cs="Times New Roman"/>
          <w:b/>
          <w:bCs/>
          <w:color w:val="201F1E"/>
          <w:sz w:val="24"/>
          <w:szCs w:val="24"/>
          <w:shd w:val="clear" w:color="auto" w:fill="FFFFFF"/>
        </w:rPr>
        <w:t>PUBLICATIONS</w:t>
      </w:r>
      <w:r w:rsidR="00575587" w:rsidRPr="00A86E22">
        <w:rPr>
          <w:rFonts w:ascii="Times New Roman" w:eastAsia="Times New Roman" w:hAnsi="Times New Roman" w:cs="Times New Roman"/>
          <w:color w:val="201F1E"/>
          <w:sz w:val="24"/>
          <w:szCs w:val="24"/>
          <w:shd w:val="clear" w:color="auto" w:fill="FFFFFF"/>
        </w:rPr>
        <w:t>:</w:t>
      </w:r>
      <w:r w:rsidR="00AD2761" w:rsidRPr="00A86E22">
        <w:rPr>
          <w:rFonts w:ascii="Times New Roman" w:eastAsia="Times New Roman" w:hAnsi="Times New Roman" w:cs="Times New Roman"/>
          <w:color w:val="201F1E"/>
          <w:sz w:val="24"/>
          <w:szCs w:val="24"/>
          <w:shd w:val="clear" w:color="auto" w:fill="FFFFFF"/>
        </w:rPr>
        <w:t xml:space="preserve"> </w:t>
      </w:r>
      <w:proofErr w:type="spellStart"/>
      <w:r w:rsidR="003B0800" w:rsidRPr="00A86E22">
        <w:rPr>
          <w:rFonts w:ascii="Times New Roman" w:hAnsi="Times New Roman" w:cs="Times New Roman"/>
          <w:i/>
          <w:iCs/>
          <w:sz w:val="24"/>
          <w:szCs w:val="24"/>
        </w:rPr>
        <w:t>Republika</w:t>
      </w:r>
      <w:proofErr w:type="spellEnd"/>
      <w:r w:rsidR="003B0800" w:rsidRPr="00A86E22">
        <w:rPr>
          <w:rFonts w:ascii="Times New Roman" w:hAnsi="Times New Roman" w:cs="Times New Roman"/>
          <w:i/>
          <w:iCs/>
          <w:sz w:val="24"/>
          <w:szCs w:val="24"/>
        </w:rPr>
        <w:t xml:space="preserve"> </w:t>
      </w:r>
      <w:proofErr w:type="spellStart"/>
      <w:r w:rsidR="003B0800" w:rsidRPr="00A86E22">
        <w:rPr>
          <w:rFonts w:ascii="Times New Roman" w:hAnsi="Times New Roman" w:cs="Times New Roman"/>
          <w:i/>
          <w:iCs/>
          <w:sz w:val="24"/>
          <w:szCs w:val="24"/>
        </w:rPr>
        <w:t>Venecuela</w:t>
      </w:r>
      <w:proofErr w:type="spellEnd"/>
      <w:r w:rsidR="003B0800" w:rsidRPr="00A86E22">
        <w:rPr>
          <w:rFonts w:ascii="Times New Roman" w:hAnsi="Times New Roman" w:cs="Times New Roman"/>
          <w:sz w:val="24"/>
          <w:szCs w:val="24"/>
        </w:rPr>
        <w:t>, Be</w:t>
      </w:r>
      <w:r w:rsidR="005A7CD7" w:rsidRPr="00A86E22">
        <w:rPr>
          <w:rFonts w:ascii="Times New Roman" w:hAnsi="Times New Roman" w:cs="Times New Roman"/>
          <w:sz w:val="24"/>
          <w:szCs w:val="24"/>
        </w:rPr>
        <w:t>l</w:t>
      </w:r>
      <w:r w:rsidR="003B0800" w:rsidRPr="00A86E22">
        <w:rPr>
          <w:rFonts w:ascii="Times New Roman" w:hAnsi="Times New Roman" w:cs="Times New Roman"/>
          <w:sz w:val="24"/>
          <w:szCs w:val="24"/>
        </w:rPr>
        <w:t>grad</w:t>
      </w:r>
      <w:r w:rsidR="005A7CD7" w:rsidRPr="00A86E22">
        <w:rPr>
          <w:rFonts w:ascii="Times New Roman" w:hAnsi="Times New Roman" w:cs="Times New Roman"/>
          <w:sz w:val="24"/>
          <w:szCs w:val="24"/>
        </w:rPr>
        <w:t>e</w:t>
      </w:r>
      <w:r w:rsidR="003B0800" w:rsidRPr="00A86E22">
        <w:rPr>
          <w:rFonts w:ascii="Times New Roman" w:hAnsi="Times New Roman" w:cs="Times New Roman"/>
          <w:sz w:val="24"/>
          <w:szCs w:val="24"/>
        </w:rPr>
        <w:t xml:space="preserve"> 1976;</w:t>
      </w:r>
      <w:r w:rsidR="005A7CD7" w:rsidRPr="00A86E22">
        <w:rPr>
          <w:rFonts w:ascii="Times New Roman" w:eastAsia="Times New Roman" w:hAnsi="Times New Roman" w:cs="Times New Roman"/>
          <w:color w:val="201F1E"/>
          <w:sz w:val="24"/>
          <w:szCs w:val="24"/>
          <w:shd w:val="clear" w:color="auto" w:fill="FFFFFF"/>
        </w:rPr>
        <w:t xml:space="preserve"> </w:t>
      </w:r>
      <w:proofErr w:type="spellStart"/>
      <w:r w:rsidR="00B307B7" w:rsidRPr="00A86E22">
        <w:rPr>
          <w:rFonts w:ascii="Times New Roman" w:hAnsi="Times New Roman" w:cs="Times New Roman"/>
          <w:i/>
          <w:iCs/>
          <w:color w:val="2B3545"/>
          <w:sz w:val="24"/>
          <w:szCs w:val="24"/>
          <w:shd w:val="clear" w:color="auto" w:fill="FAFAFA"/>
        </w:rPr>
        <w:t>Znanstveno-Tehnicno</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Sodelovanje</w:t>
      </w:r>
      <w:proofErr w:type="spellEnd"/>
      <w:r w:rsidR="00B307B7" w:rsidRPr="00A86E22">
        <w:rPr>
          <w:rFonts w:ascii="Times New Roman" w:hAnsi="Times New Roman" w:cs="Times New Roman"/>
          <w:i/>
          <w:iCs/>
          <w:color w:val="2B3545"/>
          <w:sz w:val="24"/>
          <w:szCs w:val="24"/>
          <w:shd w:val="clear" w:color="auto" w:fill="FAFAFA"/>
        </w:rPr>
        <w:t xml:space="preserve"> Med </w:t>
      </w:r>
      <w:proofErr w:type="spellStart"/>
      <w:r w:rsidR="00B307B7" w:rsidRPr="00A86E22">
        <w:rPr>
          <w:rFonts w:ascii="Times New Roman" w:hAnsi="Times New Roman" w:cs="Times New Roman"/>
          <w:i/>
          <w:iCs/>
          <w:color w:val="2B3545"/>
          <w:sz w:val="24"/>
          <w:szCs w:val="24"/>
          <w:shd w:val="clear" w:color="auto" w:fill="FAFAFA"/>
        </w:rPr>
        <w:t>Dezelami</w:t>
      </w:r>
      <w:proofErr w:type="spellEnd"/>
      <w:r w:rsidR="00B307B7" w:rsidRPr="00A86E22">
        <w:rPr>
          <w:rFonts w:ascii="Times New Roman" w:hAnsi="Times New Roman" w:cs="Times New Roman"/>
          <w:i/>
          <w:iCs/>
          <w:color w:val="2B3545"/>
          <w:sz w:val="24"/>
          <w:szCs w:val="24"/>
          <w:shd w:val="clear" w:color="auto" w:fill="FAFAFA"/>
        </w:rPr>
        <w:t xml:space="preserve"> v </w:t>
      </w:r>
      <w:proofErr w:type="spellStart"/>
      <w:r w:rsidR="00B307B7" w:rsidRPr="00A86E22">
        <w:rPr>
          <w:rFonts w:ascii="Times New Roman" w:hAnsi="Times New Roman" w:cs="Times New Roman"/>
          <w:i/>
          <w:iCs/>
          <w:color w:val="2B3545"/>
          <w:sz w:val="24"/>
          <w:szCs w:val="24"/>
          <w:shd w:val="clear" w:color="auto" w:fill="FAFAFA"/>
        </w:rPr>
        <w:t>Razvoju</w:t>
      </w:r>
      <w:proofErr w:type="spellEnd"/>
      <w:r w:rsidR="00B307B7" w:rsidRPr="00A86E22">
        <w:rPr>
          <w:rFonts w:ascii="Times New Roman" w:hAnsi="Times New Roman" w:cs="Times New Roman"/>
          <w:color w:val="2B3545"/>
          <w:sz w:val="24"/>
          <w:szCs w:val="24"/>
          <w:shd w:val="clear" w:color="auto" w:fill="FAFAFA"/>
        </w:rPr>
        <w:t>, Ljubljana 1978;</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Decent Shelter is a Woman’s Right</w:t>
      </w:r>
      <w:r w:rsidR="00586767"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Santo Domingo</w:t>
      </w:r>
      <w:r w:rsidR="00586767" w:rsidRPr="00A86E22">
        <w:rPr>
          <w:rFonts w:ascii="Times New Roman" w:hAnsi="Times New Roman" w:cs="Times New Roman"/>
          <w:sz w:val="24"/>
          <w:szCs w:val="24"/>
        </w:rPr>
        <w:t xml:space="preserve"> </w:t>
      </w:r>
      <w:r w:rsidR="00CF6252" w:rsidRPr="00A86E22">
        <w:rPr>
          <w:rFonts w:ascii="Times New Roman" w:hAnsi="Times New Roman" w:cs="Times New Roman"/>
          <w:sz w:val="24"/>
          <w:szCs w:val="24"/>
        </w:rPr>
        <w:t>1987</w:t>
      </w:r>
      <w:r w:rsidR="00586767"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 xml:space="preserve">Improved </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 xml:space="preserve">toves: </w:t>
      </w:r>
      <w:r w:rsidR="00586767" w:rsidRPr="00A86E22">
        <w:rPr>
          <w:rFonts w:ascii="Times New Roman" w:hAnsi="Times New Roman" w:cs="Times New Roman"/>
          <w:i/>
          <w:iCs/>
          <w:sz w:val="24"/>
          <w:szCs w:val="24"/>
        </w:rPr>
        <w:t>A</w:t>
      </w:r>
      <w:r w:rsidRPr="00A86E22">
        <w:rPr>
          <w:rFonts w:ascii="Times New Roman" w:hAnsi="Times New Roman" w:cs="Times New Roman"/>
          <w:i/>
          <w:iCs/>
          <w:sz w:val="24"/>
          <w:szCs w:val="24"/>
        </w:rPr>
        <w:t xml:space="preserve">n </w:t>
      </w:r>
      <w:r w:rsidR="00586767" w:rsidRPr="00A86E22">
        <w:rPr>
          <w:rFonts w:ascii="Times New Roman" w:hAnsi="Times New Roman" w:cs="Times New Roman"/>
          <w:i/>
          <w:iCs/>
          <w:sz w:val="24"/>
          <w:szCs w:val="24"/>
        </w:rPr>
        <w:t>I</w:t>
      </w:r>
      <w:r w:rsidRPr="00A86E22">
        <w:rPr>
          <w:rFonts w:ascii="Times New Roman" w:hAnsi="Times New Roman" w:cs="Times New Roman"/>
          <w:i/>
          <w:iCs/>
          <w:sz w:val="24"/>
          <w:szCs w:val="24"/>
        </w:rPr>
        <w:t xml:space="preserve">ntegral </w:t>
      </w:r>
      <w:r w:rsidR="00586767" w:rsidRPr="00A86E22">
        <w:rPr>
          <w:rFonts w:ascii="Times New Roman" w:hAnsi="Times New Roman" w:cs="Times New Roman"/>
          <w:i/>
          <w:iCs/>
          <w:sz w:val="24"/>
          <w:szCs w:val="24"/>
        </w:rPr>
        <w:t>P</w:t>
      </w:r>
      <w:r w:rsidRPr="00A86E22">
        <w:rPr>
          <w:rFonts w:ascii="Times New Roman" w:hAnsi="Times New Roman" w:cs="Times New Roman"/>
          <w:i/>
          <w:iCs/>
          <w:sz w:val="24"/>
          <w:szCs w:val="24"/>
        </w:rPr>
        <w:t xml:space="preserve">art of </w:t>
      </w:r>
      <w:r w:rsidR="00586767" w:rsidRPr="00A86E22">
        <w:rPr>
          <w:rFonts w:ascii="Times New Roman" w:hAnsi="Times New Roman" w:cs="Times New Roman"/>
          <w:i/>
          <w:iCs/>
          <w:sz w:val="24"/>
          <w:szCs w:val="24"/>
        </w:rPr>
        <w:t>E</w:t>
      </w:r>
      <w:r w:rsidRPr="00A86E22">
        <w:rPr>
          <w:rFonts w:ascii="Times New Roman" w:hAnsi="Times New Roman" w:cs="Times New Roman"/>
          <w:i/>
          <w:iCs/>
          <w:sz w:val="24"/>
          <w:szCs w:val="24"/>
        </w:rPr>
        <w:t>nergy-</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 xml:space="preserve">aving </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trategies</w:t>
      </w:r>
      <w:r w:rsidR="00586767" w:rsidRPr="00A86E22">
        <w:rPr>
          <w:rFonts w:ascii="Times New Roman" w:hAnsi="Times New Roman" w:cs="Times New Roman"/>
          <w:sz w:val="24"/>
          <w:szCs w:val="24"/>
        </w:rPr>
        <w:t>,</w:t>
      </w:r>
      <w:r w:rsidRPr="00A86E22">
        <w:rPr>
          <w:rFonts w:ascii="Times New Roman" w:hAnsi="Times New Roman" w:cs="Times New Roman"/>
          <w:sz w:val="24"/>
          <w:szCs w:val="24"/>
        </w:rPr>
        <w:t xml:space="preserve"> Santo Domingo </w:t>
      </w:r>
      <w:r w:rsidR="00586767" w:rsidRPr="00A86E22">
        <w:rPr>
          <w:rFonts w:ascii="Times New Roman" w:hAnsi="Times New Roman" w:cs="Times New Roman"/>
          <w:sz w:val="24"/>
          <w:szCs w:val="24"/>
        </w:rPr>
        <w:t xml:space="preserve">1988 (with M. </w:t>
      </w:r>
      <w:proofErr w:type="spellStart"/>
      <w:r w:rsidR="00586767" w:rsidRPr="00A86E22">
        <w:rPr>
          <w:rFonts w:ascii="Times New Roman" w:hAnsi="Times New Roman" w:cs="Times New Roman"/>
          <w:sz w:val="24"/>
          <w:szCs w:val="24"/>
        </w:rPr>
        <w:t>Sayagués</w:t>
      </w:r>
      <w:proofErr w:type="spellEnd"/>
      <w:r w:rsidR="00586767" w:rsidRPr="00A86E22">
        <w:rPr>
          <w:rFonts w:ascii="Times New Roman" w:hAnsi="Times New Roman" w:cs="Times New Roman"/>
          <w:sz w:val="24"/>
          <w:szCs w:val="24"/>
        </w:rPr>
        <w:t xml:space="preserve"> and M. Vaccari); ‘</w:t>
      </w:r>
      <w:r w:rsidRPr="00A86E22">
        <w:rPr>
          <w:rFonts w:ascii="Times New Roman" w:hAnsi="Times New Roman" w:cs="Times New Roman"/>
          <w:sz w:val="24"/>
          <w:szCs w:val="24"/>
        </w:rPr>
        <w:t>Women Work in the Informal Sectors of the Economy</w:t>
      </w:r>
      <w:r w:rsidR="005A7CD7" w:rsidRPr="00A86E22">
        <w:rPr>
          <w:rFonts w:ascii="Times New Roman" w:hAnsi="Times New Roman" w:cs="Times New Roman"/>
          <w:sz w:val="24"/>
          <w:szCs w:val="24"/>
        </w:rPr>
        <w:t>:</w:t>
      </w:r>
      <w:r w:rsidRPr="00A86E22">
        <w:rPr>
          <w:rFonts w:ascii="Times New Roman" w:hAnsi="Times New Roman" w:cs="Times New Roman"/>
          <w:sz w:val="24"/>
          <w:szCs w:val="24"/>
        </w:rPr>
        <w:t xml:space="preserve"> An Untapped Resource for Development</w:t>
      </w:r>
      <w:r w:rsidR="00586767" w:rsidRPr="00A86E22">
        <w:rPr>
          <w:rFonts w:ascii="Times New Roman" w:hAnsi="Times New Roman" w:cs="Times New Roman"/>
          <w:sz w:val="24"/>
          <w:szCs w:val="24"/>
        </w:rPr>
        <w:t>’ in</w:t>
      </w:r>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Development &amp; South-South Cooperation</w:t>
      </w:r>
      <w:r w:rsidRPr="00A86E22">
        <w:rPr>
          <w:rFonts w:ascii="Times New Roman" w:hAnsi="Times New Roman" w:cs="Times New Roman"/>
          <w:sz w:val="24"/>
          <w:szCs w:val="24"/>
        </w:rPr>
        <w:t>, 5</w:t>
      </w:r>
      <w:r w:rsidR="00586767" w:rsidRPr="00A86E22">
        <w:rPr>
          <w:rFonts w:ascii="Times New Roman" w:hAnsi="Times New Roman" w:cs="Times New Roman"/>
          <w:sz w:val="24"/>
          <w:szCs w:val="24"/>
        </w:rPr>
        <w:t>/</w:t>
      </w:r>
      <w:r w:rsidRPr="00A86E22">
        <w:rPr>
          <w:rFonts w:ascii="Times New Roman" w:hAnsi="Times New Roman" w:cs="Times New Roman"/>
          <w:sz w:val="24"/>
          <w:szCs w:val="24"/>
        </w:rPr>
        <w:t xml:space="preserve">8, </w:t>
      </w:r>
      <w:r w:rsidR="00586767" w:rsidRPr="00A86E22">
        <w:rPr>
          <w:rFonts w:ascii="Times New Roman" w:hAnsi="Times New Roman" w:cs="Times New Roman"/>
          <w:sz w:val="24"/>
          <w:szCs w:val="24"/>
        </w:rPr>
        <w:t xml:space="preserve">1989, </w:t>
      </w:r>
      <w:r w:rsidR="002E1DE1" w:rsidRPr="00A86E22">
        <w:rPr>
          <w:rFonts w:ascii="Times New Roman" w:hAnsi="Times New Roman" w:cs="Times New Roman"/>
          <w:sz w:val="24"/>
          <w:szCs w:val="24"/>
        </w:rPr>
        <w:t>135-145;</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 xml:space="preserve">Classifying </w:t>
      </w:r>
      <w:r w:rsidR="002E1DE1" w:rsidRPr="00A86E22">
        <w:rPr>
          <w:rFonts w:ascii="Times New Roman" w:hAnsi="Times New Roman" w:cs="Times New Roman"/>
          <w:i/>
          <w:iCs/>
          <w:sz w:val="24"/>
          <w:szCs w:val="24"/>
        </w:rPr>
        <w:t>W</w:t>
      </w:r>
      <w:r w:rsidRPr="00A86E22">
        <w:rPr>
          <w:rFonts w:ascii="Times New Roman" w:hAnsi="Times New Roman" w:cs="Times New Roman"/>
          <w:i/>
          <w:iCs/>
          <w:sz w:val="24"/>
          <w:szCs w:val="24"/>
        </w:rPr>
        <w:t>omen</w:t>
      </w:r>
      <w:r w:rsidR="002E1DE1" w:rsidRPr="00A86E22">
        <w:rPr>
          <w:rFonts w:ascii="Times New Roman" w:hAnsi="Times New Roman" w:cs="Times New Roman"/>
          <w:i/>
          <w:iCs/>
          <w:sz w:val="24"/>
          <w:szCs w:val="24"/>
        </w:rPr>
        <w:t>’</w:t>
      </w:r>
      <w:r w:rsidRPr="00A86E22">
        <w:rPr>
          <w:rFonts w:ascii="Times New Roman" w:hAnsi="Times New Roman" w:cs="Times New Roman"/>
          <w:i/>
          <w:iCs/>
          <w:sz w:val="24"/>
          <w:szCs w:val="24"/>
        </w:rPr>
        <w:t xml:space="preserve">s </w:t>
      </w:r>
      <w:r w:rsidR="002E1DE1" w:rsidRPr="00A86E22">
        <w:rPr>
          <w:rFonts w:ascii="Times New Roman" w:hAnsi="Times New Roman" w:cs="Times New Roman"/>
          <w:i/>
          <w:iCs/>
          <w:sz w:val="24"/>
          <w:szCs w:val="24"/>
        </w:rPr>
        <w:t>A</w:t>
      </w:r>
      <w:r w:rsidRPr="00A86E22">
        <w:rPr>
          <w:rFonts w:ascii="Times New Roman" w:hAnsi="Times New Roman" w:cs="Times New Roman"/>
          <w:i/>
          <w:iCs/>
          <w:sz w:val="24"/>
          <w:szCs w:val="24"/>
        </w:rPr>
        <w:t xml:space="preserve">ctivities: </w:t>
      </w:r>
      <w:r w:rsidR="002E1DE1" w:rsidRPr="00A86E22">
        <w:rPr>
          <w:rFonts w:ascii="Times New Roman" w:hAnsi="Times New Roman" w:cs="Times New Roman"/>
          <w:i/>
          <w:iCs/>
          <w:sz w:val="24"/>
          <w:szCs w:val="24"/>
        </w:rPr>
        <w:t>T</w:t>
      </w:r>
      <w:r w:rsidRPr="00A86E22">
        <w:rPr>
          <w:rFonts w:ascii="Times New Roman" w:hAnsi="Times New Roman" w:cs="Times New Roman"/>
          <w:i/>
          <w:iCs/>
          <w:sz w:val="24"/>
          <w:szCs w:val="24"/>
        </w:rPr>
        <w:t xml:space="preserve">hree </w:t>
      </w:r>
      <w:r w:rsidR="002E1DE1" w:rsidRPr="00A86E22">
        <w:rPr>
          <w:rFonts w:ascii="Times New Roman" w:hAnsi="Times New Roman" w:cs="Times New Roman"/>
          <w:i/>
          <w:iCs/>
          <w:sz w:val="24"/>
          <w:szCs w:val="24"/>
        </w:rPr>
        <w:t>C</w:t>
      </w:r>
      <w:r w:rsidRPr="00A86E22">
        <w:rPr>
          <w:rFonts w:ascii="Times New Roman" w:hAnsi="Times New Roman" w:cs="Times New Roman"/>
          <w:i/>
          <w:iCs/>
          <w:sz w:val="24"/>
          <w:szCs w:val="24"/>
        </w:rPr>
        <w:t xml:space="preserve">ase </w:t>
      </w:r>
      <w:r w:rsidR="002E1DE1" w:rsidRPr="00A86E22">
        <w:rPr>
          <w:rFonts w:ascii="Times New Roman" w:hAnsi="Times New Roman" w:cs="Times New Roman"/>
          <w:i/>
          <w:iCs/>
          <w:sz w:val="24"/>
          <w:szCs w:val="24"/>
        </w:rPr>
        <w:t>S</w:t>
      </w:r>
      <w:r w:rsidRPr="00A86E22">
        <w:rPr>
          <w:rFonts w:ascii="Times New Roman" w:hAnsi="Times New Roman" w:cs="Times New Roman"/>
          <w:i/>
          <w:iCs/>
          <w:sz w:val="24"/>
          <w:szCs w:val="24"/>
        </w:rPr>
        <w:t>tudies: Kenya, Mexico, Nepal</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Santo Domingo</w:t>
      </w:r>
      <w:r w:rsidR="00586767" w:rsidRPr="00A86E22">
        <w:rPr>
          <w:rFonts w:ascii="Times New Roman" w:hAnsi="Times New Roman" w:cs="Times New Roman"/>
          <w:sz w:val="24"/>
          <w:szCs w:val="24"/>
        </w:rPr>
        <w:t xml:space="preserve"> 1989 (with J. Ash de Pou</w:t>
      </w:r>
      <w:r w:rsidR="002E1DE1" w:rsidRPr="00A86E22">
        <w:rPr>
          <w:rFonts w:ascii="Times New Roman" w:hAnsi="Times New Roman" w:cs="Times New Roman"/>
          <w:sz w:val="24"/>
          <w:szCs w:val="24"/>
        </w:rPr>
        <w:t xml:space="preserve"> and Chr. Lemoine);</w:t>
      </w:r>
      <w:r w:rsidR="005A7CD7" w:rsidRPr="00A86E22">
        <w:rPr>
          <w:rFonts w:ascii="Times New Roman" w:eastAsia="Times New Roman" w:hAnsi="Times New Roman" w:cs="Times New Roman"/>
          <w:color w:val="201F1E"/>
          <w:sz w:val="24"/>
          <w:szCs w:val="24"/>
          <w:shd w:val="clear" w:color="auto" w:fill="FFFFFF"/>
        </w:rPr>
        <w:t xml:space="preserve"> </w:t>
      </w:r>
      <w:r w:rsidR="00636172" w:rsidRPr="00A86E22">
        <w:rPr>
          <w:rFonts w:ascii="Times New Roman" w:hAnsi="Times New Roman" w:cs="Times New Roman"/>
          <w:sz w:val="24"/>
          <w:szCs w:val="24"/>
        </w:rPr>
        <w:t xml:space="preserve">‘Informal Sectors of the Economy: Development Potential for the Aging’ in </w:t>
      </w:r>
      <w:r w:rsidR="00176D77" w:rsidRPr="00A86E22">
        <w:rPr>
          <w:rFonts w:ascii="Times New Roman" w:hAnsi="Times New Roman" w:cs="Times New Roman"/>
          <w:sz w:val="24"/>
          <w:szCs w:val="24"/>
        </w:rPr>
        <w:t xml:space="preserve">I. Hoskins (Ed.), </w:t>
      </w:r>
      <w:r w:rsidR="00636172" w:rsidRPr="00A86E22">
        <w:rPr>
          <w:rFonts w:ascii="Times New Roman" w:hAnsi="Times New Roman" w:cs="Times New Roman"/>
          <w:i/>
          <w:iCs/>
          <w:sz w:val="24"/>
          <w:szCs w:val="24"/>
        </w:rPr>
        <w:t xml:space="preserve">Coping with Social Change: Programs </w:t>
      </w:r>
      <w:r w:rsidR="00F15218" w:rsidRPr="00A86E22">
        <w:rPr>
          <w:rFonts w:ascii="Times New Roman" w:hAnsi="Times New Roman" w:cs="Times New Roman"/>
          <w:i/>
          <w:iCs/>
          <w:sz w:val="24"/>
          <w:szCs w:val="24"/>
        </w:rPr>
        <w:t>t</w:t>
      </w:r>
      <w:r w:rsidR="00636172" w:rsidRPr="00A86E22">
        <w:rPr>
          <w:rFonts w:ascii="Times New Roman" w:hAnsi="Times New Roman" w:cs="Times New Roman"/>
          <w:i/>
          <w:iCs/>
          <w:sz w:val="24"/>
          <w:szCs w:val="24"/>
        </w:rPr>
        <w:t>hat Work</w:t>
      </w:r>
      <w:r w:rsidR="00F15218" w:rsidRPr="00A86E22">
        <w:rPr>
          <w:rFonts w:ascii="Times New Roman" w:hAnsi="Times New Roman" w:cs="Times New Roman"/>
          <w:i/>
          <w:iCs/>
          <w:sz w:val="24"/>
          <w:szCs w:val="24"/>
        </w:rPr>
        <w:t>:</w:t>
      </w:r>
      <w:r w:rsidR="00636172" w:rsidRPr="00A86E22">
        <w:rPr>
          <w:rFonts w:ascii="Times New Roman" w:hAnsi="Times New Roman" w:cs="Times New Roman"/>
          <w:i/>
          <w:iCs/>
          <w:sz w:val="24"/>
          <w:szCs w:val="24"/>
        </w:rPr>
        <w:t xml:space="preserve"> Proceedings of a Conference</w:t>
      </w:r>
      <w:r w:rsidR="00176D77" w:rsidRPr="00A86E22">
        <w:rPr>
          <w:rFonts w:ascii="Times New Roman" w:hAnsi="Times New Roman" w:cs="Times New Roman"/>
          <w:i/>
          <w:iCs/>
          <w:sz w:val="24"/>
          <w:szCs w:val="24"/>
        </w:rPr>
        <w:t xml:space="preserve"> (Acapulco, Mexico, June 1989)</w:t>
      </w:r>
      <w:r w:rsidR="00176D77" w:rsidRPr="00A86E22">
        <w:rPr>
          <w:rFonts w:ascii="Times New Roman" w:hAnsi="Times New Roman" w:cs="Times New Roman"/>
          <w:sz w:val="24"/>
          <w:szCs w:val="24"/>
        </w:rPr>
        <w:t xml:space="preserve">, Washington DC 1989, 15-17; </w:t>
      </w:r>
      <w:r w:rsidR="00B307B7" w:rsidRPr="00A86E22">
        <w:rPr>
          <w:rFonts w:ascii="Times New Roman" w:hAnsi="Times New Roman" w:cs="Times New Roman"/>
          <w:i/>
          <w:iCs/>
          <w:color w:val="2B3545"/>
          <w:sz w:val="24"/>
          <w:szCs w:val="24"/>
          <w:shd w:val="clear" w:color="auto" w:fill="FAFAFA"/>
        </w:rPr>
        <w:t xml:space="preserve">Problemas de la </w:t>
      </w:r>
      <w:proofErr w:type="spellStart"/>
      <w:r w:rsidR="00B307B7" w:rsidRPr="00A86E22">
        <w:rPr>
          <w:rFonts w:ascii="Times New Roman" w:hAnsi="Times New Roman" w:cs="Times New Roman"/>
          <w:i/>
          <w:iCs/>
          <w:color w:val="2B3545"/>
          <w:sz w:val="24"/>
          <w:szCs w:val="24"/>
          <w:shd w:val="clear" w:color="auto" w:fill="FAFAFA"/>
        </w:rPr>
        <w:t>recogida</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datos</w:t>
      </w:r>
      <w:proofErr w:type="spellEnd"/>
      <w:r w:rsidR="00B307B7" w:rsidRPr="00A86E22">
        <w:rPr>
          <w:rFonts w:ascii="Times New Roman" w:hAnsi="Times New Roman" w:cs="Times New Roman"/>
          <w:i/>
          <w:iCs/>
          <w:color w:val="2B3545"/>
          <w:sz w:val="24"/>
          <w:szCs w:val="24"/>
          <w:shd w:val="clear" w:color="auto" w:fill="FAFAFA"/>
        </w:rPr>
        <w:t xml:space="preserve"> y la </w:t>
      </w:r>
      <w:proofErr w:type="spellStart"/>
      <w:r w:rsidR="00B307B7" w:rsidRPr="00A86E22">
        <w:rPr>
          <w:rFonts w:ascii="Times New Roman" w:hAnsi="Times New Roman" w:cs="Times New Roman"/>
          <w:i/>
          <w:iCs/>
          <w:color w:val="2B3545"/>
          <w:sz w:val="24"/>
          <w:szCs w:val="24"/>
          <w:shd w:val="clear" w:color="auto" w:fill="FAFAFA"/>
        </w:rPr>
        <w:t>investigacion</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sobre</w:t>
      </w:r>
      <w:proofErr w:type="spellEnd"/>
      <w:r w:rsidR="00B307B7" w:rsidRPr="00A86E22">
        <w:rPr>
          <w:rFonts w:ascii="Times New Roman" w:hAnsi="Times New Roman" w:cs="Times New Roman"/>
          <w:i/>
          <w:iCs/>
          <w:color w:val="2B3545"/>
          <w:sz w:val="24"/>
          <w:szCs w:val="24"/>
          <w:shd w:val="clear" w:color="auto" w:fill="FAFAFA"/>
        </w:rPr>
        <w:t xml:space="preserve"> las </w:t>
      </w:r>
      <w:proofErr w:type="spellStart"/>
      <w:r w:rsidR="00B307B7" w:rsidRPr="00A86E22">
        <w:rPr>
          <w:rFonts w:ascii="Times New Roman" w:hAnsi="Times New Roman" w:cs="Times New Roman"/>
          <w:i/>
          <w:iCs/>
          <w:color w:val="2B3545"/>
          <w:sz w:val="24"/>
          <w:szCs w:val="24"/>
          <w:shd w:val="clear" w:color="auto" w:fill="FAFAFA"/>
        </w:rPr>
        <w:t>mujeres</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edad</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mediana</w:t>
      </w:r>
      <w:proofErr w:type="spellEnd"/>
      <w:r w:rsidR="00B307B7" w:rsidRPr="00A86E22">
        <w:rPr>
          <w:rFonts w:ascii="Times New Roman" w:hAnsi="Times New Roman" w:cs="Times New Roman"/>
          <w:i/>
          <w:iCs/>
          <w:color w:val="2B3545"/>
          <w:sz w:val="24"/>
          <w:szCs w:val="24"/>
          <w:shd w:val="clear" w:color="auto" w:fill="FAFAFA"/>
        </w:rPr>
        <w:t xml:space="preserve"> y </w:t>
      </w:r>
      <w:proofErr w:type="spellStart"/>
      <w:r w:rsidR="00B307B7" w:rsidRPr="00A86E22">
        <w:rPr>
          <w:rFonts w:ascii="Times New Roman" w:hAnsi="Times New Roman" w:cs="Times New Roman"/>
          <w:i/>
          <w:iCs/>
          <w:color w:val="2B3545"/>
          <w:sz w:val="24"/>
          <w:szCs w:val="24"/>
          <w:shd w:val="clear" w:color="auto" w:fill="FAFAFA"/>
        </w:rPr>
        <w:t>avanzada</w:t>
      </w:r>
      <w:proofErr w:type="spellEnd"/>
      <w:r w:rsidR="00B307B7" w:rsidRPr="00A86E22">
        <w:rPr>
          <w:rFonts w:ascii="Times New Roman" w:hAnsi="Times New Roman" w:cs="Times New Roman"/>
          <w:i/>
          <w:iCs/>
          <w:color w:val="2B3545"/>
          <w:sz w:val="24"/>
          <w:szCs w:val="24"/>
          <w:shd w:val="clear" w:color="auto" w:fill="FAFAFA"/>
        </w:rPr>
        <w:t xml:space="preserve">: Las </w:t>
      </w:r>
      <w:proofErr w:type="spellStart"/>
      <w:r w:rsidR="00B307B7" w:rsidRPr="00A86E22">
        <w:rPr>
          <w:rFonts w:ascii="Times New Roman" w:hAnsi="Times New Roman" w:cs="Times New Roman"/>
          <w:i/>
          <w:iCs/>
          <w:color w:val="2B3545"/>
          <w:sz w:val="24"/>
          <w:szCs w:val="24"/>
          <w:shd w:val="clear" w:color="auto" w:fill="FAFAFA"/>
        </w:rPr>
        <w:t>mujeres</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edad</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mediana</w:t>
      </w:r>
      <w:proofErr w:type="spellEnd"/>
      <w:r w:rsidR="00B307B7" w:rsidRPr="00A86E22">
        <w:rPr>
          <w:rFonts w:ascii="Times New Roman" w:hAnsi="Times New Roman" w:cs="Times New Roman"/>
          <w:i/>
          <w:iCs/>
          <w:color w:val="2B3545"/>
          <w:sz w:val="24"/>
          <w:szCs w:val="24"/>
          <w:shd w:val="clear" w:color="auto" w:fill="FAFAFA"/>
        </w:rPr>
        <w:t xml:space="preserve"> y </w:t>
      </w:r>
      <w:proofErr w:type="spellStart"/>
      <w:r w:rsidR="00B307B7" w:rsidRPr="00A86E22">
        <w:rPr>
          <w:rFonts w:ascii="Times New Roman" w:hAnsi="Times New Roman" w:cs="Times New Roman"/>
          <w:i/>
          <w:iCs/>
          <w:color w:val="2B3545"/>
          <w:sz w:val="24"/>
          <w:szCs w:val="24"/>
          <w:shd w:val="clear" w:color="auto" w:fill="FAFAFA"/>
        </w:rPr>
        <w:t>avanzada</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en</w:t>
      </w:r>
      <w:proofErr w:type="spellEnd"/>
      <w:r w:rsidR="00B307B7" w:rsidRPr="00A86E22">
        <w:rPr>
          <w:rFonts w:ascii="Times New Roman" w:hAnsi="Times New Roman" w:cs="Times New Roman"/>
          <w:i/>
          <w:iCs/>
          <w:color w:val="2B3545"/>
          <w:sz w:val="24"/>
          <w:szCs w:val="24"/>
          <w:shd w:val="clear" w:color="auto" w:fill="FAFAFA"/>
        </w:rPr>
        <w:t xml:space="preserve"> America Latina y </w:t>
      </w:r>
      <w:proofErr w:type="spellStart"/>
      <w:r w:rsidR="00B307B7" w:rsidRPr="00A86E22">
        <w:rPr>
          <w:rFonts w:ascii="Times New Roman" w:hAnsi="Times New Roman" w:cs="Times New Roman"/>
          <w:i/>
          <w:iCs/>
          <w:color w:val="2B3545"/>
          <w:sz w:val="24"/>
          <w:szCs w:val="24"/>
          <w:shd w:val="clear" w:color="auto" w:fill="FAFAFA"/>
        </w:rPr>
        <w:t>el</w:t>
      </w:r>
      <w:proofErr w:type="spellEnd"/>
      <w:r w:rsidR="00B307B7" w:rsidRPr="00A86E22">
        <w:rPr>
          <w:rFonts w:ascii="Times New Roman" w:hAnsi="Times New Roman" w:cs="Times New Roman"/>
          <w:i/>
          <w:iCs/>
          <w:color w:val="2B3545"/>
          <w:sz w:val="24"/>
          <w:szCs w:val="24"/>
          <w:shd w:val="clear" w:color="auto" w:fill="FAFAFA"/>
        </w:rPr>
        <w:t xml:space="preserve"> Caribe</w:t>
      </w:r>
      <w:r w:rsidR="00B307B7" w:rsidRPr="00A86E22">
        <w:rPr>
          <w:rFonts w:ascii="Times New Roman" w:hAnsi="Times New Roman" w:cs="Times New Roman"/>
          <w:color w:val="2B3545"/>
          <w:sz w:val="24"/>
          <w:szCs w:val="24"/>
          <w:shd w:val="clear" w:color="auto" w:fill="FAFAFA"/>
        </w:rPr>
        <w:t>, Washington DC 1990;</w:t>
      </w:r>
      <w:r w:rsidR="005A7CD7" w:rsidRPr="00A86E22">
        <w:rPr>
          <w:rFonts w:ascii="Times New Roman" w:eastAsia="Times New Roman" w:hAnsi="Times New Roman" w:cs="Times New Roman"/>
          <w:color w:val="201F1E"/>
          <w:sz w:val="24"/>
          <w:szCs w:val="24"/>
          <w:shd w:val="clear" w:color="auto" w:fill="FFFFFF"/>
        </w:rPr>
        <w:t xml:space="preserve"> </w:t>
      </w:r>
      <w:r w:rsidR="002E1DE1" w:rsidRPr="00A86E22">
        <w:rPr>
          <w:rFonts w:ascii="Times New Roman" w:hAnsi="Times New Roman" w:cs="Times New Roman"/>
          <w:sz w:val="24"/>
          <w:szCs w:val="24"/>
        </w:rPr>
        <w:t>‘</w:t>
      </w:r>
      <w:r w:rsidRPr="00A86E22">
        <w:rPr>
          <w:rFonts w:ascii="Times New Roman" w:hAnsi="Times New Roman" w:cs="Times New Roman"/>
          <w:sz w:val="24"/>
          <w:szCs w:val="24"/>
        </w:rPr>
        <w:t xml:space="preserve">Natural </w:t>
      </w:r>
      <w:r w:rsidR="002E1DE1" w:rsidRPr="00A86E22">
        <w:rPr>
          <w:rFonts w:ascii="Times New Roman" w:hAnsi="Times New Roman" w:cs="Times New Roman"/>
          <w:sz w:val="24"/>
          <w:szCs w:val="24"/>
        </w:rPr>
        <w:t>R</w:t>
      </w:r>
      <w:r w:rsidRPr="00A86E22">
        <w:rPr>
          <w:rFonts w:ascii="Times New Roman" w:hAnsi="Times New Roman" w:cs="Times New Roman"/>
          <w:sz w:val="24"/>
          <w:szCs w:val="24"/>
        </w:rPr>
        <w:t xml:space="preserve">esources and </w:t>
      </w:r>
      <w:r w:rsidR="002E1DE1" w:rsidRPr="00A86E22">
        <w:rPr>
          <w:rFonts w:ascii="Times New Roman" w:hAnsi="Times New Roman" w:cs="Times New Roman"/>
          <w:sz w:val="24"/>
          <w:szCs w:val="24"/>
        </w:rPr>
        <w:t>E</w:t>
      </w:r>
      <w:r w:rsidRPr="00A86E22">
        <w:rPr>
          <w:rFonts w:ascii="Times New Roman" w:hAnsi="Times New Roman" w:cs="Times New Roman"/>
          <w:sz w:val="24"/>
          <w:szCs w:val="24"/>
        </w:rPr>
        <w:t xml:space="preserve">nvironmentally </w:t>
      </w:r>
      <w:r w:rsidR="002E1DE1" w:rsidRPr="00A86E22">
        <w:rPr>
          <w:rFonts w:ascii="Times New Roman" w:hAnsi="Times New Roman" w:cs="Times New Roman"/>
          <w:sz w:val="24"/>
          <w:szCs w:val="24"/>
        </w:rPr>
        <w:t>S</w:t>
      </w:r>
      <w:r w:rsidRPr="00A86E22">
        <w:rPr>
          <w:rFonts w:ascii="Times New Roman" w:hAnsi="Times New Roman" w:cs="Times New Roman"/>
          <w:sz w:val="24"/>
          <w:szCs w:val="24"/>
        </w:rPr>
        <w:t xml:space="preserve">ound </w:t>
      </w:r>
      <w:r w:rsidR="002E1DE1" w:rsidRPr="00A86E22">
        <w:rPr>
          <w:rFonts w:ascii="Times New Roman" w:hAnsi="Times New Roman" w:cs="Times New Roman"/>
          <w:sz w:val="24"/>
          <w:szCs w:val="24"/>
        </w:rPr>
        <w:t>S</w:t>
      </w:r>
      <w:r w:rsidRPr="00A86E22">
        <w:rPr>
          <w:rFonts w:ascii="Times New Roman" w:hAnsi="Times New Roman" w:cs="Times New Roman"/>
          <w:sz w:val="24"/>
          <w:szCs w:val="24"/>
        </w:rPr>
        <w:t xml:space="preserve">ustainable </w:t>
      </w:r>
      <w:r w:rsidR="002E1DE1" w:rsidRPr="00A86E22">
        <w:rPr>
          <w:rFonts w:ascii="Times New Roman" w:hAnsi="Times New Roman" w:cs="Times New Roman"/>
          <w:sz w:val="24"/>
          <w:szCs w:val="24"/>
        </w:rPr>
        <w:t>D</w:t>
      </w:r>
      <w:r w:rsidRPr="00A86E22">
        <w:rPr>
          <w:rFonts w:ascii="Times New Roman" w:hAnsi="Times New Roman" w:cs="Times New Roman"/>
          <w:sz w:val="24"/>
          <w:szCs w:val="24"/>
        </w:rPr>
        <w:t>evelopment</w:t>
      </w:r>
      <w:r w:rsidR="002E1DE1" w:rsidRPr="00A86E22">
        <w:rPr>
          <w:rFonts w:ascii="Times New Roman" w:hAnsi="Times New Roman" w:cs="Times New Roman"/>
          <w:sz w:val="24"/>
          <w:szCs w:val="24"/>
        </w:rPr>
        <w:t>’ in</w:t>
      </w:r>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Natural Resources Forum</w:t>
      </w:r>
      <w:r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16</w:t>
      </w:r>
      <w:r w:rsidR="002E1DE1" w:rsidRPr="00A86E22">
        <w:rPr>
          <w:rFonts w:ascii="Times New Roman" w:hAnsi="Times New Roman" w:cs="Times New Roman"/>
          <w:sz w:val="24"/>
          <w:szCs w:val="24"/>
        </w:rPr>
        <w:t>/</w:t>
      </w:r>
      <w:r w:rsidRPr="00A86E22">
        <w:rPr>
          <w:rFonts w:ascii="Times New Roman" w:hAnsi="Times New Roman" w:cs="Times New Roman"/>
          <w:sz w:val="24"/>
          <w:szCs w:val="24"/>
        </w:rPr>
        <w:t>1, 1992</w:t>
      </w:r>
      <w:r w:rsidR="002E1DE1" w:rsidRPr="00A86E22">
        <w:rPr>
          <w:rFonts w:ascii="Times New Roman" w:hAnsi="Times New Roman" w:cs="Times New Roman"/>
          <w:color w:val="000000" w:themeColor="text1"/>
          <w:sz w:val="24"/>
          <w:szCs w:val="24"/>
        </w:rPr>
        <w:t xml:space="preserve">, </w:t>
      </w:r>
      <w:r w:rsidR="0063543B" w:rsidRPr="00A86E22">
        <w:rPr>
          <w:rFonts w:ascii="Times New Roman" w:hAnsi="Times New Roman" w:cs="Times New Roman"/>
          <w:color w:val="000000" w:themeColor="text1"/>
          <w:sz w:val="24"/>
          <w:szCs w:val="24"/>
        </w:rPr>
        <w:t>3-10</w:t>
      </w:r>
      <w:r w:rsidR="002E1DE1"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Women in the ECE Region: A Call for Action: Highlights of the ECE High-level Regional Preparatory Meeting for the Fourth World Conference on Women</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002E1DE1" w:rsidRPr="00A86E22">
        <w:rPr>
          <w:rFonts w:ascii="Times New Roman" w:hAnsi="Times New Roman" w:cs="Times New Roman"/>
          <w:sz w:val="24"/>
          <w:szCs w:val="24"/>
        </w:rPr>
        <w:t>New York 1995 (with E. Meltzer and P. Robineau)</w:t>
      </w:r>
      <w:r w:rsidR="005A7CD7" w:rsidRPr="00A86E22">
        <w:rPr>
          <w:rFonts w:ascii="Times New Roman" w:hAnsi="Times New Roman" w:cs="Times New Roman"/>
          <w:sz w:val="24"/>
          <w:szCs w:val="24"/>
        </w:rPr>
        <w:t>.</w:t>
      </w:r>
    </w:p>
    <w:p w14:paraId="6EC03350" w14:textId="3F1BBDEF" w:rsidR="00BB0FB8" w:rsidRPr="00A86E22" w:rsidRDefault="00BB0FB8" w:rsidP="00A86E22">
      <w:pPr>
        <w:spacing w:after="0" w:line="240" w:lineRule="auto"/>
        <w:jc w:val="both"/>
        <w:rPr>
          <w:rFonts w:ascii="Times New Roman" w:eastAsia="Times New Roman" w:hAnsi="Times New Roman" w:cs="Times New Roman"/>
          <w:color w:val="201F1E"/>
          <w:sz w:val="24"/>
          <w:szCs w:val="24"/>
          <w:shd w:val="clear" w:color="auto" w:fill="FFFFFF"/>
        </w:rPr>
      </w:pPr>
      <w:r w:rsidRPr="00A86E22">
        <w:rPr>
          <w:rFonts w:ascii="Times New Roman" w:eastAsia="Times New Roman" w:hAnsi="Times New Roman" w:cs="Times New Roman"/>
          <w:b/>
          <w:bCs/>
          <w:color w:val="201F1E"/>
          <w:sz w:val="24"/>
          <w:szCs w:val="24"/>
          <w:shd w:val="clear" w:color="auto" w:fill="FFFFFF"/>
        </w:rPr>
        <w:t>LITERATURE</w:t>
      </w:r>
      <w:r w:rsidR="00AD2761" w:rsidRPr="00A86E22">
        <w:rPr>
          <w:rFonts w:ascii="Times New Roman" w:eastAsia="Times New Roman" w:hAnsi="Times New Roman" w:cs="Times New Roman"/>
          <w:color w:val="201F1E"/>
          <w:sz w:val="24"/>
          <w:szCs w:val="24"/>
          <w:shd w:val="clear" w:color="auto" w:fill="FFFFFF"/>
        </w:rPr>
        <w:t xml:space="preserve">: </w:t>
      </w:r>
      <w:r w:rsidR="002E1DE1" w:rsidRPr="00A86E22">
        <w:rPr>
          <w:rFonts w:ascii="Times New Roman" w:hAnsi="Times New Roman" w:cs="Times New Roman"/>
          <w:i/>
          <w:iCs/>
          <w:sz w:val="24"/>
          <w:szCs w:val="24"/>
        </w:rPr>
        <w:t xml:space="preserve">INSTRAW </w:t>
      </w:r>
      <w:r w:rsidR="00083712" w:rsidRPr="00A86E22">
        <w:rPr>
          <w:rFonts w:ascii="Times New Roman" w:hAnsi="Times New Roman" w:cs="Times New Roman"/>
          <w:i/>
          <w:iCs/>
          <w:sz w:val="24"/>
          <w:szCs w:val="24"/>
        </w:rPr>
        <w:t>N</w:t>
      </w:r>
      <w:r w:rsidR="002E1DE1" w:rsidRPr="00A86E22">
        <w:rPr>
          <w:rFonts w:ascii="Times New Roman" w:hAnsi="Times New Roman" w:cs="Times New Roman"/>
          <w:i/>
          <w:iCs/>
          <w:sz w:val="24"/>
          <w:szCs w:val="24"/>
        </w:rPr>
        <w:t>ewsletter</w:t>
      </w:r>
      <w:r w:rsidR="00083712" w:rsidRPr="00A86E22">
        <w:rPr>
          <w:rFonts w:ascii="Times New Roman" w:hAnsi="Times New Roman" w:cs="Times New Roman"/>
          <w:sz w:val="24"/>
          <w:szCs w:val="24"/>
        </w:rPr>
        <w:t xml:space="preserve">, </w:t>
      </w:r>
      <w:r w:rsidR="002E1DE1" w:rsidRPr="00A86E22">
        <w:rPr>
          <w:rFonts w:ascii="Times New Roman" w:hAnsi="Times New Roman" w:cs="Times New Roman"/>
          <w:sz w:val="24"/>
          <w:szCs w:val="24"/>
        </w:rPr>
        <w:t>1984-1988</w:t>
      </w:r>
      <w:r w:rsidR="00083712"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00083712" w:rsidRPr="00A86E22">
        <w:rPr>
          <w:rFonts w:ascii="Times New Roman" w:hAnsi="Times New Roman" w:cs="Times New Roman"/>
          <w:sz w:val="24"/>
          <w:szCs w:val="24"/>
        </w:rPr>
        <w:t xml:space="preserve">S. Joekes, </w:t>
      </w:r>
      <w:r w:rsidR="00083712" w:rsidRPr="00A86E22">
        <w:rPr>
          <w:rFonts w:ascii="Times New Roman" w:hAnsi="Times New Roman" w:cs="Times New Roman"/>
          <w:i/>
          <w:iCs/>
          <w:sz w:val="24"/>
          <w:szCs w:val="24"/>
        </w:rPr>
        <w:t>Women in the World Economy: An INSTRAW Study</w:t>
      </w:r>
      <w:r w:rsidR="0063543B" w:rsidRPr="00A86E22">
        <w:rPr>
          <w:rFonts w:ascii="Times New Roman" w:hAnsi="Times New Roman" w:cs="Times New Roman"/>
          <w:sz w:val="24"/>
          <w:szCs w:val="24"/>
        </w:rPr>
        <w:t>,</w:t>
      </w:r>
      <w:r w:rsidR="00083712" w:rsidRPr="00A86E22">
        <w:rPr>
          <w:rFonts w:ascii="Times New Roman" w:hAnsi="Times New Roman" w:cs="Times New Roman"/>
          <w:i/>
          <w:iCs/>
          <w:sz w:val="24"/>
          <w:szCs w:val="24"/>
        </w:rPr>
        <w:t xml:space="preserve"> </w:t>
      </w:r>
      <w:r w:rsidR="00083712" w:rsidRPr="00A86E22">
        <w:rPr>
          <w:rFonts w:ascii="Times New Roman" w:hAnsi="Times New Roman" w:cs="Times New Roman"/>
          <w:sz w:val="24"/>
          <w:szCs w:val="24"/>
        </w:rPr>
        <w:t>New York 1987;</w:t>
      </w:r>
      <w:r w:rsidR="005A7CD7" w:rsidRPr="00A86E22">
        <w:rPr>
          <w:rFonts w:ascii="Times New Roman" w:eastAsia="Times New Roman" w:hAnsi="Times New Roman" w:cs="Times New Roman"/>
          <w:color w:val="201F1E"/>
          <w:sz w:val="24"/>
          <w:szCs w:val="24"/>
          <w:shd w:val="clear" w:color="auto" w:fill="FFFFFF"/>
        </w:rPr>
        <w:t xml:space="preserve"> </w:t>
      </w:r>
      <w:r w:rsidR="00C43730" w:rsidRPr="00A86E22">
        <w:rPr>
          <w:rFonts w:ascii="Times New Roman" w:hAnsi="Times New Roman" w:cs="Times New Roman"/>
          <w:sz w:val="24"/>
          <w:szCs w:val="24"/>
        </w:rPr>
        <w:t xml:space="preserve">M. </w:t>
      </w:r>
      <w:proofErr w:type="spellStart"/>
      <w:r w:rsidR="00C43730" w:rsidRPr="00A86E22">
        <w:rPr>
          <w:rFonts w:ascii="Times New Roman" w:hAnsi="Times New Roman" w:cs="Times New Roman"/>
          <w:sz w:val="24"/>
          <w:szCs w:val="24"/>
        </w:rPr>
        <w:t>Littlejohns</w:t>
      </w:r>
      <w:proofErr w:type="spellEnd"/>
      <w:r w:rsidR="00C43730" w:rsidRPr="00A86E22">
        <w:rPr>
          <w:rFonts w:ascii="Times New Roman" w:hAnsi="Times New Roman" w:cs="Times New Roman"/>
          <w:sz w:val="24"/>
          <w:szCs w:val="24"/>
        </w:rPr>
        <w:t xml:space="preserve">, Interview with </w:t>
      </w:r>
      <w:proofErr w:type="spellStart"/>
      <w:r w:rsidR="00C43730" w:rsidRPr="00A86E22">
        <w:rPr>
          <w:rFonts w:ascii="Times New Roman" w:hAnsi="Times New Roman" w:cs="Times New Roman"/>
          <w:sz w:val="24"/>
          <w:szCs w:val="24"/>
        </w:rPr>
        <w:t>Pastizzi-Ferencic</w:t>
      </w:r>
      <w:proofErr w:type="spellEnd"/>
      <w:r w:rsidR="00C43730" w:rsidRPr="00A86E22">
        <w:rPr>
          <w:rFonts w:ascii="Times New Roman" w:hAnsi="Times New Roman" w:cs="Times New Roman"/>
          <w:sz w:val="24"/>
          <w:szCs w:val="24"/>
        </w:rPr>
        <w:t xml:space="preserve">, </w:t>
      </w:r>
      <w:r w:rsidR="00C43730" w:rsidRPr="00A86E22">
        <w:rPr>
          <w:rFonts w:ascii="Times New Roman" w:hAnsi="Times New Roman" w:cs="Times New Roman"/>
          <w:i/>
          <w:iCs/>
          <w:sz w:val="24"/>
          <w:szCs w:val="24"/>
        </w:rPr>
        <w:t xml:space="preserve">World </w:t>
      </w:r>
      <w:r w:rsidR="00C43730" w:rsidRPr="004225BA">
        <w:rPr>
          <w:rFonts w:ascii="Times New Roman" w:hAnsi="Times New Roman" w:cs="Times New Roman"/>
          <w:i/>
          <w:iCs/>
          <w:sz w:val="24"/>
          <w:szCs w:val="24"/>
        </w:rPr>
        <w:t xml:space="preserve">Chronicle </w:t>
      </w:r>
      <w:proofErr w:type="spellStart"/>
      <w:r w:rsidR="00C43730" w:rsidRPr="004225BA">
        <w:rPr>
          <w:rFonts w:ascii="Times New Roman" w:hAnsi="Times New Roman" w:cs="Times New Roman"/>
          <w:i/>
          <w:iCs/>
          <w:sz w:val="24"/>
          <w:szCs w:val="24"/>
        </w:rPr>
        <w:t>Programme</w:t>
      </w:r>
      <w:proofErr w:type="spellEnd"/>
      <w:r w:rsidR="00C43730" w:rsidRPr="004225BA">
        <w:rPr>
          <w:rFonts w:ascii="Times New Roman" w:hAnsi="Times New Roman" w:cs="Times New Roman"/>
          <w:sz w:val="24"/>
          <w:szCs w:val="24"/>
        </w:rPr>
        <w:t xml:space="preserve">, nr. 273, </w:t>
      </w:r>
      <w:r w:rsidR="00E213B6" w:rsidRPr="004225BA">
        <w:rPr>
          <w:rFonts w:ascii="Times New Roman" w:hAnsi="Times New Roman" w:cs="Times New Roman"/>
          <w:sz w:val="24"/>
          <w:szCs w:val="24"/>
        </w:rPr>
        <w:t xml:space="preserve">8.5.1987, </w:t>
      </w:r>
      <w:r w:rsidR="00C43730" w:rsidRPr="004225BA">
        <w:rPr>
          <w:rFonts w:ascii="Times New Roman" w:hAnsi="Times New Roman" w:cs="Times New Roman"/>
          <w:sz w:val="24"/>
          <w:szCs w:val="24"/>
        </w:rPr>
        <w:t>available at</w:t>
      </w:r>
      <w:r w:rsidR="005A7CD7" w:rsidRPr="004225BA">
        <w:rPr>
          <w:rFonts w:ascii="Times New Roman" w:hAnsi="Times New Roman" w:cs="Times New Roman"/>
          <w:sz w:val="24"/>
          <w:szCs w:val="24"/>
        </w:rPr>
        <w:t xml:space="preserve"> </w:t>
      </w:r>
      <w:hyperlink r:id="rId12" w:history="1">
        <w:r w:rsidR="001639A9" w:rsidRPr="004225BA">
          <w:rPr>
            <w:rStyle w:val="Hyperlink"/>
            <w:rFonts w:ascii="Times New Roman" w:hAnsi="Times New Roman" w:cs="Times New Roman"/>
            <w:sz w:val="24"/>
            <w:szCs w:val="24"/>
            <w:u w:val="none"/>
          </w:rPr>
          <w:t>www.unmultimedia.org/avlibrary/asset/ 2120/2120935/</w:t>
        </w:r>
      </w:hyperlink>
      <w:r w:rsidR="00C43730" w:rsidRPr="004225BA">
        <w:rPr>
          <w:rFonts w:ascii="Times New Roman" w:hAnsi="Times New Roman" w:cs="Times New Roman"/>
          <w:sz w:val="24"/>
          <w:szCs w:val="24"/>
        </w:rPr>
        <w:t xml:space="preserve">; </w:t>
      </w:r>
      <w:r w:rsidR="00A3686E" w:rsidRPr="004225BA">
        <w:rPr>
          <w:rFonts w:ascii="Times New Roman" w:hAnsi="Times New Roman" w:cs="Times New Roman"/>
          <w:i/>
          <w:iCs/>
          <w:sz w:val="24"/>
          <w:szCs w:val="24"/>
        </w:rPr>
        <w:t xml:space="preserve">1989 </w:t>
      </w:r>
      <w:r w:rsidR="00083712" w:rsidRPr="004225BA">
        <w:rPr>
          <w:rFonts w:ascii="Times New Roman" w:hAnsi="Times New Roman" w:cs="Times New Roman"/>
          <w:i/>
          <w:iCs/>
          <w:sz w:val="24"/>
          <w:szCs w:val="24"/>
        </w:rPr>
        <w:t>World Survey on the Role of Women in Development</w:t>
      </w:r>
      <w:r w:rsidR="00A3686E" w:rsidRPr="004225BA">
        <w:rPr>
          <w:rFonts w:ascii="Times New Roman" w:hAnsi="Times New Roman" w:cs="Times New Roman"/>
          <w:sz w:val="24"/>
          <w:szCs w:val="24"/>
        </w:rPr>
        <w:t>, New York</w:t>
      </w:r>
      <w:r w:rsidR="00083712" w:rsidRPr="004225BA">
        <w:rPr>
          <w:rFonts w:ascii="Times New Roman" w:hAnsi="Times New Roman" w:cs="Times New Roman"/>
          <w:sz w:val="24"/>
          <w:szCs w:val="24"/>
        </w:rPr>
        <w:t xml:space="preserve"> 1989</w:t>
      </w:r>
      <w:r w:rsidR="00A3686E" w:rsidRPr="004225BA">
        <w:rPr>
          <w:rFonts w:ascii="Times New Roman" w:hAnsi="Times New Roman" w:cs="Times New Roman"/>
          <w:sz w:val="24"/>
          <w:szCs w:val="24"/>
        </w:rPr>
        <w:t>;</w:t>
      </w:r>
      <w:r w:rsidR="005A7CD7" w:rsidRPr="004225BA">
        <w:rPr>
          <w:rFonts w:ascii="Times New Roman" w:eastAsia="Times New Roman" w:hAnsi="Times New Roman" w:cs="Times New Roman"/>
          <w:color w:val="201F1E"/>
          <w:sz w:val="24"/>
          <w:szCs w:val="24"/>
          <w:shd w:val="clear" w:color="auto" w:fill="FFFFFF"/>
        </w:rPr>
        <w:t xml:space="preserve"> </w:t>
      </w:r>
      <w:r w:rsidR="00A3686E" w:rsidRPr="004225BA">
        <w:rPr>
          <w:rFonts w:ascii="Times New Roman" w:hAnsi="Times New Roman" w:cs="Times New Roman"/>
          <w:sz w:val="24"/>
          <w:szCs w:val="24"/>
        </w:rPr>
        <w:t>S.R.</w:t>
      </w:r>
      <w:r w:rsidR="00A3686E" w:rsidRPr="00A86E22">
        <w:rPr>
          <w:rFonts w:ascii="Times New Roman" w:hAnsi="Times New Roman" w:cs="Times New Roman"/>
          <w:sz w:val="24"/>
          <w:szCs w:val="24"/>
        </w:rPr>
        <w:t xml:space="preserve"> Greenfield (Ed.), </w:t>
      </w:r>
      <w:r w:rsidR="00A3686E" w:rsidRPr="00A86E22">
        <w:rPr>
          <w:rFonts w:ascii="Times New Roman" w:hAnsi="Times New Roman" w:cs="Times New Roman"/>
          <w:i/>
          <w:iCs/>
          <w:sz w:val="24"/>
          <w:szCs w:val="24"/>
        </w:rPr>
        <w:t>Who’s Who in the United Nations and Related Agencies</w:t>
      </w:r>
      <w:r w:rsidR="00A3686E" w:rsidRPr="00A86E22">
        <w:rPr>
          <w:rFonts w:ascii="Times New Roman" w:hAnsi="Times New Roman" w:cs="Times New Roman"/>
          <w:sz w:val="24"/>
          <w:szCs w:val="24"/>
        </w:rPr>
        <w:t>, Detroit 1992, 459;</w:t>
      </w:r>
      <w:r w:rsidR="005A7CD7" w:rsidRPr="00A86E22">
        <w:rPr>
          <w:rFonts w:ascii="Times New Roman" w:eastAsia="Times New Roman" w:hAnsi="Times New Roman" w:cs="Times New Roman"/>
          <w:color w:val="201F1E"/>
          <w:sz w:val="24"/>
          <w:szCs w:val="24"/>
          <w:shd w:val="clear" w:color="auto" w:fill="FFFFFF"/>
        </w:rPr>
        <w:t xml:space="preserve"> </w:t>
      </w:r>
      <w:r w:rsidR="00083712" w:rsidRPr="00A86E22">
        <w:rPr>
          <w:rFonts w:ascii="Times New Roman" w:hAnsi="Times New Roman" w:cs="Times New Roman"/>
          <w:sz w:val="24"/>
          <w:szCs w:val="24"/>
        </w:rPr>
        <w:t xml:space="preserve">V.M. Moghadam, </w:t>
      </w:r>
      <w:r w:rsidR="00083712" w:rsidRPr="00A86E22">
        <w:rPr>
          <w:rFonts w:ascii="Times New Roman" w:hAnsi="Times New Roman" w:cs="Times New Roman"/>
          <w:i/>
          <w:iCs/>
          <w:sz w:val="24"/>
          <w:szCs w:val="24"/>
        </w:rPr>
        <w:t>Modernizing Women: Gender and Social Change in the Middle East</w:t>
      </w:r>
      <w:r w:rsidR="00083712" w:rsidRPr="00A86E22">
        <w:rPr>
          <w:rFonts w:ascii="Times New Roman" w:hAnsi="Times New Roman" w:cs="Times New Roman"/>
          <w:sz w:val="24"/>
          <w:szCs w:val="24"/>
        </w:rPr>
        <w:t>,</w:t>
      </w:r>
      <w:r w:rsidR="00083712" w:rsidRPr="00A86E22">
        <w:rPr>
          <w:rFonts w:ascii="Times New Roman" w:hAnsi="Times New Roman" w:cs="Times New Roman"/>
          <w:i/>
          <w:iCs/>
          <w:sz w:val="24"/>
          <w:szCs w:val="24"/>
        </w:rPr>
        <w:t xml:space="preserve"> </w:t>
      </w:r>
      <w:r w:rsidR="00083712" w:rsidRPr="00A86E22">
        <w:rPr>
          <w:rFonts w:ascii="Times New Roman" w:hAnsi="Times New Roman" w:cs="Times New Roman"/>
          <w:sz w:val="24"/>
          <w:szCs w:val="24"/>
        </w:rPr>
        <w:t xml:space="preserve">Boulder 1993; </w:t>
      </w:r>
      <w:r w:rsidR="00D64CD4" w:rsidRPr="00A86E22">
        <w:rPr>
          <w:rFonts w:ascii="Times New Roman" w:hAnsi="Times New Roman" w:cs="Times New Roman"/>
          <w:i/>
          <w:iCs/>
          <w:sz w:val="24"/>
          <w:szCs w:val="24"/>
        </w:rPr>
        <w:t>UNECE Weekly</w:t>
      </w:r>
      <w:r w:rsidR="00D64CD4" w:rsidRPr="00A86E22">
        <w:rPr>
          <w:rFonts w:ascii="Times New Roman" w:hAnsi="Times New Roman" w:cs="Times New Roman"/>
          <w:sz w:val="24"/>
          <w:szCs w:val="24"/>
        </w:rPr>
        <w:t>, 50</w:t>
      </w:r>
      <w:r w:rsidR="00F15218" w:rsidRPr="00A86E22">
        <w:rPr>
          <w:rFonts w:ascii="Times New Roman" w:hAnsi="Times New Roman" w:cs="Times New Roman"/>
          <w:sz w:val="24"/>
          <w:szCs w:val="24"/>
        </w:rPr>
        <w:t>/</w:t>
      </w:r>
      <w:r w:rsidR="00D64CD4" w:rsidRPr="00A86E22">
        <w:rPr>
          <w:rFonts w:ascii="Times New Roman" w:hAnsi="Times New Roman" w:cs="Times New Roman"/>
          <w:sz w:val="24"/>
          <w:szCs w:val="24"/>
        </w:rPr>
        <w:t>12-16</w:t>
      </w:r>
      <w:r w:rsidR="001639A9" w:rsidRPr="00A86E22">
        <w:rPr>
          <w:rFonts w:ascii="Times New Roman" w:hAnsi="Times New Roman" w:cs="Times New Roman"/>
          <w:sz w:val="24"/>
          <w:szCs w:val="24"/>
        </w:rPr>
        <w:t>,</w:t>
      </w:r>
      <w:r w:rsidR="00D64CD4" w:rsidRPr="00A86E22">
        <w:rPr>
          <w:rFonts w:ascii="Times New Roman" w:hAnsi="Times New Roman" w:cs="Times New Roman"/>
          <w:sz w:val="24"/>
          <w:szCs w:val="24"/>
        </w:rPr>
        <w:t xml:space="preserve"> January 2004</w:t>
      </w:r>
      <w:r w:rsidR="000E091F" w:rsidRPr="00A86E22">
        <w:rPr>
          <w:rFonts w:ascii="Times New Roman" w:hAnsi="Times New Roman" w:cs="Times New Roman"/>
          <w:sz w:val="24"/>
          <w:szCs w:val="24"/>
        </w:rPr>
        <w:t xml:space="preserve">, 2; </w:t>
      </w:r>
      <w:r w:rsidR="002E1DE1" w:rsidRPr="00A86E22">
        <w:rPr>
          <w:rFonts w:ascii="Times New Roman" w:hAnsi="Times New Roman" w:cs="Times New Roman"/>
          <w:sz w:val="24"/>
          <w:szCs w:val="24"/>
        </w:rPr>
        <w:t xml:space="preserve">K. </w:t>
      </w:r>
      <w:proofErr w:type="spellStart"/>
      <w:r w:rsidRPr="00A86E22">
        <w:rPr>
          <w:rFonts w:ascii="Times New Roman" w:hAnsi="Times New Roman" w:cs="Times New Roman"/>
          <w:sz w:val="24"/>
          <w:szCs w:val="24"/>
        </w:rPr>
        <w:t>Ahoojapatel</w:t>
      </w:r>
      <w:proofErr w:type="spellEnd"/>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 xml:space="preserve">Development Has a Woman’s Face: Insights </w:t>
      </w:r>
      <w:r w:rsidR="007E49EB" w:rsidRPr="00A86E22">
        <w:rPr>
          <w:rFonts w:ascii="Times New Roman" w:hAnsi="Times New Roman" w:cs="Times New Roman"/>
          <w:i/>
          <w:iCs/>
          <w:sz w:val="24"/>
          <w:szCs w:val="24"/>
        </w:rPr>
        <w:t>from</w:t>
      </w:r>
      <w:r w:rsidRPr="00A86E22">
        <w:rPr>
          <w:rFonts w:ascii="Times New Roman" w:hAnsi="Times New Roman" w:cs="Times New Roman"/>
          <w:i/>
          <w:iCs/>
          <w:sz w:val="24"/>
          <w:szCs w:val="24"/>
        </w:rPr>
        <w:t xml:space="preserve"> </w:t>
      </w:r>
      <w:r w:rsidR="007E49EB" w:rsidRPr="00A86E22">
        <w:rPr>
          <w:rFonts w:ascii="Times New Roman" w:hAnsi="Times New Roman" w:cs="Times New Roman"/>
          <w:i/>
          <w:iCs/>
          <w:sz w:val="24"/>
          <w:szCs w:val="24"/>
        </w:rPr>
        <w:t>w</w:t>
      </w:r>
      <w:r w:rsidRPr="00A86E22">
        <w:rPr>
          <w:rFonts w:ascii="Times New Roman" w:hAnsi="Times New Roman" w:cs="Times New Roman"/>
          <w:i/>
          <w:iCs/>
          <w:sz w:val="24"/>
          <w:szCs w:val="24"/>
        </w:rPr>
        <w:t>ithin the U.N.</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New Delhi 2007</w:t>
      </w:r>
      <w:r w:rsidR="005A7CD7" w:rsidRPr="00A86E22">
        <w:rPr>
          <w:rFonts w:ascii="Times New Roman" w:hAnsi="Times New Roman" w:cs="Times New Roman"/>
          <w:sz w:val="24"/>
          <w:szCs w:val="24"/>
        </w:rPr>
        <w:t>.</w:t>
      </w:r>
    </w:p>
    <w:p w14:paraId="5B7F62BC" w14:textId="77777777" w:rsidR="00575587" w:rsidRPr="00A86E22" w:rsidRDefault="00575587" w:rsidP="00A86E22">
      <w:pPr>
        <w:spacing w:after="0" w:line="240" w:lineRule="auto"/>
        <w:jc w:val="both"/>
        <w:rPr>
          <w:rFonts w:ascii="Times New Roman" w:hAnsi="Times New Roman" w:cs="Times New Roman"/>
          <w:sz w:val="24"/>
          <w:szCs w:val="24"/>
        </w:rPr>
      </w:pPr>
    </w:p>
    <w:p w14:paraId="78E30B28" w14:textId="17342D06" w:rsidR="00E37E81" w:rsidRPr="00A86E22" w:rsidRDefault="00E37E81"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Valentine M. Moghadam</w:t>
      </w:r>
    </w:p>
    <w:p w14:paraId="7C2921DC" w14:textId="77777777" w:rsidR="004D1377" w:rsidRPr="00A86E22" w:rsidRDefault="004D1377" w:rsidP="00A86E22">
      <w:pPr>
        <w:spacing w:after="0" w:line="240" w:lineRule="auto"/>
        <w:jc w:val="both"/>
        <w:rPr>
          <w:rFonts w:ascii="Times New Roman" w:hAnsi="Times New Roman" w:cs="Times New Roman"/>
          <w:color w:val="000000" w:themeColor="text1"/>
          <w:sz w:val="24"/>
          <w:szCs w:val="24"/>
        </w:rPr>
      </w:pPr>
    </w:p>
    <w:p w14:paraId="47AFFF2B" w14:textId="0FD95A16" w:rsidR="00997057" w:rsidRPr="00A86E22" w:rsidRDefault="005A7CD7" w:rsidP="00A86E22">
      <w:pPr>
        <w:spacing w:after="0" w:line="240" w:lineRule="auto"/>
        <w:jc w:val="both"/>
        <w:rPr>
          <w:rFonts w:ascii="Times New Roman" w:hAnsi="Times New Roman" w:cs="Times New Roman"/>
          <w:b/>
          <w:bCs/>
          <w:color w:val="000000" w:themeColor="text1"/>
          <w:sz w:val="24"/>
          <w:szCs w:val="24"/>
        </w:rPr>
      </w:pPr>
      <w:r w:rsidRPr="00A86E22">
        <w:rPr>
          <w:rFonts w:ascii="Times New Roman" w:hAnsi="Times New Roman" w:cs="Times New Roman"/>
          <w:b/>
          <w:bCs/>
          <w:color w:val="000000" w:themeColor="text1"/>
          <w:sz w:val="24"/>
          <w:szCs w:val="24"/>
        </w:rPr>
        <w:t xml:space="preserve">Version </w:t>
      </w:r>
      <w:r w:rsidR="006E0019" w:rsidRPr="00A86E22">
        <w:rPr>
          <w:rFonts w:ascii="Times New Roman" w:hAnsi="Times New Roman" w:cs="Times New Roman"/>
          <w:b/>
          <w:bCs/>
          <w:color w:val="000000" w:themeColor="text1"/>
          <w:sz w:val="24"/>
          <w:szCs w:val="24"/>
        </w:rPr>
        <w:t>8</w:t>
      </w:r>
      <w:r w:rsidRPr="00A86E22">
        <w:rPr>
          <w:rFonts w:ascii="Times New Roman" w:hAnsi="Times New Roman" w:cs="Times New Roman"/>
          <w:b/>
          <w:bCs/>
          <w:color w:val="000000" w:themeColor="text1"/>
          <w:sz w:val="24"/>
          <w:szCs w:val="24"/>
        </w:rPr>
        <w:t xml:space="preserve"> </w:t>
      </w:r>
      <w:r w:rsidR="006E0019" w:rsidRPr="00A86E22">
        <w:rPr>
          <w:rFonts w:ascii="Times New Roman" w:hAnsi="Times New Roman" w:cs="Times New Roman"/>
          <w:b/>
          <w:bCs/>
          <w:color w:val="000000" w:themeColor="text1"/>
          <w:sz w:val="24"/>
          <w:szCs w:val="24"/>
        </w:rPr>
        <w:t>March</w:t>
      </w:r>
      <w:r w:rsidRPr="00A86E22">
        <w:rPr>
          <w:rFonts w:ascii="Times New Roman" w:hAnsi="Times New Roman" w:cs="Times New Roman"/>
          <w:b/>
          <w:bCs/>
          <w:color w:val="000000" w:themeColor="text1"/>
          <w:sz w:val="24"/>
          <w:szCs w:val="24"/>
        </w:rPr>
        <w:t xml:space="preserve"> 2024</w:t>
      </w:r>
    </w:p>
    <w:p w14:paraId="3D81CDFA" w14:textId="37C7CDA2" w:rsidR="001D3619" w:rsidRPr="00A86E22" w:rsidRDefault="001D3619" w:rsidP="00A86E22">
      <w:pPr>
        <w:spacing w:after="0" w:line="240" w:lineRule="auto"/>
        <w:jc w:val="both"/>
        <w:rPr>
          <w:rFonts w:ascii="Times New Roman" w:hAnsi="Times New Roman" w:cs="Times New Roman"/>
          <w:b/>
          <w:bCs/>
          <w:color w:val="000000" w:themeColor="text1"/>
          <w:sz w:val="24"/>
          <w:szCs w:val="24"/>
        </w:rPr>
      </w:pPr>
    </w:p>
    <w:p w14:paraId="383E93C5" w14:textId="77777777" w:rsidR="001D3619" w:rsidRPr="00A86E22" w:rsidRDefault="001D3619" w:rsidP="00A86E22">
      <w:pPr>
        <w:spacing w:after="0" w:line="240" w:lineRule="auto"/>
        <w:jc w:val="both"/>
        <w:rPr>
          <w:rFonts w:ascii="Times New Roman" w:hAnsi="Times New Roman" w:cs="Times New Roman"/>
          <w:b/>
          <w:sz w:val="24"/>
          <w:szCs w:val="24"/>
        </w:rPr>
      </w:pPr>
      <w:r w:rsidRPr="00A86E22">
        <w:rPr>
          <w:rFonts w:ascii="Times New Roman" w:hAnsi="Times New Roman" w:cs="Times New Roman"/>
          <w:b/>
          <w:sz w:val="24"/>
          <w:szCs w:val="24"/>
        </w:rPr>
        <w:t xml:space="preserve">How To Cite This IO BIO Entry? </w:t>
      </w:r>
    </w:p>
    <w:p w14:paraId="36375407" w14:textId="06537F40" w:rsidR="00A86E22" w:rsidRPr="00A86E22" w:rsidRDefault="001D3619">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Valentine M. Moghadam, ‘</w:t>
      </w:r>
      <w:proofErr w:type="spellStart"/>
      <w:r w:rsidRPr="00A86E22">
        <w:rPr>
          <w:rFonts w:ascii="Times New Roman" w:hAnsi="Times New Roman" w:cs="Times New Roman"/>
          <w:sz w:val="24"/>
          <w:szCs w:val="24"/>
        </w:rPr>
        <w:t>P</w:t>
      </w:r>
      <w:r w:rsidR="003E289B" w:rsidRPr="00A86E22">
        <w:rPr>
          <w:rFonts w:ascii="Times New Roman" w:hAnsi="Times New Roman" w:cs="Times New Roman"/>
          <w:sz w:val="24"/>
          <w:szCs w:val="24"/>
        </w:rPr>
        <w:t>astizzi</w:t>
      </w:r>
      <w:proofErr w:type="spellEnd"/>
      <w:r w:rsidR="003E289B" w:rsidRPr="00A86E22">
        <w:rPr>
          <w:rFonts w:ascii="Times New Roman" w:hAnsi="Times New Roman" w:cs="Times New Roman"/>
          <w:sz w:val="24"/>
          <w:szCs w:val="24"/>
        </w:rPr>
        <w:t>[-</w:t>
      </w:r>
      <w:proofErr w:type="spellStart"/>
      <w:r w:rsidR="003E289B" w:rsidRPr="00A86E22">
        <w:rPr>
          <w:rFonts w:ascii="Times New Roman" w:hAnsi="Times New Roman" w:cs="Times New Roman"/>
          <w:sz w:val="24"/>
          <w:szCs w:val="24"/>
        </w:rPr>
        <w:t>Feren</w:t>
      </w:r>
      <w:r w:rsidR="003E289B" w:rsidRPr="00A86E22">
        <w:rPr>
          <w:rFonts w:ascii="Times New Roman" w:hAnsi="Times New Roman" w:cs="Times New Roman"/>
          <w:sz w:val="24"/>
          <w:szCs w:val="24"/>
          <w:bdr w:val="none" w:sz="0" w:space="0" w:color="auto" w:frame="1"/>
        </w:rPr>
        <w:t>čić</w:t>
      </w:r>
      <w:proofErr w:type="spellEnd"/>
      <w:r w:rsidR="003E289B" w:rsidRPr="00A86E22">
        <w:rPr>
          <w:rFonts w:ascii="Times New Roman" w:hAnsi="Times New Roman" w:cs="Times New Roman"/>
          <w:sz w:val="24"/>
          <w:szCs w:val="24"/>
        </w:rPr>
        <w:t>]</w:t>
      </w:r>
      <w:r w:rsidRPr="00A86E22">
        <w:rPr>
          <w:rFonts w:ascii="Times New Roman" w:hAnsi="Times New Roman" w:cs="Times New Roman"/>
          <w:sz w:val="24"/>
          <w:szCs w:val="24"/>
        </w:rPr>
        <w:t xml:space="preserve">, Dunja’ in </w:t>
      </w:r>
      <w:r w:rsidRPr="00A86E22">
        <w:rPr>
          <w:rFonts w:ascii="Times New Roman" w:hAnsi="Times New Roman" w:cs="Times New Roman"/>
          <w:i/>
          <w:sz w:val="24"/>
          <w:szCs w:val="24"/>
        </w:rPr>
        <w:t>IO BIO, Biographical Dictionary of Secretaries-General of International Organizations</w:t>
      </w:r>
      <w:r w:rsidRPr="00A86E22">
        <w:rPr>
          <w:rFonts w:ascii="Times New Roman" w:hAnsi="Times New Roman" w:cs="Times New Roman"/>
          <w:sz w:val="24"/>
          <w:szCs w:val="24"/>
        </w:rPr>
        <w:t xml:space="preserve">, Edited by Bob Reinalda, Kent J. Kille and Jaci </w:t>
      </w:r>
      <w:r w:rsidR="00A86E22">
        <w:rPr>
          <w:rFonts w:ascii="Times New Roman" w:hAnsi="Times New Roman" w:cs="Times New Roman"/>
          <w:sz w:val="24"/>
          <w:szCs w:val="24"/>
        </w:rPr>
        <w:t xml:space="preserve">L. </w:t>
      </w:r>
      <w:r w:rsidRPr="00A86E22">
        <w:rPr>
          <w:rFonts w:ascii="Times New Roman" w:hAnsi="Times New Roman" w:cs="Times New Roman"/>
          <w:sz w:val="24"/>
          <w:szCs w:val="24"/>
        </w:rPr>
        <w:t xml:space="preserve">Eisenberg, </w:t>
      </w:r>
      <w:hyperlink r:id="rId13" w:history="1">
        <w:r w:rsidRPr="00A86E22">
          <w:rPr>
            <w:rStyle w:val="Hyperlink"/>
            <w:rFonts w:ascii="Times New Roman" w:hAnsi="Times New Roman" w:cs="Times New Roman"/>
            <w:sz w:val="24"/>
            <w:szCs w:val="24"/>
            <w:u w:val="none"/>
          </w:rPr>
          <w:t>www.ru.nl/fm/iobio</w:t>
        </w:r>
      </w:hyperlink>
      <w:r w:rsidRPr="00A86E22">
        <w:rPr>
          <w:rFonts w:ascii="Times New Roman" w:hAnsi="Times New Roman" w:cs="Times New Roman"/>
          <w:sz w:val="24"/>
          <w:szCs w:val="24"/>
        </w:rPr>
        <w:t>, Accessed DAY MONTH YEAR</w:t>
      </w:r>
    </w:p>
    <w:sectPr w:rsidR="00A86E22" w:rsidRPr="00A86E22" w:rsidSect="00A86E22">
      <w:headerReference w:type="even" r:id="rId14"/>
      <w:headerReference w:type="default" r:id="rId15"/>
      <w:footerReference w:type="default" r:id="rId16"/>
      <w:pgSz w:w="12240" w:h="15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3F54" w14:textId="77777777" w:rsidR="00776ABB" w:rsidRDefault="00776ABB" w:rsidP="00B015CF">
      <w:pPr>
        <w:spacing w:after="0" w:line="240" w:lineRule="auto"/>
      </w:pPr>
      <w:r>
        <w:separator/>
      </w:r>
    </w:p>
  </w:endnote>
  <w:endnote w:type="continuationSeparator" w:id="0">
    <w:p w14:paraId="0506BDEF" w14:textId="77777777" w:rsidR="00776ABB" w:rsidRDefault="00776ABB" w:rsidP="00B0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B18E" w14:textId="646BC382" w:rsidR="00B015CF" w:rsidRDefault="0082417B" w:rsidP="00BD2ACF">
    <w:pPr>
      <w:pStyle w:val="Voettekst"/>
      <w:jc w:val="center"/>
    </w:pPr>
    <w:r w:rsidRPr="0082417B">
      <w:rPr>
        <w:rFonts w:ascii="Times New Roman" w:hAnsi="Times New Roman" w:cs="Times New Roman"/>
        <w:sz w:val="20"/>
        <w:szCs w:val="20"/>
        <w:lang w:val="en-GB"/>
      </w:rPr>
      <w:t xml:space="preserve">IO BIO, </w:t>
    </w:r>
    <w:r w:rsidRPr="0082417B">
      <w:rPr>
        <w:rFonts w:ascii="Times New Roman" w:hAnsi="Times New Roman" w:cs="Times New Roman"/>
        <w:i/>
        <w:sz w:val="20"/>
        <w:szCs w:val="20"/>
        <w:lang w:val="en-GB"/>
      </w:rPr>
      <w:t>Biographical Dictionary of Secretaries-General of International Organizations</w:t>
    </w:r>
    <w:r w:rsidRPr="0082417B">
      <w:rPr>
        <w:rFonts w:ascii="Times New Roman" w:hAnsi="Times New Roman" w:cs="Times New Roman"/>
        <w:sz w:val="20"/>
        <w:szCs w:val="20"/>
      </w:rPr>
      <w:t xml:space="preserve">, </w:t>
    </w:r>
    <w:hyperlink r:id="rId1" w:history="1">
      <w:r w:rsidRPr="0082417B">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1675" w14:textId="77777777" w:rsidR="00776ABB" w:rsidRDefault="00776ABB" w:rsidP="00B015CF">
      <w:pPr>
        <w:spacing w:after="0" w:line="240" w:lineRule="auto"/>
      </w:pPr>
      <w:r>
        <w:separator/>
      </w:r>
    </w:p>
  </w:footnote>
  <w:footnote w:type="continuationSeparator" w:id="0">
    <w:p w14:paraId="69378A90" w14:textId="77777777" w:rsidR="00776ABB" w:rsidRDefault="00776ABB" w:rsidP="00B01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38099446"/>
      <w:docPartObj>
        <w:docPartGallery w:val="Page Numbers (Top of Page)"/>
        <w:docPartUnique/>
      </w:docPartObj>
    </w:sdtPr>
    <w:sdtContent>
      <w:p w14:paraId="7AAA0DF4" w14:textId="7F359392" w:rsidR="00D32D17" w:rsidRDefault="00D32D17" w:rsidP="00D35A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667796C" w14:textId="77777777" w:rsidR="00D32D17" w:rsidRDefault="00D32D1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Fonts w:ascii="Times New Roman" w:hAnsi="Times New Roman" w:cs="Times New Roman"/>
        <w:sz w:val="24"/>
        <w:szCs w:val="24"/>
      </w:rPr>
      <w:id w:val="-850713389"/>
      <w:docPartObj>
        <w:docPartGallery w:val="Page Numbers (Top of Page)"/>
        <w:docPartUnique/>
      </w:docPartObj>
    </w:sdtPr>
    <w:sdtContent>
      <w:p w14:paraId="61F954E8" w14:textId="2AD325F7" w:rsidR="00D32D17" w:rsidRPr="00D32D17" w:rsidRDefault="00D32D17" w:rsidP="00D35A92">
        <w:pPr>
          <w:pStyle w:val="Koptekst"/>
          <w:framePr w:wrap="none" w:vAnchor="text" w:hAnchor="margin" w:xAlign="center" w:y="1"/>
          <w:rPr>
            <w:rStyle w:val="Paginanummer"/>
            <w:rFonts w:ascii="Times New Roman" w:hAnsi="Times New Roman" w:cs="Times New Roman"/>
            <w:sz w:val="24"/>
            <w:szCs w:val="24"/>
          </w:rPr>
        </w:pPr>
        <w:r w:rsidRPr="00D32D17">
          <w:rPr>
            <w:rStyle w:val="Paginanummer"/>
            <w:rFonts w:ascii="Times New Roman" w:hAnsi="Times New Roman" w:cs="Times New Roman"/>
            <w:sz w:val="24"/>
            <w:szCs w:val="24"/>
          </w:rPr>
          <w:fldChar w:fldCharType="begin"/>
        </w:r>
        <w:r w:rsidRPr="00D32D17">
          <w:rPr>
            <w:rStyle w:val="Paginanummer"/>
            <w:rFonts w:ascii="Times New Roman" w:hAnsi="Times New Roman" w:cs="Times New Roman"/>
            <w:sz w:val="24"/>
            <w:szCs w:val="24"/>
          </w:rPr>
          <w:instrText xml:space="preserve"> PAGE </w:instrText>
        </w:r>
        <w:r w:rsidRPr="00D32D17">
          <w:rPr>
            <w:rStyle w:val="Paginanummer"/>
            <w:rFonts w:ascii="Times New Roman" w:hAnsi="Times New Roman" w:cs="Times New Roman"/>
            <w:sz w:val="24"/>
            <w:szCs w:val="24"/>
          </w:rPr>
          <w:fldChar w:fldCharType="separate"/>
        </w:r>
        <w:r w:rsidRPr="00D32D17">
          <w:rPr>
            <w:rStyle w:val="Paginanummer"/>
            <w:rFonts w:ascii="Times New Roman" w:hAnsi="Times New Roman" w:cs="Times New Roman"/>
            <w:noProof/>
            <w:sz w:val="24"/>
            <w:szCs w:val="24"/>
          </w:rPr>
          <w:t>1</w:t>
        </w:r>
        <w:r w:rsidRPr="00D32D17">
          <w:rPr>
            <w:rStyle w:val="Paginanummer"/>
            <w:rFonts w:ascii="Times New Roman" w:hAnsi="Times New Roman" w:cs="Times New Roman"/>
            <w:sz w:val="24"/>
            <w:szCs w:val="24"/>
          </w:rPr>
          <w:fldChar w:fldCharType="end"/>
        </w:r>
      </w:p>
    </w:sdtContent>
  </w:sdt>
  <w:p w14:paraId="24F18EA0" w14:textId="77777777" w:rsidR="00D32D17" w:rsidRDefault="00D32D1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67"/>
    <w:multiLevelType w:val="hybridMultilevel"/>
    <w:tmpl w:val="921E2534"/>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E2087"/>
    <w:multiLevelType w:val="hybridMultilevel"/>
    <w:tmpl w:val="041A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75CF4"/>
    <w:multiLevelType w:val="hybridMultilevel"/>
    <w:tmpl w:val="0A3C2558"/>
    <w:lvl w:ilvl="0" w:tplc="95C89132">
      <w:numFmt w:val="bullet"/>
      <w:lvlText w:val="-"/>
      <w:lvlJc w:val="left"/>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03174"/>
    <w:multiLevelType w:val="hybridMultilevel"/>
    <w:tmpl w:val="3D8C8278"/>
    <w:lvl w:ilvl="0" w:tplc="95C89132">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01B19"/>
    <w:multiLevelType w:val="hybridMultilevel"/>
    <w:tmpl w:val="78828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BC79DE"/>
    <w:multiLevelType w:val="hybridMultilevel"/>
    <w:tmpl w:val="87F8A9F8"/>
    <w:lvl w:ilvl="0" w:tplc="04090001">
      <w:start w:val="1"/>
      <w:numFmt w:val="bullet"/>
      <w:lvlText w:val=""/>
      <w:lvlJc w:val="left"/>
      <w:pPr>
        <w:ind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E5282"/>
    <w:multiLevelType w:val="hybridMultilevel"/>
    <w:tmpl w:val="7810856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184719"/>
    <w:multiLevelType w:val="hybridMultilevel"/>
    <w:tmpl w:val="E52E910A"/>
    <w:lvl w:ilvl="0" w:tplc="DB7E32F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BF2273"/>
    <w:multiLevelType w:val="multilevel"/>
    <w:tmpl w:val="95BA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B7B45"/>
    <w:multiLevelType w:val="hybridMultilevel"/>
    <w:tmpl w:val="95F0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2C11BF"/>
    <w:multiLevelType w:val="hybridMultilevel"/>
    <w:tmpl w:val="3F6227E8"/>
    <w:lvl w:ilvl="0" w:tplc="35A20222">
      <w:start w:val="1"/>
      <w:numFmt w:val="decimal"/>
      <w:lvlText w:val="%1."/>
      <w:lvlJc w:val="left"/>
      <w:pPr>
        <w:ind w:left="720" w:hanging="360"/>
      </w:pPr>
      <w:rPr>
        <w:rFonts w:ascii="Segoe UI" w:eastAsia="Times New Roman" w:hAnsi="Segoe UI" w:cs="Segoe UI" w:hint="default"/>
        <w:color w:val="201F1E"/>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1570711">
    <w:abstractNumId w:val="10"/>
  </w:num>
  <w:num w:numId="2" w16cid:durableId="1753114617">
    <w:abstractNumId w:val="4"/>
  </w:num>
  <w:num w:numId="3" w16cid:durableId="155072994">
    <w:abstractNumId w:val="6"/>
  </w:num>
  <w:num w:numId="4" w16cid:durableId="1511679974">
    <w:abstractNumId w:val="0"/>
  </w:num>
  <w:num w:numId="5" w16cid:durableId="1662192608">
    <w:abstractNumId w:val="1"/>
  </w:num>
  <w:num w:numId="6" w16cid:durableId="1289358951">
    <w:abstractNumId w:val="3"/>
  </w:num>
  <w:num w:numId="7" w16cid:durableId="1126197147">
    <w:abstractNumId w:val="2"/>
  </w:num>
  <w:num w:numId="8" w16cid:durableId="1788163288">
    <w:abstractNumId w:val="5"/>
  </w:num>
  <w:num w:numId="9" w16cid:durableId="1075249381">
    <w:abstractNumId w:val="9"/>
  </w:num>
  <w:num w:numId="10" w16cid:durableId="397679118">
    <w:abstractNumId w:val="8"/>
  </w:num>
  <w:num w:numId="11" w16cid:durableId="2141874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68"/>
    <w:rsid w:val="00001388"/>
    <w:rsid w:val="00013A88"/>
    <w:rsid w:val="00022253"/>
    <w:rsid w:val="0004456F"/>
    <w:rsid w:val="00050B89"/>
    <w:rsid w:val="0005122B"/>
    <w:rsid w:val="000576C4"/>
    <w:rsid w:val="00083712"/>
    <w:rsid w:val="0008700E"/>
    <w:rsid w:val="00096249"/>
    <w:rsid w:val="000B17F3"/>
    <w:rsid w:val="000B4D46"/>
    <w:rsid w:val="000B7096"/>
    <w:rsid w:val="000C3918"/>
    <w:rsid w:val="000C705E"/>
    <w:rsid w:val="000D5FE4"/>
    <w:rsid w:val="000D743F"/>
    <w:rsid w:val="000D7C02"/>
    <w:rsid w:val="000E091F"/>
    <w:rsid w:val="000E0CE7"/>
    <w:rsid w:val="000E1374"/>
    <w:rsid w:val="000F285F"/>
    <w:rsid w:val="000F7118"/>
    <w:rsid w:val="001005F5"/>
    <w:rsid w:val="00106782"/>
    <w:rsid w:val="001128A1"/>
    <w:rsid w:val="00120977"/>
    <w:rsid w:val="0012113B"/>
    <w:rsid w:val="00121695"/>
    <w:rsid w:val="001233EC"/>
    <w:rsid w:val="00123901"/>
    <w:rsid w:val="0012576E"/>
    <w:rsid w:val="00126FA7"/>
    <w:rsid w:val="001316A4"/>
    <w:rsid w:val="001340D0"/>
    <w:rsid w:val="00135B61"/>
    <w:rsid w:val="00135EB1"/>
    <w:rsid w:val="001362EC"/>
    <w:rsid w:val="0013757E"/>
    <w:rsid w:val="001407DB"/>
    <w:rsid w:val="00157E93"/>
    <w:rsid w:val="001604ED"/>
    <w:rsid w:val="001639A9"/>
    <w:rsid w:val="0016551B"/>
    <w:rsid w:val="0016570D"/>
    <w:rsid w:val="00176D77"/>
    <w:rsid w:val="00180208"/>
    <w:rsid w:val="00180CC2"/>
    <w:rsid w:val="001913F6"/>
    <w:rsid w:val="0019259F"/>
    <w:rsid w:val="00194690"/>
    <w:rsid w:val="00195DA0"/>
    <w:rsid w:val="001A1B71"/>
    <w:rsid w:val="001B4388"/>
    <w:rsid w:val="001C1B41"/>
    <w:rsid w:val="001C422B"/>
    <w:rsid w:val="001D198A"/>
    <w:rsid w:val="001D3619"/>
    <w:rsid w:val="001D598A"/>
    <w:rsid w:val="001E0756"/>
    <w:rsid w:val="001E1382"/>
    <w:rsid w:val="001E2C34"/>
    <w:rsid w:val="001E4E75"/>
    <w:rsid w:val="001E4F79"/>
    <w:rsid w:val="001F76A5"/>
    <w:rsid w:val="00213BD6"/>
    <w:rsid w:val="0021488C"/>
    <w:rsid w:val="0022222A"/>
    <w:rsid w:val="002352DD"/>
    <w:rsid w:val="00235BFF"/>
    <w:rsid w:val="00240CE6"/>
    <w:rsid w:val="00243BDE"/>
    <w:rsid w:val="00250A02"/>
    <w:rsid w:val="00254AAE"/>
    <w:rsid w:val="0025678B"/>
    <w:rsid w:val="00256CE2"/>
    <w:rsid w:val="002632E9"/>
    <w:rsid w:val="002636E6"/>
    <w:rsid w:val="0027547C"/>
    <w:rsid w:val="00284F4C"/>
    <w:rsid w:val="00291BC8"/>
    <w:rsid w:val="00295DE5"/>
    <w:rsid w:val="002962B7"/>
    <w:rsid w:val="002A1B4F"/>
    <w:rsid w:val="002A35FC"/>
    <w:rsid w:val="002A46D1"/>
    <w:rsid w:val="002A708F"/>
    <w:rsid w:val="002B1376"/>
    <w:rsid w:val="002B77E0"/>
    <w:rsid w:val="002C047A"/>
    <w:rsid w:val="002C185A"/>
    <w:rsid w:val="002C280F"/>
    <w:rsid w:val="002D3335"/>
    <w:rsid w:val="002D6D48"/>
    <w:rsid w:val="002E1DE1"/>
    <w:rsid w:val="002E2F3A"/>
    <w:rsid w:val="002E71B3"/>
    <w:rsid w:val="002F7640"/>
    <w:rsid w:val="00305E03"/>
    <w:rsid w:val="00310316"/>
    <w:rsid w:val="00310824"/>
    <w:rsid w:val="00312CFE"/>
    <w:rsid w:val="00315C6A"/>
    <w:rsid w:val="0033019A"/>
    <w:rsid w:val="00342A04"/>
    <w:rsid w:val="0034661B"/>
    <w:rsid w:val="00351714"/>
    <w:rsid w:val="00354171"/>
    <w:rsid w:val="003627CD"/>
    <w:rsid w:val="003668D8"/>
    <w:rsid w:val="00370F1D"/>
    <w:rsid w:val="00375B77"/>
    <w:rsid w:val="00376B2B"/>
    <w:rsid w:val="003904FF"/>
    <w:rsid w:val="00390CD7"/>
    <w:rsid w:val="00390F44"/>
    <w:rsid w:val="00391FEA"/>
    <w:rsid w:val="00393E22"/>
    <w:rsid w:val="00396E62"/>
    <w:rsid w:val="003A183D"/>
    <w:rsid w:val="003B0800"/>
    <w:rsid w:val="003B3841"/>
    <w:rsid w:val="003C6355"/>
    <w:rsid w:val="003C6C83"/>
    <w:rsid w:val="003C78C5"/>
    <w:rsid w:val="003D63F1"/>
    <w:rsid w:val="003D661B"/>
    <w:rsid w:val="003E289B"/>
    <w:rsid w:val="003E5E52"/>
    <w:rsid w:val="003E7214"/>
    <w:rsid w:val="004036E4"/>
    <w:rsid w:val="00406F3F"/>
    <w:rsid w:val="004124E8"/>
    <w:rsid w:val="00417DFC"/>
    <w:rsid w:val="004225BA"/>
    <w:rsid w:val="00432BBA"/>
    <w:rsid w:val="00441503"/>
    <w:rsid w:val="00441BC1"/>
    <w:rsid w:val="00446C34"/>
    <w:rsid w:val="00446DA9"/>
    <w:rsid w:val="00461E11"/>
    <w:rsid w:val="00467387"/>
    <w:rsid w:val="00471443"/>
    <w:rsid w:val="00471B4E"/>
    <w:rsid w:val="004721CC"/>
    <w:rsid w:val="004734E0"/>
    <w:rsid w:val="00474559"/>
    <w:rsid w:val="00476B1B"/>
    <w:rsid w:val="00483096"/>
    <w:rsid w:val="0049171E"/>
    <w:rsid w:val="004969A9"/>
    <w:rsid w:val="004A6FE5"/>
    <w:rsid w:val="004A7E7E"/>
    <w:rsid w:val="004B08C7"/>
    <w:rsid w:val="004B0C69"/>
    <w:rsid w:val="004B28C8"/>
    <w:rsid w:val="004B5596"/>
    <w:rsid w:val="004C00A7"/>
    <w:rsid w:val="004C4499"/>
    <w:rsid w:val="004C53E9"/>
    <w:rsid w:val="004D065A"/>
    <w:rsid w:val="004D1377"/>
    <w:rsid w:val="004D6BEB"/>
    <w:rsid w:val="004E0519"/>
    <w:rsid w:val="004E0A92"/>
    <w:rsid w:val="004E343A"/>
    <w:rsid w:val="004E44D8"/>
    <w:rsid w:val="004F2264"/>
    <w:rsid w:val="0050157E"/>
    <w:rsid w:val="00501D00"/>
    <w:rsid w:val="00506A7F"/>
    <w:rsid w:val="0051118F"/>
    <w:rsid w:val="005117BD"/>
    <w:rsid w:val="005156AE"/>
    <w:rsid w:val="0052019F"/>
    <w:rsid w:val="005239CE"/>
    <w:rsid w:val="00526CFD"/>
    <w:rsid w:val="00535AEF"/>
    <w:rsid w:val="00542352"/>
    <w:rsid w:val="0054330E"/>
    <w:rsid w:val="00544C81"/>
    <w:rsid w:val="00547785"/>
    <w:rsid w:val="005570A0"/>
    <w:rsid w:val="00560059"/>
    <w:rsid w:val="00567D75"/>
    <w:rsid w:val="005702C6"/>
    <w:rsid w:val="005726BC"/>
    <w:rsid w:val="00573B0B"/>
    <w:rsid w:val="00575587"/>
    <w:rsid w:val="005761FD"/>
    <w:rsid w:val="00577BD4"/>
    <w:rsid w:val="00586767"/>
    <w:rsid w:val="0059259D"/>
    <w:rsid w:val="00596E37"/>
    <w:rsid w:val="005A29F7"/>
    <w:rsid w:val="005A4E77"/>
    <w:rsid w:val="005A689A"/>
    <w:rsid w:val="005A7CD7"/>
    <w:rsid w:val="005B415A"/>
    <w:rsid w:val="005C4176"/>
    <w:rsid w:val="005C5773"/>
    <w:rsid w:val="005C7FBD"/>
    <w:rsid w:val="005D235E"/>
    <w:rsid w:val="005E0120"/>
    <w:rsid w:val="005E193A"/>
    <w:rsid w:val="005E3824"/>
    <w:rsid w:val="005E5946"/>
    <w:rsid w:val="005F5C5B"/>
    <w:rsid w:val="00602AA1"/>
    <w:rsid w:val="006179EB"/>
    <w:rsid w:val="006251A4"/>
    <w:rsid w:val="0063543B"/>
    <w:rsid w:val="006357F4"/>
    <w:rsid w:val="00636172"/>
    <w:rsid w:val="00640469"/>
    <w:rsid w:val="00650039"/>
    <w:rsid w:val="00660499"/>
    <w:rsid w:val="00661979"/>
    <w:rsid w:val="0067085C"/>
    <w:rsid w:val="00671E81"/>
    <w:rsid w:val="006771BF"/>
    <w:rsid w:val="00677C60"/>
    <w:rsid w:val="00677F94"/>
    <w:rsid w:val="00680841"/>
    <w:rsid w:val="00691603"/>
    <w:rsid w:val="006A0E18"/>
    <w:rsid w:val="006A675B"/>
    <w:rsid w:val="006A6FC8"/>
    <w:rsid w:val="006B2561"/>
    <w:rsid w:val="006B4A0C"/>
    <w:rsid w:val="006E0019"/>
    <w:rsid w:val="006E3052"/>
    <w:rsid w:val="006E3383"/>
    <w:rsid w:val="006E6E7A"/>
    <w:rsid w:val="006F3368"/>
    <w:rsid w:val="007029D8"/>
    <w:rsid w:val="00704BBA"/>
    <w:rsid w:val="00710EED"/>
    <w:rsid w:val="00717B99"/>
    <w:rsid w:val="007218EC"/>
    <w:rsid w:val="00733F83"/>
    <w:rsid w:val="007467E7"/>
    <w:rsid w:val="00750FE7"/>
    <w:rsid w:val="00756982"/>
    <w:rsid w:val="00774D80"/>
    <w:rsid w:val="00775038"/>
    <w:rsid w:val="00776ABB"/>
    <w:rsid w:val="00791AA1"/>
    <w:rsid w:val="00793516"/>
    <w:rsid w:val="00794DF2"/>
    <w:rsid w:val="007A1570"/>
    <w:rsid w:val="007B7C5F"/>
    <w:rsid w:val="007C0BF5"/>
    <w:rsid w:val="007C29B5"/>
    <w:rsid w:val="007C2DD1"/>
    <w:rsid w:val="007C3409"/>
    <w:rsid w:val="007C4DDE"/>
    <w:rsid w:val="007D1EFF"/>
    <w:rsid w:val="007D2CF4"/>
    <w:rsid w:val="007D400B"/>
    <w:rsid w:val="007D5037"/>
    <w:rsid w:val="007E45CB"/>
    <w:rsid w:val="007E49EB"/>
    <w:rsid w:val="007F06B8"/>
    <w:rsid w:val="007F124B"/>
    <w:rsid w:val="007F596C"/>
    <w:rsid w:val="007F73BE"/>
    <w:rsid w:val="008066F8"/>
    <w:rsid w:val="00822DCC"/>
    <w:rsid w:val="0082417B"/>
    <w:rsid w:val="0082526E"/>
    <w:rsid w:val="0083143E"/>
    <w:rsid w:val="008365EA"/>
    <w:rsid w:val="00836E4B"/>
    <w:rsid w:val="008400C0"/>
    <w:rsid w:val="00847432"/>
    <w:rsid w:val="008556DE"/>
    <w:rsid w:val="0085683A"/>
    <w:rsid w:val="00861415"/>
    <w:rsid w:val="008635C0"/>
    <w:rsid w:val="00884F33"/>
    <w:rsid w:val="008869B0"/>
    <w:rsid w:val="008911EC"/>
    <w:rsid w:val="00895D7F"/>
    <w:rsid w:val="008A30AA"/>
    <w:rsid w:val="008A7C20"/>
    <w:rsid w:val="008B02F1"/>
    <w:rsid w:val="008B3A66"/>
    <w:rsid w:val="008C0BC1"/>
    <w:rsid w:val="008C3AB0"/>
    <w:rsid w:val="008D41F5"/>
    <w:rsid w:val="008D4AC4"/>
    <w:rsid w:val="008E2D69"/>
    <w:rsid w:val="008F1911"/>
    <w:rsid w:val="008F2407"/>
    <w:rsid w:val="008F7707"/>
    <w:rsid w:val="00907D4D"/>
    <w:rsid w:val="00910144"/>
    <w:rsid w:val="00913445"/>
    <w:rsid w:val="00917493"/>
    <w:rsid w:val="00922ACF"/>
    <w:rsid w:val="00932651"/>
    <w:rsid w:val="00933681"/>
    <w:rsid w:val="009465ED"/>
    <w:rsid w:val="009509B4"/>
    <w:rsid w:val="00953192"/>
    <w:rsid w:val="00955587"/>
    <w:rsid w:val="0096447B"/>
    <w:rsid w:val="009701E0"/>
    <w:rsid w:val="0097125C"/>
    <w:rsid w:val="00976986"/>
    <w:rsid w:val="00982121"/>
    <w:rsid w:val="009903A7"/>
    <w:rsid w:val="00997057"/>
    <w:rsid w:val="009A0B0E"/>
    <w:rsid w:val="009A7075"/>
    <w:rsid w:val="009B0BE6"/>
    <w:rsid w:val="009B3FD5"/>
    <w:rsid w:val="009B602F"/>
    <w:rsid w:val="009D31C1"/>
    <w:rsid w:val="009D417E"/>
    <w:rsid w:val="009D72DF"/>
    <w:rsid w:val="009E0050"/>
    <w:rsid w:val="009E4011"/>
    <w:rsid w:val="009E41BF"/>
    <w:rsid w:val="00A0090F"/>
    <w:rsid w:val="00A02111"/>
    <w:rsid w:val="00A13835"/>
    <w:rsid w:val="00A14B19"/>
    <w:rsid w:val="00A1761C"/>
    <w:rsid w:val="00A32B4F"/>
    <w:rsid w:val="00A3503D"/>
    <w:rsid w:val="00A3686E"/>
    <w:rsid w:val="00A52901"/>
    <w:rsid w:val="00A54086"/>
    <w:rsid w:val="00A55590"/>
    <w:rsid w:val="00A83826"/>
    <w:rsid w:val="00A86E22"/>
    <w:rsid w:val="00A9024E"/>
    <w:rsid w:val="00AA547E"/>
    <w:rsid w:val="00AA636D"/>
    <w:rsid w:val="00AB0E82"/>
    <w:rsid w:val="00AC3A6F"/>
    <w:rsid w:val="00AC5C94"/>
    <w:rsid w:val="00AC6728"/>
    <w:rsid w:val="00AC6EE2"/>
    <w:rsid w:val="00AD03EE"/>
    <w:rsid w:val="00AD2761"/>
    <w:rsid w:val="00AD3404"/>
    <w:rsid w:val="00AE12D9"/>
    <w:rsid w:val="00AE1ED2"/>
    <w:rsid w:val="00AF7E43"/>
    <w:rsid w:val="00B015CF"/>
    <w:rsid w:val="00B02549"/>
    <w:rsid w:val="00B0283A"/>
    <w:rsid w:val="00B02AC7"/>
    <w:rsid w:val="00B05FF2"/>
    <w:rsid w:val="00B064CD"/>
    <w:rsid w:val="00B079BE"/>
    <w:rsid w:val="00B119B0"/>
    <w:rsid w:val="00B13502"/>
    <w:rsid w:val="00B1387F"/>
    <w:rsid w:val="00B146E2"/>
    <w:rsid w:val="00B20747"/>
    <w:rsid w:val="00B219C6"/>
    <w:rsid w:val="00B268A1"/>
    <w:rsid w:val="00B2718F"/>
    <w:rsid w:val="00B27E5A"/>
    <w:rsid w:val="00B307B7"/>
    <w:rsid w:val="00B36E07"/>
    <w:rsid w:val="00B4098F"/>
    <w:rsid w:val="00B44F5C"/>
    <w:rsid w:val="00B54E13"/>
    <w:rsid w:val="00B55F38"/>
    <w:rsid w:val="00B55F9E"/>
    <w:rsid w:val="00B63E8C"/>
    <w:rsid w:val="00B679DA"/>
    <w:rsid w:val="00B75C2F"/>
    <w:rsid w:val="00B90E15"/>
    <w:rsid w:val="00B91732"/>
    <w:rsid w:val="00BA1E83"/>
    <w:rsid w:val="00BA4F9F"/>
    <w:rsid w:val="00BA7B9A"/>
    <w:rsid w:val="00BB0FB8"/>
    <w:rsid w:val="00BB1865"/>
    <w:rsid w:val="00BB296A"/>
    <w:rsid w:val="00BB340B"/>
    <w:rsid w:val="00BB3BDA"/>
    <w:rsid w:val="00BB76AD"/>
    <w:rsid w:val="00BD2ACF"/>
    <w:rsid w:val="00BD7FB4"/>
    <w:rsid w:val="00BE307E"/>
    <w:rsid w:val="00BE7746"/>
    <w:rsid w:val="00BF1952"/>
    <w:rsid w:val="00BF3592"/>
    <w:rsid w:val="00BF78E0"/>
    <w:rsid w:val="00C05E2A"/>
    <w:rsid w:val="00C1498D"/>
    <w:rsid w:val="00C2053F"/>
    <w:rsid w:val="00C37349"/>
    <w:rsid w:val="00C417C8"/>
    <w:rsid w:val="00C43730"/>
    <w:rsid w:val="00C45C32"/>
    <w:rsid w:val="00C52472"/>
    <w:rsid w:val="00C57133"/>
    <w:rsid w:val="00C63529"/>
    <w:rsid w:val="00C64AC7"/>
    <w:rsid w:val="00C7079C"/>
    <w:rsid w:val="00C74CDF"/>
    <w:rsid w:val="00C827BC"/>
    <w:rsid w:val="00C8626D"/>
    <w:rsid w:val="00C86D80"/>
    <w:rsid w:val="00CA0FB9"/>
    <w:rsid w:val="00CA41EA"/>
    <w:rsid w:val="00CA7F1B"/>
    <w:rsid w:val="00CB3840"/>
    <w:rsid w:val="00CC7D50"/>
    <w:rsid w:val="00CD4BD4"/>
    <w:rsid w:val="00CD4E0A"/>
    <w:rsid w:val="00CD545C"/>
    <w:rsid w:val="00CF35C5"/>
    <w:rsid w:val="00CF5163"/>
    <w:rsid w:val="00CF5D0A"/>
    <w:rsid w:val="00CF6252"/>
    <w:rsid w:val="00D0449C"/>
    <w:rsid w:val="00D05A77"/>
    <w:rsid w:val="00D21E92"/>
    <w:rsid w:val="00D239BF"/>
    <w:rsid w:val="00D24C2F"/>
    <w:rsid w:val="00D30277"/>
    <w:rsid w:val="00D32D17"/>
    <w:rsid w:val="00D333F6"/>
    <w:rsid w:val="00D558D7"/>
    <w:rsid w:val="00D560F1"/>
    <w:rsid w:val="00D634D3"/>
    <w:rsid w:val="00D63C6C"/>
    <w:rsid w:val="00D64CD4"/>
    <w:rsid w:val="00D66A64"/>
    <w:rsid w:val="00D74C0C"/>
    <w:rsid w:val="00D77A29"/>
    <w:rsid w:val="00D879BF"/>
    <w:rsid w:val="00D9656E"/>
    <w:rsid w:val="00DA5214"/>
    <w:rsid w:val="00DB1CBD"/>
    <w:rsid w:val="00DB353E"/>
    <w:rsid w:val="00DB51F0"/>
    <w:rsid w:val="00DC0E6C"/>
    <w:rsid w:val="00DD32FB"/>
    <w:rsid w:val="00DD396C"/>
    <w:rsid w:val="00DD453A"/>
    <w:rsid w:val="00DD5ED7"/>
    <w:rsid w:val="00DE29D5"/>
    <w:rsid w:val="00DE4F44"/>
    <w:rsid w:val="00DE56FB"/>
    <w:rsid w:val="00DE7134"/>
    <w:rsid w:val="00DF23A4"/>
    <w:rsid w:val="00DF3BDC"/>
    <w:rsid w:val="00DF4803"/>
    <w:rsid w:val="00DF48B2"/>
    <w:rsid w:val="00E13A33"/>
    <w:rsid w:val="00E1505F"/>
    <w:rsid w:val="00E173ED"/>
    <w:rsid w:val="00E213B6"/>
    <w:rsid w:val="00E21B3B"/>
    <w:rsid w:val="00E316E7"/>
    <w:rsid w:val="00E34D70"/>
    <w:rsid w:val="00E36D38"/>
    <w:rsid w:val="00E37E81"/>
    <w:rsid w:val="00E50EF5"/>
    <w:rsid w:val="00E53135"/>
    <w:rsid w:val="00E55141"/>
    <w:rsid w:val="00E56228"/>
    <w:rsid w:val="00E722CB"/>
    <w:rsid w:val="00E7285E"/>
    <w:rsid w:val="00E823FB"/>
    <w:rsid w:val="00E8529B"/>
    <w:rsid w:val="00E9179E"/>
    <w:rsid w:val="00E92C7A"/>
    <w:rsid w:val="00E95058"/>
    <w:rsid w:val="00E97AB8"/>
    <w:rsid w:val="00EA0FA5"/>
    <w:rsid w:val="00EB2F4B"/>
    <w:rsid w:val="00EB6CF4"/>
    <w:rsid w:val="00EC67FD"/>
    <w:rsid w:val="00EC7AE3"/>
    <w:rsid w:val="00ED619A"/>
    <w:rsid w:val="00EE5048"/>
    <w:rsid w:val="00EF064F"/>
    <w:rsid w:val="00EF3109"/>
    <w:rsid w:val="00EF32D9"/>
    <w:rsid w:val="00EF619F"/>
    <w:rsid w:val="00F050E7"/>
    <w:rsid w:val="00F0748C"/>
    <w:rsid w:val="00F111FA"/>
    <w:rsid w:val="00F12492"/>
    <w:rsid w:val="00F15218"/>
    <w:rsid w:val="00F1669E"/>
    <w:rsid w:val="00F25448"/>
    <w:rsid w:val="00F3369E"/>
    <w:rsid w:val="00F34A0D"/>
    <w:rsid w:val="00F44039"/>
    <w:rsid w:val="00F44BE1"/>
    <w:rsid w:val="00F5287C"/>
    <w:rsid w:val="00F6491B"/>
    <w:rsid w:val="00F649BE"/>
    <w:rsid w:val="00F70D7F"/>
    <w:rsid w:val="00F87FCF"/>
    <w:rsid w:val="00F9451A"/>
    <w:rsid w:val="00FD4B3C"/>
    <w:rsid w:val="00FD741D"/>
    <w:rsid w:val="00FD7909"/>
    <w:rsid w:val="00FE51CF"/>
    <w:rsid w:val="00FE6BD3"/>
    <w:rsid w:val="00FF314F"/>
    <w:rsid w:val="00FF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A676"/>
  <w15:chartTrackingRefBased/>
  <w15:docId w15:val="{AD5B127A-410B-473B-A82E-EE390738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3E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link w:val="Kop2Char"/>
    <w:uiPriority w:val="9"/>
    <w:qFormat/>
    <w:rsid w:val="007B7C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Kop4">
    <w:name w:val="heading 4"/>
    <w:basedOn w:val="Standaard"/>
    <w:next w:val="Standaard"/>
    <w:link w:val="Kop4Char"/>
    <w:uiPriority w:val="9"/>
    <w:semiHidden/>
    <w:unhideWhenUsed/>
    <w:qFormat/>
    <w:rsid w:val="006E00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6E00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F3368"/>
    <w:rPr>
      <w:color w:val="0000FF"/>
      <w:u w:val="single"/>
    </w:rPr>
  </w:style>
  <w:style w:type="character" w:customStyle="1" w:styleId="xapple-converted-space">
    <w:name w:val="x_apple-converted-space"/>
    <w:basedOn w:val="Standaardalinea-lettertype"/>
    <w:rsid w:val="006F3368"/>
  </w:style>
  <w:style w:type="paragraph" w:styleId="Lijstalinea">
    <w:name w:val="List Paragraph"/>
    <w:basedOn w:val="Standaard"/>
    <w:uiPriority w:val="34"/>
    <w:qFormat/>
    <w:rsid w:val="00B02AC7"/>
    <w:pPr>
      <w:ind w:left="720"/>
      <w:contextualSpacing/>
    </w:pPr>
  </w:style>
  <w:style w:type="paragraph" w:styleId="Koptekst">
    <w:name w:val="header"/>
    <w:basedOn w:val="Standaard"/>
    <w:link w:val="KoptekstChar"/>
    <w:uiPriority w:val="99"/>
    <w:unhideWhenUsed/>
    <w:rsid w:val="00B015C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015CF"/>
  </w:style>
  <w:style w:type="paragraph" w:styleId="Voettekst">
    <w:name w:val="footer"/>
    <w:basedOn w:val="Standaard"/>
    <w:link w:val="VoettekstChar"/>
    <w:uiPriority w:val="99"/>
    <w:unhideWhenUsed/>
    <w:rsid w:val="00B015C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015CF"/>
  </w:style>
  <w:style w:type="character" w:styleId="Onopgelostemelding">
    <w:name w:val="Unresolved Mention"/>
    <w:basedOn w:val="Standaardalinea-lettertype"/>
    <w:uiPriority w:val="99"/>
    <w:semiHidden/>
    <w:unhideWhenUsed/>
    <w:rsid w:val="000D7C02"/>
    <w:rPr>
      <w:color w:val="605E5C"/>
      <w:shd w:val="clear" w:color="auto" w:fill="E1DFDD"/>
    </w:rPr>
  </w:style>
  <w:style w:type="character" w:styleId="GevolgdeHyperlink">
    <w:name w:val="FollowedHyperlink"/>
    <w:basedOn w:val="Standaardalinea-lettertype"/>
    <w:uiPriority w:val="99"/>
    <w:semiHidden/>
    <w:unhideWhenUsed/>
    <w:rsid w:val="00120977"/>
    <w:rPr>
      <w:color w:val="954F72" w:themeColor="followedHyperlink"/>
      <w:u w:val="single"/>
    </w:rPr>
  </w:style>
  <w:style w:type="character" w:customStyle="1" w:styleId="Kop2Char">
    <w:name w:val="Kop 2 Char"/>
    <w:basedOn w:val="Standaardalinea-lettertype"/>
    <w:link w:val="Kop2"/>
    <w:uiPriority w:val="9"/>
    <w:rsid w:val="007B7C5F"/>
    <w:rPr>
      <w:rFonts w:ascii="Times New Roman" w:eastAsia="Times New Roman" w:hAnsi="Times New Roman" w:cs="Times New Roman"/>
      <w:b/>
      <w:bCs/>
      <w:sz w:val="36"/>
      <w:szCs w:val="36"/>
    </w:rPr>
  </w:style>
  <w:style w:type="paragraph" w:styleId="Normaalweb">
    <w:name w:val="Normal (Web)"/>
    <w:basedOn w:val="Standaard"/>
    <w:uiPriority w:val="99"/>
    <w:unhideWhenUsed/>
    <w:rsid w:val="007B7C5F"/>
    <w:pPr>
      <w:spacing w:before="100" w:beforeAutospacing="1" w:after="100" w:afterAutospacing="1" w:line="240" w:lineRule="auto"/>
    </w:pPr>
    <w:rPr>
      <w:rFonts w:ascii="Times New Roman" w:eastAsia="Times New Roman" w:hAnsi="Times New Roman" w:cs="Times New Roman"/>
      <w:sz w:val="24"/>
      <w:szCs w:val="24"/>
    </w:rPr>
  </w:style>
  <w:style w:type="paragraph" w:styleId="Voetnoottekst">
    <w:name w:val="footnote text"/>
    <w:basedOn w:val="Standaard"/>
    <w:link w:val="VoetnoottekstChar"/>
    <w:uiPriority w:val="99"/>
    <w:semiHidden/>
    <w:unhideWhenUsed/>
    <w:rsid w:val="00393E2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93E22"/>
    <w:rPr>
      <w:sz w:val="20"/>
      <w:szCs w:val="20"/>
    </w:rPr>
  </w:style>
  <w:style w:type="character" w:styleId="Voetnootmarkering">
    <w:name w:val="footnote reference"/>
    <w:basedOn w:val="Standaardalinea-lettertype"/>
    <w:uiPriority w:val="99"/>
    <w:semiHidden/>
    <w:unhideWhenUsed/>
    <w:rsid w:val="00393E22"/>
    <w:rPr>
      <w:vertAlign w:val="superscript"/>
    </w:rPr>
  </w:style>
  <w:style w:type="character" w:customStyle="1" w:styleId="Kop1Char">
    <w:name w:val="Kop 1 Char"/>
    <w:basedOn w:val="Standaardalinea-lettertype"/>
    <w:link w:val="Kop1"/>
    <w:uiPriority w:val="9"/>
    <w:rsid w:val="00393E22"/>
    <w:rPr>
      <w:rFonts w:asciiTheme="majorHAnsi" w:eastAsiaTheme="majorEastAsia" w:hAnsiTheme="majorHAnsi" w:cstheme="majorBidi"/>
      <w:color w:val="2F5496" w:themeColor="accent1" w:themeShade="BF"/>
      <w:sz w:val="32"/>
      <w:szCs w:val="32"/>
    </w:rPr>
  </w:style>
  <w:style w:type="paragraph" w:customStyle="1" w:styleId="xmsonormal">
    <w:name w:val="x_msonormal"/>
    <w:basedOn w:val="Standaard"/>
    <w:rsid w:val="00F050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Standaardalinea-lettertype"/>
    <w:rsid w:val="00602AA1"/>
  </w:style>
  <w:style w:type="paragraph" w:customStyle="1" w:styleId="articletext">
    <w:name w:val="article__text"/>
    <w:basedOn w:val="Standaard"/>
    <w:rsid w:val="00B90E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ker-breaker">
    <w:name w:val="breaker-breaker"/>
    <w:basedOn w:val="Standaardalinea-lettertype"/>
    <w:rsid w:val="00EF32D9"/>
  </w:style>
  <w:style w:type="character" w:styleId="Paginanummer">
    <w:name w:val="page number"/>
    <w:basedOn w:val="Standaardalinea-lettertype"/>
    <w:uiPriority w:val="99"/>
    <w:semiHidden/>
    <w:unhideWhenUsed/>
    <w:rsid w:val="00D32D17"/>
  </w:style>
  <w:style w:type="paragraph" w:styleId="Revisie">
    <w:name w:val="Revision"/>
    <w:hidden/>
    <w:uiPriority w:val="99"/>
    <w:semiHidden/>
    <w:rsid w:val="00EC7AE3"/>
    <w:pPr>
      <w:spacing w:after="0" w:line="240" w:lineRule="auto"/>
    </w:pPr>
  </w:style>
  <w:style w:type="character" w:styleId="Verwijzingopmerking">
    <w:name w:val="annotation reference"/>
    <w:basedOn w:val="Standaardalinea-lettertype"/>
    <w:uiPriority w:val="99"/>
    <w:semiHidden/>
    <w:unhideWhenUsed/>
    <w:rsid w:val="00D333F6"/>
    <w:rPr>
      <w:sz w:val="16"/>
      <w:szCs w:val="16"/>
    </w:rPr>
  </w:style>
  <w:style w:type="paragraph" w:styleId="Tekstopmerking">
    <w:name w:val="annotation text"/>
    <w:basedOn w:val="Standaard"/>
    <w:link w:val="TekstopmerkingChar"/>
    <w:uiPriority w:val="99"/>
    <w:semiHidden/>
    <w:unhideWhenUsed/>
    <w:rsid w:val="00D333F6"/>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333F6"/>
    <w:rPr>
      <w:sz w:val="20"/>
      <w:szCs w:val="20"/>
    </w:rPr>
  </w:style>
  <w:style w:type="paragraph" w:styleId="Onderwerpvanopmerking">
    <w:name w:val="annotation subject"/>
    <w:basedOn w:val="Tekstopmerking"/>
    <w:next w:val="Tekstopmerking"/>
    <w:link w:val="OnderwerpvanopmerkingChar"/>
    <w:uiPriority w:val="99"/>
    <w:semiHidden/>
    <w:unhideWhenUsed/>
    <w:rsid w:val="00D333F6"/>
    <w:rPr>
      <w:b/>
      <w:bCs/>
    </w:rPr>
  </w:style>
  <w:style w:type="character" w:customStyle="1" w:styleId="OnderwerpvanopmerkingChar">
    <w:name w:val="Onderwerp van opmerking Char"/>
    <w:basedOn w:val="TekstopmerkingChar"/>
    <w:link w:val="Onderwerpvanopmerking"/>
    <w:uiPriority w:val="99"/>
    <w:semiHidden/>
    <w:rsid w:val="00D333F6"/>
    <w:rPr>
      <w:b/>
      <w:bCs/>
      <w:sz w:val="20"/>
      <w:szCs w:val="20"/>
    </w:rPr>
  </w:style>
  <w:style w:type="character" w:customStyle="1" w:styleId="Kop4Char">
    <w:name w:val="Kop 4 Char"/>
    <w:basedOn w:val="Standaardalinea-lettertype"/>
    <w:link w:val="Kop4"/>
    <w:uiPriority w:val="9"/>
    <w:semiHidden/>
    <w:rsid w:val="006E0019"/>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6E001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6987">
      <w:bodyDiv w:val="1"/>
      <w:marLeft w:val="0"/>
      <w:marRight w:val="0"/>
      <w:marTop w:val="0"/>
      <w:marBottom w:val="0"/>
      <w:divBdr>
        <w:top w:val="none" w:sz="0" w:space="0" w:color="auto"/>
        <w:left w:val="none" w:sz="0" w:space="0" w:color="auto"/>
        <w:bottom w:val="none" w:sz="0" w:space="0" w:color="auto"/>
        <w:right w:val="none" w:sz="0" w:space="0" w:color="auto"/>
      </w:divBdr>
      <w:divsChild>
        <w:div w:id="1972324949">
          <w:marLeft w:val="0"/>
          <w:marRight w:val="0"/>
          <w:marTop w:val="0"/>
          <w:marBottom w:val="0"/>
          <w:divBdr>
            <w:top w:val="none" w:sz="0" w:space="0" w:color="auto"/>
            <w:left w:val="none" w:sz="0" w:space="0" w:color="auto"/>
            <w:bottom w:val="single" w:sz="6" w:space="0" w:color="E8E8E8"/>
            <w:right w:val="none" w:sz="0" w:space="0" w:color="auto"/>
          </w:divBdr>
        </w:div>
        <w:div w:id="438716601">
          <w:marLeft w:val="0"/>
          <w:marRight w:val="0"/>
          <w:marTop w:val="0"/>
          <w:marBottom w:val="0"/>
          <w:divBdr>
            <w:top w:val="none" w:sz="0" w:space="0" w:color="auto"/>
            <w:left w:val="none" w:sz="0" w:space="0" w:color="auto"/>
            <w:bottom w:val="single" w:sz="6" w:space="0" w:color="E8E8E8"/>
            <w:right w:val="none" w:sz="0" w:space="0" w:color="auto"/>
          </w:divBdr>
          <w:divsChild>
            <w:div w:id="959723239">
              <w:marLeft w:val="0"/>
              <w:marRight w:val="0"/>
              <w:marTop w:val="0"/>
              <w:marBottom w:val="0"/>
              <w:divBdr>
                <w:top w:val="none" w:sz="0" w:space="0" w:color="auto"/>
                <w:left w:val="none" w:sz="0" w:space="0" w:color="auto"/>
                <w:bottom w:val="none" w:sz="0" w:space="0" w:color="auto"/>
                <w:right w:val="none" w:sz="0" w:space="0" w:color="auto"/>
              </w:divBdr>
            </w:div>
            <w:div w:id="889267460">
              <w:marLeft w:val="0"/>
              <w:marRight w:val="0"/>
              <w:marTop w:val="0"/>
              <w:marBottom w:val="0"/>
              <w:divBdr>
                <w:top w:val="none" w:sz="0" w:space="0" w:color="auto"/>
                <w:left w:val="none" w:sz="0" w:space="0" w:color="auto"/>
                <w:bottom w:val="none" w:sz="0" w:space="0" w:color="auto"/>
                <w:right w:val="none" w:sz="0" w:space="0" w:color="auto"/>
              </w:divBdr>
              <w:divsChild>
                <w:div w:id="17100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2775">
      <w:bodyDiv w:val="1"/>
      <w:marLeft w:val="0"/>
      <w:marRight w:val="0"/>
      <w:marTop w:val="0"/>
      <w:marBottom w:val="0"/>
      <w:divBdr>
        <w:top w:val="none" w:sz="0" w:space="0" w:color="auto"/>
        <w:left w:val="none" w:sz="0" w:space="0" w:color="auto"/>
        <w:bottom w:val="none" w:sz="0" w:space="0" w:color="auto"/>
        <w:right w:val="none" w:sz="0" w:space="0" w:color="auto"/>
      </w:divBdr>
    </w:div>
    <w:div w:id="497767408">
      <w:bodyDiv w:val="1"/>
      <w:marLeft w:val="0"/>
      <w:marRight w:val="0"/>
      <w:marTop w:val="0"/>
      <w:marBottom w:val="0"/>
      <w:divBdr>
        <w:top w:val="none" w:sz="0" w:space="0" w:color="auto"/>
        <w:left w:val="none" w:sz="0" w:space="0" w:color="auto"/>
        <w:bottom w:val="none" w:sz="0" w:space="0" w:color="auto"/>
        <w:right w:val="none" w:sz="0" w:space="0" w:color="auto"/>
      </w:divBdr>
      <w:divsChild>
        <w:div w:id="1787578250">
          <w:marLeft w:val="0"/>
          <w:marRight w:val="0"/>
          <w:marTop w:val="0"/>
          <w:marBottom w:val="0"/>
          <w:divBdr>
            <w:top w:val="none" w:sz="0" w:space="0" w:color="auto"/>
            <w:left w:val="none" w:sz="0" w:space="0" w:color="auto"/>
            <w:bottom w:val="none" w:sz="0" w:space="0" w:color="auto"/>
            <w:right w:val="none" w:sz="0" w:space="0" w:color="auto"/>
          </w:divBdr>
          <w:divsChild>
            <w:div w:id="1736006809">
              <w:marLeft w:val="0"/>
              <w:marRight w:val="0"/>
              <w:marTop w:val="0"/>
              <w:marBottom w:val="0"/>
              <w:divBdr>
                <w:top w:val="none" w:sz="0" w:space="0" w:color="auto"/>
                <w:left w:val="none" w:sz="0" w:space="0" w:color="auto"/>
                <w:bottom w:val="none" w:sz="0" w:space="0" w:color="auto"/>
                <w:right w:val="none" w:sz="0" w:space="0" w:color="auto"/>
              </w:divBdr>
            </w:div>
          </w:divsChild>
        </w:div>
        <w:div w:id="226065954">
          <w:marLeft w:val="0"/>
          <w:marRight w:val="0"/>
          <w:marTop w:val="150"/>
          <w:marBottom w:val="0"/>
          <w:divBdr>
            <w:top w:val="none" w:sz="0" w:space="0" w:color="auto"/>
            <w:left w:val="none" w:sz="0" w:space="0" w:color="auto"/>
            <w:bottom w:val="none" w:sz="0" w:space="0" w:color="auto"/>
            <w:right w:val="none" w:sz="0" w:space="0" w:color="auto"/>
          </w:divBdr>
          <w:divsChild>
            <w:div w:id="974945806">
              <w:marLeft w:val="0"/>
              <w:marRight w:val="0"/>
              <w:marTop w:val="0"/>
              <w:marBottom w:val="0"/>
              <w:divBdr>
                <w:top w:val="none" w:sz="0" w:space="0" w:color="auto"/>
                <w:left w:val="none" w:sz="0" w:space="0" w:color="auto"/>
                <w:bottom w:val="none" w:sz="0" w:space="0" w:color="auto"/>
                <w:right w:val="none" w:sz="0" w:space="0" w:color="auto"/>
              </w:divBdr>
              <w:divsChild>
                <w:div w:id="1676490287">
                  <w:marLeft w:val="0"/>
                  <w:marRight w:val="0"/>
                  <w:marTop w:val="0"/>
                  <w:marBottom w:val="0"/>
                  <w:divBdr>
                    <w:top w:val="none" w:sz="0" w:space="0" w:color="auto"/>
                    <w:left w:val="none" w:sz="0" w:space="0" w:color="auto"/>
                    <w:bottom w:val="none" w:sz="0" w:space="0" w:color="auto"/>
                    <w:right w:val="none" w:sz="0" w:space="0" w:color="auto"/>
                  </w:divBdr>
                  <w:divsChild>
                    <w:div w:id="324820236">
                      <w:marLeft w:val="0"/>
                      <w:marRight w:val="0"/>
                      <w:marTop w:val="225"/>
                      <w:marBottom w:val="0"/>
                      <w:divBdr>
                        <w:top w:val="none" w:sz="0" w:space="0" w:color="auto"/>
                        <w:left w:val="none" w:sz="0" w:space="0" w:color="auto"/>
                        <w:bottom w:val="none" w:sz="0" w:space="0" w:color="auto"/>
                        <w:right w:val="none" w:sz="0" w:space="0" w:color="auto"/>
                      </w:divBdr>
                      <w:divsChild>
                        <w:div w:id="251669547">
                          <w:marLeft w:val="0"/>
                          <w:marRight w:val="0"/>
                          <w:marTop w:val="0"/>
                          <w:marBottom w:val="0"/>
                          <w:divBdr>
                            <w:top w:val="none" w:sz="0" w:space="0" w:color="auto"/>
                            <w:left w:val="none" w:sz="0" w:space="0" w:color="auto"/>
                            <w:bottom w:val="none" w:sz="0" w:space="0" w:color="auto"/>
                            <w:right w:val="none" w:sz="0" w:space="0" w:color="auto"/>
                          </w:divBdr>
                        </w:div>
                      </w:divsChild>
                    </w:div>
                    <w:div w:id="1439377183">
                      <w:marLeft w:val="0"/>
                      <w:marRight w:val="0"/>
                      <w:marTop w:val="150"/>
                      <w:marBottom w:val="0"/>
                      <w:divBdr>
                        <w:top w:val="none" w:sz="0" w:space="0" w:color="auto"/>
                        <w:left w:val="none" w:sz="0" w:space="0" w:color="auto"/>
                        <w:bottom w:val="none" w:sz="0" w:space="0" w:color="auto"/>
                        <w:right w:val="none" w:sz="0" w:space="0" w:color="auto"/>
                      </w:divBdr>
                      <w:divsChild>
                        <w:div w:id="76169313">
                          <w:marLeft w:val="0"/>
                          <w:marRight w:val="0"/>
                          <w:marTop w:val="0"/>
                          <w:marBottom w:val="0"/>
                          <w:divBdr>
                            <w:top w:val="none" w:sz="0" w:space="0" w:color="auto"/>
                            <w:left w:val="none" w:sz="0" w:space="0" w:color="auto"/>
                            <w:bottom w:val="none" w:sz="0" w:space="0" w:color="auto"/>
                            <w:right w:val="none" w:sz="0" w:space="0" w:color="auto"/>
                          </w:divBdr>
                          <w:divsChild>
                            <w:div w:id="625279042">
                              <w:marLeft w:val="0"/>
                              <w:marRight w:val="0"/>
                              <w:marTop w:val="0"/>
                              <w:marBottom w:val="0"/>
                              <w:divBdr>
                                <w:top w:val="none" w:sz="0" w:space="0" w:color="auto"/>
                                <w:left w:val="none" w:sz="0" w:space="0" w:color="auto"/>
                                <w:bottom w:val="none" w:sz="0" w:space="0" w:color="auto"/>
                                <w:right w:val="none" w:sz="0" w:space="0" w:color="auto"/>
                              </w:divBdr>
                            </w:div>
                            <w:div w:id="1898468379">
                              <w:marLeft w:val="0"/>
                              <w:marRight w:val="0"/>
                              <w:marTop w:val="0"/>
                              <w:marBottom w:val="0"/>
                              <w:divBdr>
                                <w:top w:val="none" w:sz="0" w:space="0" w:color="auto"/>
                                <w:left w:val="none" w:sz="0" w:space="0" w:color="auto"/>
                                <w:bottom w:val="none" w:sz="0" w:space="0" w:color="auto"/>
                                <w:right w:val="none" w:sz="0" w:space="0" w:color="auto"/>
                              </w:divBdr>
                            </w:div>
                            <w:div w:id="1088497674">
                              <w:marLeft w:val="0"/>
                              <w:marRight w:val="0"/>
                              <w:marTop w:val="0"/>
                              <w:marBottom w:val="0"/>
                              <w:divBdr>
                                <w:top w:val="none" w:sz="0" w:space="0" w:color="auto"/>
                                <w:left w:val="none" w:sz="0" w:space="0" w:color="auto"/>
                                <w:bottom w:val="none" w:sz="0" w:space="0" w:color="auto"/>
                                <w:right w:val="none" w:sz="0" w:space="0" w:color="auto"/>
                              </w:divBdr>
                            </w:div>
                            <w:div w:id="563371447">
                              <w:marLeft w:val="0"/>
                              <w:marRight w:val="0"/>
                              <w:marTop w:val="0"/>
                              <w:marBottom w:val="0"/>
                              <w:divBdr>
                                <w:top w:val="none" w:sz="0" w:space="0" w:color="auto"/>
                                <w:left w:val="none" w:sz="0" w:space="0" w:color="auto"/>
                                <w:bottom w:val="none" w:sz="0" w:space="0" w:color="auto"/>
                                <w:right w:val="none" w:sz="0" w:space="0" w:color="auto"/>
                              </w:divBdr>
                            </w:div>
                            <w:div w:id="1669168445">
                              <w:marLeft w:val="0"/>
                              <w:marRight w:val="0"/>
                              <w:marTop w:val="0"/>
                              <w:marBottom w:val="0"/>
                              <w:divBdr>
                                <w:top w:val="none" w:sz="0" w:space="0" w:color="auto"/>
                                <w:left w:val="none" w:sz="0" w:space="0" w:color="auto"/>
                                <w:bottom w:val="none" w:sz="0" w:space="0" w:color="auto"/>
                                <w:right w:val="none" w:sz="0" w:space="0" w:color="auto"/>
                              </w:divBdr>
                            </w:div>
                            <w:div w:id="9693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6641">
                  <w:marLeft w:val="0"/>
                  <w:marRight w:val="0"/>
                  <w:marTop w:val="210"/>
                  <w:marBottom w:val="210"/>
                  <w:divBdr>
                    <w:top w:val="none" w:sz="0" w:space="0" w:color="auto"/>
                    <w:left w:val="none" w:sz="0" w:space="0" w:color="auto"/>
                    <w:bottom w:val="none" w:sz="0" w:space="0" w:color="auto"/>
                    <w:right w:val="none" w:sz="0" w:space="0" w:color="auto"/>
                  </w:divBdr>
                </w:div>
                <w:div w:id="1319844820">
                  <w:marLeft w:val="0"/>
                  <w:marRight w:val="0"/>
                  <w:marTop w:val="0"/>
                  <w:marBottom w:val="30"/>
                  <w:divBdr>
                    <w:top w:val="none" w:sz="0" w:space="0" w:color="auto"/>
                    <w:left w:val="none" w:sz="0" w:space="0" w:color="auto"/>
                    <w:bottom w:val="none" w:sz="0" w:space="0" w:color="auto"/>
                    <w:right w:val="none" w:sz="0" w:space="0" w:color="auto"/>
                  </w:divBdr>
                  <w:divsChild>
                    <w:div w:id="400325933">
                      <w:marLeft w:val="0"/>
                      <w:marRight w:val="0"/>
                      <w:marTop w:val="0"/>
                      <w:marBottom w:val="0"/>
                      <w:divBdr>
                        <w:top w:val="single" w:sz="6" w:space="0" w:color="F0F0F0"/>
                        <w:left w:val="single" w:sz="6" w:space="0" w:color="F0F0F0"/>
                        <w:bottom w:val="single" w:sz="6" w:space="0" w:color="F0F0F0"/>
                        <w:right w:val="single" w:sz="6" w:space="0" w:color="F0F0F0"/>
                      </w:divBdr>
                      <w:divsChild>
                        <w:div w:id="649209534">
                          <w:marLeft w:val="0"/>
                          <w:marRight w:val="0"/>
                          <w:marTop w:val="0"/>
                          <w:marBottom w:val="0"/>
                          <w:divBdr>
                            <w:top w:val="none" w:sz="0" w:space="0" w:color="auto"/>
                            <w:left w:val="none" w:sz="0" w:space="0" w:color="auto"/>
                            <w:bottom w:val="none" w:sz="0" w:space="0" w:color="auto"/>
                            <w:right w:val="none" w:sz="0" w:space="0" w:color="auto"/>
                          </w:divBdr>
                          <w:divsChild>
                            <w:div w:id="355808174">
                              <w:marLeft w:val="0"/>
                              <w:marRight w:val="0"/>
                              <w:marTop w:val="0"/>
                              <w:marBottom w:val="0"/>
                              <w:divBdr>
                                <w:top w:val="none" w:sz="0" w:space="0" w:color="auto"/>
                                <w:left w:val="none" w:sz="0" w:space="0" w:color="auto"/>
                                <w:bottom w:val="none" w:sz="0" w:space="0" w:color="auto"/>
                                <w:right w:val="none" w:sz="0" w:space="0" w:color="auto"/>
                              </w:divBdr>
                            </w:div>
                          </w:divsChild>
                        </w:div>
                        <w:div w:id="343750831">
                          <w:marLeft w:val="0"/>
                          <w:marRight w:val="0"/>
                          <w:marTop w:val="0"/>
                          <w:marBottom w:val="0"/>
                          <w:divBdr>
                            <w:top w:val="none" w:sz="0" w:space="0" w:color="auto"/>
                            <w:left w:val="none" w:sz="0" w:space="0" w:color="auto"/>
                            <w:bottom w:val="none" w:sz="0" w:space="0" w:color="auto"/>
                            <w:right w:val="none" w:sz="0" w:space="0" w:color="auto"/>
                          </w:divBdr>
                          <w:divsChild>
                            <w:div w:id="1183401089">
                              <w:marLeft w:val="0"/>
                              <w:marRight w:val="0"/>
                              <w:marTop w:val="0"/>
                              <w:marBottom w:val="0"/>
                              <w:divBdr>
                                <w:top w:val="none" w:sz="0" w:space="0" w:color="auto"/>
                                <w:left w:val="none" w:sz="0" w:space="0" w:color="auto"/>
                                <w:bottom w:val="none" w:sz="0" w:space="0" w:color="auto"/>
                                <w:right w:val="none" w:sz="0" w:space="0" w:color="auto"/>
                              </w:divBdr>
                              <w:divsChild>
                                <w:div w:id="1930575935">
                                  <w:marLeft w:val="0"/>
                                  <w:marRight w:val="0"/>
                                  <w:marTop w:val="0"/>
                                  <w:marBottom w:val="0"/>
                                  <w:divBdr>
                                    <w:top w:val="none" w:sz="0" w:space="0" w:color="auto"/>
                                    <w:left w:val="none" w:sz="0" w:space="0" w:color="auto"/>
                                    <w:bottom w:val="none" w:sz="0" w:space="0" w:color="auto"/>
                                    <w:right w:val="none" w:sz="0" w:space="0" w:color="auto"/>
                                  </w:divBdr>
                                </w:div>
                                <w:div w:id="976374375">
                                  <w:marLeft w:val="0"/>
                                  <w:marRight w:val="0"/>
                                  <w:marTop w:val="0"/>
                                  <w:marBottom w:val="0"/>
                                  <w:divBdr>
                                    <w:top w:val="none" w:sz="0" w:space="0" w:color="auto"/>
                                    <w:left w:val="none" w:sz="0" w:space="0" w:color="auto"/>
                                    <w:bottom w:val="none" w:sz="0" w:space="0" w:color="auto"/>
                                    <w:right w:val="none" w:sz="0" w:space="0" w:color="auto"/>
                                  </w:divBdr>
                                </w:div>
                                <w:div w:id="1614095271">
                                  <w:marLeft w:val="0"/>
                                  <w:marRight w:val="0"/>
                                  <w:marTop w:val="0"/>
                                  <w:marBottom w:val="0"/>
                                  <w:divBdr>
                                    <w:top w:val="none" w:sz="0" w:space="0" w:color="auto"/>
                                    <w:left w:val="none" w:sz="0" w:space="0" w:color="auto"/>
                                    <w:bottom w:val="none" w:sz="0" w:space="0" w:color="auto"/>
                                    <w:right w:val="none" w:sz="0" w:space="0" w:color="auto"/>
                                  </w:divBdr>
                                </w:div>
                                <w:div w:id="1341733739">
                                  <w:marLeft w:val="0"/>
                                  <w:marRight w:val="0"/>
                                  <w:marTop w:val="0"/>
                                  <w:marBottom w:val="0"/>
                                  <w:divBdr>
                                    <w:top w:val="none" w:sz="0" w:space="0" w:color="auto"/>
                                    <w:left w:val="none" w:sz="0" w:space="0" w:color="auto"/>
                                    <w:bottom w:val="none" w:sz="0" w:space="0" w:color="auto"/>
                                    <w:right w:val="none" w:sz="0" w:space="0" w:color="auto"/>
                                  </w:divBdr>
                                </w:div>
                                <w:div w:id="520557788">
                                  <w:marLeft w:val="0"/>
                                  <w:marRight w:val="0"/>
                                  <w:marTop w:val="0"/>
                                  <w:marBottom w:val="0"/>
                                  <w:divBdr>
                                    <w:top w:val="none" w:sz="0" w:space="0" w:color="auto"/>
                                    <w:left w:val="none" w:sz="0" w:space="0" w:color="auto"/>
                                    <w:bottom w:val="none" w:sz="0" w:space="0" w:color="auto"/>
                                    <w:right w:val="none" w:sz="0" w:space="0" w:color="auto"/>
                                  </w:divBdr>
                                </w:div>
                                <w:div w:id="1524631151">
                                  <w:marLeft w:val="0"/>
                                  <w:marRight w:val="0"/>
                                  <w:marTop w:val="0"/>
                                  <w:marBottom w:val="0"/>
                                  <w:divBdr>
                                    <w:top w:val="none" w:sz="0" w:space="0" w:color="auto"/>
                                    <w:left w:val="none" w:sz="0" w:space="0" w:color="auto"/>
                                    <w:bottom w:val="none" w:sz="0" w:space="0" w:color="auto"/>
                                    <w:right w:val="none" w:sz="0" w:space="0" w:color="auto"/>
                                  </w:divBdr>
                                </w:div>
                                <w:div w:id="15076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174">
                  <w:marLeft w:val="0"/>
                  <w:marRight w:val="0"/>
                  <w:marTop w:val="0"/>
                  <w:marBottom w:val="30"/>
                  <w:divBdr>
                    <w:top w:val="none" w:sz="0" w:space="0" w:color="auto"/>
                    <w:left w:val="none" w:sz="0" w:space="0" w:color="auto"/>
                    <w:bottom w:val="none" w:sz="0" w:space="0" w:color="auto"/>
                    <w:right w:val="none" w:sz="0" w:space="0" w:color="auto"/>
                  </w:divBdr>
                  <w:divsChild>
                    <w:div w:id="1173911897">
                      <w:marLeft w:val="0"/>
                      <w:marRight w:val="0"/>
                      <w:marTop w:val="0"/>
                      <w:marBottom w:val="0"/>
                      <w:divBdr>
                        <w:top w:val="single" w:sz="6" w:space="0" w:color="F0F0F0"/>
                        <w:left w:val="single" w:sz="6" w:space="0" w:color="F0F0F0"/>
                        <w:bottom w:val="single" w:sz="6" w:space="0" w:color="F0F0F0"/>
                        <w:right w:val="single" w:sz="6" w:space="0" w:color="F0F0F0"/>
                      </w:divBdr>
                      <w:divsChild>
                        <w:div w:id="1746994021">
                          <w:marLeft w:val="0"/>
                          <w:marRight w:val="0"/>
                          <w:marTop w:val="0"/>
                          <w:marBottom w:val="0"/>
                          <w:divBdr>
                            <w:top w:val="none" w:sz="0" w:space="0" w:color="auto"/>
                            <w:left w:val="none" w:sz="0" w:space="0" w:color="auto"/>
                            <w:bottom w:val="none" w:sz="0" w:space="0" w:color="auto"/>
                            <w:right w:val="none" w:sz="0" w:space="0" w:color="auto"/>
                          </w:divBdr>
                          <w:divsChild>
                            <w:div w:id="16002297">
                              <w:marLeft w:val="0"/>
                              <w:marRight w:val="0"/>
                              <w:marTop w:val="0"/>
                              <w:marBottom w:val="0"/>
                              <w:divBdr>
                                <w:top w:val="none" w:sz="0" w:space="0" w:color="auto"/>
                                <w:left w:val="none" w:sz="0" w:space="0" w:color="auto"/>
                                <w:bottom w:val="none" w:sz="0" w:space="0" w:color="auto"/>
                                <w:right w:val="none" w:sz="0" w:space="0" w:color="auto"/>
                              </w:divBdr>
                            </w:div>
                          </w:divsChild>
                        </w:div>
                        <w:div w:id="1069575875">
                          <w:marLeft w:val="0"/>
                          <w:marRight w:val="0"/>
                          <w:marTop w:val="0"/>
                          <w:marBottom w:val="0"/>
                          <w:divBdr>
                            <w:top w:val="none" w:sz="0" w:space="0" w:color="auto"/>
                            <w:left w:val="none" w:sz="0" w:space="0" w:color="auto"/>
                            <w:bottom w:val="none" w:sz="0" w:space="0" w:color="auto"/>
                            <w:right w:val="none" w:sz="0" w:space="0" w:color="auto"/>
                          </w:divBdr>
                          <w:divsChild>
                            <w:div w:id="2142529765">
                              <w:marLeft w:val="0"/>
                              <w:marRight w:val="0"/>
                              <w:marTop w:val="0"/>
                              <w:marBottom w:val="0"/>
                              <w:divBdr>
                                <w:top w:val="none" w:sz="0" w:space="0" w:color="auto"/>
                                <w:left w:val="none" w:sz="0" w:space="0" w:color="auto"/>
                                <w:bottom w:val="none" w:sz="0" w:space="0" w:color="auto"/>
                                <w:right w:val="none" w:sz="0" w:space="0" w:color="auto"/>
                              </w:divBdr>
                              <w:divsChild>
                                <w:div w:id="1897234342">
                                  <w:marLeft w:val="0"/>
                                  <w:marRight w:val="0"/>
                                  <w:marTop w:val="0"/>
                                  <w:marBottom w:val="0"/>
                                  <w:divBdr>
                                    <w:top w:val="none" w:sz="0" w:space="0" w:color="auto"/>
                                    <w:left w:val="none" w:sz="0" w:space="0" w:color="auto"/>
                                    <w:bottom w:val="none" w:sz="0" w:space="0" w:color="auto"/>
                                    <w:right w:val="none" w:sz="0" w:space="0" w:color="auto"/>
                                  </w:divBdr>
                                  <w:divsChild>
                                    <w:div w:id="1981618240">
                                      <w:marLeft w:val="0"/>
                                      <w:marRight w:val="0"/>
                                      <w:marTop w:val="0"/>
                                      <w:marBottom w:val="0"/>
                                      <w:divBdr>
                                        <w:top w:val="none" w:sz="0" w:space="0" w:color="auto"/>
                                        <w:left w:val="none" w:sz="0" w:space="0" w:color="auto"/>
                                        <w:bottom w:val="none" w:sz="0" w:space="0" w:color="auto"/>
                                        <w:right w:val="none" w:sz="0" w:space="0" w:color="auto"/>
                                      </w:divBdr>
                                      <w:divsChild>
                                        <w:div w:id="492453081">
                                          <w:marLeft w:val="0"/>
                                          <w:marRight w:val="0"/>
                                          <w:marTop w:val="0"/>
                                          <w:marBottom w:val="0"/>
                                          <w:divBdr>
                                            <w:top w:val="none" w:sz="0" w:space="0" w:color="auto"/>
                                            <w:left w:val="none" w:sz="0" w:space="0" w:color="auto"/>
                                            <w:bottom w:val="none" w:sz="0" w:space="0" w:color="auto"/>
                                            <w:right w:val="none" w:sz="0" w:space="0" w:color="auto"/>
                                          </w:divBdr>
                                          <w:divsChild>
                                            <w:div w:id="11089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90442">
                                  <w:marLeft w:val="0"/>
                                  <w:marRight w:val="0"/>
                                  <w:marTop w:val="0"/>
                                  <w:marBottom w:val="0"/>
                                  <w:divBdr>
                                    <w:top w:val="none" w:sz="0" w:space="0" w:color="auto"/>
                                    <w:left w:val="none" w:sz="0" w:space="0" w:color="auto"/>
                                    <w:bottom w:val="none" w:sz="0" w:space="0" w:color="auto"/>
                                    <w:right w:val="none" w:sz="0" w:space="0" w:color="auto"/>
                                  </w:divBdr>
                                  <w:divsChild>
                                    <w:div w:id="425537205">
                                      <w:marLeft w:val="0"/>
                                      <w:marRight w:val="0"/>
                                      <w:marTop w:val="0"/>
                                      <w:marBottom w:val="0"/>
                                      <w:divBdr>
                                        <w:top w:val="none" w:sz="0" w:space="0" w:color="auto"/>
                                        <w:left w:val="none" w:sz="0" w:space="0" w:color="auto"/>
                                        <w:bottom w:val="none" w:sz="0" w:space="0" w:color="auto"/>
                                        <w:right w:val="none" w:sz="0" w:space="0" w:color="auto"/>
                                      </w:divBdr>
                                      <w:divsChild>
                                        <w:div w:id="574362656">
                                          <w:marLeft w:val="0"/>
                                          <w:marRight w:val="0"/>
                                          <w:marTop w:val="0"/>
                                          <w:marBottom w:val="0"/>
                                          <w:divBdr>
                                            <w:top w:val="none" w:sz="0" w:space="0" w:color="auto"/>
                                            <w:left w:val="none" w:sz="0" w:space="0" w:color="auto"/>
                                            <w:bottom w:val="none" w:sz="0" w:space="0" w:color="auto"/>
                                            <w:right w:val="none" w:sz="0" w:space="0" w:color="auto"/>
                                          </w:divBdr>
                                          <w:divsChild>
                                            <w:div w:id="10156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6538">
                                      <w:marLeft w:val="0"/>
                                      <w:marRight w:val="0"/>
                                      <w:marTop w:val="0"/>
                                      <w:marBottom w:val="0"/>
                                      <w:divBdr>
                                        <w:top w:val="none" w:sz="0" w:space="0" w:color="auto"/>
                                        <w:left w:val="none" w:sz="0" w:space="0" w:color="auto"/>
                                        <w:bottom w:val="none" w:sz="0" w:space="0" w:color="auto"/>
                                        <w:right w:val="none" w:sz="0" w:space="0" w:color="auto"/>
                                      </w:divBdr>
                                      <w:divsChild>
                                        <w:div w:id="1851020134">
                                          <w:marLeft w:val="0"/>
                                          <w:marRight w:val="0"/>
                                          <w:marTop w:val="0"/>
                                          <w:marBottom w:val="0"/>
                                          <w:divBdr>
                                            <w:top w:val="none" w:sz="0" w:space="0" w:color="auto"/>
                                            <w:left w:val="none" w:sz="0" w:space="0" w:color="auto"/>
                                            <w:bottom w:val="none" w:sz="0" w:space="0" w:color="auto"/>
                                            <w:right w:val="none" w:sz="0" w:space="0" w:color="auto"/>
                                          </w:divBdr>
                                          <w:divsChild>
                                            <w:div w:id="1588612825">
                                              <w:marLeft w:val="0"/>
                                              <w:marRight w:val="0"/>
                                              <w:marTop w:val="0"/>
                                              <w:marBottom w:val="0"/>
                                              <w:divBdr>
                                                <w:top w:val="none" w:sz="0" w:space="0" w:color="auto"/>
                                                <w:left w:val="none" w:sz="0" w:space="0" w:color="auto"/>
                                                <w:bottom w:val="none" w:sz="0" w:space="0" w:color="auto"/>
                                                <w:right w:val="none" w:sz="0" w:space="0" w:color="auto"/>
                                              </w:divBdr>
                                              <w:divsChild>
                                                <w:div w:id="18474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7121">
                                      <w:marLeft w:val="0"/>
                                      <w:marRight w:val="0"/>
                                      <w:marTop w:val="0"/>
                                      <w:marBottom w:val="0"/>
                                      <w:divBdr>
                                        <w:top w:val="none" w:sz="0" w:space="0" w:color="auto"/>
                                        <w:left w:val="none" w:sz="0" w:space="0" w:color="auto"/>
                                        <w:bottom w:val="none" w:sz="0" w:space="0" w:color="auto"/>
                                        <w:right w:val="none" w:sz="0" w:space="0" w:color="auto"/>
                                      </w:divBdr>
                                      <w:divsChild>
                                        <w:div w:id="129440538">
                                          <w:marLeft w:val="0"/>
                                          <w:marRight w:val="0"/>
                                          <w:marTop w:val="0"/>
                                          <w:marBottom w:val="0"/>
                                          <w:divBdr>
                                            <w:top w:val="none" w:sz="0" w:space="0" w:color="auto"/>
                                            <w:left w:val="none" w:sz="0" w:space="0" w:color="auto"/>
                                            <w:bottom w:val="none" w:sz="0" w:space="0" w:color="auto"/>
                                            <w:right w:val="none" w:sz="0" w:space="0" w:color="auto"/>
                                          </w:divBdr>
                                          <w:divsChild>
                                            <w:div w:id="2122219499">
                                              <w:marLeft w:val="0"/>
                                              <w:marRight w:val="0"/>
                                              <w:marTop w:val="0"/>
                                              <w:marBottom w:val="0"/>
                                              <w:divBdr>
                                                <w:top w:val="none" w:sz="0" w:space="0" w:color="auto"/>
                                                <w:left w:val="none" w:sz="0" w:space="0" w:color="auto"/>
                                                <w:bottom w:val="none" w:sz="0" w:space="0" w:color="auto"/>
                                                <w:right w:val="none" w:sz="0" w:space="0" w:color="auto"/>
                                              </w:divBdr>
                                              <w:divsChild>
                                                <w:div w:id="6976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48304">
                                  <w:marLeft w:val="0"/>
                                  <w:marRight w:val="0"/>
                                  <w:marTop w:val="0"/>
                                  <w:marBottom w:val="0"/>
                                  <w:divBdr>
                                    <w:top w:val="none" w:sz="0" w:space="0" w:color="auto"/>
                                    <w:left w:val="none" w:sz="0" w:space="0" w:color="auto"/>
                                    <w:bottom w:val="none" w:sz="0" w:space="0" w:color="auto"/>
                                    <w:right w:val="none" w:sz="0" w:space="0" w:color="auto"/>
                                  </w:divBdr>
                                  <w:divsChild>
                                    <w:div w:id="1038749139">
                                      <w:marLeft w:val="0"/>
                                      <w:marRight w:val="0"/>
                                      <w:marTop w:val="0"/>
                                      <w:marBottom w:val="0"/>
                                      <w:divBdr>
                                        <w:top w:val="none" w:sz="0" w:space="0" w:color="auto"/>
                                        <w:left w:val="none" w:sz="0" w:space="0" w:color="auto"/>
                                        <w:bottom w:val="none" w:sz="0" w:space="0" w:color="auto"/>
                                        <w:right w:val="none" w:sz="0" w:space="0" w:color="auto"/>
                                      </w:divBdr>
                                      <w:divsChild>
                                        <w:div w:id="864900771">
                                          <w:marLeft w:val="0"/>
                                          <w:marRight w:val="0"/>
                                          <w:marTop w:val="0"/>
                                          <w:marBottom w:val="0"/>
                                          <w:divBdr>
                                            <w:top w:val="none" w:sz="0" w:space="0" w:color="auto"/>
                                            <w:left w:val="none" w:sz="0" w:space="0" w:color="auto"/>
                                            <w:bottom w:val="none" w:sz="0" w:space="0" w:color="auto"/>
                                            <w:right w:val="none" w:sz="0" w:space="0" w:color="auto"/>
                                          </w:divBdr>
                                          <w:divsChild>
                                            <w:div w:id="14159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6316">
                                      <w:marLeft w:val="0"/>
                                      <w:marRight w:val="0"/>
                                      <w:marTop w:val="0"/>
                                      <w:marBottom w:val="0"/>
                                      <w:divBdr>
                                        <w:top w:val="none" w:sz="0" w:space="0" w:color="auto"/>
                                        <w:left w:val="none" w:sz="0" w:space="0" w:color="auto"/>
                                        <w:bottom w:val="none" w:sz="0" w:space="0" w:color="auto"/>
                                        <w:right w:val="none" w:sz="0" w:space="0" w:color="auto"/>
                                      </w:divBdr>
                                      <w:divsChild>
                                        <w:div w:id="528182415">
                                          <w:marLeft w:val="0"/>
                                          <w:marRight w:val="0"/>
                                          <w:marTop w:val="0"/>
                                          <w:marBottom w:val="0"/>
                                          <w:divBdr>
                                            <w:top w:val="none" w:sz="0" w:space="0" w:color="auto"/>
                                            <w:left w:val="none" w:sz="0" w:space="0" w:color="auto"/>
                                            <w:bottom w:val="none" w:sz="0" w:space="0" w:color="auto"/>
                                            <w:right w:val="none" w:sz="0" w:space="0" w:color="auto"/>
                                          </w:divBdr>
                                          <w:divsChild>
                                            <w:div w:id="2037808027">
                                              <w:marLeft w:val="0"/>
                                              <w:marRight w:val="0"/>
                                              <w:marTop w:val="0"/>
                                              <w:marBottom w:val="0"/>
                                              <w:divBdr>
                                                <w:top w:val="none" w:sz="0" w:space="0" w:color="auto"/>
                                                <w:left w:val="none" w:sz="0" w:space="0" w:color="auto"/>
                                                <w:bottom w:val="none" w:sz="0" w:space="0" w:color="auto"/>
                                                <w:right w:val="none" w:sz="0" w:space="0" w:color="auto"/>
                                              </w:divBdr>
                                              <w:divsChild>
                                                <w:div w:id="13528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60980">
                                      <w:marLeft w:val="0"/>
                                      <w:marRight w:val="0"/>
                                      <w:marTop w:val="0"/>
                                      <w:marBottom w:val="0"/>
                                      <w:divBdr>
                                        <w:top w:val="none" w:sz="0" w:space="0" w:color="auto"/>
                                        <w:left w:val="none" w:sz="0" w:space="0" w:color="auto"/>
                                        <w:bottom w:val="none" w:sz="0" w:space="0" w:color="auto"/>
                                        <w:right w:val="none" w:sz="0" w:space="0" w:color="auto"/>
                                      </w:divBdr>
                                      <w:divsChild>
                                        <w:div w:id="1438137044">
                                          <w:marLeft w:val="0"/>
                                          <w:marRight w:val="0"/>
                                          <w:marTop w:val="0"/>
                                          <w:marBottom w:val="0"/>
                                          <w:divBdr>
                                            <w:top w:val="none" w:sz="0" w:space="0" w:color="auto"/>
                                            <w:left w:val="none" w:sz="0" w:space="0" w:color="auto"/>
                                            <w:bottom w:val="none" w:sz="0" w:space="0" w:color="auto"/>
                                            <w:right w:val="none" w:sz="0" w:space="0" w:color="auto"/>
                                          </w:divBdr>
                                          <w:divsChild>
                                            <w:div w:id="2141529530">
                                              <w:marLeft w:val="0"/>
                                              <w:marRight w:val="0"/>
                                              <w:marTop w:val="0"/>
                                              <w:marBottom w:val="0"/>
                                              <w:divBdr>
                                                <w:top w:val="none" w:sz="0" w:space="0" w:color="auto"/>
                                                <w:left w:val="none" w:sz="0" w:space="0" w:color="auto"/>
                                                <w:bottom w:val="none" w:sz="0" w:space="0" w:color="auto"/>
                                                <w:right w:val="none" w:sz="0" w:space="0" w:color="auto"/>
                                              </w:divBdr>
                                              <w:divsChild>
                                                <w:div w:id="16736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50395">
                                      <w:marLeft w:val="0"/>
                                      <w:marRight w:val="0"/>
                                      <w:marTop w:val="0"/>
                                      <w:marBottom w:val="0"/>
                                      <w:divBdr>
                                        <w:top w:val="none" w:sz="0" w:space="0" w:color="auto"/>
                                        <w:left w:val="none" w:sz="0" w:space="0" w:color="auto"/>
                                        <w:bottom w:val="none" w:sz="0" w:space="0" w:color="auto"/>
                                        <w:right w:val="none" w:sz="0" w:space="0" w:color="auto"/>
                                      </w:divBdr>
                                      <w:divsChild>
                                        <w:div w:id="1924996187">
                                          <w:marLeft w:val="0"/>
                                          <w:marRight w:val="0"/>
                                          <w:marTop w:val="0"/>
                                          <w:marBottom w:val="0"/>
                                          <w:divBdr>
                                            <w:top w:val="none" w:sz="0" w:space="0" w:color="auto"/>
                                            <w:left w:val="none" w:sz="0" w:space="0" w:color="auto"/>
                                            <w:bottom w:val="none" w:sz="0" w:space="0" w:color="auto"/>
                                            <w:right w:val="none" w:sz="0" w:space="0" w:color="auto"/>
                                          </w:divBdr>
                                          <w:divsChild>
                                            <w:div w:id="1854760923">
                                              <w:marLeft w:val="0"/>
                                              <w:marRight w:val="0"/>
                                              <w:marTop w:val="0"/>
                                              <w:marBottom w:val="0"/>
                                              <w:divBdr>
                                                <w:top w:val="none" w:sz="0" w:space="0" w:color="auto"/>
                                                <w:left w:val="none" w:sz="0" w:space="0" w:color="auto"/>
                                                <w:bottom w:val="none" w:sz="0" w:space="0" w:color="auto"/>
                                                <w:right w:val="none" w:sz="0" w:space="0" w:color="auto"/>
                                              </w:divBdr>
                                              <w:divsChild>
                                                <w:div w:id="10048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33342">
                                      <w:marLeft w:val="0"/>
                                      <w:marRight w:val="0"/>
                                      <w:marTop w:val="0"/>
                                      <w:marBottom w:val="0"/>
                                      <w:divBdr>
                                        <w:top w:val="none" w:sz="0" w:space="0" w:color="auto"/>
                                        <w:left w:val="none" w:sz="0" w:space="0" w:color="auto"/>
                                        <w:bottom w:val="none" w:sz="0" w:space="0" w:color="auto"/>
                                        <w:right w:val="none" w:sz="0" w:space="0" w:color="auto"/>
                                      </w:divBdr>
                                      <w:divsChild>
                                        <w:div w:id="549147319">
                                          <w:marLeft w:val="0"/>
                                          <w:marRight w:val="0"/>
                                          <w:marTop w:val="0"/>
                                          <w:marBottom w:val="0"/>
                                          <w:divBdr>
                                            <w:top w:val="none" w:sz="0" w:space="0" w:color="auto"/>
                                            <w:left w:val="none" w:sz="0" w:space="0" w:color="auto"/>
                                            <w:bottom w:val="none" w:sz="0" w:space="0" w:color="auto"/>
                                            <w:right w:val="none" w:sz="0" w:space="0" w:color="auto"/>
                                          </w:divBdr>
                                          <w:divsChild>
                                            <w:div w:id="315501982">
                                              <w:marLeft w:val="0"/>
                                              <w:marRight w:val="0"/>
                                              <w:marTop w:val="0"/>
                                              <w:marBottom w:val="0"/>
                                              <w:divBdr>
                                                <w:top w:val="none" w:sz="0" w:space="0" w:color="auto"/>
                                                <w:left w:val="none" w:sz="0" w:space="0" w:color="auto"/>
                                                <w:bottom w:val="none" w:sz="0" w:space="0" w:color="auto"/>
                                                <w:right w:val="none" w:sz="0" w:space="0" w:color="auto"/>
                                              </w:divBdr>
                                              <w:divsChild>
                                                <w:div w:id="11654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6827">
                                      <w:marLeft w:val="0"/>
                                      <w:marRight w:val="0"/>
                                      <w:marTop w:val="0"/>
                                      <w:marBottom w:val="0"/>
                                      <w:divBdr>
                                        <w:top w:val="none" w:sz="0" w:space="0" w:color="auto"/>
                                        <w:left w:val="none" w:sz="0" w:space="0" w:color="auto"/>
                                        <w:bottom w:val="none" w:sz="0" w:space="0" w:color="auto"/>
                                        <w:right w:val="none" w:sz="0" w:space="0" w:color="auto"/>
                                      </w:divBdr>
                                      <w:divsChild>
                                        <w:div w:id="1789395653">
                                          <w:marLeft w:val="0"/>
                                          <w:marRight w:val="0"/>
                                          <w:marTop w:val="0"/>
                                          <w:marBottom w:val="0"/>
                                          <w:divBdr>
                                            <w:top w:val="none" w:sz="0" w:space="0" w:color="auto"/>
                                            <w:left w:val="none" w:sz="0" w:space="0" w:color="auto"/>
                                            <w:bottom w:val="none" w:sz="0" w:space="0" w:color="auto"/>
                                            <w:right w:val="none" w:sz="0" w:space="0" w:color="auto"/>
                                          </w:divBdr>
                                          <w:divsChild>
                                            <w:div w:id="2082751482">
                                              <w:marLeft w:val="0"/>
                                              <w:marRight w:val="0"/>
                                              <w:marTop w:val="0"/>
                                              <w:marBottom w:val="0"/>
                                              <w:divBdr>
                                                <w:top w:val="none" w:sz="0" w:space="0" w:color="auto"/>
                                                <w:left w:val="none" w:sz="0" w:space="0" w:color="auto"/>
                                                <w:bottom w:val="none" w:sz="0" w:space="0" w:color="auto"/>
                                                <w:right w:val="none" w:sz="0" w:space="0" w:color="auto"/>
                                              </w:divBdr>
                                              <w:divsChild>
                                                <w:div w:id="2734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09926">
                                  <w:marLeft w:val="0"/>
                                  <w:marRight w:val="0"/>
                                  <w:marTop w:val="0"/>
                                  <w:marBottom w:val="0"/>
                                  <w:divBdr>
                                    <w:top w:val="none" w:sz="0" w:space="0" w:color="auto"/>
                                    <w:left w:val="none" w:sz="0" w:space="0" w:color="auto"/>
                                    <w:bottom w:val="none" w:sz="0" w:space="0" w:color="auto"/>
                                    <w:right w:val="none" w:sz="0" w:space="0" w:color="auto"/>
                                  </w:divBdr>
                                  <w:divsChild>
                                    <w:div w:id="1314944759">
                                      <w:marLeft w:val="0"/>
                                      <w:marRight w:val="0"/>
                                      <w:marTop w:val="0"/>
                                      <w:marBottom w:val="0"/>
                                      <w:divBdr>
                                        <w:top w:val="none" w:sz="0" w:space="0" w:color="auto"/>
                                        <w:left w:val="none" w:sz="0" w:space="0" w:color="auto"/>
                                        <w:bottom w:val="none" w:sz="0" w:space="0" w:color="auto"/>
                                        <w:right w:val="none" w:sz="0" w:space="0" w:color="auto"/>
                                      </w:divBdr>
                                      <w:divsChild>
                                        <w:div w:id="1216549881">
                                          <w:marLeft w:val="0"/>
                                          <w:marRight w:val="0"/>
                                          <w:marTop w:val="0"/>
                                          <w:marBottom w:val="0"/>
                                          <w:divBdr>
                                            <w:top w:val="none" w:sz="0" w:space="0" w:color="auto"/>
                                            <w:left w:val="none" w:sz="0" w:space="0" w:color="auto"/>
                                            <w:bottom w:val="none" w:sz="0" w:space="0" w:color="auto"/>
                                            <w:right w:val="none" w:sz="0" w:space="0" w:color="auto"/>
                                          </w:divBdr>
                                          <w:divsChild>
                                            <w:div w:id="21066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8245">
                                      <w:marLeft w:val="0"/>
                                      <w:marRight w:val="0"/>
                                      <w:marTop w:val="0"/>
                                      <w:marBottom w:val="0"/>
                                      <w:divBdr>
                                        <w:top w:val="none" w:sz="0" w:space="0" w:color="auto"/>
                                        <w:left w:val="none" w:sz="0" w:space="0" w:color="auto"/>
                                        <w:bottom w:val="none" w:sz="0" w:space="0" w:color="auto"/>
                                        <w:right w:val="none" w:sz="0" w:space="0" w:color="auto"/>
                                      </w:divBdr>
                                      <w:divsChild>
                                        <w:div w:id="1231892010">
                                          <w:marLeft w:val="0"/>
                                          <w:marRight w:val="0"/>
                                          <w:marTop w:val="0"/>
                                          <w:marBottom w:val="0"/>
                                          <w:divBdr>
                                            <w:top w:val="none" w:sz="0" w:space="0" w:color="auto"/>
                                            <w:left w:val="none" w:sz="0" w:space="0" w:color="auto"/>
                                            <w:bottom w:val="none" w:sz="0" w:space="0" w:color="auto"/>
                                            <w:right w:val="none" w:sz="0" w:space="0" w:color="auto"/>
                                          </w:divBdr>
                                          <w:divsChild>
                                            <w:div w:id="34887995">
                                              <w:marLeft w:val="0"/>
                                              <w:marRight w:val="0"/>
                                              <w:marTop w:val="0"/>
                                              <w:marBottom w:val="0"/>
                                              <w:divBdr>
                                                <w:top w:val="none" w:sz="0" w:space="0" w:color="auto"/>
                                                <w:left w:val="none" w:sz="0" w:space="0" w:color="auto"/>
                                                <w:bottom w:val="none" w:sz="0" w:space="0" w:color="auto"/>
                                                <w:right w:val="none" w:sz="0" w:space="0" w:color="auto"/>
                                              </w:divBdr>
                                              <w:divsChild>
                                                <w:div w:id="4379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9427">
                                      <w:marLeft w:val="0"/>
                                      <w:marRight w:val="0"/>
                                      <w:marTop w:val="0"/>
                                      <w:marBottom w:val="0"/>
                                      <w:divBdr>
                                        <w:top w:val="none" w:sz="0" w:space="0" w:color="auto"/>
                                        <w:left w:val="none" w:sz="0" w:space="0" w:color="auto"/>
                                        <w:bottom w:val="none" w:sz="0" w:space="0" w:color="auto"/>
                                        <w:right w:val="none" w:sz="0" w:space="0" w:color="auto"/>
                                      </w:divBdr>
                                      <w:divsChild>
                                        <w:div w:id="1569532849">
                                          <w:marLeft w:val="0"/>
                                          <w:marRight w:val="0"/>
                                          <w:marTop w:val="0"/>
                                          <w:marBottom w:val="0"/>
                                          <w:divBdr>
                                            <w:top w:val="none" w:sz="0" w:space="0" w:color="auto"/>
                                            <w:left w:val="none" w:sz="0" w:space="0" w:color="auto"/>
                                            <w:bottom w:val="none" w:sz="0" w:space="0" w:color="auto"/>
                                            <w:right w:val="none" w:sz="0" w:space="0" w:color="auto"/>
                                          </w:divBdr>
                                          <w:divsChild>
                                            <w:div w:id="913662388">
                                              <w:marLeft w:val="0"/>
                                              <w:marRight w:val="0"/>
                                              <w:marTop w:val="0"/>
                                              <w:marBottom w:val="0"/>
                                              <w:divBdr>
                                                <w:top w:val="none" w:sz="0" w:space="0" w:color="auto"/>
                                                <w:left w:val="none" w:sz="0" w:space="0" w:color="auto"/>
                                                <w:bottom w:val="none" w:sz="0" w:space="0" w:color="auto"/>
                                                <w:right w:val="none" w:sz="0" w:space="0" w:color="auto"/>
                                              </w:divBdr>
                                              <w:divsChild>
                                                <w:div w:id="3031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2287">
                                  <w:marLeft w:val="0"/>
                                  <w:marRight w:val="0"/>
                                  <w:marTop w:val="0"/>
                                  <w:marBottom w:val="0"/>
                                  <w:divBdr>
                                    <w:top w:val="none" w:sz="0" w:space="0" w:color="auto"/>
                                    <w:left w:val="none" w:sz="0" w:space="0" w:color="auto"/>
                                    <w:bottom w:val="none" w:sz="0" w:space="0" w:color="auto"/>
                                    <w:right w:val="none" w:sz="0" w:space="0" w:color="auto"/>
                                  </w:divBdr>
                                  <w:divsChild>
                                    <w:div w:id="1060979390">
                                      <w:marLeft w:val="0"/>
                                      <w:marRight w:val="0"/>
                                      <w:marTop w:val="0"/>
                                      <w:marBottom w:val="0"/>
                                      <w:divBdr>
                                        <w:top w:val="none" w:sz="0" w:space="0" w:color="auto"/>
                                        <w:left w:val="none" w:sz="0" w:space="0" w:color="auto"/>
                                        <w:bottom w:val="none" w:sz="0" w:space="0" w:color="auto"/>
                                        <w:right w:val="none" w:sz="0" w:space="0" w:color="auto"/>
                                      </w:divBdr>
                                      <w:divsChild>
                                        <w:div w:id="103699333">
                                          <w:marLeft w:val="0"/>
                                          <w:marRight w:val="0"/>
                                          <w:marTop w:val="0"/>
                                          <w:marBottom w:val="0"/>
                                          <w:divBdr>
                                            <w:top w:val="none" w:sz="0" w:space="0" w:color="auto"/>
                                            <w:left w:val="none" w:sz="0" w:space="0" w:color="auto"/>
                                            <w:bottom w:val="none" w:sz="0" w:space="0" w:color="auto"/>
                                            <w:right w:val="none" w:sz="0" w:space="0" w:color="auto"/>
                                          </w:divBdr>
                                          <w:divsChild>
                                            <w:div w:id="16222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6923">
                                  <w:marLeft w:val="0"/>
                                  <w:marRight w:val="0"/>
                                  <w:marTop w:val="0"/>
                                  <w:marBottom w:val="0"/>
                                  <w:divBdr>
                                    <w:top w:val="none" w:sz="0" w:space="0" w:color="auto"/>
                                    <w:left w:val="none" w:sz="0" w:space="0" w:color="auto"/>
                                    <w:bottom w:val="none" w:sz="0" w:space="0" w:color="auto"/>
                                    <w:right w:val="none" w:sz="0" w:space="0" w:color="auto"/>
                                  </w:divBdr>
                                </w:div>
                                <w:div w:id="7310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77222">
      <w:bodyDiv w:val="1"/>
      <w:marLeft w:val="0"/>
      <w:marRight w:val="0"/>
      <w:marTop w:val="0"/>
      <w:marBottom w:val="0"/>
      <w:divBdr>
        <w:top w:val="none" w:sz="0" w:space="0" w:color="auto"/>
        <w:left w:val="none" w:sz="0" w:space="0" w:color="auto"/>
        <w:bottom w:val="none" w:sz="0" w:space="0" w:color="auto"/>
        <w:right w:val="none" w:sz="0" w:space="0" w:color="auto"/>
      </w:divBdr>
      <w:divsChild>
        <w:div w:id="951352970">
          <w:marLeft w:val="0"/>
          <w:marRight w:val="0"/>
          <w:marTop w:val="0"/>
          <w:marBottom w:val="0"/>
          <w:divBdr>
            <w:top w:val="none" w:sz="0" w:space="0" w:color="auto"/>
            <w:left w:val="none" w:sz="0" w:space="0" w:color="auto"/>
            <w:bottom w:val="none" w:sz="0" w:space="0" w:color="auto"/>
            <w:right w:val="none" w:sz="0" w:space="0" w:color="auto"/>
          </w:divBdr>
          <w:divsChild>
            <w:div w:id="1965455406">
              <w:marLeft w:val="0"/>
              <w:marRight w:val="0"/>
              <w:marTop w:val="0"/>
              <w:marBottom w:val="0"/>
              <w:divBdr>
                <w:top w:val="none" w:sz="0" w:space="0" w:color="auto"/>
                <w:left w:val="none" w:sz="0" w:space="0" w:color="auto"/>
                <w:bottom w:val="none" w:sz="0" w:space="0" w:color="auto"/>
                <w:right w:val="none" w:sz="0" w:space="0" w:color="auto"/>
              </w:divBdr>
              <w:divsChild>
                <w:div w:id="1847549323">
                  <w:marLeft w:val="0"/>
                  <w:marRight w:val="0"/>
                  <w:marTop w:val="0"/>
                  <w:marBottom w:val="0"/>
                  <w:divBdr>
                    <w:top w:val="none" w:sz="0" w:space="0" w:color="auto"/>
                    <w:left w:val="none" w:sz="0" w:space="0" w:color="auto"/>
                    <w:bottom w:val="none" w:sz="0" w:space="0" w:color="auto"/>
                    <w:right w:val="none" w:sz="0" w:space="0" w:color="auto"/>
                  </w:divBdr>
                </w:div>
                <w:div w:id="1187213069">
                  <w:marLeft w:val="0"/>
                  <w:marRight w:val="0"/>
                  <w:marTop w:val="0"/>
                  <w:marBottom w:val="0"/>
                  <w:divBdr>
                    <w:top w:val="none" w:sz="0" w:space="0" w:color="auto"/>
                    <w:left w:val="none" w:sz="0" w:space="0" w:color="auto"/>
                    <w:bottom w:val="none" w:sz="0" w:space="0" w:color="auto"/>
                    <w:right w:val="none" w:sz="0" w:space="0" w:color="auto"/>
                  </w:divBdr>
                </w:div>
                <w:div w:id="17420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7871">
      <w:bodyDiv w:val="1"/>
      <w:marLeft w:val="0"/>
      <w:marRight w:val="0"/>
      <w:marTop w:val="0"/>
      <w:marBottom w:val="0"/>
      <w:divBdr>
        <w:top w:val="none" w:sz="0" w:space="0" w:color="auto"/>
        <w:left w:val="none" w:sz="0" w:space="0" w:color="auto"/>
        <w:bottom w:val="none" w:sz="0" w:space="0" w:color="auto"/>
        <w:right w:val="none" w:sz="0" w:space="0" w:color="auto"/>
      </w:divBdr>
    </w:div>
    <w:div w:id="686643496">
      <w:bodyDiv w:val="1"/>
      <w:marLeft w:val="0"/>
      <w:marRight w:val="0"/>
      <w:marTop w:val="0"/>
      <w:marBottom w:val="0"/>
      <w:divBdr>
        <w:top w:val="none" w:sz="0" w:space="0" w:color="auto"/>
        <w:left w:val="none" w:sz="0" w:space="0" w:color="auto"/>
        <w:bottom w:val="none" w:sz="0" w:space="0" w:color="auto"/>
        <w:right w:val="none" w:sz="0" w:space="0" w:color="auto"/>
      </w:divBdr>
    </w:div>
    <w:div w:id="809591685">
      <w:bodyDiv w:val="1"/>
      <w:marLeft w:val="0"/>
      <w:marRight w:val="0"/>
      <w:marTop w:val="0"/>
      <w:marBottom w:val="0"/>
      <w:divBdr>
        <w:top w:val="none" w:sz="0" w:space="0" w:color="auto"/>
        <w:left w:val="none" w:sz="0" w:space="0" w:color="auto"/>
        <w:bottom w:val="none" w:sz="0" w:space="0" w:color="auto"/>
        <w:right w:val="none" w:sz="0" w:space="0" w:color="auto"/>
      </w:divBdr>
      <w:divsChild>
        <w:div w:id="1641573926">
          <w:marLeft w:val="0"/>
          <w:marRight w:val="0"/>
          <w:marTop w:val="0"/>
          <w:marBottom w:val="0"/>
          <w:divBdr>
            <w:top w:val="none" w:sz="0" w:space="0" w:color="auto"/>
            <w:left w:val="none" w:sz="0" w:space="0" w:color="auto"/>
            <w:bottom w:val="none" w:sz="0" w:space="0" w:color="auto"/>
            <w:right w:val="none" w:sz="0" w:space="0" w:color="auto"/>
          </w:divBdr>
        </w:div>
        <w:div w:id="1430002652">
          <w:marLeft w:val="0"/>
          <w:marRight w:val="0"/>
          <w:marTop w:val="0"/>
          <w:marBottom w:val="0"/>
          <w:divBdr>
            <w:top w:val="none" w:sz="0" w:space="0" w:color="auto"/>
            <w:left w:val="none" w:sz="0" w:space="0" w:color="auto"/>
            <w:bottom w:val="none" w:sz="0" w:space="0" w:color="auto"/>
            <w:right w:val="none" w:sz="0" w:space="0" w:color="auto"/>
          </w:divBdr>
        </w:div>
      </w:divsChild>
    </w:div>
    <w:div w:id="1130703357">
      <w:bodyDiv w:val="1"/>
      <w:marLeft w:val="0"/>
      <w:marRight w:val="0"/>
      <w:marTop w:val="0"/>
      <w:marBottom w:val="0"/>
      <w:divBdr>
        <w:top w:val="none" w:sz="0" w:space="0" w:color="auto"/>
        <w:left w:val="none" w:sz="0" w:space="0" w:color="auto"/>
        <w:bottom w:val="none" w:sz="0" w:space="0" w:color="auto"/>
        <w:right w:val="none" w:sz="0" w:space="0" w:color="auto"/>
      </w:divBdr>
      <w:divsChild>
        <w:div w:id="916331244">
          <w:marLeft w:val="0"/>
          <w:marRight w:val="0"/>
          <w:marTop w:val="0"/>
          <w:marBottom w:val="0"/>
          <w:divBdr>
            <w:top w:val="none" w:sz="0" w:space="0" w:color="auto"/>
            <w:left w:val="none" w:sz="0" w:space="0" w:color="auto"/>
            <w:bottom w:val="none" w:sz="0" w:space="0" w:color="auto"/>
            <w:right w:val="none" w:sz="0" w:space="0" w:color="auto"/>
          </w:divBdr>
          <w:divsChild>
            <w:div w:id="1622417265">
              <w:marLeft w:val="0"/>
              <w:marRight w:val="0"/>
              <w:marTop w:val="0"/>
              <w:marBottom w:val="0"/>
              <w:divBdr>
                <w:top w:val="none" w:sz="0" w:space="0" w:color="auto"/>
                <w:left w:val="none" w:sz="0" w:space="0" w:color="auto"/>
                <w:bottom w:val="none" w:sz="0" w:space="0" w:color="auto"/>
                <w:right w:val="none" w:sz="0" w:space="0" w:color="auto"/>
              </w:divBdr>
            </w:div>
          </w:divsChild>
        </w:div>
        <w:div w:id="2098745925">
          <w:marLeft w:val="0"/>
          <w:marRight w:val="0"/>
          <w:marTop w:val="150"/>
          <w:marBottom w:val="0"/>
          <w:divBdr>
            <w:top w:val="none" w:sz="0" w:space="0" w:color="auto"/>
            <w:left w:val="none" w:sz="0" w:space="0" w:color="auto"/>
            <w:bottom w:val="none" w:sz="0" w:space="0" w:color="auto"/>
            <w:right w:val="none" w:sz="0" w:space="0" w:color="auto"/>
          </w:divBdr>
          <w:divsChild>
            <w:div w:id="2076733508">
              <w:marLeft w:val="0"/>
              <w:marRight w:val="0"/>
              <w:marTop w:val="0"/>
              <w:marBottom w:val="0"/>
              <w:divBdr>
                <w:top w:val="none" w:sz="0" w:space="0" w:color="auto"/>
                <w:left w:val="none" w:sz="0" w:space="0" w:color="auto"/>
                <w:bottom w:val="none" w:sz="0" w:space="0" w:color="auto"/>
                <w:right w:val="none" w:sz="0" w:space="0" w:color="auto"/>
              </w:divBdr>
              <w:divsChild>
                <w:div w:id="75174872">
                  <w:marLeft w:val="0"/>
                  <w:marRight w:val="0"/>
                  <w:marTop w:val="0"/>
                  <w:marBottom w:val="0"/>
                  <w:divBdr>
                    <w:top w:val="none" w:sz="0" w:space="0" w:color="auto"/>
                    <w:left w:val="none" w:sz="0" w:space="0" w:color="auto"/>
                    <w:bottom w:val="none" w:sz="0" w:space="0" w:color="auto"/>
                    <w:right w:val="none" w:sz="0" w:space="0" w:color="auto"/>
                  </w:divBdr>
                  <w:divsChild>
                    <w:div w:id="842743261">
                      <w:marLeft w:val="0"/>
                      <w:marRight w:val="0"/>
                      <w:marTop w:val="225"/>
                      <w:marBottom w:val="0"/>
                      <w:divBdr>
                        <w:top w:val="none" w:sz="0" w:space="0" w:color="auto"/>
                        <w:left w:val="none" w:sz="0" w:space="0" w:color="auto"/>
                        <w:bottom w:val="none" w:sz="0" w:space="0" w:color="auto"/>
                        <w:right w:val="none" w:sz="0" w:space="0" w:color="auto"/>
                      </w:divBdr>
                      <w:divsChild>
                        <w:div w:id="1924141949">
                          <w:marLeft w:val="0"/>
                          <w:marRight w:val="0"/>
                          <w:marTop w:val="0"/>
                          <w:marBottom w:val="0"/>
                          <w:divBdr>
                            <w:top w:val="none" w:sz="0" w:space="0" w:color="auto"/>
                            <w:left w:val="none" w:sz="0" w:space="0" w:color="auto"/>
                            <w:bottom w:val="none" w:sz="0" w:space="0" w:color="auto"/>
                            <w:right w:val="none" w:sz="0" w:space="0" w:color="auto"/>
                          </w:divBdr>
                        </w:div>
                      </w:divsChild>
                    </w:div>
                    <w:div w:id="1903907592">
                      <w:marLeft w:val="0"/>
                      <w:marRight w:val="0"/>
                      <w:marTop w:val="150"/>
                      <w:marBottom w:val="0"/>
                      <w:divBdr>
                        <w:top w:val="none" w:sz="0" w:space="0" w:color="auto"/>
                        <w:left w:val="none" w:sz="0" w:space="0" w:color="auto"/>
                        <w:bottom w:val="none" w:sz="0" w:space="0" w:color="auto"/>
                        <w:right w:val="none" w:sz="0" w:space="0" w:color="auto"/>
                      </w:divBdr>
                      <w:divsChild>
                        <w:div w:id="2052000875">
                          <w:marLeft w:val="0"/>
                          <w:marRight w:val="0"/>
                          <w:marTop w:val="0"/>
                          <w:marBottom w:val="0"/>
                          <w:divBdr>
                            <w:top w:val="none" w:sz="0" w:space="0" w:color="auto"/>
                            <w:left w:val="none" w:sz="0" w:space="0" w:color="auto"/>
                            <w:bottom w:val="none" w:sz="0" w:space="0" w:color="auto"/>
                            <w:right w:val="none" w:sz="0" w:space="0" w:color="auto"/>
                          </w:divBdr>
                          <w:divsChild>
                            <w:div w:id="1470243901">
                              <w:marLeft w:val="0"/>
                              <w:marRight w:val="0"/>
                              <w:marTop w:val="0"/>
                              <w:marBottom w:val="0"/>
                              <w:divBdr>
                                <w:top w:val="none" w:sz="0" w:space="0" w:color="auto"/>
                                <w:left w:val="none" w:sz="0" w:space="0" w:color="auto"/>
                                <w:bottom w:val="none" w:sz="0" w:space="0" w:color="auto"/>
                                <w:right w:val="none" w:sz="0" w:space="0" w:color="auto"/>
                              </w:divBdr>
                            </w:div>
                            <w:div w:id="1372267738">
                              <w:marLeft w:val="0"/>
                              <w:marRight w:val="0"/>
                              <w:marTop w:val="0"/>
                              <w:marBottom w:val="0"/>
                              <w:divBdr>
                                <w:top w:val="none" w:sz="0" w:space="0" w:color="auto"/>
                                <w:left w:val="none" w:sz="0" w:space="0" w:color="auto"/>
                                <w:bottom w:val="none" w:sz="0" w:space="0" w:color="auto"/>
                                <w:right w:val="none" w:sz="0" w:space="0" w:color="auto"/>
                              </w:divBdr>
                            </w:div>
                            <w:div w:id="1155099870">
                              <w:marLeft w:val="0"/>
                              <w:marRight w:val="0"/>
                              <w:marTop w:val="0"/>
                              <w:marBottom w:val="0"/>
                              <w:divBdr>
                                <w:top w:val="none" w:sz="0" w:space="0" w:color="auto"/>
                                <w:left w:val="none" w:sz="0" w:space="0" w:color="auto"/>
                                <w:bottom w:val="none" w:sz="0" w:space="0" w:color="auto"/>
                                <w:right w:val="none" w:sz="0" w:space="0" w:color="auto"/>
                              </w:divBdr>
                            </w:div>
                            <w:div w:id="941644588">
                              <w:marLeft w:val="0"/>
                              <w:marRight w:val="0"/>
                              <w:marTop w:val="0"/>
                              <w:marBottom w:val="0"/>
                              <w:divBdr>
                                <w:top w:val="none" w:sz="0" w:space="0" w:color="auto"/>
                                <w:left w:val="none" w:sz="0" w:space="0" w:color="auto"/>
                                <w:bottom w:val="none" w:sz="0" w:space="0" w:color="auto"/>
                                <w:right w:val="none" w:sz="0" w:space="0" w:color="auto"/>
                              </w:divBdr>
                            </w:div>
                            <w:div w:id="1277181209">
                              <w:marLeft w:val="0"/>
                              <w:marRight w:val="0"/>
                              <w:marTop w:val="0"/>
                              <w:marBottom w:val="0"/>
                              <w:divBdr>
                                <w:top w:val="none" w:sz="0" w:space="0" w:color="auto"/>
                                <w:left w:val="none" w:sz="0" w:space="0" w:color="auto"/>
                                <w:bottom w:val="none" w:sz="0" w:space="0" w:color="auto"/>
                                <w:right w:val="none" w:sz="0" w:space="0" w:color="auto"/>
                              </w:divBdr>
                            </w:div>
                            <w:div w:id="21121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71347">
                  <w:marLeft w:val="0"/>
                  <w:marRight w:val="0"/>
                  <w:marTop w:val="210"/>
                  <w:marBottom w:val="210"/>
                  <w:divBdr>
                    <w:top w:val="none" w:sz="0" w:space="0" w:color="auto"/>
                    <w:left w:val="none" w:sz="0" w:space="0" w:color="auto"/>
                    <w:bottom w:val="none" w:sz="0" w:space="0" w:color="auto"/>
                    <w:right w:val="none" w:sz="0" w:space="0" w:color="auto"/>
                  </w:divBdr>
                </w:div>
                <w:div w:id="728841639">
                  <w:marLeft w:val="0"/>
                  <w:marRight w:val="0"/>
                  <w:marTop w:val="0"/>
                  <w:marBottom w:val="30"/>
                  <w:divBdr>
                    <w:top w:val="none" w:sz="0" w:space="0" w:color="auto"/>
                    <w:left w:val="none" w:sz="0" w:space="0" w:color="auto"/>
                    <w:bottom w:val="none" w:sz="0" w:space="0" w:color="auto"/>
                    <w:right w:val="none" w:sz="0" w:space="0" w:color="auto"/>
                  </w:divBdr>
                  <w:divsChild>
                    <w:div w:id="606424607">
                      <w:marLeft w:val="0"/>
                      <w:marRight w:val="0"/>
                      <w:marTop w:val="0"/>
                      <w:marBottom w:val="0"/>
                      <w:divBdr>
                        <w:top w:val="single" w:sz="6" w:space="0" w:color="F0F0F0"/>
                        <w:left w:val="single" w:sz="6" w:space="0" w:color="F0F0F0"/>
                        <w:bottom w:val="single" w:sz="6" w:space="0" w:color="F0F0F0"/>
                        <w:right w:val="single" w:sz="6" w:space="0" w:color="F0F0F0"/>
                      </w:divBdr>
                      <w:divsChild>
                        <w:div w:id="657660726">
                          <w:marLeft w:val="0"/>
                          <w:marRight w:val="0"/>
                          <w:marTop w:val="0"/>
                          <w:marBottom w:val="0"/>
                          <w:divBdr>
                            <w:top w:val="none" w:sz="0" w:space="0" w:color="auto"/>
                            <w:left w:val="none" w:sz="0" w:space="0" w:color="auto"/>
                            <w:bottom w:val="none" w:sz="0" w:space="0" w:color="auto"/>
                            <w:right w:val="none" w:sz="0" w:space="0" w:color="auto"/>
                          </w:divBdr>
                          <w:divsChild>
                            <w:div w:id="268315709">
                              <w:marLeft w:val="0"/>
                              <w:marRight w:val="0"/>
                              <w:marTop w:val="0"/>
                              <w:marBottom w:val="0"/>
                              <w:divBdr>
                                <w:top w:val="none" w:sz="0" w:space="0" w:color="auto"/>
                                <w:left w:val="none" w:sz="0" w:space="0" w:color="auto"/>
                                <w:bottom w:val="none" w:sz="0" w:space="0" w:color="auto"/>
                                <w:right w:val="none" w:sz="0" w:space="0" w:color="auto"/>
                              </w:divBdr>
                            </w:div>
                          </w:divsChild>
                        </w:div>
                        <w:div w:id="484971809">
                          <w:marLeft w:val="0"/>
                          <w:marRight w:val="0"/>
                          <w:marTop w:val="0"/>
                          <w:marBottom w:val="0"/>
                          <w:divBdr>
                            <w:top w:val="none" w:sz="0" w:space="0" w:color="auto"/>
                            <w:left w:val="none" w:sz="0" w:space="0" w:color="auto"/>
                            <w:bottom w:val="none" w:sz="0" w:space="0" w:color="auto"/>
                            <w:right w:val="none" w:sz="0" w:space="0" w:color="auto"/>
                          </w:divBdr>
                          <w:divsChild>
                            <w:div w:id="471482370">
                              <w:marLeft w:val="0"/>
                              <w:marRight w:val="0"/>
                              <w:marTop w:val="0"/>
                              <w:marBottom w:val="0"/>
                              <w:divBdr>
                                <w:top w:val="none" w:sz="0" w:space="0" w:color="auto"/>
                                <w:left w:val="none" w:sz="0" w:space="0" w:color="auto"/>
                                <w:bottom w:val="none" w:sz="0" w:space="0" w:color="auto"/>
                                <w:right w:val="none" w:sz="0" w:space="0" w:color="auto"/>
                              </w:divBdr>
                              <w:divsChild>
                                <w:div w:id="30812022">
                                  <w:marLeft w:val="0"/>
                                  <w:marRight w:val="0"/>
                                  <w:marTop w:val="0"/>
                                  <w:marBottom w:val="0"/>
                                  <w:divBdr>
                                    <w:top w:val="none" w:sz="0" w:space="0" w:color="auto"/>
                                    <w:left w:val="none" w:sz="0" w:space="0" w:color="auto"/>
                                    <w:bottom w:val="none" w:sz="0" w:space="0" w:color="auto"/>
                                    <w:right w:val="none" w:sz="0" w:space="0" w:color="auto"/>
                                  </w:divBdr>
                                </w:div>
                                <w:div w:id="1747268470">
                                  <w:marLeft w:val="0"/>
                                  <w:marRight w:val="0"/>
                                  <w:marTop w:val="0"/>
                                  <w:marBottom w:val="0"/>
                                  <w:divBdr>
                                    <w:top w:val="none" w:sz="0" w:space="0" w:color="auto"/>
                                    <w:left w:val="none" w:sz="0" w:space="0" w:color="auto"/>
                                    <w:bottom w:val="none" w:sz="0" w:space="0" w:color="auto"/>
                                    <w:right w:val="none" w:sz="0" w:space="0" w:color="auto"/>
                                  </w:divBdr>
                                </w:div>
                                <w:div w:id="1268854501">
                                  <w:marLeft w:val="0"/>
                                  <w:marRight w:val="0"/>
                                  <w:marTop w:val="0"/>
                                  <w:marBottom w:val="0"/>
                                  <w:divBdr>
                                    <w:top w:val="none" w:sz="0" w:space="0" w:color="auto"/>
                                    <w:left w:val="none" w:sz="0" w:space="0" w:color="auto"/>
                                    <w:bottom w:val="none" w:sz="0" w:space="0" w:color="auto"/>
                                    <w:right w:val="none" w:sz="0" w:space="0" w:color="auto"/>
                                  </w:divBdr>
                                </w:div>
                                <w:div w:id="175537135">
                                  <w:marLeft w:val="0"/>
                                  <w:marRight w:val="0"/>
                                  <w:marTop w:val="0"/>
                                  <w:marBottom w:val="0"/>
                                  <w:divBdr>
                                    <w:top w:val="none" w:sz="0" w:space="0" w:color="auto"/>
                                    <w:left w:val="none" w:sz="0" w:space="0" w:color="auto"/>
                                    <w:bottom w:val="none" w:sz="0" w:space="0" w:color="auto"/>
                                    <w:right w:val="none" w:sz="0" w:space="0" w:color="auto"/>
                                  </w:divBdr>
                                </w:div>
                                <w:div w:id="854227588">
                                  <w:marLeft w:val="0"/>
                                  <w:marRight w:val="0"/>
                                  <w:marTop w:val="0"/>
                                  <w:marBottom w:val="0"/>
                                  <w:divBdr>
                                    <w:top w:val="none" w:sz="0" w:space="0" w:color="auto"/>
                                    <w:left w:val="none" w:sz="0" w:space="0" w:color="auto"/>
                                    <w:bottom w:val="none" w:sz="0" w:space="0" w:color="auto"/>
                                    <w:right w:val="none" w:sz="0" w:space="0" w:color="auto"/>
                                  </w:divBdr>
                                </w:div>
                                <w:div w:id="1418864030">
                                  <w:marLeft w:val="0"/>
                                  <w:marRight w:val="0"/>
                                  <w:marTop w:val="0"/>
                                  <w:marBottom w:val="0"/>
                                  <w:divBdr>
                                    <w:top w:val="none" w:sz="0" w:space="0" w:color="auto"/>
                                    <w:left w:val="none" w:sz="0" w:space="0" w:color="auto"/>
                                    <w:bottom w:val="none" w:sz="0" w:space="0" w:color="auto"/>
                                    <w:right w:val="none" w:sz="0" w:space="0" w:color="auto"/>
                                  </w:divBdr>
                                </w:div>
                                <w:div w:id="11452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64341">
                  <w:marLeft w:val="0"/>
                  <w:marRight w:val="0"/>
                  <w:marTop w:val="0"/>
                  <w:marBottom w:val="30"/>
                  <w:divBdr>
                    <w:top w:val="none" w:sz="0" w:space="0" w:color="auto"/>
                    <w:left w:val="none" w:sz="0" w:space="0" w:color="auto"/>
                    <w:bottom w:val="none" w:sz="0" w:space="0" w:color="auto"/>
                    <w:right w:val="none" w:sz="0" w:space="0" w:color="auto"/>
                  </w:divBdr>
                  <w:divsChild>
                    <w:div w:id="253519081">
                      <w:marLeft w:val="0"/>
                      <w:marRight w:val="0"/>
                      <w:marTop w:val="0"/>
                      <w:marBottom w:val="0"/>
                      <w:divBdr>
                        <w:top w:val="single" w:sz="6" w:space="0" w:color="F0F0F0"/>
                        <w:left w:val="single" w:sz="6" w:space="0" w:color="F0F0F0"/>
                        <w:bottom w:val="single" w:sz="6" w:space="0" w:color="F0F0F0"/>
                        <w:right w:val="single" w:sz="6" w:space="0" w:color="F0F0F0"/>
                      </w:divBdr>
                      <w:divsChild>
                        <w:div w:id="266502083">
                          <w:marLeft w:val="0"/>
                          <w:marRight w:val="0"/>
                          <w:marTop w:val="0"/>
                          <w:marBottom w:val="0"/>
                          <w:divBdr>
                            <w:top w:val="none" w:sz="0" w:space="0" w:color="auto"/>
                            <w:left w:val="none" w:sz="0" w:space="0" w:color="auto"/>
                            <w:bottom w:val="none" w:sz="0" w:space="0" w:color="auto"/>
                            <w:right w:val="none" w:sz="0" w:space="0" w:color="auto"/>
                          </w:divBdr>
                          <w:divsChild>
                            <w:div w:id="1722290881">
                              <w:marLeft w:val="0"/>
                              <w:marRight w:val="0"/>
                              <w:marTop w:val="0"/>
                              <w:marBottom w:val="0"/>
                              <w:divBdr>
                                <w:top w:val="none" w:sz="0" w:space="0" w:color="auto"/>
                                <w:left w:val="none" w:sz="0" w:space="0" w:color="auto"/>
                                <w:bottom w:val="none" w:sz="0" w:space="0" w:color="auto"/>
                                <w:right w:val="none" w:sz="0" w:space="0" w:color="auto"/>
                              </w:divBdr>
                            </w:div>
                          </w:divsChild>
                        </w:div>
                        <w:div w:id="377317233">
                          <w:marLeft w:val="0"/>
                          <w:marRight w:val="0"/>
                          <w:marTop w:val="0"/>
                          <w:marBottom w:val="0"/>
                          <w:divBdr>
                            <w:top w:val="none" w:sz="0" w:space="0" w:color="auto"/>
                            <w:left w:val="none" w:sz="0" w:space="0" w:color="auto"/>
                            <w:bottom w:val="none" w:sz="0" w:space="0" w:color="auto"/>
                            <w:right w:val="none" w:sz="0" w:space="0" w:color="auto"/>
                          </w:divBdr>
                          <w:divsChild>
                            <w:div w:id="1334995192">
                              <w:marLeft w:val="0"/>
                              <w:marRight w:val="0"/>
                              <w:marTop w:val="0"/>
                              <w:marBottom w:val="0"/>
                              <w:divBdr>
                                <w:top w:val="none" w:sz="0" w:space="0" w:color="auto"/>
                                <w:left w:val="none" w:sz="0" w:space="0" w:color="auto"/>
                                <w:bottom w:val="none" w:sz="0" w:space="0" w:color="auto"/>
                                <w:right w:val="none" w:sz="0" w:space="0" w:color="auto"/>
                              </w:divBdr>
                              <w:divsChild>
                                <w:div w:id="55400990">
                                  <w:marLeft w:val="0"/>
                                  <w:marRight w:val="0"/>
                                  <w:marTop w:val="0"/>
                                  <w:marBottom w:val="0"/>
                                  <w:divBdr>
                                    <w:top w:val="none" w:sz="0" w:space="0" w:color="auto"/>
                                    <w:left w:val="none" w:sz="0" w:space="0" w:color="auto"/>
                                    <w:bottom w:val="none" w:sz="0" w:space="0" w:color="auto"/>
                                    <w:right w:val="none" w:sz="0" w:space="0" w:color="auto"/>
                                  </w:divBdr>
                                  <w:divsChild>
                                    <w:div w:id="1179352707">
                                      <w:marLeft w:val="0"/>
                                      <w:marRight w:val="0"/>
                                      <w:marTop w:val="0"/>
                                      <w:marBottom w:val="0"/>
                                      <w:divBdr>
                                        <w:top w:val="none" w:sz="0" w:space="0" w:color="auto"/>
                                        <w:left w:val="none" w:sz="0" w:space="0" w:color="auto"/>
                                        <w:bottom w:val="none" w:sz="0" w:space="0" w:color="auto"/>
                                        <w:right w:val="none" w:sz="0" w:space="0" w:color="auto"/>
                                      </w:divBdr>
                                      <w:divsChild>
                                        <w:div w:id="1041243730">
                                          <w:marLeft w:val="0"/>
                                          <w:marRight w:val="0"/>
                                          <w:marTop w:val="0"/>
                                          <w:marBottom w:val="0"/>
                                          <w:divBdr>
                                            <w:top w:val="none" w:sz="0" w:space="0" w:color="auto"/>
                                            <w:left w:val="none" w:sz="0" w:space="0" w:color="auto"/>
                                            <w:bottom w:val="none" w:sz="0" w:space="0" w:color="auto"/>
                                            <w:right w:val="none" w:sz="0" w:space="0" w:color="auto"/>
                                          </w:divBdr>
                                          <w:divsChild>
                                            <w:div w:id="157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46910">
                                  <w:marLeft w:val="0"/>
                                  <w:marRight w:val="0"/>
                                  <w:marTop w:val="0"/>
                                  <w:marBottom w:val="0"/>
                                  <w:divBdr>
                                    <w:top w:val="none" w:sz="0" w:space="0" w:color="auto"/>
                                    <w:left w:val="none" w:sz="0" w:space="0" w:color="auto"/>
                                    <w:bottom w:val="none" w:sz="0" w:space="0" w:color="auto"/>
                                    <w:right w:val="none" w:sz="0" w:space="0" w:color="auto"/>
                                  </w:divBdr>
                                  <w:divsChild>
                                    <w:div w:id="723875160">
                                      <w:marLeft w:val="0"/>
                                      <w:marRight w:val="0"/>
                                      <w:marTop w:val="0"/>
                                      <w:marBottom w:val="0"/>
                                      <w:divBdr>
                                        <w:top w:val="none" w:sz="0" w:space="0" w:color="auto"/>
                                        <w:left w:val="none" w:sz="0" w:space="0" w:color="auto"/>
                                        <w:bottom w:val="none" w:sz="0" w:space="0" w:color="auto"/>
                                        <w:right w:val="none" w:sz="0" w:space="0" w:color="auto"/>
                                      </w:divBdr>
                                      <w:divsChild>
                                        <w:div w:id="721903977">
                                          <w:marLeft w:val="0"/>
                                          <w:marRight w:val="0"/>
                                          <w:marTop w:val="0"/>
                                          <w:marBottom w:val="0"/>
                                          <w:divBdr>
                                            <w:top w:val="none" w:sz="0" w:space="0" w:color="auto"/>
                                            <w:left w:val="none" w:sz="0" w:space="0" w:color="auto"/>
                                            <w:bottom w:val="none" w:sz="0" w:space="0" w:color="auto"/>
                                            <w:right w:val="none" w:sz="0" w:space="0" w:color="auto"/>
                                          </w:divBdr>
                                          <w:divsChild>
                                            <w:div w:id="13973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70598">
                                      <w:marLeft w:val="0"/>
                                      <w:marRight w:val="0"/>
                                      <w:marTop w:val="0"/>
                                      <w:marBottom w:val="0"/>
                                      <w:divBdr>
                                        <w:top w:val="none" w:sz="0" w:space="0" w:color="auto"/>
                                        <w:left w:val="none" w:sz="0" w:space="0" w:color="auto"/>
                                        <w:bottom w:val="none" w:sz="0" w:space="0" w:color="auto"/>
                                        <w:right w:val="none" w:sz="0" w:space="0" w:color="auto"/>
                                      </w:divBdr>
                                      <w:divsChild>
                                        <w:div w:id="2115858294">
                                          <w:marLeft w:val="0"/>
                                          <w:marRight w:val="0"/>
                                          <w:marTop w:val="0"/>
                                          <w:marBottom w:val="0"/>
                                          <w:divBdr>
                                            <w:top w:val="none" w:sz="0" w:space="0" w:color="auto"/>
                                            <w:left w:val="none" w:sz="0" w:space="0" w:color="auto"/>
                                            <w:bottom w:val="none" w:sz="0" w:space="0" w:color="auto"/>
                                            <w:right w:val="none" w:sz="0" w:space="0" w:color="auto"/>
                                          </w:divBdr>
                                          <w:divsChild>
                                            <w:div w:id="951787125">
                                              <w:marLeft w:val="0"/>
                                              <w:marRight w:val="0"/>
                                              <w:marTop w:val="0"/>
                                              <w:marBottom w:val="0"/>
                                              <w:divBdr>
                                                <w:top w:val="none" w:sz="0" w:space="0" w:color="auto"/>
                                                <w:left w:val="none" w:sz="0" w:space="0" w:color="auto"/>
                                                <w:bottom w:val="none" w:sz="0" w:space="0" w:color="auto"/>
                                                <w:right w:val="none" w:sz="0" w:space="0" w:color="auto"/>
                                              </w:divBdr>
                                              <w:divsChild>
                                                <w:div w:id="12672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5514">
                                      <w:marLeft w:val="0"/>
                                      <w:marRight w:val="0"/>
                                      <w:marTop w:val="0"/>
                                      <w:marBottom w:val="0"/>
                                      <w:divBdr>
                                        <w:top w:val="none" w:sz="0" w:space="0" w:color="auto"/>
                                        <w:left w:val="none" w:sz="0" w:space="0" w:color="auto"/>
                                        <w:bottom w:val="none" w:sz="0" w:space="0" w:color="auto"/>
                                        <w:right w:val="none" w:sz="0" w:space="0" w:color="auto"/>
                                      </w:divBdr>
                                      <w:divsChild>
                                        <w:div w:id="1526601520">
                                          <w:marLeft w:val="0"/>
                                          <w:marRight w:val="0"/>
                                          <w:marTop w:val="0"/>
                                          <w:marBottom w:val="0"/>
                                          <w:divBdr>
                                            <w:top w:val="none" w:sz="0" w:space="0" w:color="auto"/>
                                            <w:left w:val="none" w:sz="0" w:space="0" w:color="auto"/>
                                            <w:bottom w:val="none" w:sz="0" w:space="0" w:color="auto"/>
                                            <w:right w:val="none" w:sz="0" w:space="0" w:color="auto"/>
                                          </w:divBdr>
                                          <w:divsChild>
                                            <w:div w:id="1738551448">
                                              <w:marLeft w:val="0"/>
                                              <w:marRight w:val="0"/>
                                              <w:marTop w:val="0"/>
                                              <w:marBottom w:val="0"/>
                                              <w:divBdr>
                                                <w:top w:val="none" w:sz="0" w:space="0" w:color="auto"/>
                                                <w:left w:val="none" w:sz="0" w:space="0" w:color="auto"/>
                                                <w:bottom w:val="none" w:sz="0" w:space="0" w:color="auto"/>
                                                <w:right w:val="none" w:sz="0" w:space="0" w:color="auto"/>
                                              </w:divBdr>
                                              <w:divsChild>
                                                <w:div w:id="9491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2892">
                                  <w:marLeft w:val="0"/>
                                  <w:marRight w:val="0"/>
                                  <w:marTop w:val="0"/>
                                  <w:marBottom w:val="0"/>
                                  <w:divBdr>
                                    <w:top w:val="none" w:sz="0" w:space="0" w:color="auto"/>
                                    <w:left w:val="none" w:sz="0" w:space="0" w:color="auto"/>
                                    <w:bottom w:val="none" w:sz="0" w:space="0" w:color="auto"/>
                                    <w:right w:val="none" w:sz="0" w:space="0" w:color="auto"/>
                                  </w:divBdr>
                                  <w:divsChild>
                                    <w:div w:id="143394326">
                                      <w:marLeft w:val="0"/>
                                      <w:marRight w:val="0"/>
                                      <w:marTop w:val="0"/>
                                      <w:marBottom w:val="0"/>
                                      <w:divBdr>
                                        <w:top w:val="none" w:sz="0" w:space="0" w:color="auto"/>
                                        <w:left w:val="none" w:sz="0" w:space="0" w:color="auto"/>
                                        <w:bottom w:val="none" w:sz="0" w:space="0" w:color="auto"/>
                                        <w:right w:val="none" w:sz="0" w:space="0" w:color="auto"/>
                                      </w:divBdr>
                                      <w:divsChild>
                                        <w:div w:id="1290016279">
                                          <w:marLeft w:val="0"/>
                                          <w:marRight w:val="0"/>
                                          <w:marTop w:val="0"/>
                                          <w:marBottom w:val="0"/>
                                          <w:divBdr>
                                            <w:top w:val="none" w:sz="0" w:space="0" w:color="auto"/>
                                            <w:left w:val="none" w:sz="0" w:space="0" w:color="auto"/>
                                            <w:bottom w:val="none" w:sz="0" w:space="0" w:color="auto"/>
                                            <w:right w:val="none" w:sz="0" w:space="0" w:color="auto"/>
                                          </w:divBdr>
                                          <w:divsChild>
                                            <w:div w:id="14794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2461">
                                      <w:marLeft w:val="0"/>
                                      <w:marRight w:val="0"/>
                                      <w:marTop w:val="0"/>
                                      <w:marBottom w:val="0"/>
                                      <w:divBdr>
                                        <w:top w:val="none" w:sz="0" w:space="0" w:color="auto"/>
                                        <w:left w:val="none" w:sz="0" w:space="0" w:color="auto"/>
                                        <w:bottom w:val="none" w:sz="0" w:space="0" w:color="auto"/>
                                        <w:right w:val="none" w:sz="0" w:space="0" w:color="auto"/>
                                      </w:divBdr>
                                      <w:divsChild>
                                        <w:div w:id="960116294">
                                          <w:marLeft w:val="0"/>
                                          <w:marRight w:val="0"/>
                                          <w:marTop w:val="0"/>
                                          <w:marBottom w:val="0"/>
                                          <w:divBdr>
                                            <w:top w:val="none" w:sz="0" w:space="0" w:color="auto"/>
                                            <w:left w:val="none" w:sz="0" w:space="0" w:color="auto"/>
                                            <w:bottom w:val="none" w:sz="0" w:space="0" w:color="auto"/>
                                            <w:right w:val="none" w:sz="0" w:space="0" w:color="auto"/>
                                          </w:divBdr>
                                          <w:divsChild>
                                            <w:div w:id="321274836">
                                              <w:marLeft w:val="0"/>
                                              <w:marRight w:val="0"/>
                                              <w:marTop w:val="0"/>
                                              <w:marBottom w:val="0"/>
                                              <w:divBdr>
                                                <w:top w:val="none" w:sz="0" w:space="0" w:color="auto"/>
                                                <w:left w:val="none" w:sz="0" w:space="0" w:color="auto"/>
                                                <w:bottom w:val="none" w:sz="0" w:space="0" w:color="auto"/>
                                                <w:right w:val="none" w:sz="0" w:space="0" w:color="auto"/>
                                              </w:divBdr>
                                              <w:divsChild>
                                                <w:div w:id="3038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72027">
                                      <w:marLeft w:val="0"/>
                                      <w:marRight w:val="0"/>
                                      <w:marTop w:val="0"/>
                                      <w:marBottom w:val="0"/>
                                      <w:divBdr>
                                        <w:top w:val="none" w:sz="0" w:space="0" w:color="auto"/>
                                        <w:left w:val="none" w:sz="0" w:space="0" w:color="auto"/>
                                        <w:bottom w:val="none" w:sz="0" w:space="0" w:color="auto"/>
                                        <w:right w:val="none" w:sz="0" w:space="0" w:color="auto"/>
                                      </w:divBdr>
                                      <w:divsChild>
                                        <w:div w:id="1445420301">
                                          <w:marLeft w:val="0"/>
                                          <w:marRight w:val="0"/>
                                          <w:marTop w:val="0"/>
                                          <w:marBottom w:val="0"/>
                                          <w:divBdr>
                                            <w:top w:val="none" w:sz="0" w:space="0" w:color="auto"/>
                                            <w:left w:val="none" w:sz="0" w:space="0" w:color="auto"/>
                                            <w:bottom w:val="none" w:sz="0" w:space="0" w:color="auto"/>
                                            <w:right w:val="none" w:sz="0" w:space="0" w:color="auto"/>
                                          </w:divBdr>
                                          <w:divsChild>
                                            <w:div w:id="1202942132">
                                              <w:marLeft w:val="0"/>
                                              <w:marRight w:val="0"/>
                                              <w:marTop w:val="0"/>
                                              <w:marBottom w:val="0"/>
                                              <w:divBdr>
                                                <w:top w:val="none" w:sz="0" w:space="0" w:color="auto"/>
                                                <w:left w:val="none" w:sz="0" w:space="0" w:color="auto"/>
                                                <w:bottom w:val="none" w:sz="0" w:space="0" w:color="auto"/>
                                                <w:right w:val="none" w:sz="0" w:space="0" w:color="auto"/>
                                              </w:divBdr>
                                              <w:divsChild>
                                                <w:div w:id="11194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34786">
                                      <w:marLeft w:val="0"/>
                                      <w:marRight w:val="0"/>
                                      <w:marTop w:val="0"/>
                                      <w:marBottom w:val="0"/>
                                      <w:divBdr>
                                        <w:top w:val="none" w:sz="0" w:space="0" w:color="auto"/>
                                        <w:left w:val="none" w:sz="0" w:space="0" w:color="auto"/>
                                        <w:bottom w:val="none" w:sz="0" w:space="0" w:color="auto"/>
                                        <w:right w:val="none" w:sz="0" w:space="0" w:color="auto"/>
                                      </w:divBdr>
                                      <w:divsChild>
                                        <w:div w:id="415833533">
                                          <w:marLeft w:val="0"/>
                                          <w:marRight w:val="0"/>
                                          <w:marTop w:val="0"/>
                                          <w:marBottom w:val="0"/>
                                          <w:divBdr>
                                            <w:top w:val="none" w:sz="0" w:space="0" w:color="auto"/>
                                            <w:left w:val="none" w:sz="0" w:space="0" w:color="auto"/>
                                            <w:bottom w:val="none" w:sz="0" w:space="0" w:color="auto"/>
                                            <w:right w:val="none" w:sz="0" w:space="0" w:color="auto"/>
                                          </w:divBdr>
                                          <w:divsChild>
                                            <w:div w:id="869952610">
                                              <w:marLeft w:val="0"/>
                                              <w:marRight w:val="0"/>
                                              <w:marTop w:val="0"/>
                                              <w:marBottom w:val="0"/>
                                              <w:divBdr>
                                                <w:top w:val="none" w:sz="0" w:space="0" w:color="auto"/>
                                                <w:left w:val="none" w:sz="0" w:space="0" w:color="auto"/>
                                                <w:bottom w:val="none" w:sz="0" w:space="0" w:color="auto"/>
                                                <w:right w:val="none" w:sz="0" w:space="0" w:color="auto"/>
                                              </w:divBdr>
                                              <w:divsChild>
                                                <w:div w:id="1027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6015">
                                      <w:marLeft w:val="0"/>
                                      <w:marRight w:val="0"/>
                                      <w:marTop w:val="0"/>
                                      <w:marBottom w:val="0"/>
                                      <w:divBdr>
                                        <w:top w:val="none" w:sz="0" w:space="0" w:color="auto"/>
                                        <w:left w:val="none" w:sz="0" w:space="0" w:color="auto"/>
                                        <w:bottom w:val="none" w:sz="0" w:space="0" w:color="auto"/>
                                        <w:right w:val="none" w:sz="0" w:space="0" w:color="auto"/>
                                      </w:divBdr>
                                      <w:divsChild>
                                        <w:div w:id="1843660738">
                                          <w:marLeft w:val="0"/>
                                          <w:marRight w:val="0"/>
                                          <w:marTop w:val="0"/>
                                          <w:marBottom w:val="0"/>
                                          <w:divBdr>
                                            <w:top w:val="none" w:sz="0" w:space="0" w:color="auto"/>
                                            <w:left w:val="none" w:sz="0" w:space="0" w:color="auto"/>
                                            <w:bottom w:val="none" w:sz="0" w:space="0" w:color="auto"/>
                                            <w:right w:val="none" w:sz="0" w:space="0" w:color="auto"/>
                                          </w:divBdr>
                                          <w:divsChild>
                                            <w:div w:id="882398730">
                                              <w:marLeft w:val="0"/>
                                              <w:marRight w:val="0"/>
                                              <w:marTop w:val="0"/>
                                              <w:marBottom w:val="0"/>
                                              <w:divBdr>
                                                <w:top w:val="none" w:sz="0" w:space="0" w:color="auto"/>
                                                <w:left w:val="none" w:sz="0" w:space="0" w:color="auto"/>
                                                <w:bottom w:val="none" w:sz="0" w:space="0" w:color="auto"/>
                                                <w:right w:val="none" w:sz="0" w:space="0" w:color="auto"/>
                                              </w:divBdr>
                                              <w:divsChild>
                                                <w:div w:id="11311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1394">
                                      <w:marLeft w:val="0"/>
                                      <w:marRight w:val="0"/>
                                      <w:marTop w:val="0"/>
                                      <w:marBottom w:val="0"/>
                                      <w:divBdr>
                                        <w:top w:val="none" w:sz="0" w:space="0" w:color="auto"/>
                                        <w:left w:val="none" w:sz="0" w:space="0" w:color="auto"/>
                                        <w:bottom w:val="none" w:sz="0" w:space="0" w:color="auto"/>
                                        <w:right w:val="none" w:sz="0" w:space="0" w:color="auto"/>
                                      </w:divBdr>
                                      <w:divsChild>
                                        <w:div w:id="550967373">
                                          <w:marLeft w:val="0"/>
                                          <w:marRight w:val="0"/>
                                          <w:marTop w:val="0"/>
                                          <w:marBottom w:val="0"/>
                                          <w:divBdr>
                                            <w:top w:val="none" w:sz="0" w:space="0" w:color="auto"/>
                                            <w:left w:val="none" w:sz="0" w:space="0" w:color="auto"/>
                                            <w:bottom w:val="none" w:sz="0" w:space="0" w:color="auto"/>
                                            <w:right w:val="none" w:sz="0" w:space="0" w:color="auto"/>
                                          </w:divBdr>
                                          <w:divsChild>
                                            <w:div w:id="21323613">
                                              <w:marLeft w:val="0"/>
                                              <w:marRight w:val="0"/>
                                              <w:marTop w:val="0"/>
                                              <w:marBottom w:val="0"/>
                                              <w:divBdr>
                                                <w:top w:val="none" w:sz="0" w:space="0" w:color="auto"/>
                                                <w:left w:val="none" w:sz="0" w:space="0" w:color="auto"/>
                                                <w:bottom w:val="none" w:sz="0" w:space="0" w:color="auto"/>
                                                <w:right w:val="none" w:sz="0" w:space="0" w:color="auto"/>
                                              </w:divBdr>
                                              <w:divsChild>
                                                <w:div w:id="14553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39494">
                                  <w:marLeft w:val="0"/>
                                  <w:marRight w:val="0"/>
                                  <w:marTop w:val="0"/>
                                  <w:marBottom w:val="0"/>
                                  <w:divBdr>
                                    <w:top w:val="none" w:sz="0" w:space="0" w:color="auto"/>
                                    <w:left w:val="none" w:sz="0" w:space="0" w:color="auto"/>
                                    <w:bottom w:val="none" w:sz="0" w:space="0" w:color="auto"/>
                                    <w:right w:val="none" w:sz="0" w:space="0" w:color="auto"/>
                                  </w:divBdr>
                                  <w:divsChild>
                                    <w:div w:id="546381284">
                                      <w:marLeft w:val="0"/>
                                      <w:marRight w:val="0"/>
                                      <w:marTop w:val="0"/>
                                      <w:marBottom w:val="0"/>
                                      <w:divBdr>
                                        <w:top w:val="none" w:sz="0" w:space="0" w:color="auto"/>
                                        <w:left w:val="none" w:sz="0" w:space="0" w:color="auto"/>
                                        <w:bottom w:val="none" w:sz="0" w:space="0" w:color="auto"/>
                                        <w:right w:val="none" w:sz="0" w:space="0" w:color="auto"/>
                                      </w:divBdr>
                                      <w:divsChild>
                                        <w:div w:id="1784425339">
                                          <w:marLeft w:val="0"/>
                                          <w:marRight w:val="0"/>
                                          <w:marTop w:val="0"/>
                                          <w:marBottom w:val="0"/>
                                          <w:divBdr>
                                            <w:top w:val="none" w:sz="0" w:space="0" w:color="auto"/>
                                            <w:left w:val="none" w:sz="0" w:space="0" w:color="auto"/>
                                            <w:bottom w:val="none" w:sz="0" w:space="0" w:color="auto"/>
                                            <w:right w:val="none" w:sz="0" w:space="0" w:color="auto"/>
                                          </w:divBdr>
                                          <w:divsChild>
                                            <w:div w:id="15892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6626">
                                      <w:marLeft w:val="0"/>
                                      <w:marRight w:val="0"/>
                                      <w:marTop w:val="0"/>
                                      <w:marBottom w:val="0"/>
                                      <w:divBdr>
                                        <w:top w:val="none" w:sz="0" w:space="0" w:color="auto"/>
                                        <w:left w:val="none" w:sz="0" w:space="0" w:color="auto"/>
                                        <w:bottom w:val="none" w:sz="0" w:space="0" w:color="auto"/>
                                        <w:right w:val="none" w:sz="0" w:space="0" w:color="auto"/>
                                      </w:divBdr>
                                      <w:divsChild>
                                        <w:div w:id="663355542">
                                          <w:marLeft w:val="0"/>
                                          <w:marRight w:val="0"/>
                                          <w:marTop w:val="0"/>
                                          <w:marBottom w:val="0"/>
                                          <w:divBdr>
                                            <w:top w:val="none" w:sz="0" w:space="0" w:color="auto"/>
                                            <w:left w:val="none" w:sz="0" w:space="0" w:color="auto"/>
                                            <w:bottom w:val="none" w:sz="0" w:space="0" w:color="auto"/>
                                            <w:right w:val="none" w:sz="0" w:space="0" w:color="auto"/>
                                          </w:divBdr>
                                          <w:divsChild>
                                            <w:div w:id="319387477">
                                              <w:marLeft w:val="0"/>
                                              <w:marRight w:val="0"/>
                                              <w:marTop w:val="0"/>
                                              <w:marBottom w:val="0"/>
                                              <w:divBdr>
                                                <w:top w:val="none" w:sz="0" w:space="0" w:color="auto"/>
                                                <w:left w:val="none" w:sz="0" w:space="0" w:color="auto"/>
                                                <w:bottom w:val="none" w:sz="0" w:space="0" w:color="auto"/>
                                                <w:right w:val="none" w:sz="0" w:space="0" w:color="auto"/>
                                              </w:divBdr>
                                              <w:divsChild>
                                                <w:div w:id="13149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75632">
                                      <w:marLeft w:val="0"/>
                                      <w:marRight w:val="0"/>
                                      <w:marTop w:val="0"/>
                                      <w:marBottom w:val="0"/>
                                      <w:divBdr>
                                        <w:top w:val="none" w:sz="0" w:space="0" w:color="auto"/>
                                        <w:left w:val="none" w:sz="0" w:space="0" w:color="auto"/>
                                        <w:bottom w:val="none" w:sz="0" w:space="0" w:color="auto"/>
                                        <w:right w:val="none" w:sz="0" w:space="0" w:color="auto"/>
                                      </w:divBdr>
                                      <w:divsChild>
                                        <w:div w:id="443038316">
                                          <w:marLeft w:val="0"/>
                                          <w:marRight w:val="0"/>
                                          <w:marTop w:val="0"/>
                                          <w:marBottom w:val="0"/>
                                          <w:divBdr>
                                            <w:top w:val="none" w:sz="0" w:space="0" w:color="auto"/>
                                            <w:left w:val="none" w:sz="0" w:space="0" w:color="auto"/>
                                            <w:bottom w:val="none" w:sz="0" w:space="0" w:color="auto"/>
                                            <w:right w:val="none" w:sz="0" w:space="0" w:color="auto"/>
                                          </w:divBdr>
                                          <w:divsChild>
                                            <w:div w:id="437991035">
                                              <w:marLeft w:val="0"/>
                                              <w:marRight w:val="0"/>
                                              <w:marTop w:val="0"/>
                                              <w:marBottom w:val="0"/>
                                              <w:divBdr>
                                                <w:top w:val="none" w:sz="0" w:space="0" w:color="auto"/>
                                                <w:left w:val="none" w:sz="0" w:space="0" w:color="auto"/>
                                                <w:bottom w:val="none" w:sz="0" w:space="0" w:color="auto"/>
                                                <w:right w:val="none" w:sz="0" w:space="0" w:color="auto"/>
                                              </w:divBdr>
                                              <w:divsChild>
                                                <w:div w:id="21342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024862">
                                  <w:marLeft w:val="0"/>
                                  <w:marRight w:val="0"/>
                                  <w:marTop w:val="0"/>
                                  <w:marBottom w:val="0"/>
                                  <w:divBdr>
                                    <w:top w:val="none" w:sz="0" w:space="0" w:color="auto"/>
                                    <w:left w:val="none" w:sz="0" w:space="0" w:color="auto"/>
                                    <w:bottom w:val="none" w:sz="0" w:space="0" w:color="auto"/>
                                    <w:right w:val="none" w:sz="0" w:space="0" w:color="auto"/>
                                  </w:divBdr>
                                  <w:divsChild>
                                    <w:div w:id="1321544756">
                                      <w:marLeft w:val="0"/>
                                      <w:marRight w:val="0"/>
                                      <w:marTop w:val="0"/>
                                      <w:marBottom w:val="0"/>
                                      <w:divBdr>
                                        <w:top w:val="none" w:sz="0" w:space="0" w:color="auto"/>
                                        <w:left w:val="none" w:sz="0" w:space="0" w:color="auto"/>
                                        <w:bottom w:val="none" w:sz="0" w:space="0" w:color="auto"/>
                                        <w:right w:val="none" w:sz="0" w:space="0" w:color="auto"/>
                                      </w:divBdr>
                                      <w:divsChild>
                                        <w:div w:id="1643660165">
                                          <w:marLeft w:val="0"/>
                                          <w:marRight w:val="0"/>
                                          <w:marTop w:val="0"/>
                                          <w:marBottom w:val="0"/>
                                          <w:divBdr>
                                            <w:top w:val="none" w:sz="0" w:space="0" w:color="auto"/>
                                            <w:left w:val="none" w:sz="0" w:space="0" w:color="auto"/>
                                            <w:bottom w:val="none" w:sz="0" w:space="0" w:color="auto"/>
                                            <w:right w:val="none" w:sz="0" w:space="0" w:color="auto"/>
                                          </w:divBdr>
                                          <w:divsChild>
                                            <w:div w:id="7942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6959">
                                  <w:marLeft w:val="0"/>
                                  <w:marRight w:val="0"/>
                                  <w:marTop w:val="0"/>
                                  <w:marBottom w:val="0"/>
                                  <w:divBdr>
                                    <w:top w:val="none" w:sz="0" w:space="0" w:color="auto"/>
                                    <w:left w:val="none" w:sz="0" w:space="0" w:color="auto"/>
                                    <w:bottom w:val="none" w:sz="0" w:space="0" w:color="auto"/>
                                    <w:right w:val="none" w:sz="0" w:space="0" w:color="auto"/>
                                  </w:divBdr>
                                </w:div>
                                <w:div w:id="6916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038162">
      <w:bodyDiv w:val="1"/>
      <w:marLeft w:val="0"/>
      <w:marRight w:val="0"/>
      <w:marTop w:val="0"/>
      <w:marBottom w:val="0"/>
      <w:divBdr>
        <w:top w:val="none" w:sz="0" w:space="0" w:color="auto"/>
        <w:left w:val="none" w:sz="0" w:space="0" w:color="auto"/>
        <w:bottom w:val="none" w:sz="0" w:space="0" w:color="auto"/>
        <w:right w:val="none" w:sz="0" w:space="0" w:color="auto"/>
      </w:divBdr>
      <w:divsChild>
        <w:div w:id="1809397289">
          <w:marLeft w:val="0"/>
          <w:marRight w:val="0"/>
          <w:marTop w:val="0"/>
          <w:marBottom w:val="0"/>
          <w:divBdr>
            <w:top w:val="none" w:sz="0" w:space="0" w:color="auto"/>
            <w:left w:val="none" w:sz="0" w:space="0" w:color="auto"/>
            <w:bottom w:val="none" w:sz="0" w:space="0" w:color="auto"/>
            <w:right w:val="none" w:sz="0" w:space="0" w:color="auto"/>
          </w:divBdr>
        </w:div>
        <w:div w:id="874316335">
          <w:marLeft w:val="0"/>
          <w:marRight w:val="0"/>
          <w:marTop w:val="0"/>
          <w:marBottom w:val="0"/>
          <w:divBdr>
            <w:top w:val="none" w:sz="0" w:space="0" w:color="auto"/>
            <w:left w:val="none" w:sz="0" w:space="0" w:color="auto"/>
            <w:bottom w:val="none" w:sz="0" w:space="0" w:color="auto"/>
            <w:right w:val="none" w:sz="0" w:space="0" w:color="auto"/>
          </w:divBdr>
          <w:divsChild>
            <w:div w:id="17787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8037">
      <w:bodyDiv w:val="1"/>
      <w:marLeft w:val="0"/>
      <w:marRight w:val="0"/>
      <w:marTop w:val="0"/>
      <w:marBottom w:val="0"/>
      <w:divBdr>
        <w:top w:val="none" w:sz="0" w:space="0" w:color="auto"/>
        <w:left w:val="none" w:sz="0" w:space="0" w:color="auto"/>
        <w:bottom w:val="none" w:sz="0" w:space="0" w:color="auto"/>
        <w:right w:val="none" w:sz="0" w:space="0" w:color="auto"/>
      </w:divBdr>
    </w:div>
    <w:div w:id="1766536199">
      <w:bodyDiv w:val="1"/>
      <w:marLeft w:val="0"/>
      <w:marRight w:val="0"/>
      <w:marTop w:val="0"/>
      <w:marBottom w:val="0"/>
      <w:divBdr>
        <w:top w:val="none" w:sz="0" w:space="0" w:color="auto"/>
        <w:left w:val="none" w:sz="0" w:space="0" w:color="auto"/>
        <w:bottom w:val="none" w:sz="0" w:space="0" w:color="auto"/>
        <w:right w:val="none" w:sz="0" w:space="0" w:color="auto"/>
      </w:divBdr>
    </w:div>
    <w:div w:id="1780833673">
      <w:bodyDiv w:val="1"/>
      <w:marLeft w:val="0"/>
      <w:marRight w:val="0"/>
      <w:marTop w:val="0"/>
      <w:marBottom w:val="0"/>
      <w:divBdr>
        <w:top w:val="none" w:sz="0" w:space="0" w:color="auto"/>
        <w:left w:val="none" w:sz="0" w:space="0" w:color="auto"/>
        <w:bottom w:val="none" w:sz="0" w:space="0" w:color="auto"/>
        <w:right w:val="none" w:sz="0" w:space="0" w:color="auto"/>
      </w:divBdr>
      <w:divsChild>
        <w:div w:id="1029138025">
          <w:marLeft w:val="0"/>
          <w:marRight w:val="0"/>
          <w:marTop w:val="0"/>
          <w:marBottom w:val="0"/>
          <w:divBdr>
            <w:top w:val="none" w:sz="0" w:space="0" w:color="auto"/>
            <w:left w:val="none" w:sz="0" w:space="0" w:color="auto"/>
            <w:bottom w:val="none" w:sz="0" w:space="0" w:color="auto"/>
            <w:right w:val="none" w:sz="0" w:space="0" w:color="auto"/>
          </w:divBdr>
          <w:divsChild>
            <w:div w:id="20587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8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nmultimedia.org/avlibrary/asset/%202120/2120935/"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7dc9db9-44fa-4792-978a-1bebcbbbf6d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2509219612A2147A1A480F40DC9B37B" ma:contentTypeVersion="13" ma:contentTypeDescription="Create a new document." ma:contentTypeScope="" ma:versionID="8585eb721f770ce15f54af3e7c1be9b7">
  <xsd:schema xmlns:xsd="http://www.w3.org/2001/XMLSchema" xmlns:xs="http://www.w3.org/2001/XMLSchema" xmlns:p="http://schemas.microsoft.com/office/2006/metadata/properties" xmlns:ns3="e7dc9db9-44fa-4792-978a-1bebcbbbf6d9" xmlns:ns4="842a4a3f-ae2e-4200-9c93-092425a729af" targetNamespace="http://schemas.microsoft.com/office/2006/metadata/properties" ma:root="true" ma:fieldsID="db37be46fdbc93c5c8e25435036137ff" ns3:_="" ns4:_="">
    <xsd:import namespace="e7dc9db9-44fa-4792-978a-1bebcbbbf6d9"/>
    <xsd:import namespace="842a4a3f-ae2e-4200-9c93-092425a729a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c9db9-44fa-4792-978a-1bebcbbbf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2a4a3f-ae2e-4200-9c93-092425a729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0576BC-46AB-48A7-91CF-A3CE9997731D}">
  <ds:schemaRefs>
    <ds:schemaRef ds:uri="http://schemas.microsoft.com/office/2006/metadata/properties"/>
    <ds:schemaRef ds:uri="http://schemas.microsoft.com/office/infopath/2007/PartnerControls"/>
    <ds:schemaRef ds:uri="e7dc9db9-44fa-4792-978a-1bebcbbbf6d9"/>
  </ds:schemaRefs>
</ds:datastoreItem>
</file>

<file path=customXml/itemProps2.xml><?xml version="1.0" encoding="utf-8"?>
<ds:datastoreItem xmlns:ds="http://schemas.openxmlformats.org/officeDocument/2006/customXml" ds:itemID="{73710B3A-CB8B-4B9C-8AED-CF578EAA2157}">
  <ds:schemaRefs>
    <ds:schemaRef ds:uri="http://schemas.openxmlformats.org/officeDocument/2006/bibliography"/>
  </ds:schemaRefs>
</ds:datastoreItem>
</file>

<file path=customXml/itemProps3.xml><?xml version="1.0" encoding="utf-8"?>
<ds:datastoreItem xmlns:ds="http://schemas.openxmlformats.org/officeDocument/2006/customXml" ds:itemID="{E0381BD0-53EE-47B5-92E9-FB4A6C7C7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c9db9-44fa-4792-978a-1bebcbbbf6d9"/>
    <ds:schemaRef ds:uri="842a4a3f-ae2e-4200-9c93-092425a72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6313A8-CC37-4582-8E11-0289B3BB17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2870</Words>
  <Characters>15787</Characters>
  <Application>Microsoft Office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Moghadam, Val</dc:creator>
  <cp:keywords/>
  <dc:description/>
  <cp:lastModifiedBy>Reinalda, B. (Bob)</cp:lastModifiedBy>
  <cp:revision>4</cp:revision>
  <cp:lastPrinted>2024-02-23T22:16:00Z</cp:lastPrinted>
  <dcterms:created xsi:type="dcterms:W3CDTF">2025-03-18T12:57:00Z</dcterms:created>
  <dcterms:modified xsi:type="dcterms:W3CDTF">2026-01-28T09:25:00Z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2024-02-26T13:34:04Z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796dad99-3bc7-4e85-afa0-4ea60d69f928</vt:lpwstr>
  </property>
  <property fmtid="{D5CDD505-2E9C-101B-9397-08002B2CF9AE}" pid="8" name="MSIP_Label_b86e8d42-b9a6-4554-b0cc-98af32c6b0e9_ContentBits">
    <vt:lpwstr>0</vt:lpwstr>
  </property>
  <property fmtid="{D5CDD505-2E9C-101B-9397-08002B2CF9AE}" pid="9" name="ContentTypeId">
    <vt:lpwstr>0x010100F2509219612A2147A1A480F40DC9B37B</vt:lpwstr>
  </property>
</Properties>
</file>