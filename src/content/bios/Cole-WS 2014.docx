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5A0841" w14:textId="77777777" w:rsidR="00155730" w:rsidRPr="00F5575D" w:rsidRDefault="00506E36" w:rsidP="00096583">
      <w:pPr>
        <w:spacing w:after="0" w:line="240" w:lineRule="auto"/>
        <w:jc w:val="both"/>
        <w:rPr>
          <w:rFonts w:ascii="Times New Roman" w:hAnsi="Times New Roman" w:cs="Times New Roman"/>
          <w:b/>
          <w:sz w:val="24"/>
          <w:szCs w:val="24"/>
        </w:rPr>
      </w:pPr>
      <w:r w:rsidRPr="00F5575D">
        <w:rPr>
          <w:rFonts w:ascii="Times New Roman" w:hAnsi="Times New Roman" w:cs="Times New Roman"/>
          <w:b/>
          <w:sz w:val="24"/>
          <w:szCs w:val="24"/>
        </w:rPr>
        <w:t>COLE, William Sterling</w:t>
      </w:r>
      <w:r w:rsidR="008306AD" w:rsidRPr="00F5575D">
        <w:rPr>
          <w:rFonts w:ascii="Times New Roman" w:hAnsi="Times New Roman" w:cs="Times New Roman"/>
          <w:b/>
          <w:sz w:val="24"/>
          <w:szCs w:val="24"/>
        </w:rPr>
        <w:t xml:space="preserve"> (known as W. Sterling Cole)</w:t>
      </w:r>
      <w:r w:rsidRPr="00F5575D">
        <w:rPr>
          <w:rFonts w:ascii="Times New Roman" w:hAnsi="Times New Roman" w:cs="Times New Roman"/>
          <w:b/>
          <w:sz w:val="24"/>
          <w:szCs w:val="24"/>
        </w:rPr>
        <w:t xml:space="preserve">, </w:t>
      </w:r>
      <w:r w:rsidR="00AD21AE" w:rsidRPr="00F5575D">
        <w:rPr>
          <w:rFonts w:ascii="Times New Roman" w:hAnsi="Times New Roman" w:cs="Times New Roman"/>
          <w:b/>
          <w:sz w:val="24"/>
          <w:szCs w:val="24"/>
        </w:rPr>
        <w:t xml:space="preserve">American politician and </w:t>
      </w:r>
      <w:r w:rsidRPr="00F5575D">
        <w:rPr>
          <w:rFonts w:ascii="Times New Roman" w:hAnsi="Times New Roman" w:cs="Times New Roman"/>
          <w:b/>
          <w:sz w:val="24"/>
          <w:szCs w:val="24"/>
        </w:rPr>
        <w:t>first Director General of the International Atomic Energy Agency (IAEA) 1957</w:t>
      </w:r>
      <w:r w:rsidR="00E430C9" w:rsidRPr="00F5575D">
        <w:rPr>
          <w:rFonts w:ascii="Times New Roman" w:hAnsi="Times New Roman" w:cs="Times New Roman"/>
          <w:b/>
          <w:sz w:val="24"/>
          <w:szCs w:val="24"/>
        </w:rPr>
        <w:t>-</w:t>
      </w:r>
      <w:r w:rsidR="00BC65E0" w:rsidRPr="00F5575D">
        <w:rPr>
          <w:rFonts w:ascii="Times New Roman" w:hAnsi="Times New Roman" w:cs="Times New Roman"/>
          <w:b/>
          <w:sz w:val="24"/>
          <w:szCs w:val="24"/>
        </w:rPr>
        <w:t>19</w:t>
      </w:r>
      <w:r w:rsidR="00913110" w:rsidRPr="00F5575D">
        <w:rPr>
          <w:rFonts w:ascii="Times New Roman" w:hAnsi="Times New Roman" w:cs="Times New Roman"/>
          <w:b/>
          <w:sz w:val="24"/>
          <w:szCs w:val="24"/>
        </w:rPr>
        <w:t>61, was born 18 April 1904</w:t>
      </w:r>
      <w:r w:rsidRPr="00F5575D">
        <w:rPr>
          <w:rFonts w:ascii="Times New Roman" w:hAnsi="Times New Roman" w:cs="Times New Roman"/>
          <w:b/>
          <w:sz w:val="24"/>
          <w:szCs w:val="24"/>
        </w:rPr>
        <w:t xml:space="preserve"> in Painted</w:t>
      </w:r>
      <w:r w:rsidR="009C6425" w:rsidRPr="00F5575D">
        <w:rPr>
          <w:rFonts w:ascii="Times New Roman" w:hAnsi="Times New Roman" w:cs="Times New Roman"/>
          <w:b/>
          <w:sz w:val="24"/>
          <w:szCs w:val="24"/>
        </w:rPr>
        <w:t xml:space="preserve"> Post, New York</w:t>
      </w:r>
      <w:r w:rsidRPr="00F5575D">
        <w:rPr>
          <w:rFonts w:ascii="Times New Roman" w:hAnsi="Times New Roman" w:cs="Times New Roman"/>
          <w:b/>
          <w:sz w:val="24"/>
          <w:szCs w:val="24"/>
        </w:rPr>
        <w:t xml:space="preserve"> and passed a</w:t>
      </w:r>
      <w:r w:rsidR="00E430C9" w:rsidRPr="00F5575D">
        <w:rPr>
          <w:rFonts w:ascii="Times New Roman" w:hAnsi="Times New Roman" w:cs="Times New Roman"/>
          <w:b/>
          <w:sz w:val="24"/>
          <w:szCs w:val="24"/>
        </w:rPr>
        <w:t>way 15 March 1987 in Washington</w:t>
      </w:r>
      <w:r w:rsidRPr="00F5575D">
        <w:rPr>
          <w:rFonts w:ascii="Times New Roman" w:hAnsi="Times New Roman" w:cs="Times New Roman"/>
          <w:b/>
          <w:sz w:val="24"/>
          <w:szCs w:val="24"/>
        </w:rPr>
        <w:t xml:space="preserve"> DC. </w:t>
      </w:r>
      <w:r w:rsidR="00913110" w:rsidRPr="00F5575D">
        <w:rPr>
          <w:rFonts w:ascii="Times New Roman" w:hAnsi="Times New Roman" w:cs="Times New Roman"/>
          <w:b/>
          <w:sz w:val="24"/>
          <w:szCs w:val="24"/>
        </w:rPr>
        <w:t>He wa</w:t>
      </w:r>
      <w:r w:rsidR="00D13EE4" w:rsidRPr="00F5575D">
        <w:rPr>
          <w:rFonts w:ascii="Times New Roman" w:hAnsi="Times New Roman" w:cs="Times New Roman"/>
          <w:b/>
          <w:sz w:val="24"/>
          <w:szCs w:val="24"/>
        </w:rPr>
        <w:t>s the so</w:t>
      </w:r>
      <w:r w:rsidR="006532FB" w:rsidRPr="00F5575D">
        <w:rPr>
          <w:rFonts w:ascii="Times New Roman" w:hAnsi="Times New Roman" w:cs="Times New Roman"/>
          <w:b/>
          <w:sz w:val="24"/>
          <w:szCs w:val="24"/>
        </w:rPr>
        <w:t>n of Ernest Ethelbert</w:t>
      </w:r>
      <w:r w:rsidR="00E46F36" w:rsidRPr="00F5575D">
        <w:rPr>
          <w:rFonts w:ascii="Times New Roman" w:hAnsi="Times New Roman" w:cs="Times New Roman"/>
          <w:b/>
          <w:sz w:val="24"/>
          <w:szCs w:val="24"/>
        </w:rPr>
        <w:t xml:space="preserve"> Cole,</w:t>
      </w:r>
      <w:r w:rsidRPr="00F5575D">
        <w:rPr>
          <w:rFonts w:ascii="Times New Roman" w:hAnsi="Times New Roman" w:cs="Times New Roman"/>
          <w:b/>
          <w:sz w:val="24"/>
          <w:szCs w:val="24"/>
        </w:rPr>
        <w:t xml:space="preserve"> </w:t>
      </w:r>
      <w:r w:rsidR="009C6425" w:rsidRPr="00F5575D">
        <w:rPr>
          <w:rFonts w:ascii="Times New Roman" w:hAnsi="Times New Roman" w:cs="Times New Roman"/>
          <w:b/>
          <w:sz w:val="24"/>
          <w:szCs w:val="24"/>
        </w:rPr>
        <w:t>lawyer</w:t>
      </w:r>
      <w:r w:rsidR="00C6599A" w:rsidRPr="00F5575D">
        <w:rPr>
          <w:rFonts w:ascii="Times New Roman" w:hAnsi="Times New Roman" w:cs="Times New Roman"/>
          <w:b/>
          <w:sz w:val="24"/>
          <w:szCs w:val="24"/>
        </w:rPr>
        <w:t>, educator</w:t>
      </w:r>
      <w:r w:rsidR="009C6425" w:rsidRPr="00F5575D">
        <w:rPr>
          <w:rFonts w:ascii="Times New Roman" w:hAnsi="Times New Roman" w:cs="Times New Roman"/>
          <w:b/>
          <w:sz w:val="24"/>
          <w:szCs w:val="24"/>
        </w:rPr>
        <w:t xml:space="preserve"> </w:t>
      </w:r>
      <w:r w:rsidRPr="00F5575D">
        <w:rPr>
          <w:rFonts w:ascii="Times New Roman" w:hAnsi="Times New Roman" w:cs="Times New Roman"/>
          <w:b/>
          <w:sz w:val="24"/>
          <w:szCs w:val="24"/>
        </w:rPr>
        <w:t>a</w:t>
      </w:r>
      <w:r w:rsidR="009C6425" w:rsidRPr="00F5575D">
        <w:rPr>
          <w:rFonts w:ascii="Times New Roman" w:hAnsi="Times New Roman" w:cs="Times New Roman"/>
          <w:b/>
          <w:sz w:val="24"/>
          <w:szCs w:val="24"/>
        </w:rPr>
        <w:t>nd politician</w:t>
      </w:r>
      <w:r w:rsidR="006C3F96" w:rsidRPr="00F5575D">
        <w:rPr>
          <w:rFonts w:ascii="Times New Roman" w:hAnsi="Times New Roman" w:cs="Times New Roman"/>
          <w:b/>
          <w:sz w:val="24"/>
          <w:szCs w:val="24"/>
        </w:rPr>
        <w:t xml:space="preserve">, and Minnie </w:t>
      </w:r>
      <w:r w:rsidR="00572A32" w:rsidRPr="00F5575D">
        <w:rPr>
          <w:rFonts w:ascii="Times New Roman" w:hAnsi="Times New Roman" w:cs="Times New Roman"/>
          <w:b/>
          <w:sz w:val="24"/>
          <w:szCs w:val="24"/>
        </w:rPr>
        <w:t>M.</w:t>
      </w:r>
      <w:r w:rsidR="004130B6" w:rsidRPr="00F5575D">
        <w:rPr>
          <w:rFonts w:ascii="Times New Roman" w:hAnsi="Times New Roman" w:cs="Times New Roman"/>
          <w:b/>
          <w:sz w:val="24"/>
          <w:szCs w:val="24"/>
        </w:rPr>
        <w:t xml:space="preserve"> Pierce</w:t>
      </w:r>
      <w:r w:rsidR="00913110" w:rsidRPr="00F5575D">
        <w:rPr>
          <w:rFonts w:ascii="Times New Roman" w:hAnsi="Times New Roman" w:cs="Times New Roman"/>
          <w:b/>
          <w:sz w:val="24"/>
          <w:szCs w:val="24"/>
        </w:rPr>
        <w:t>.</w:t>
      </w:r>
      <w:r w:rsidR="00E430C9" w:rsidRPr="00F5575D">
        <w:rPr>
          <w:rFonts w:ascii="Times New Roman" w:hAnsi="Times New Roman" w:cs="Times New Roman"/>
          <w:b/>
          <w:sz w:val="24"/>
          <w:szCs w:val="24"/>
        </w:rPr>
        <w:t xml:space="preserve"> </w:t>
      </w:r>
      <w:r w:rsidR="006C3F96" w:rsidRPr="00F5575D">
        <w:rPr>
          <w:rFonts w:ascii="Times New Roman" w:hAnsi="Times New Roman" w:cs="Times New Roman"/>
          <w:b/>
          <w:sz w:val="24"/>
          <w:szCs w:val="24"/>
        </w:rPr>
        <w:t xml:space="preserve">On 3 July 1929 he married </w:t>
      </w:r>
      <w:r w:rsidR="00913110" w:rsidRPr="00F5575D">
        <w:rPr>
          <w:rFonts w:ascii="Times New Roman" w:hAnsi="Times New Roman" w:cs="Times New Roman"/>
          <w:b/>
          <w:sz w:val="24"/>
          <w:szCs w:val="24"/>
        </w:rPr>
        <w:t xml:space="preserve">Mary Elizabeth </w:t>
      </w:r>
      <w:r w:rsidR="00EC310E" w:rsidRPr="00F5575D">
        <w:rPr>
          <w:rFonts w:ascii="Times New Roman" w:hAnsi="Times New Roman" w:cs="Times New Roman"/>
          <w:b/>
          <w:sz w:val="24"/>
          <w:szCs w:val="24"/>
        </w:rPr>
        <w:t xml:space="preserve">(Betty) </w:t>
      </w:r>
      <w:r w:rsidR="00913110" w:rsidRPr="00F5575D">
        <w:rPr>
          <w:rFonts w:ascii="Times New Roman" w:hAnsi="Times New Roman" w:cs="Times New Roman"/>
          <w:b/>
          <w:sz w:val="24"/>
          <w:szCs w:val="24"/>
        </w:rPr>
        <w:t>Thomas.</w:t>
      </w:r>
      <w:r w:rsidR="00E430C9" w:rsidRPr="00F5575D">
        <w:rPr>
          <w:rFonts w:ascii="Times New Roman" w:hAnsi="Times New Roman" w:cs="Times New Roman"/>
          <w:b/>
          <w:sz w:val="24"/>
          <w:szCs w:val="24"/>
        </w:rPr>
        <w:t xml:space="preserve"> </w:t>
      </w:r>
      <w:r w:rsidR="00913110" w:rsidRPr="00F5575D">
        <w:rPr>
          <w:rFonts w:ascii="Times New Roman" w:hAnsi="Times New Roman" w:cs="Times New Roman"/>
          <w:b/>
          <w:sz w:val="24"/>
          <w:szCs w:val="24"/>
        </w:rPr>
        <w:t>They had three sons.</w:t>
      </w:r>
      <w:r w:rsidR="00E430C9" w:rsidRPr="00F5575D">
        <w:rPr>
          <w:rFonts w:ascii="Times New Roman" w:hAnsi="Times New Roman" w:cs="Times New Roman"/>
          <w:b/>
          <w:sz w:val="24"/>
          <w:szCs w:val="24"/>
        </w:rPr>
        <w:t xml:space="preserve"> </w:t>
      </w:r>
    </w:p>
    <w:p w14:paraId="59FB7902" w14:textId="77777777" w:rsidR="00155730" w:rsidRPr="00F5575D" w:rsidRDefault="00155730" w:rsidP="00096583">
      <w:pPr>
        <w:spacing w:after="0" w:line="240" w:lineRule="auto"/>
        <w:jc w:val="both"/>
        <w:rPr>
          <w:rFonts w:ascii="Times New Roman" w:hAnsi="Times New Roman" w:cs="Times New Roman"/>
          <w:b/>
          <w:sz w:val="24"/>
          <w:szCs w:val="24"/>
        </w:rPr>
      </w:pPr>
    </w:p>
    <w:p w14:paraId="1F5E21F0" w14:textId="77777777" w:rsidR="00155730" w:rsidRPr="00F5575D" w:rsidRDefault="00155730" w:rsidP="00096583">
      <w:pPr>
        <w:spacing w:after="0" w:line="240" w:lineRule="auto"/>
        <w:jc w:val="both"/>
        <w:rPr>
          <w:rFonts w:ascii="Times New Roman" w:hAnsi="Times New Roman" w:cs="Times New Roman"/>
          <w:b/>
          <w:sz w:val="24"/>
          <w:szCs w:val="24"/>
        </w:rPr>
      </w:pPr>
      <w:r w:rsidRPr="00F5575D">
        <w:rPr>
          <w:rFonts w:ascii="Times New Roman" w:hAnsi="Times New Roman" w:cs="Times New Roman"/>
          <w:b/>
          <w:noProof/>
          <w:sz w:val="24"/>
          <w:szCs w:val="24"/>
          <w:lang w:eastAsia="nl-NL"/>
        </w:rPr>
        <w:drawing>
          <wp:inline distT="0" distB="0" distL="0" distR="0" wp14:anchorId="7697C1C2" wp14:editId="29739CC6">
            <wp:extent cx="1809115" cy="2578100"/>
            <wp:effectExtent l="0" t="0" r="0" b="0"/>
            <wp:docPr id="1" name="Picture 1" descr="Sterling C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rling Cole"/>
                    <pic:cNvPicPr>
                      <a:picLocks noChangeAspect="1" noChangeArrowheads="1"/>
                    </pic:cNvPicPr>
                  </pic:nvPicPr>
                  <pic:blipFill rotWithShape="1">
                    <a:blip r:embed="rId6">
                      <a:extLst>
                        <a:ext uri="{28A0092B-C50C-407E-A947-70E740481C1C}">
                          <a14:useLocalDpi xmlns:a14="http://schemas.microsoft.com/office/drawing/2010/main" val="0"/>
                        </a:ext>
                      </a:extLst>
                    </a:blip>
                    <a:srcRect l="4111" r="5785" b="7264"/>
                    <a:stretch/>
                  </pic:blipFill>
                  <pic:spPr bwMode="auto">
                    <a:xfrm>
                      <a:off x="0" y="0"/>
                      <a:ext cx="1810245" cy="2579710"/>
                    </a:xfrm>
                    <a:prstGeom prst="rect">
                      <a:avLst/>
                    </a:prstGeom>
                    <a:noFill/>
                    <a:ln>
                      <a:noFill/>
                    </a:ln>
                    <a:extLst>
                      <a:ext uri="{53640926-AAD7-44D8-BBD7-CCE9431645EC}">
                        <a14:shadowObscured xmlns:a14="http://schemas.microsoft.com/office/drawing/2010/main"/>
                      </a:ext>
                    </a:extLst>
                  </pic:spPr>
                </pic:pic>
              </a:graphicData>
            </a:graphic>
          </wp:inline>
        </w:drawing>
      </w:r>
    </w:p>
    <w:p w14:paraId="7948B05A" w14:textId="4C6A0001" w:rsidR="00155730" w:rsidRPr="00F5575D" w:rsidRDefault="00155730" w:rsidP="00096583">
      <w:pPr>
        <w:spacing w:after="0"/>
        <w:jc w:val="both"/>
        <w:rPr>
          <w:rFonts w:ascii="Times New Roman" w:hAnsi="Times New Roman" w:cs="Times New Roman"/>
          <w:sz w:val="24"/>
          <w:szCs w:val="24"/>
        </w:rPr>
      </w:pPr>
      <w:r w:rsidRPr="00F5575D">
        <w:rPr>
          <w:rFonts w:ascii="Times New Roman" w:hAnsi="Times New Roman" w:cs="Times New Roman"/>
          <w:bCs/>
          <w:sz w:val="24"/>
          <w:szCs w:val="24"/>
        </w:rPr>
        <w:t>Source</w:t>
      </w:r>
      <w:r w:rsidRPr="00F5575D">
        <w:rPr>
          <w:rFonts w:ascii="Times New Roman" w:hAnsi="Times New Roman" w:cs="Times New Roman"/>
          <w:b/>
          <w:sz w:val="24"/>
          <w:szCs w:val="24"/>
        </w:rPr>
        <w:t>:</w:t>
      </w:r>
      <w:r w:rsidRPr="00F5575D">
        <w:rPr>
          <w:rFonts w:ascii="Times New Roman" w:hAnsi="Times New Roman" w:cs="Times New Roman"/>
          <w:sz w:val="24"/>
          <w:szCs w:val="24"/>
        </w:rPr>
        <w:t xml:space="preserve"> </w:t>
      </w:r>
      <w:r w:rsidR="008E373A" w:rsidRPr="001F4FE2">
        <w:rPr>
          <w:rFonts w:ascii="Times New Roman" w:hAnsi="Times New Roman" w:cs="Times New Roman"/>
          <w:sz w:val="24"/>
          <w:szCs w:val="24"/>
          <w:lang w:val="en-GB"/>
        </w:rPr>
        <w:t xml:space="preserve">Cole, </w:t>
      </w:r>
      <w:r w:rsidR="00CB65F6">
        <w:rPr>
          <w:rFonts w:ascii="Times New Roman" w:hAnsi="Times New Roman" w:cs="Times New Roman"/>
          <w:sz w:val="24"/>
          <w:szCs w:val="24"/>
          <w:lang w:val="en-GB"/>
        </w:rPr>
        <w:t>4 October 1958</w:t>
      </w:r>
      <w:r w:rsidR="008E373A" w:rsidRPr="001F4FE2">
        <w:rPr>
          <w:rFonts w:ascii="Times New Roman" w:hAnsi="Times New Roman" w:cs="Times New Roman"/>
          <w:sz w:val="24"/>
          <w:szCs w:val="24"/>
          <w:lang w:val="en-GB"/>
        </w:rPr>
        <w:t>,</w:t>
      </w:r>
      <w:r w:rsidR="00CB65F6">
        <w:rPr>
          <w:rFonts w:ascii="Times New Roman" w:hAnsi="Times New Roman" w:cs="Times New Roman"/>
          <w:sz w:val="24"/>
          <w:szCs w:val="24"/>
          <w:lang w:val="en-GB"/>
        </w:rPr>
        <w:t xml:space="preserve"> Vienna,</w:t>
      </w:r>
      <w:r w:rsidR="008E373A" w:rsidRPr="001F4FE2">
        <w:rPr>
          <w:rFonts w:ascii="Times New Roman" w:hAnsi="Times New Roman" w:cs="Times New Roman"/>
          <w:sz w:val="24"/>
          <w:szCs w:val="24"/>
          <w:lang w:val="en-GB"/>
        </w:rPr>
        <w:t xml:space="preserve"> IAEA</w:t>
      </w:r>
    </w:p>
    <w:p w14:paraId="74A2676D" w14:textId="77777777" w:rsidR="00FF0F26" w:rsidRPr="00F5575D" w:rsidRDefault="00FF0F26" w:rsidP="00096583">
      <w:pPr>
        <w:spacing w:after="0" w:line="240" w:lineRule="auto"/>
        <w:jc w:val="both"/>
        <w:rPr>
          <w:rFonts w:ascii="Times New Roman" w:hAnsi="Times New Roman" w:cs="Times New Roman"/>
          <w:b/>
          <w:sz w:val="24"/>
          <w:szCs w:val="24"/>
        </w:rPr>
      </w:pPr>
    </w:p>
    <w:p w14:paraId="1566AED2" w14:textId="77777777" w:rsidR="00331443" w:rsidRPr="00F5575D" w:rsidRDefault="009C6425" w:rsidP="00096583">
      <w:pPr>
        <w:spacing w:after="0" w:line="240" w:lineRule="auto"/>
        <w:jc w:val="both"/>
        <w:rPr>
          <w:rFonts w:ascii="Times New Roman" w:hAnsi="Times New Roman" w:cs="Times New Roman"/>
          <w:sz w:val="24"/>
          <w:szCs w:val="24"/>
        </w:rPr>
      </w:pPr>
      <w:r w:rsidRPr="00F5575D">
        <w:rPr>
          <w:rFonts w:ascii="Times New Roman" w:hAnsi="Times New Roman" w:cs="Times New Roman"/>
          <w:sz w:val="24"/>
          <w:szCs w:val="24"/>
        </w:rPr>
        <w:t xml:space="preserve">Cole grew up in </w:t>
      </w:r>
      <w:r w:rsidR="008B5DB0" w:rsidRPr="00F5575D">
        <w:rPr>
          <w:rFonts w:ascii="Times New Roman" w:hAnsi="Times New Roman" w:cs="Times New Roman"/>
          <w:sz w:val="24"/>
          <w:szCs w:val="24"/>
        </w:rPr>
        <w:t xml:space="preserve">Steuben County in </w:t>
      </w:r>
      <w:r w:rsidRPr="00F5575D">
        <w:rPr>
          <w:rFonts w:ascii="Times New Roman" w:hAnsi="Times New Roman" w:cs="Times New Roman"/>
          <w:sz w:val="24"/>
          <w:szCs w:val="24"/>
        </w:rPr>
        <w:t xml:space="preserve">upstate New York, where he attended public schools. His father was a lawyer </w:t>
      </w:r>
      <w:r w:rsidR="00551555" w:rsidRPr="00F5575D">
        <w:rPr>
          <w:rFonts w:ascii="Times New Roman" w:hAnsi="Times New Roman" w:cs="Times New Roman"/>
          <w:sz w:val="24"/>
          <w:szCs w:val="24"/>
        </w:rPr>
        <w:t xml:space="preserve">who also served as a principal of </w:t>
      </w:r>
      <w:r w:rsidR="00D60120" w:rsidRPr="00F5575D">
        <w:rPr>
          <w:rFonts w:ascii="Times New Roman" w:hAnsi="Times New Roman" w:cs="Times New Roman"/>
          <w:sz w:val="24"/>
          <w:szCs w:val="24"/>
        </w:rPr>
        <w:t xml:space="preserve">several </w:t>
      </w:r>
      <w:r w:rsidR="00551555" w:rsidRPr="00F5575D">
        <w:rPr>
          <w:rFonts w:ascii="Times New Roman" w:hAnsi="Times New Roman" w:cs="Times New Roman"/>
          <w:sz w:val="24"/>
          <w:szCs w:val="24"/>
        </w:rPr>
        <w:t>high schools</w:t>
      </w:r>
      <w:r w:rsidR="00D60120" w:rsidRPr="00F5575D">
        <w:rPr>
          <w:rFonts w:ascii="Times New Roman" w:hAnsi="Times New Roman" w:cs="Times New Roman"/>
          <w:sz w:val="24"/>
          <w:szCs w:val="24"/>
        </w:rPr>
        <w:t xml:space="preserve">. He was a member of </w:t>
      </w:r>
      <w:r w:rsidR="00CA3B6A" w:rsidRPr="00F5575D">
        <w:rPr>
          <w:rFonts w:ascii="Times New Roman" w:hAnsi="Times New Roman" w:cs="Times New Roman"/>
          <w:sz w:val="24"/>
          <w:szCs w:val="24"/>
        </w:rPr>
        <w:t xml:space="preserve">several fraternal organizations, such as </w:t>
      </w:r>
      <w:r w:rsidR="00D60120" w:rsidRPr="00F5575D">
        <w:rPr>
          <w:rFonts w:ascii="Times New Roman" w:hAnsi="Times New Roman" w:cs="Times New Roman"/>
          <w:sz w:val="24"/>
          <w:szCs w:val="24"/>
        </w:rPr>
        <w:t>the Freemasons and the Odd Fellows. A</w:t>
      </w:r>
      <w:r w:rsidR="00512D94" w:rsidRPr="00F5575D">
        <w:rPr>
          <w:rFonts w:ascii="Times New Roman" w:hAnsi="Times New Roman" w:cs="Times New Roman"/>
          <w:sz w:val="24"/>
          <w:szCs w:val="24"/>
        </w:rPr>
        <w:t>s a Republican</w:t>
      </w:r>
      <w:r w:rsidR="00551555" w:rsidRPr="00F5575D">
        <w:rPr>
          <w:rFonts w:ascii="Times New Roman" w:hAnsi="Times New Roman" w:cs="Times New Roman"/>
          <w:sz w:val="24"/>
          <w:szCs w:val="24"/>
        </w:rPr>
        <w:t xml:space="preserve"> </w:t>
      </w:r>
      <w:r w:rsidR="00D651B8" w:rsidRPr="00F5575D">
        <w:rPr>
          <w:rFonts w:ascii="Times New Roman" w:hAnsi="Times New Roman" w:cs="Times New Roman"/>
          <w:sz w:val="24"/>
          <w:szCs w:val="24"/>
        </w:rPr>
        <w:t>politician</w:t>
      </w:r>
      <w:r w:rsidR="00512D94" w:rsidRPr="00F5575D">
        <w:rPr>
          <w:rFonts w:ascii="Times New Roman" w:hAnsi="Times New Roman" w:cs="Times New Roman"/>
          <w:sz w:val="24"/>
          <w:szCs w:val="24"/>
        </w:rPr>
        <w:t xml:space="preserve"> </w:t>
      </w:r>
      <w:r w:rsidR="00D60120" w:rsidRPr="00F5575D">
        <w:rPr>
          <w:rFonts w:ascii="Times New Roman" w:hAnsi="Times New Roman" w:cs="Times New Roman"/>
          <w:sz w:val="24"/>
          <w:szCs w:val="24"/>
        </w:rPr>
        <w:t xml:space="preserve">his father </w:t>
      </w:r>
      <w:r w:rsidR="00D651B8" w:rsidRPr="00F5575D">
        <w:rPr>
          <w:rFonts w:ascii="Times New Roman" w:hAnsi="Times New Roman" w:cs="Times New Roman"/>
          <w:sz w:val="24"/>
          <w:szCs w:val="24"/>
        </w:rPr>
        <w:t>beca</w:t>
      </w:r>
      <w:r w:rsidR="00512D94" w:rsidRPr="00F5575D">
        <w:rPr>
          <w:rFonts w:ascii="Times New Roman" w:hAnsi="Times New Roman" w:cs="Times New Roman"/>
          <w:sz w:val="24"/>
          <w:szCs w:val="24"/>
        </w:rPr>
        <w:t xml:space="preserve">me </w:t>
      </w:r>
      <w:r w:rsidR="00D651B8" w:rsidRPr="00F5575D">
        <w:rPr>
          <w:rFonts w:ascii="Times New Roman" w:hAnsi="Times New Roman" w:cs="Times New Roman"/>
          <w:sz w:val="24"/>
          <w:szCs w:val="24"/>
        </w:rPr>
        <w:t xml:space="preserve">a member of the New York State </w:t>
      </w:r>
      <w:r w:rsidR="002A64E0" w:rsidRPr="00F5575D">
        <w:rPr>
          <w:rFonts w:ascii="Times New Roman" w:hAnsi="Times New Roman" w:cs="Times New Roman"/>
          <w:sz w:val="24"/>
          <w:szCs w:val="24"/>
        </w:rPr>
        <w:t xml:space="preserve">Assembly </w:t>
      </w:r>
      <w:r w:rsidR="00BE1C6B" w:rsidRPr="00F5575D">
        <w:rPr>
          <w:rFonts w:ascii="Times New Roman" w:hAnsi="Times New Roman" w:cs="Times New Roman"/>
          <w:sz w:val="24"/>
          <w:szCs w:val="24"/>
        </w:rPr>
        <w:t xml:space="preserve">(1920) </w:t>
      </w:r>
      <w:r w:rsidR="002A64E0" w:rsidRPr="00F5575D">
        <w:rPr>
          <w:rFonts w:ascii="Times New Roman" w:hAnsi="Times New Roman" w:cs="Times New Roman"/>
          <w:sz w:val="24"/>
          <w:szCs w:val="24"/>
        </w:rPr>
        <w:t>and Senate</w:t>
      </w:r>
      <w:r w:rsidR="00BE1C6B" w:rsidRPr="00F5575D">
        <w:rPr>
          <w:rFonts w:ascii="Times New Roman" w:hAnsi="Times New Roman" w:cs="Times New Roman"/>
          <w:sz w:val="24"/>
          <w:szCs w:val="24"/>
        </w:rPr>
        <w:t xml:space="preserve"> (1923)</w:t>
      </w:r>
      <w:r w:rsidR="002A64E0" w:rsidRPr="00F5575D">
        <w:rPr>
          <w:rFonts w:ascii="Times New Roman" w:hAnsi="Times New Roman" w:cs="Times New Roman"/>
          <w:sz w:val="24"/>
          <w:szCs w:val="24"/>
        </w:rPr>
        <w:t>,</w:t>
      </w:r>
      <w:r w:rsidR="00D60120" w:rsidRPr="00F5575D">
        <w:rPr>
          <w:rFonts w:ascii="Times New Roman" w:hAnsi="Times New Roman" w:cs="Times New Roman"/>
          <w:sz w:val="24"/>
          <w:szCs w:val="24"/>
        </w:rPr>
        <w:t xml:space="preserve"> where he </w:t>
      </w:r>
      <w:r w:rsidR="00CA3B6A" w:rsidRPr="00F5575D">
        <w:rPr>
          <w:rFonts w:ascii="Times New Roman" w:hAnsi="Times New Roman" w:cs="Times New Roman"/>
          <w:sz w:val="24"/>
          <w:szCs w:val="24"/>
        </w:rPr>
        <w:t>led</w:t>
      </w:r>
      <w:r w:rsidR="008E1248" w:rsidRPr="00F5575D">
        <w:rPr>
          <w:rFonts w:ascii="Times New Roman" w:hAnsi="Times New Roman" w:cs="Times New Roman"/>
          <w:sz w:val="24"/>
          <w:szCs w:val="24"/>
        </w:rPr>
        <w:t xml:space="preserve"> </w:t>
      </w:r>
      <w:r w:rsidR="00512D94" w:rsidRPr="00F5575D">
        <w:rPr>
          <w:rFonts w:ascii="Times New Roman" w:hAnsi="Times New Roman" w:cs="Times New Roman"/>
          <w:sz w:val="24"/>
          <w:szCs w:val="24"/>
        </w:rPr>
        <w:t xml:space="preserve">the legislature </w:t>
      </w:r>
      <w:r w:rsidR="00CA3B6A" w:rsidRPr="00F5575D">
        <w:rPr>
          <w:rFonts w:ascii="Times New Roman" w:hAnsi="Times New Roman" w:cs="Times New Roman"/>
          <w:sz w:val="24"/>
          <w:szCs w:val="24"/>
        </w:rPr>
        <w:t>in discussing</w:t>
      </w:r>
      <w:r w:rsidR="00512D94" w:rsidRPr="00F5575D">
        <w:rPr>
          <w:rFonts w:ascii="Times New Roman" w:hAnsi="Times New Roman" w:cs="Times New Roman"/>
          <w:sz w:val="24"/>
          <w:szCs w:val="24"/>
        </w:rPr>
        <w:t xml:space="preserve"> </w:t>
      </w:r>
      <w:r w:rsidR="00BE1C6B" w:rsidRPr="00F5575D">
        <w:rPr>
          <w:rFonts w:ascii="Times New Roman" w:hAnsi="Times New Roman" w:cs="Times New Roman"/>
          <w:sz w:val="24"/>
          <w:szCs w:val="24"/>
        </w:rPr>
        <w:t xml:space="preserve">public </w:t>
      </w:r>
      <w:r w:rsidR="00512D94" w:rsidRPr="00F5575D">
        <w:rPr>
          <w:rFonts w:ascii="Times New Roman" w:hAnsi="Times New Roman" w:cs="Times New Roman"/>
          <w:sz w:val="24"/>
          <w:szCs w:val="24"/>
        </w:rPr>
        <w:t>education</w:t>
      </w:r>
      <w:r w:rsidR="00572A32" w:rsidRPr="00F5575D">
        <w:rPr>
          <w:rFonts w:ascii="Times New Roman" w:hAnsi="Times New Roman" w:cs="Times New Roman"/>
          <w:sz w:val="24"/>
          <w:szCs w:val="24"/>
        </w:rPr>
        <w:t xml:space="preserve"> and </w:t>
      </w:r>
      <w:r w:rsidR="00812BF0" w:rsidRPr="00F5575D">
        <w:rPr>
          <w:rFonts w:ascii="Times New Roman" w:hAnsi="Times New Roman" w:cs="Times New Roman"/>
          <w:sz w:val="24"/>
          <w:szCs w:val="24"/>
        </w:rPr>
        <w:t xml:space="preserve">later </w:t>
      </w:r>
      <w:r w:rsidR="00572A32" w:rsidRPr="00F5575D">
        <w:rPr>
          <w:rFonts w:ascii="Times New Roman" w:hAnsi="Times New Roman" w:cs="Times New Roman"/>
          <w:sz w:val="24"/>
          <w:szCs w:val="24"/>
        </w:rPr>
        <w:t>served as the fourth Commission</w:t>
      </w:r>
      <w:r w:rsidR="00D72089" w:rsidRPr="00F5575D">
        <w:rPr>
          <w:rFonts w:ascii="Times New Roman" w:hAnsi="Times New Roman" w:cs="Times New Roman"/>
          <w:sz w:val="24"/>
          <w:szCs w:val="24"/>
        </w:rPr>
        <w:t>er</w:t>
      </w:r>
      <w:r w:rsidR="00572A32" w:rsidRPr="00F5575D">
        <w:rPr>
          <w:rFonts w:ascii="Times New Roman" w:hAnsi="Times New Roman" w:cs="Times New Roman"/>
          <w:sz w:val="24"/>
          <w:szCs w:val="24"/>
        </w:rPr>
        <w:t xml:space="preserve"> of Education of the State of New York </w:t>
      </w:r>
      <w:r w:rsidR="00812BF0" w:rsidRPr="00F5575D">
        <w:rPr>
          <w:rFonts w:ascii="Times New Roman" w:hAnsi="Times New Roman" w:cs="Times New Roman"/>
          <w:sz w:val="24"/>
          <w:szCs w:val="24"/>
        </w:rPr>
        <w:t>(</w:t>
      </w:r>
      <w:r w:rsidR="00C6599A" w:rsidRPr="00F5575D">
        <w:rPr>
          <w:rFonts w:ascii="Times New Roman" w:hAnsi="Times New Roman" w:cs="Times New Roman"/>
          <w:sz w:val="24"/>
          <w:szCs w:val="24"/>
        </w:rPr>
        <w:t>1940-</w:t>
      </w:r>
      <w:r w:rsidR="00572A32" w:rsidRPr="00F5575D">
        <w:rPr>
          <w:rFonts w:ascii="Times New Roman" w:hAnsi="Times New Roman" w:cs="Times New Roman"/>
          <w:sz w:val="24"/>
          <w:szCs w:val="24"/>
        </w:rPr>
        <w:t>19</w:t>
      </w:r>
      <w:r w:rsidR="00C6599A" w:rsidRPr="00F5575D">
        <w:rPr>
          <w:rFonts w:ascii="Times New Roman" w:hAnsi="Times New Roman" w:cs="Times New Roman"/>
          <w:sz w:val="24"/>
          <w:szCs w:val="24"/>
        </w:rPr>
        <w:t>42</w:t>
      </w:r>
      <w:r w:rsidR="00812BF0" w:rsidRPr="00F5575D">
        <w:rPr>
          <w:rFonts w:ascii="Times New Roman" w:hAnsi="Times New Roman" w:cs="Times New Roman"/>
          <w:sz w:val="24"/>
          <w:szCs w:val="24"/>
        </w:rPr>
        <w:t>)</w:t>
      </w:r>
      <w:r w:rsidR="00C6599A" w:rsidRPr="00F5575D">
        <w:rPr>
          <w:rFonts w:ascii="Times New Roman" w:hAnsi="Times New Roman" w:cs="Times New Roman"/>
          <w:sz w:val="24"/>
          <w:szCs w:val="24"/>
        </w:rPr>
        <w:t>.</w:t>
      </w:r>
      <w:r w:rsidR="002A64E0" w:rsidRPr="00F5575D">
        <w:rPr>
          <w:rFonts w:ascii="Times New Roman" w:hAnsi="Times New Roman" w:cs="Times New Roman"/>
          <w:sz w:val="24"/>
          <w:szCs w:val="24"/>
        </w:rPr>
        <w:t xml:space="preserve"> Cole earned his Bachelor of Arts</w:t>
      </w:r>
      <w:r w:rsidR="00D72089" w:rsidRPr="00F5575D">
        <w:rPr>
          <w:rFonts w:ascii="Times New Roman" w:hAnsi="Times New Roman" w:cs="Times New Roman"/>
          <w:sz w:val="24"/>
          <w:szCs w:val="24"/>
        </w:rPr>
        <w:t xml:space="preserve"> degree</w:t>
      </w:r>
      <w:r w:rsidR="00D57276" w:rsidRPr="00F5575D">
        <w:rPr>
          <w:rFonts w:ascii="Times New Roman" w:hAnsi="Times New Roman" w:cs="Times New Roman"/>
          <w:sz w:val="24"/>
          <w:szCs w:val="24"/>
        </w:rPr>
        <w:t>, with</w:t>
      </w:r>
      <w:r w:rsidR="00D72089" w:rsidRPr="00F5575D">
        <w:rPr>
          <w:rFonts w:ascii="Times New Roman" w:hAnsi="Times New Roman" w:cs="Times New Roman"/>
          <w:sz w:val="24"/>
          <w:szCs w:val="24"/>
        </w:rPr>
        <w:t xml:space="preserve"> Phi Beta Kappa</w:t>
      </w:r>
      <w:r w:rsidR="002A64E0" w:rsidRPr="00F5575D">
        <w:rPr>
          <w:rFonts w:ascii="Times New Roman" w:hAnsi="Times New Roman" w:cs="Times New Roman"/>
          <w:sz w:val="24"/>
          <w:szCs w:val="24"/>
        </w:rPr>
        <w:t xml:space="preserve"> </w:t>
      </w:r>
      <w:r w:rsidR="00D57276" w:rsidRPr="00F5575D">
        <w:rPr>
          <w:rFonts w:ascii="Times New Roman" w:hAnsi="Times New Roman" w:cs="Times New Roman"/>
          <w:sz w:val="24"/>
          <w:szCs w:val="24"/>
        </w:rPr>
        <w:t xml:space="preserve">honors, </w:t>
      </w:r>
      <w:r w:rsidR="002A64E0" w:rsidRPr="00F5575D">
        <w:rPr>
          <w:rFonts w:ascii="Times New Roman" w:hAnsi="Times New Roman" w:cs="Times New Roman"/>
          <w:sz w:val="24"/>
          <w:szCs w:val="24"/>
        </w:rPr>
        <w:t>from Colgate University</w:t>
      </w:r>
      <w:r w:rsidR="00812BF0" w:rsidRPr="00F5575D">
        <w:rPr>
          <w:rFonts w:ascii="Times New Roman" w:hAnsi="Times New Roman" w:cs="Times New Roman"/>
          <w:sz w:val="24"/>
          <w:szCs w:val="24"/>
        </w:rPr>
        <w:t xml:space="preserve"> in 1925</w:t>
      </w:r>
      <w:r w:rsidR="002A64E0" w:rsidRPr="00F5575D">
        <w:rPr>
          <w:rFonts w:ascii="Times New Roman" w:hAnsi="Times New Roman" w:cs="Times New Roman"/>
          <w:sz w:val="24"/>
          <w:szCs w:val="24"/>
        </w:rPr>
        <w:t>. He taught for two years in Corning Free Academy in Corning, New York, before enrolling in Albany Law School of Union University</w:t>
      </w:r>
      <w:r w:rsidR="00EF1284" w:rsidRPr="00F5575D">
        <w:rPr>
          <w:rFonts w:ascii="Times New Roman" w:hAnsi="Times New Roman" w:cs="Times New Roman"/>
          <w:sz w:val="24"/>
          <w:szCs w:val="24"/>
        </w:rPr>
        <w:t>, where he received his Bachelor of Laws i</w:t>
      </w:r>
      <w:r w:rsidR="004E68CC" w:rsidRPr="00F5575D">
        <w:rPr>
          <w:rFonts w:ascii="Times New Roman" w:hAnsi="Times New Roman" w:cs="Times New Roman"/>
          <w:sz w:val="24"/>
          <w:szCs w:val="24"/>
        </w:rPr>
        <w:t>n 1929</w:t>
      </w:r>
      <w:r w:rsidR="00DB56EA" w:rsidRPr="00F5575D">
        <w:rPr>
          <w:rFonts w:ascii="Times New Roman" w:hAnsi="Times New Roman" w:cs="Times New Roman"/>
          <w:sz w:val="24"/>
          <w:szCs w:val="24"/>
        </w:rPr>
        <w:t>, the year</w:t>
      </w:r>
      <w:r w:rsidR="004E68CC" w:rsidRPr="00F5575D">
        <w:rPr>
          <w:rFonts w:ascii="Times New Roman" w:hAnsi="Times New Roman" w:cs="Times New Roman"/>
          <w:sz w:val="24"/>
          <w:szCs w:val="24"/>
        </w:rPr>
        <w:t xml:space="preserve"> h</w:t>
      </w:r>
      <w:r w:rsidR="00BD7D97" w:rsidRPr="00F5575D">
        <w:rPr>
          <w:rFonts w:ascii="Times New Roman" w:hAnsi="Times New Roman" w:cs="Times New Roman"/>
          <w:sz w:val="24"/>
          <w:szCs w:val="24"/>
        </w:rPr>
        <w:t>e married</w:t>
      </w:r>
      <w:r w:rsidR="00BA38BA" w:rsidRPr="00F5575D">
        <w:rPr>
          <w:rFonts w:ascii="Times New Roman" w:hAnsi="Times New Roman" w:cs="Times New Roman"/>
          <w:sz w:val="24"/>
          <w:szCs w:val="24"/>
        </w:rPr>
        <w:t xml:space="preserve"> Betty Thomas, a graduate of Simmons College</w:t>
      </w:r>
      <w:r w:rsidR="00572A32" w:rsidRPr="00F5575D">
        <w:rPr>
          <w:rFonts w:ascii="Times New Roman" w:hAnsi="Times New Roman" w:cs="Times New Roman"/>
          <w:sz w:val="24"/>
          <w:szCs w:val="24"/>
        </w:rPr>
        <w:t xml:space="preserve"> in Boston</w:t>
      </w:r>
      <w:r w:rsidR="00BD7D97" w:rsidRPr="00F5575D">
        <w:rPr>
          <w:rFonts w:ascii="Times New Roman" w:hAnsi="Times New Roman" w:cs="Times New Roman"/>
          <w:sz w:val="24"/>
          <w:szCs w:val="24"/>
        </w:rPr>
        <w:t>. Admitted to the New York Bar in 1930, he</w:t>
      </w:r>
      <w:r w:rsidR="007335F0" w:rsidRPr="00F5575D">
        <w:rPr>
          <w:rFonts w:ascii="Times New Roman" w:hAnsi="Times New Roman" w:cs="Times New Roman"/>
          <w:sz w:val="24"/>
          <w:szCs w:val="24"/>
        </w:rPr>
        <w:t xml:space="preserve"> began to practice law in Bath, New York. With his brother Robert he </w:t>
      </w:r>
      <w:r w:rsidR="003A39B8" w:rsidRPr="00F5575D">
        <w:rPr>
          <w:rFonts w:ascii="Times New Roman" w:hAnsi="Times New Roman" w:cs="Times New Roman"/>
          <w:sz w:val="24"/>
          <w:szCs w:val="24"/>
        </w:rPr>
        <w:t>establish</w:t>
      </w:r>
      <w:r w:rsidR="007335F0" w:rsidRPr="00F5575D">
        <w:rPr>
          <w:rFonts w:ascii="Times New Roman" w:hAnsi="Times New Roman" w:cs="Times New Roman"/>
          <w:sz w:val="24"/>
          <w:szCs w:val="24"/>
        </w:rPr>
        <w:t>ed</w:t>
      </w:r>
      <w:r w:rsidR="003A39B8" w:rsidRPr="00F5575D">
        <w:rPr>
          <w:rFonts w:ascii="Times New Roman" w:hAnsi="Times New Roman" w:cs="Times New Roman"/>
          <w:sz w:val="24"/>
          <w:szCs w:val="24"/>
        </w:rPr>
        <w:t xml:space="preserve"> the firm of Cole &amp; </w:t>
      </w:r>
      <w:r w:rsidR="00D90E59" w:rsidRPr="00F5575D">
        <w:rPr>
          <w:rFonts w:ascii="Times New Roman" w:hAnsi="Times New Roman" w:cs="Times New Roman"/>
          <w:sz w:val="24"/>
          <w:szCs w:val="24"/>
        </w:rPr>
        <w:t>Cole</w:t>
      </w:r>
      <w:r w:rsidR="008B5DB0" w:rsidRPr="00F5575D">
        <w:rPr>
          <w:rFonts w:ascii="Times New Roman" w:hAnsi="Times New Roman" w:cs="Times New Roman"/>
          <w:sz w:val="24"/>
          <w:szCs w:val="24"/>
        </w:rPr>
        <w:t xml:space="preserve">. </w:t>
      </w:r>
      <w:r w:rsidR="0025426E" w:rsidRPr="00F5575D">
        <w:rPr>
          <w:rFonts w:ascii="Times New Roman" w:hAnsi="Times New Roman" w:cs="Times New Roman"/>
          <w:sz w:val="24"/>
          <w:szCs w:val="24"/>
        </w:rPr>
        <w:t>But, l</w:t>
      </w:r>
      <w:r w:rsidR="007335F0" w:rsidRPr="00F5575D">
        <w:rPr>
          <w:rFonts w:ascii="Times New Roman" w:hAnsi="Times New Roman" w:cs="Times New Roman"/>
          <w:sz w:val="24"/>
          <w:szCs w:val="24"/>
        </w:rPr>
        <w:t>ike his father</w:t>
      </w:r>
      <w:r w:rsidR="00AC196E" w:rsidRPr="00F5575D">
        <w:rPr>
          <w:rFonts w:ascii="Times New Roman" w:hAnsi="Times New Roman" w:cs="Times New Roman"/>
          <w:sz w:val="24"/>
          <w:szCs w:val="24"/>
        </w:rPr>
        <w:t>,</w:t>
      </w:r>
      <w:r w:rsidR="007335F0" w:rsidRPr="00F5575D">
        <w:rPr>
          <w:rFonts w:ascii="Times New Roman" w:hAnsi="Times New Roman" w:cs="Times New Roman"/>
          <w:sz w:val="24"/>
          <w:szCs w:val="24"/>
        </w:rPr>
        <w:t xml:space="preserve"> </w:t>
      </w:r>
      <w:r w:rsidR="00823C7D" w:rsidRPr="00F5575D">
        <w:rPr>
          <w:rFonts w:ascii="Times New Roman" w:hAnsi="Times New Roman" w:cs="Times New Roman"/>
          <w:sz w:val="24"/>
          <w:szCs w:val="24"/>
        </w:rPr>
        <w:t xml:space="preserve">Cole </w:t>
      </w:r>
      <w:r w:rsidR="007335F0" w:rsidRPr="00F5575D">
        <w:rPr>
          <w:rFonts w:ascii="Times New Roman" w:hAnsi="Times New Roman" w:cs="Times New Roman"/>
          <w:sz w:val="24"/>
          <w:szCs w:val="24"/>
        </w:rPr>
        <w:t>also entered politics</w:t>
      </w:r>
      <w:r w:rsidR="003A39B8"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4E68CC" w:rsidRPr="00F5575D">
        <w:rPr>
          <w:rFonts w:ascii="Times New Roman" w:hAnsi="Times New Roman" w:cs="Times New Roman"/>
          <w:sz w:val="24"/>
          <w:szCs w:val="24"/>
        </w:rPr>
        <w:t xml:space="preserve">He </w:t>
      </w:r>
      <w:r w:rsidR="003A39B8" w:rsidRPr="00F5575D">
        <w:rPr>
          <w:rFonts w:ascii="Times New Roman" w:hAnsi="Times New Roman" w:cs="Times New Roman"/>
          <w:sz w:val="24"/>
          <w:szCs w:val="24"/>
        </w:rPr>
        <w:t>was unsuccessful in his quest for the</w:t>
      </w:r>
      <w:r w:rsidR="00D90E59" w:rsidRPr="00F5575D">
        <w:rPr>
          <w:rFonts w:ascii="Times New Roman" w:hAnsi="Times New Roman" w:cs="Times New Roman"/>
          <w:sz w:val="24"/>
          <w:szCs w:val="24"/>
        </w:rPr>
        <w:t xml:space="preserve"> Republican nomination to the United States (US)</w:t>
      </w:r>
      <w:r w:rsidR="003A39B8" w:rsidRPr="00F5575D">
        <w:rPr>
          <w:rFonts w:ascii="Times New Roman" w:hAnsi="Times New Roman" w:cs="Times New Roman"/>
          <w:sz w:val="24"/>
          <w:szCs w:val="24"/>
        </w:rPr>
        <w:t xml:space="preserve"> Congress</w:t>
      </w:r>
      <w:r w:rsidR="004E68CC" w:rsidRPr="00F5575D">
        <w:rPr>
          <w:rFonts w:ascii="Times New Roman" w:hAnsi="Times New Roman" w:cs="Times New Roman"/>
          <w:sz w:val="24"/>
          <w:szCs w:val="24"/>
        </w:rPr>
        <w:t xml:space="preserve"> </w:t>
      </w:r>
      <w:r w:rsidR="00AC196E" w:rsidRPr="00F5575D">
        <w:rPr>
          <w:rFonts w:ascii="Times New Roman" w:hAnsi="Times New Roman" w:cs="Times New Roman"/>
          <w:sz w:val="24"/>
          <w:szCs w:val="24"/>
        </w:rPr>
        <w:t>i</w:t>
      </w:r>
      <w:r w:rsidR="004E68CC" w:rsidRPr="00F5575D">
        <w:rPr>
          <w:rFonts w:ascii="Times New Roman" w:hAnsi="Times New Roman" w:cs="Times New Roman"/>
          <w:sz w:val="24"/>
          <w:szCs w:val="24"/>
        </w:rPr>
        <w:t>n 1932</w:t>
      </w:r>
      <w:r w:rsidR="00945C01" w:rsidRPr="00F5575D">
        <w:rPr>
          <w:rFonts w:ascii="Times New Roman" w:hAnsi="Times New Roman" w:cs="Times New Roman"/>
          <w:sz w:val="24"/>
          <w:szCs w:val="24"/>
        </w:rPr>
        <w:t>,</w:t>
      </w:r>
      <w:r w:rsidR="00AC196E" w:rsidRPr="00F5575D">
        <w:rPr>
          <w:rFonts w:ascii="Times New Roman" w:hAnsi="Times New Roman" w:cs="Times New Roman"/>
          <w:sz w:val="24"/>
          <w:szCs w:val="24"/>
        </w:rPr>
        <w:t xml:space="preserve"> b</w:t>
      </w:r>
      <w:r w:rsidR="00945C01" w:rsidRPr="00F5575D">
        <w:rPr>
          <w:rFonts w:ascii="Times New Roman" w:hAnsi="Times New Roman" w:cs="Times New Roman"/>
          <w:sz w:val="24"/>
          <w:szCs w:val="24"/>
        </w:rPr>
        <w:t>ut</w:t>
      </w:r>
      <w:r w:rsidR="003A39B8" w:rsidRPr="00F5575D">
        <w:rPr>
          <w:rFonts w:ascii="Times New Roman" w:hAnsi="Times New Roman" w:cs="Times New Roman"/>
          <w:sz w:val="24"/>
          <w:szCs w:val="24"/>
        </w:rPr>
        <w:t xml:space="preserve"> </w:t>
      </w:r>
      <w:r w:rsidR="00DB56EA" w:rsidRPr="00F5575D">
        <w:rPr>
          <w:rFonts w:ascii="Times New Roman" w:hAnsi="Times New Roman" w:cs="Times New Roman"/>
          <w:sz w:val="24"/>
          <w:szCs w:val="24"/>
        </w:rPr>
        <w:t xml:space="preserve">in November 1934, </w:t>
      </w:r>
      <w:r w:rsidR="003A39B8" w:rsidRPr="00F5575D">
        <w:rPr>
          <w:rFonts w:ascii="Times New Roman" w:hAnsi="Times New Roman" w:cs="Times New Roman"/>
          <w:sz w:val="24"/>
          <w:szCs w:val="24"/>
        </w:rPr>
        <w:t>at the age</w:t>
      </w:r>
      <w:r w:rsidR="00945C01" w:rsidRPr="00F5575D">
        <w:rPr>
          <w:rFonts w:ascii="Times New Roman" w:hAnsi="Times New Roman" w:cs="Times New Roman"/>
          <w:sz w:val="24"/>
          <w:szCs w:val="24"/>
        </w:rPr>
        <w:t xml:space="preserve"> of 30</w:t>
      </w:r>
      <w:r w:rsidR="00DB56EA" w:rsidRPr="00F5575D">
        <w:rPr>
          <w:rFonts w:ascii="Times New Roman" w:hAnsi="Times New Roman" w:cs="Times New Roman"/>
          <w:sz w:val="24"/>
          <w:szCs w:val="24"/>
        </w:rPr>
        <w:t>,</w:t>
      </w:r>
      <w:r w:rsidR="00E46F36" w:rsidRPr="00F5575D">
        <w:rPr>
          <w:rFonts w:ascii="Times New Roman" w:hAnsi="Times New Roman" w:cs="Times New Roman"/>
          <w:sz w:val="24"/>
          <w:szCs w:val="24"/>
        </w:rPr>
        <w:t xml:space="preserve"> he was elected to the US</w:t>
      </w:r>
      <w:r w:rsidR="003A39B8" w:rsidRPr="00F5575D">
        <w:rPr>
          <w:rFonts w:ascii="Times New Roman" w:hAnsi="Times New Roman" w:cs="Times New Roman"/>
          <w:sz w:val="24"/>
          <w:szCs w:val="24"/>
        </w:rPr>
        <w:t xml:space="preserve"> House of Representativ</w:t>
      </w:r>
      <w:r w:rsidR="00DF07F2" w:rsidRPr="00F5575D">
        <w:rPr>
          <w:rFonts w:ascii="Times New Roman" w:hAnsi="Times New Roman" w:cs="Times New Roman"/>
          <w:sz w:val="24"/>
          <w:szCs w:val="24"/>
        </w:rPr>
        <w:t>es</w:t>
      </w:r>
      <w:r w:rsidR="00DD15D5" w:rsidRPr="00F5575D">
        <w:rPr>
          <w:rFonts w:ascii="Times New Roman" w:hAnsi="Times New Roman" w:cs="Times New Roman"/>
          <w:sz w:val="24"/>
          <w:szCs w:val="24"/>
        </w:rPr>
        <w:t>. He was</w:t>
      </w:r>
      <w:r w:rsidR="008F7573" w:rsidRPr="00F5575D">
        <w:rPr>
          <w:rFonts w:ascii="Times New Roman" w:hAnsi="Times New Roman" w:cs="Times New Roman"/>
          <w:sz w:val="24"/>
          <w:szCs w:val="24"/>
        </w:rPr>
        <w:t xml:space="preserve"> the youngest Republican member</w:t>
      </w:r>
      <w:r w:rsidR="00DD15D5" w:rsidRPr="00F5575D">
        <w:rPr>
          <w:rFonts w:ascii="Times New Roman" w:hAnsi="Times New Roman" w:cs="Times New Roman"/>
          <w:sz w:val="24"/>
          <w:szCs w:val="24"/>
        </w:rPr>
        <w:t xml:space="preserve"> of the Seventy-fourth Congress </w:t>
      </w:r>
      <w:r w:rsidR="00DF07F2" w:rsidRPr="00F5575D">
        <w:rPr>
          <w:rFonts w:ascii="Times New Roman" w:hAnsi="Times New Roman" w:cs="Times New Roman"/>
          <w:sz w:val="24"/>
          <w:szCs w:val="24"/>
        </w:rPr>
        <w:t xml:space="preserve">and was re-elected to the </w:t>
      </w:r>
      <w:r w:rsidR="00DD15D5" w:rsidRPr="00F5575D">
        <w:rPr>
          <w:rFonts w:ascii="Times New Roman" w:hAnsi="Times New Roman" w:cs="Times New Roman"/>
          <w:sz w:val="24"/>
          <w:szCs w:val="24"/>
        </w:rPr>
        <w:t>eleven succeeding Congresses (</w:t>
      </w:r>
      <w:r w:rsidR="00882D49" w:rsidRPr="00F5575D">
        <w:rPr>
          <w:rFonts w:ascii="Times New Roman" w:hAnsi="Times New Roman" w:cs="Times New Roman"/>
          <w:sz w:val="24"/>
          <w:szCs w:val="24"/>
        </w:rPr>
        <w:t xml:space="preserve">serving </w:t>
      </w:r>
      <w:r w:rsidR="00DF07F2" w:rsidRPr="00F5575D">
        <w:rPr>
          <w:rFonts w:ascii="Times New Roman" w:hAnsi="Times New Roman" w:cs="Times New Roman"/>
          <w:sz w:val="24"/>
          <w:szCs w:val="24"/>
        </w:rPr>
        <w:t>until his resignation on 1 December 1957</w:t>
      </w:r>
      <w:r w:rsidR="00DD15D5" w:rsidRPr="00F5575D">
        <w:rPr>
          <w:rFonts w:ascii="Times New Roman" w:hAnsi="Times New Roman" w:cs="Times New Roman"/>
          <w:sz w:val="24"/>
          <w:szCs w:val="24"/>
        </w:rPr>
        <w:t>)</w:t>
      </w:r>
      <w:r w:rsidR="00DF07F2"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DF07F2" w:rsidRPr="00F5575D">
        <w:rPr>
          <w:rFonts w:ascii="Times New Roman" w:hAnsi="Times New Roman" w:cs="Times New Roman"/>
          <w:sz w:val="24"/>
          <w:szCs w:val="24"/>
        </w:rPr>
        <w:t>H</w:t>
      </w:r>
      <w:r w:rsidR="00886E01" w:rsidRPr="00F5575D">
        <w:rPr>
          <w:rFonts w:ascii="Times New Roman" w:hAnsi="Times New Roman" w:cs="Times New Roman"/>
          <w:sz w:val="24"/>
          <w:szCs w:val="24"/>
        </w:rPr>
        <w:t xml:space="preserve">aving joined the Navy Reserve in 1939, he </w:t>
      </w:r>
      <w:r w:rsidR="00823C7D" w:rsidRPr="00F5575D">
        <w:rPr>
          <w:rFonts w:ascii="Times New Roman" w:hAnsi="Times New Roman" w:cs="Times New Roman"/>
          <w:sz w:val="24"/>
          <w:szCs w:val="24"/>
        </w:rPr>
        <w:t>achieved</w:t>
      </w:r>
      <w:r w:rsidR="00886E01" w:rsidRPr="00F5575D">
        <w:rPr>
          <w:rFonts w:ascii="Times New Roman" w:hAnsi="Times New Roman" w:cs="Times New Roman"/>
          <w:sz w:val="24"/>
          <w:szCs w:val="24"/>
        </w:rPr>
        <w:t xml:space="preserve"> the rank of</w:t>
      </w:r>
      <w:r w:rsidR="00C63604" w:rsidRPr="00F5575D">
        <w:rPr>
          <w:rFonts w:ascii="Times New Roman" w:hAnsi="Times New Roman" w:cs="Times New Roman"/>
          <w:sz w:val="24"/>
          <w:szCs w:val="24"/>
        </w:rPr>
        <w:t xml:space="preserve"> lieutenant commander </w:t>
      </w:r>
      <w:r w:rsidR="00DD15D5" w:rsidRPr="00F5575D">
        <w:rPr>
          <w:rFonts w:ascii="Times New Roman" w:hAnsi="Times New Roman" w:cs="Times New Roman"/>
          <w:sz w:val="24"/>
          <w:szCs w:val="24"/>
        </w:rPr>
        <w:t>and</w:t>
      </w:r>
      <w:r w:rsidR="00E430C9" w:rsidRPr="00F5575D">
        <w:rPr>
          <w:rFonts w:ascii="Times New Roman" w:hAnsi="Times New Roman" w:cs="Times New Roman"/>
          <w:sz w:val="24"/>
          <w:szCs w:val="24"/>
        </w:rPr>
        <w:t xml:space="preserve"> </w:t>
      </w:r>
      <w:r w:rsidR="00DF07F2" w:rsidRPr="00F5575D">
        <w:rPr>
          <w:rFonts w:ascii="Times New Roman" w:hAnsi="Times New Roman" w:cs="Times New Roman"/>
          <w:sz w:val="24"/>
          <w:szCs w:val="24"/>
        </w:rPr>
        <w:t>was the ranking Republican member of th</w:t>
      </w:r>
      <w:r w:rsidR="004E7D64" w:rsidRPr="00F5575D">
        <w:rPr>
          <w:rFonts w:ascii="Times New Roman" w:hAnsi="Times New Roman" w:cs="Times New Roman"/>
          <w:sz w:val="24"/>
          <w:szCs w:val="24"/>
        </w:rPr>
        <w:t>e Naval Affairs Committee when</w:t>
      </w:r>
      <w:r w:rsidR="00DF07F2" w:rsidRPr="00F5575D">
        <w:rPr>
          <w:rFonts w:ascii="Times New Roman" w:hAnsi="Times New Roman" w:cs="Times New Roman"/>
          <w:sz w:val="24"/>
          <w:szCs w:val="24"/>
        </w:rPr>
        <w:t xml:space="preserve"> it was merged with the Military Affairs Committee </w:t>
      </w:r>
      <w:r w:rsidR="004E7D64" w:rsidRPr="00F5575D">
        <w:rPr>
          <w:rFonts w:ascii="Times New Roman" w:hAnsi="Times New Roman" w:cs="Times New Roman"/>
          <w:sz w:val="24"/>
          <w:szCs w:val="24"/>
        </w:rPr>
        <w:t>in 1946</w:t>
      </w:r>
      <w:r w:rsidR="00D72089" w:rsidRPr="00F5575D">
        <w:rPr>
          <w:rFonts w:ascii="Times New Roman" w:hAnsi="Times New Roman" w:cs="Times New Roman"/>
          <w:sz w:val="24"/>
          <w:szCs w:val="24"/>
        </w:rPr>
        <w:t>,</w:t>
      </w:r>
      <w:r w:rsidR="004E7D64" w:rsidRPr="00F5575D">
        <w:rPr>
          <w:rFonts w:ascii="Times New Roman" w:hAnsi="Times New Roman" w:cs="Times New Roman"/>
          <w:sz w:val="24"/>
          <w:szCs w:val="24"/>
        </w:rPr>
        <w:t xml:space="preserve"> </w:t>
      </w:r>
      <w:r w:rsidR="00DF07F2" w:rsidRPr="00F5575D">
        <w:rPr>
          <w:rFonts w:ascii="Times New Roman" w:hAnsi="Times New Roman" w:cs="Times New Roman"/>
          <w:sz w:val="24"/>
          <w:szCs w:val="24"/>
        </w:rPr>
        <w:t>form</w:t>
      </w:r>
      <w:r w:rsidR="00D72089" w:rsidRPr="00F5575D">
        <w:rPr>
          <w:rFonts w:ascii="Times New Roman" w:hAnsi="Times New Roman" w:cs="Times New Roman"/>
          <w:sz w:val="24"/>
          <w:szCs w:val="24"/>
        </w:rPr>
        <w:t>ing</w:t>
      </w:r>
      <w:r w:rsidR="00DF07F2" w:rsidRPr="00F5575D">
        <w:rPr>
          <w:rFonts w:ascii="Times New Roman" w:hAnsi="Times New Roman" w:cs="Times New Roman"/>
          <w:sz w:val="24"/>
          <w:szCs w:val="24"/>
        </w:rPr>
        <w:t xml:space="preserve"> the Armed Services Committee</w:t>
      </w:r>
      <w:r w:rsidR="003A5342" w:rsidRPr="00F5575D">
        <w:rPr>
          <w:rFonts w:ascii="Times New Roman" w:hAnsi="Times New Roman" w:cs="Times New Roman"/>
          <w:sz w:val="24"/>
          <w:szCs w:val="24"/>
        </w:rPr>
        <w:t>, a merger that he personally opposed</w:t>
      </w:r>
      <w:r w:rsidR="00DF07F2"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p>
    <w:p w14:paraId="1F4D6943" w14:textId="77777777" w:rsidR="004B358B" w:rsidRPr="00F5575D" w:rsidRDefault="00564600" w:rsidP="00096583">
      <w:pPr>
        <w:spacing w:after="0" w:line="240" w:lineRule="auto"/>
        <w:ind w:firstLine="720"/>
        <w:jc w:val="both"/>
        <w:rPr>
          <w:rFonts w:ascii="Times New Roman" w:hAnsi="Times New Roman" w:cs="Times New Roman"/>
          <w:sz w:val="24"/>
          <w:szCs w:val="24"/>
        </w:rPr>
      </w:pPr>
      <w:r w:rsidRPr="00F5575D">
        <w:rPr>
          <w:rFonts w:ascii="Times New Roman" w:hAnsi="Times New Roman" w:cs="Times New Roman"/>
          <w:sz w:val="24"/>
          <w:szCs w:val="24"/>
        </w:rPr>
        <w:t>I</w:t>
      </w:r>
      <w:r w:rsidR="004E7D64" w:rsidRPr="00F5575D">
        <w:rPr>
          <w:rFonts w:ascii="Times New Roman" w:hAnsi="Times New Roman" w:cs="Times New Roman"/>
          <w:sz w:val="24"/>
          <w:szCs w:val="24"/>
        </w:rPr>
        <w:t xml:space="preserve">n </w:t>
      </w:r>
      <w:r w:rsidRPr="00F5575D">
        <w:rPr>
          <w:rFonts w:ascii="Times New Roman" w:hAnsi="Times New Roman" w:cs="Times New Roman"/>
          <w:sz w:val="24"/>
          <w:szCs w:val="24"/>
        </w:rPr>
        <w:t>1946</w:t>
      </w:r>
      <w:r w:rsidR="00331443" w:rsidRPr="00F5575D">
        <w:rPr>
          <w:rFonts w:ascii="Times New Roman" w:hAnsi="Times New Roman" w:cs="Times New Roman"/>
          <w:sz w:val="24"/>
          <w:szCs w:val="24"/>
        </w:rPr>
        <w:t xml:space="preserve"> Col</w:t>
      </w:r>
      <w:r w:rsidR="003A5342" w:rsidRPr="00F5575D">
        <w:rPr>
          <w:rFonts w:ascii="Times New Roman" w:hAnsi="Times New Roman" w:cs="Times New Roman"/>
          <w:sz w:val="24"/>
          <w:szCs w:val="24"/>
        </w:rPr>
        <w:t xml:space="preserve">e was </w:t>
      </w:r>
      <w:r w:rsidRPr="00F5575D">
        <w:rPr>
          <w:rFonts w:ascii="Times New Roman" w:hAnsi="Times New Roman" w:cs="Times New Roman"/>
          <w:sz w:val="24"/>
          <w:szCs w:val="24"/>
        </w:rPr>
        <w:t xml:space="preserve">also </w:t>
      </w:r>
      <w:r w:rsidR="003A5342" w:rsidRPr="00F5575D">
        <w:rPr>
          <w:rFonts w:ascii="Times New Roman" w:hAnsi="Times New Roman" w:cs="Times New Roman"/>
          <w:sz w:val="24"/>
          <w:szCs w:val="24"/>
        </w:rPr>
        <w:t xml:space="preserve">appointed as one of the members of the newly formed Joint </w:t>
      </w:r>
      <w:r w:rsidR="004860AA" w:rsidRPr="00F5575D">
        <w:rPr>
          <w:rFonts w:ascii="Times New Roman" w:hAnsi="Times New Roman" w:cs="Times New Roman"/>
          <w:sz w:val="24"/>
          <w:szCs w:val="24"/>
        </w:rPr>
        <w:t xml:space="preserve">Committee on </w:t>
      </w:r>
      <w:r w:rsidR="003A5342" w:rsidRPr="00F5575D">
        <w:rPr>
          <w:rFonts w:ascii="Times New Roman" w:hAnsi="Times New Roman" w:cs="Times New Roman"/>
          <w:sz w:val="24"/>
          <w:szCs w:val="24"/>
        </w:rPr>
        <w:t>Atomic Energy.</w:t>
      </w:r>
      <w:r w:rsidR="00E430C9" w:rsidRPr="00F5575D">
        <w:rPr>
          <w:rFonts w:ascii="Times New Roman" w:hAnsi="Times New Roman" w:cs="Times New Roman"/>
          <w:sz w:val="24"/>
          <w:szCs w:val="24"/>
        </w:rPr>
        <w:t xml:space="preserve"> </w:t>
      </w:r>
      <w:r w:rsidR="00F51658" w:rsidRPr="00F5575D">
        <w:rPr>
          <w:rFonts w:ascii="Times New Roman" w:hAnsi="Times New Roman" w:cs="Times New Roman"/>
          <w:sz w:val="24"/>
          <w:szCs w:val="24"/>
        </w:rPr>
        <w:t>After</w:t>
      </w:r>
      <w:r w:rsidR="00DF07F2" w:rsidRPr="00F5575D">
        <w:rPr>
          <w:rFonts w:ascii="Times New Roman" w:hAnsi="Times New Roman" w:cs="Times New Roman"/>
          <w:sz w:val="24"/>
          <w:szCs w:val="24"/>
        </w:rPr>
        <w:t xml:space="preserve"> the first </w:t>
      </w:r>
      <w:r w:rsidR="003A5342" w:rsidRPr="00F5575D">
        <w:rPr>
          <w:rFonts w:ascii="Times New Roman" w:hAnsi="Times New Roman" w:cs="Times New Roman"/>
          <w:sz w:val="24"/>
          <w:szCs w:val="24"/>
        </w:rPr>
        <w:t xml:space="preserve">Committee </w:t>
      </w:r>
      <w:r w:rsidR="00DF07F2" w:rsidRPr="00F5575D">
        <w:rPr>
          <w:rFonts w:ascii="Times New Roman" w:hAnsi="Times New Roman" w:cs="Times New Roman"/>
          <w:sz w:val="24"/>
          <w:szCs w:val="24"/>
        </w:rPr>
        <w:t>chair</w:t>
      </w:r>
      <w:r w:rsidR="003A5342" w:rsidRPr="00F5575D">
        <w:rPr>
          <w:rFonts w:ascii="Times New Roman" w:hAnsi="Times New Roman" w:cs="Times New Roman"/>
          <w:sz w:val="24"/>
          <w:szCs w:val="24"/>
        </w:rPr>
        <w:t xml:space="preserve">, Senator Brien McMahon, </w:t>
      </w:r>
      <w:r w:rsidR="00F51658" w:rsidRPr="00F5575D">
        <w:rPr>
          <w:rFonts w:ascii="Times New Roman" w:hAnsi="Times New Roman" w:cs="Times New Roman"/>
          <w:sz w:val="24"/>
          <w:szCs w:val="24"/>
        </w:rPr>
        <w:t xml:space="preserve">had completed his </w:t>
      </w:r>
      <w:r w:rsidR="004E7D64" w:rsidRPr="00F5575D">
        <w:rPr>
          <w:rFonts w:ascii="Times New Roman" w:hAnsi="Times New Roman" w:cs="Times New Roman"/>
          <w:sz w:val="24"/>
          <w:szCs w:val="24"/>
        </w:rPr>
        <w:t>two-year</w:t>
      </w:r>
      <w:r w:rsidR="00F51658" w:rsidRPr="00F5575D">
        <w:rPr>
          <w:rFonts w:ascii="Times New Roman" w:hAnsi="Times New Roman" w:cs="Times New Roman"/>
          <w:sz w:val="24"/>
          <w:szCs w:val="24"/>
        </w:rPr>
        <w:t xml:space="preserve"> term of office, there was a deadlock over whether to select a member </w:t>
      </w:r>
      <w:r w:rsidR="002B5DAE" w:rsidRPr="00F5575D">
        <w:rPr>
          <w:rFonts w:ascii="Times New Roman" w:hAnsi="Times New Roman" w:cs="Times New Roman"/>
          <w:sz w:val="24"/>
          <w:szCs w:val="24"/>
        </w:rPr>
        <w:t>from</w:t>
      </w:r>
      <w:r w:rsidR="00F51658" w:rsidRPr="00F5575D">
        <w:rPr>
          <w:rFonts w:ascii="Times New Roman" w:hAnsi="Times New Roman" w:cs="Times New Roman"/>
          <w:sz w:val="24"/>
          <w:szCs w:val="24"/>
        </w:rPr>
        <w:t xml:space="preserve"> t</w:t>
      </w:r>
      <w:r w:rsidR="004D69BE" w:rsidRPr="00F5575D">
        <w:rPr>
          <w:rFonts w:ascii="Times New Roman" w:hAnsi="Times New Roman" w:cs="Times New Roman"/>
          <w:sz w:val="24"/>
          <w:szCs w:val="24"/>
        </w:rPr>
        <w:t>he Senate or the House</w:t>
      </w:r>
      <w:r w:rsidR="00F51658"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191BDE" w:rsidRPr="00F5575D">
        <w:rPr>
          <w:rFonts w:ascii="Times New Roman" w:hAnsi="Times New Roman" w:cs="Times New Roman"/>
          <w:sz w:val="24"/>
          <w:szCs w:val="24"/>
        </w:rPr>
        <w:t xml:space="preserve">It took </w:t>
      </w:r>
      <w:r w:rsidR="00331443" w:rsidRPr="00F5575D">
        <w:rPr>
          <w:rFonts w:ascii="Times New Roman" w:hAnsi="Times New Roman" w:cs="Times New Roman"/>
          <w:sz w:val="24"/>
          <w:szCs w:val="24"/>
        </w:rPr>
        <w:t xml:space="preserve">an </w:t>
      </w:r>
      <w:r w:rsidR="00191BDE" w:rsidRPr="00F5575D">
        <w:rPr>
          <w:rFonts w:ascii="Times New Roman" w:hAnsi="Times New Roman" w:cs="Times New Roman"/>
          <w:sz w:val="24"/>
          <w:szCs w:val="24"/>
        </w:rPr>
        <w:t>intervention by House Speaker Joe Martin and Senate Majority Leader Bob Taft to agree on a</w:t>
      </w:r>
      <w:r w:rsidR="004E7D64" w:rsidRPr="00F5575D">
        <w:rPr>
          <w:rFonts w:ascii="Times New Roman" w:hAnsi="Times New Roman" w:cs="Times New Roman"/>
          <w:sz w:val="24"/>
          <w:szCs w:val="24"/>
        </w:rPr>
        <w:t xml:space="preserve"> rotation plan, but</w:t>
      </w:r>
      <w:r w:rsidR="00E430C9" w:rsidRPr="00F5575D">
        <w:rPr>
          <w:rFonts w:ascii="Times New Roman" w:hAnsi="Times New Roman" w:cs="Times New Roman"/>
          <w:sz w:val="24"/>
          <w:szCs w:val="24"/>
        </w:rPr>
        <w:t xml:space="preserve"> </w:t>
      </w:r>
      <w:r w:rsidR="004E7D64" w:rsidRPr="00F5575D">
        <w:rPr>
          <w:rFonts w:ascii="Times New Roman" w:hAnsi="Times New Roman" w:cs="Times New Roman"/>
          <w:sz w:val="24"/>
          <w:szCs w:val="24"/>
        </w:rPr>
        <w:t>on 1 April 1953</w:t>
      </w:r>
      <w:r w:rsidR="004D69BE" w:rsidRPr="00F5575D">
        <w:rPr>
          <w:rFonts w:ascii="Times New Roman" w:hAnsi="Times New Roman" w:cs="Times New Roman"/>
          <w:sz w:val="24"/>
          <w:szCs w:val="24"/>
        </w:rPr>
        <w:t xml:space="preserve"> the committee</w:t>
      </w:r>
      <w:r w:rsidR="00F51658" w:rsidRPr="00F5575D">
        <w:rPr>
          <w:rFonts w:ascii="Times New Roman" w:hAnsi="Times New Roman" w:cs="Times New Roman"/>
          <w:sz w:val="24"/>
          <w:szCs w:val="24"/>
        </w:rPr>
        <w:t xml:space="preserve"> chose Cole as</w:t>
      </w:r>
      <w:r w:rsidR="00882D49" w:rsidRPr="00F5575D">
        <w:rPr>
          <w:rFonts w:ascii="Times New Roman" w:hAnsi="Times New Roman" w:cs="Times New Roman"/>
          <w:sz w:val="24"/>
          <w:szCs w:val="24"/>
        </w:rPr>
        <w:t xml:space="preserve"> its leader for a </w:t>
      </w:r>
      <w:r w:rsidR="004E7D64" w:rsidRPr="00F5575D">
        <w:rPr>
          <w:rFonts w:ascii="Times New Roman" w:hAnsi="Times New Roman" w:cs="Times New Roman"/>
          <w:sz w:val="24"/>
          <w:szCs w:val="24"/>
        </w:rPr>
        <w:t>two-year</w:t>
      </w:r>
      <w:r w:rsidR="00882D49" w:rsidRPr="00F5575D">
        <w:rPr>
          <w:rFonts w:ascii="Times New Roman" w:hAnsi="Times New Roman" w:cs="Times New Roman"/>
          <w:sz w:val="24"/>
          <w:szCs w:val="24"/>
        </w:rPr>
        <w:t xml:space="preserve"> </w:t>
      </w:r>
      <w:r w:rsidR="00F51658" w:rsidRPr="00F5575D">
        <w:rPr>
          <w:rFonts w:ascii="Times New Roman" w:hAnsi="Times New Roman" w:cs="Times New Roman"/>
          <w:sz w:val="24"/>
          <w:szCs w:val="24"/>
        </w:rPr>
        <w:t>period.</w:t>
      </w:r>
      <w:r w:rsidR="00E430C9" w:rsidRPr="00F5575D">
        <w:rPr>
          <w:rFonts w:ascii="Times New Roman" w:hAnsi="Times New Roman" w:cs="Times New Roman"/>
          <w:sz w:val="24"/>
          <w:szCs w:val="24"/>
        </w:rPr>
        <w:t xml:space="preserve"> </w:t>
      </w:r>
      <w:r w:rsidR="00F51658" w:rsidRPr="00F5575D">
        <w:rPr>
          <w:rFonts w:ascii="Times New Roman" w:hAnsi="Times New Roman" w:cs="Times New Roman"/>
          <w:sz w:val="24"/>
          <w:szCs w:val="24"/>
        </w:rPr>
        <w:t>As chair</w:t>
      </w:r>
      <w:r w:rsidR="00F1385D" w:rsidRPr="00F5575D">
        <w:rPr>
          <w:rFonts w:ascii="Times New Roman" w:hAnsi="Times New Roman" w:cs="Times New Roman"/>
          <w:sz w:val="24"/>
          <w:szCs w:val="24"/>
        </w:rPr>
        <w:t xml:space="preserve"> Col</w:t>
      </w:r>
      <w:r w:rsidR="00DF07F2" w:rsidRPr="00F5575D">
        <w:rPr>
          <w:rFonts w:ascii="Times New Roman" w:hAnsi="Times New Roman" w:cs="Times New Roman"/>
          <w:sz w:val="24"/>
          <w:szCs w:val="24"/>
        </w:rPr>
        <w:t xml:space="preserve">e announced that the first order of business </w:t>
      </w:r>
      <w:r w:rsidR="00DF07F2" w:rsidRPr="00F5575D">
        <w:rPr>
          <w:rFonts w:ascii="Times New Roman" w:hAnsi="Times New Roman" w:cs="Times New Roman"/>
          <w:sz w:val="24"/>
          <w:szCs w:val="24"/>
        </w:rPr>
        <w:lastRenderedPageBreak/>
        <w:t xml:space="preserve">was consideration of changes in the Atomic Energy Act of 1946 </w:t>
      </w:r>
      <w:r w:rsidR="00F51658" w:rsidRPr="00F5575D">
        <w:rPr>
          <w:rFonts w:ascii="Times New Roman" w:hAnsi="Times New Roman" w:cs="Times New Roman"/>
          <w:sz w:val="24"/>
          <w:szCs w:val="24"/>
        </w:rPr>
        <w:t xml:space="preserve">(the so-called McMahon Act) </w:t>
      </w:r>
      <w:r w:rsidR="00DF07F2" w:rsidRPr="00F5575D">
        <w:rPr>
          <w:rFonts w:ascii="Times New Roman" w:hAnsi="Times New Roman" w:cs="Times New Roman"/>
          <w:sz w:val="24"/>
          <w:szCs w:val="24"/>
        </w:rPr>
        <w:t>to allow for private atomic power development for peacef</w:t>
      </w:r>
      <w:r w:rsidR="00F96DA4" w:rsidRPr="00F5575D">
        <w:rPr>
          <w:rFonts w:ascii="Times New Roman" w:hAnsi="Times New Roman" w:cs="Times New Roman"/>
          <w:sz w:val="24"/>
          <w:szCs w:val="24"/>
        </w:rPr>
        <w:t>ul industrial development</w:t>
      </w:r>
      <w:r w:rsidR="00DF07F2"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FE00E9" w:rsidRPr="00F5575D">
        <w:rPr>
          <w:rFonts w:ascii="Times New Roman" w:hAnsi="Times New Roman" w:cs="Times New Roman"/>
          <w:sz w:val="24"/>
          <w:szCs w:val="24"/>
        </w:rPr>
        <w:t xml:space="preserve">The </w:t>
      </w:r>
      <w:r w:rsidR="00F1599B" w:rsidRPr="00F5575D">
        <w:rPr>
          <w:rFonts w:ascii="Times New Roman" w:hAnsi="Times New Roman" w:cs="Times New Roman"/>
          <w:sz w:val="24"/>
          <w:szCs w:val="24"/>
        </w:rPr>
        <w:t xml:space="preserve">resulting </w:t>
      </w:r>
      <w:r w:rsidR="00FE00E9" w:rsidRPr="00F5575D">
        <w:rPr>
          <w:rFonts w:ascii="Times New Roman" w:hAnsi="Times New Roman" w:cs="Times New Roman"/>
          <w:sz w:val="24"/>
          <w:szCs w:val="24"/>
        </w:rPr>
        <w:t>revisions made it possible for the peaceful uses of atomic energy to be developed more rapidly in the US and for applications to be made more broadly available to other countries.</w:t>
      </w:r>
      <w:r w:rsidR="00E430C9" w:rsidRPr="00F5575D">
        <w:rPr>
          <w:rFonts w:ascii="Times New Roman" w:hAnsi="Times New Roman" w:cs="Times New Roman"/>
          <w:sz w:val="24"/>
          <w:szCs w:val="24"/>
        </w:rPr>
        <w:t xml:space="preserve"> </w:t>
      </w:r>
      <w:r w:rsidR="00FE00E9" w:rsidRPr="00F5575D">
        <w:rPr>
          <w:rFonts w:ascii="Times New Roman" w:hAnsi="Times New Roman" w:cs="Times New Roman"/>
          <w:sz w:val="24"/>
          <w:szCs w:val="24"/>
        </w:rPr>
        <w:t xml:space="preserve">The legislation also authorized </w:t>
      </w:r>
      <w:r w:rsidR="00E46F36" w:rsidRPr="00F5575D">
        <w:rPr>
          <w:rFonts w:ascii="Times New Roman" w:hAnsi="Times New Roman" w:cs="Times New Roman"/>
          <w:sz w:val="24"/>
          <w:szCs w:val="24"/>
        </w:rPr>
        <w:t>steps facilitating US participation</w:t>
      </w:r>
      <w:r w:rsidR="00FE00E9" w:rsidRPr="00F5575D">
        <w:rPr>
          <w:rFonts w:ascii="Times New Roman" w:hAnsi="Times New Roman" w:cs="Times New Roman"/>
          <w:sz w:val="24"/>
          <w:szCs w:val="24"/>
        </w:rPr>
        <w:t xml:space="preserve"> in establishing </w:t>
      </w:r>
      <w:r w:rsidR="003C7599" w:rsidRPr="00F5575D">
        <w:rPr>
          <w:rFonts w:ascii="Times New Roman" w:hAnsi="Times New Roman" w:cs="Times New Roman"/>
          <w:sz w:val="24"/>
          <w:szCs w:val="24"/>
        </w:rPr>
        <w:t xml:space="preserve">what became </w:t>
      </w:r>
      <w:r w:rsidR="00FE00E9" w:rsidRPr="00F5575D">
        <w:rPr>
          <w:rFonts w:ascii="Times New Roman" w:hAnsi="Times New Roman" w:cs="Times New Roman"/>
          <w:sz w:val="24"/>
          <w:szCs w:val="24"/>
        </w:rPr>
        <w:t xml:space="preserve">the </w:t>
      </w:r>
      <w:r w:rsidR="00F1599B" w:rsidRPr="00F5575D">
        <w:rPr>
          <w:rFonts w:ascii="Times New Roman" w:hAnsi="Times New Roman" w:cs="Times New Roman"/>
          <w:sz w:val="24"/>
          <w:szCs w:val="24"/>
        </w:rPr>
        <w:t>International Atomic Energy Agency (</w:t>
      </w:r>
      <w:r w:rsidR="00FE00E9" w:rsidRPr="00F5575D">
        <w:rPr>
          <w:rFonts w:ascii="Times New Roman" w:hAnsi="Times New Roman" w:cs="Times New Roman"/>
          <w:sz w:val="24"/>
          <w:szCs w:val="24"/>
        </w:rPr>
        <w:t>IAEA</w:t>
      </w:r>
      <w:r w:rsidR="00F1599B" w:rsidRPr="00F5575D">
        <w:rPr>
          <w:rFonts w:ascii="Times New Roman" w:hAnsi="Times New Roman" w:cs="Times New Roman"/>
          <w:sz w:val="24"/>
          <w:szCs w:val="24"/>
        </w:rPr>
        <w:t>)</w:t>
      </w:r>
      <w:r w:rsidR="00FE00E9"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3C7599" w:rsidRPr="00F5575D">
        <w:rPr>
          <w:rFonts w:ascii="Times New Roman" w:hAnsi="Times New Roman" w:cs="Times New Roman"/>
          <w:sz w:val="24"/>
          <w:szCs w:val="24"/>
        </w:rPr>
        <w:t xml:space="preserve">As </w:t>
      </w:r>
      <w:r w:rsidR="00B5281B" w:rsidRPr="00F5575D">
        <w:rPr>
          <w:rFonts w:ascii="Times New Roman" w:hAnsi="Times New Roman" w:cs="Times New Roman"/>
          <w:sz w:val="24"/>
          <w:szCs w:val="24"/>
        </w:rPr>
        <w:t xml:space="preserve">committee </w:t>
      </w:r>
      <w:r w:rsidR="003C7599" w:rsidRPr="00F5575D">
        <w:rPr>
          <w:rFonts w:ascii="Times New Roman" w:hAnsi="Times New Roman" w:cs="Times New Roman"/>
          <w:sz w:val="24"/>
          <w:szCs w:val="24"/>
        </w:rPr>
        <w:t>chair Col</w:t>
      </w:r>
      <w:r w:rsidR="00E46F36" w:rsidRPr="00F5575D">
        <w:rPr>
          <w:rFonts w:ascii="Times New Roman" w:hAnsi="Times New Roman" w:cs="Times New Roman"/>
          <w:sz w:val="24"/>
          <w:szCs w:val="24"/>
        </w:rPr>
        <w:t xml:space="preserve">e was outspoken in what he </w:t>
      </w:r>
      <w:r w:rsidR="00A67787" w:rsidRPr="00F5575D">
        <w:rPr>
          <w:rFonts w:ascii="Times New Roman" w:hAnsi="Times New Roman" w:cs="Times New Roman"/>
          <w:sz w:val="24"/>
          <w:szCs w:val="24"/>
        </w:rPr>
        <w:t>regarded as</w:t>
      </w:r>
      <w:r w:rsidR="00E46F36" w:rsidRPr="00F5575D">
        <w:rPr>
          <w:rFonts w:ascii="Times New Roman" w:hAnsi="Times New Roman" w:cs="Times New Roman"/>
          <w:sz w:val="24"/>
          <w:szCs w:val="24"/>
        </w:rPr>
        <w:t xml:space="preserve"> US complacency toward the Soviet Union’s atomic progress.</w:t>
      </w:r>
      <w:r w:rsidR="00E430C9" w:rsidRPr="00F5575D">
        <w:rPr>
          <w:rFonts w:ascii="Times New Roman" w:hAnsi="Times New Roman" w:cs="Times New Roman"/>
          <w:sz w:val="24"/>
          <w:szCs w:val="24"/>
        </w:rPr>
        <w:t xml:space="preserve"> </w:t>
      </w:r>
      <w:r w:rsidR="00E46F36" w:rsidRPr="00F5575D">
        <w:rPr>
          <w:rFonts w:ascii="Times New Roman" w:hAnsi="Times New Roman" w:cs="Times New Roman"/>
          <w:sz w:val="24"/>
          <w:szCs w:val="24"/>
        </w:rPr>
        <w:t xml:space="preserve">He </w:t>
      </w:r>
      <w:r w:rsidR="000E5AEF" w:rsidRPr="00F5575D">
        <w:rPr>
          <w:rFonts w:ascii="Times New Roman" w:hAnsi="Times New Roman" w:cs="Times New Roman"/>
          <w:sz w:val="24"/>
          <w:szCs w:val="24"/>
        </w:rPr>
        <w:t>urged the adoption of a large-scale hydrogen bomb program t</w:t>
      </w:r>
      <w:r w:rsidR="00325066" w:rsidRPr="00F5575D">
        <w:rPr>
          <w:rFonts w:ascii="Times New Roman" w:hAnsi="Times New Roman" w:cs="Times New Roman"/>
          <w:sz w:val="24"/>
          <w:szCs w:val="24"/>
        </w:rPr>
        <w:t>o meet the challenge of the Soviet Union</w:t>
      </w:r>
      <w:r w:rsidR="000E5AEF" w:rsidRPr="00F5575D">
        <w:rPr>
          <w:rFonts w:ascii="Times New Roman" w:hAnsi="Times New Roman" w:cs="Times New Roman"/>
          <w:sz w:val="24"/>
          <w:szCs w:val="24"/>
        </w:rPr>
        <w:t>, which he believed would soon be able</w:t>
      </w:r>
      <w:r w:rsidR="004D69BE" w:rsidRPr="00F5575D">
        <w:rPr>
          <w:rFonts w:ascii="Times New Roman" w:hAnsi="Times New Roman" w:cs="Times New Roman"/>
          <w:sz w:val="24"/>
          <w:szCs w:val="24"/>
        </w:rPr>
        <w:t xml:space="preserve"> to devastate </w:t>
      </w:r>
      <w:r w:rsidR="00325066" w:rsidRPr="00F5575D">
        <w:rPr>
          <w:rFonts w:ascii="Times New Roman" w:hAnsi="Times New Roman" w:cs="Times New Roman"/>
          <w:sz w:val="24"/>
          <w:szCs w:val="24"/>
        </w:rPr>
        <w:t xml:space="preserve">the </w:t>
      </w:r>
      <w:r w:rsidR="003C7599" w:rsidRPr="00F5575D">
        <w:rPr>
          <w:rFonts w:ascii="Times New Roman" w:hAnsi="Times New Roman" w:cs="Times New Roman"/>
          <w:sz w:val="24"/>
          <w:szCs w:val="24"/>
        </w:rPr>
        <w:t>US</w:t>
      </w:r>
      <w:r w:rsidR="00325066"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325066" w:rsidRPr="00F5575D">
        <w:rPr>
          <w:rFonts w:ascii="Times New Roman" w:hAnsi="Times New Roman" w:cs="Times New Roman"/>
          <w:sz w:val="24"/>
          <w:szCs w:val="24"/>
        </w:rPr>
        <w:t>He took that position, even though in 1950</w:t>
      </w:r>
      <w:r w:rsidR="004D69BE" w:rsidRPr="00F5575D">
        <w:rPr>
          <w:rFonts w:ascii="Times New Roman" w:hAnsi="Times New Roman" w:cs="Times New Roman"/>
          <w:sz w:val="24"/>
          <w:szCs w:val="24"/>
        </w:rPr>
        <w:t xml:space="preserve"> he had expressed doubts about the morality and practicality of the hydrogen bomb and had introduced a resolution for world disarmament to</w:t>
      </w:r>
      <w:r w:rsidR="00FE00E9" w:rsidRPr="00F5575D">
        <w:rPr>
          <w:rFonts w:ascii="Times New Roman" w:hAnsi="Times New Roman" w:cs="Times New Roman"/>
          <w:sz w:val="24"/>
          <w:szCs w:val="24"/>
        </w:rPr>
        <w:t xml:space="preserve"> be</w:t>
      </w:r>
      <w:r w:rsidR="004D69BE" w:rsidRPr="00F5575D">
        <w:rPr>
          <w:rFonts w:ascii="Times New Roman" w:hAnsi="Times New Roman" w:cs="Times New Roman"/>
          <w:sz w:val="24"/>
          <w:szCs w:val="24"/>
        </w:rPr>
        <w:t xml:space="preserve"> d</w:t>
      </w:r>
      <w:r w:rsidR="00986F86" w:rsidRPr="00F5575D">
        <w:rPr>
          <w:rFonts w:ascii="Times New Roman" w:hAnsi="Times New Roman" w:cs="Times New Roman"/>
          <w:sz w:val="24"/>
          <w:szCs w:val="24"/>
        </w:rPr>
        <w:t>irected by the United Nations</w:t>
      </w:r>
      <w:r w:rsidR="00B5281B" w:rsidRPr="00F5575D">
        <w:rPr>
          <w:rFonts w:ascii="Times New Roman" w:hAnsi="Times New Roman" w:cs="Times New Roman"/>
          <w:sz w:val="24"/>
          <w:szCs w:val="24"/>
        </w:rPr>
        <w:t xml:space="preserve"> (UN)</w:t>
      </w:r>
      <w:r w:rsidR="00986F86"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E46F36" w:rsidRPr="00F5575D">
        <w:rPr>
          <w:rFonts w:ascii="Times New Roman" w:hAnsi="Times New Roman" w:cs="Times New Roman"/>
          <w:sz w:val="24"/>
          <w:szCs w:val="24"/>
        </w:rPr>
        <w:t>H</w:t>
      </w:r>
      <w:r w:rsidR="00684D77" w:rsidRPr="00F5575D">
        <w:rPr>
          <w:rFonts w:ascii="Times New Roman" w:hAnsi="Times New Roman" w:cs="Times New Roman"/>
          <w:sz w:val="24"/>
          <w:szCs w:val="24"/>
        </w:rPr>
        <w:t xml:space="preserve">e </w:t>
      </w:r>
      <w:r w:rsidR="00E46F36" w:rsidRPr="00F5575D">
        <w:rPr>
          <w:rFonts w:ascii="Times New Roman" w:hAnsi="Times New Roman" w:cs="Times New Roman"/>
          <w:sz w:val="24"/>
          <w:szCs w:val="24"/>
        </w:rPr>
        <w:t xml:space="preserve">also </w:t>
      </w:r>
      <w:r w:rsidR="00684D77" w:rsidRPr="00F5575D">
        <w:rPr>
          <w:rFonts w:ascii="Times New Roman" w:hAnsi="Times New Roman" w:cs="Times New Roman"/>
          <w:sz w:val="24"/>
          <w:szCs w:val="24"/>
        </w:rPr>
        <w:t xml:space="preserve">reversed his long-standing advocacy of </w:t>
      </w:r>
      <w:r w:rsidR="00823C7D" w:rsidRPr="00F5575D">
        <w:rPr>
          <w:rFonts w:ascii="Times New Roman" w:hAnsi="Times New Roman" w:cs="Times New Roman"/>
          <w:sz w:val="24"/>
          <w:szCs w:val="24"/>
        </w:rPr>
        <w:t xml:space="preserve">limiting government spending </w:t>
      </w:r>
      <w:r w:rsidR="00684D77" w:rsidRPr="00F5575D">
        <w:rPr>
          <w:rFonts w:ascii="Times New Roman" w:hAnsi="Times New Roman" w:cs="Times New Roman"/>
          <w:sz w:val="24"/>
          <w:szCs w:val="24"/>
        </w:rPr>
        <w:t>to</w:t>
      </w:r>
      <w:r w:rsidR="00BA3FCF" w:rsidRPr="00F5575D">
        <w:rPr>
          <w:rFonts w:ascii="Times New Roman" w:hAnsi="Times New Roman" w:cs="Times New Roman"/>
          <w:sz w:val="24"/>
          <w:szCs w:val="24"/>
        </w:rPr>
        <w:t xml:space="preserve"> favor the immediate expenditure</w:t>
      </w:r>
      <w:r w:rsidR="00684D77" w:rsidRPr="00F5575D">
        <w:rPr>
          <w:rFonts w:ascii="Times New Roman" w:hAnsi="Times New Roman" w:cs="Times New Roman"/>
          <w:sz w:val="24"/>
          <w:szCs w:val="24"/>
        </w:rPr>
        <w:t xml:space="preserve"> of large sums for continental defense.</w:t>
      </w:r>
      <w:r w:rsidR="00E430C9" w:rsidRPr="00F5575D">
        <w:rPr>
          <w:rFonts w:ascii="Times New Roman" w:hAnsi="Times New Roman" w:cs="Times New Roman"/>
          <w:sz w:val="24"/>
          <w:szCs w:val="24"/>
        </w:rPr>
        <w:t xml:space="preserve"> </w:t>
      </w:r>
      <w:r w:rsidR="004D69BE" w:rsidRPr="00F5575D">
        <w:rPr>
          <w:rFonts w:ascii="Times New Roman" w:hAnsi="Times New Roman" w:cs="Times New Roman"/>
          <w:sz w:val="24"/>
          <w:szCs w:val="24"/>
        </w:rPr>
        <w:t>Since</w:t>
      </w:r>
      <w:r w:rsidR="00A67787" w:rsidRPr="00F5575D">
        <w:rPr>
          <w:rFonts w:ascii="Times New Roman" w:hAnsi="Times New Roman" w:cs="Times New Roman"/>
          <w:sz w:val="24"/>
          <w:szCs w:val="24"/>
        </w:rPr>
        <w:t xml:space="preserve"> the</w:t>
      </w:r>
      <w:r w:rsidR="004D69BE" w:rsidRPr="00F5575D">
        <w:rPr>
          <w:rFonts w:ascii="Times New Roman" w:hAnsi="Times New Roman" w:cs="Times New Roman"/>
          <w:sz w:val="24"/>
          <w:szCs w:val="24"/>
        </w:rPr>
        <w:t xml:space="preserve"> </w:t>
      </w:r>
      <w:r w:rsidR="00B5281B" w:rsidRPr="00F5575D">
        <w:rPr>
          <w:rFonts w:ascii="Times New Roman" w:hAnsi="Times New Roman" w:cs="Times New Roman"/>
          <w:sz w:val="24"/>
          <w:szCs w:val="24"/>
        </w:rPr>
        <w:t>law required the Atomic Energy Commission</w:t>
      </w:r>
      <w:r w:rsidR="004D69BE" w:rsidRPr="00F5575D">
        <w:rPr>
          <w:rFonts w:ascii="Times New Roman" w:hAnsi="Times New Roman" w:cs="Times New Roman"/>
          <w:sz w:val="24"/>
          <w:szCs w:val="24"/>
        </w:rPr>
        <w:t xml:space="preserve"> </w:t>
      </w:r>
      <w:r w:rsidR="00911C1E" w:rsidRPr="00F5575D">
        <w:rPr>
          <w:rFonts w:ascii="Times New Roman" w:hAnsi="Times New Roman" w:cs="Times New Roman"/>
          <w:sz w:val="24"/>
          <w:szCs w:val="24"/>
        </w:rPr>
        <w:t>(</w:t>
      </w:r>
      <w:r w:rsidR="002B5DAE" w:rsidRPr="00F5575D">
        <w:rPr>
          <w:rFonts w:ascii="Times New Roman" w:hAnsi="Times New Roman" w:cs="Times New Roman"/>
          <w:sz w:val="24"/>
          <w:szCs w:val="24"/>
        </w:rPr>
        <w:t>a government</w:t>
      </w:r>
      <w:r w:rsidR="00911C1E" w:rsidRPr="00F5575D">
        <w:rPr>
          <w:rFonts w:ascii="Times New Roman" w:hAnsi="Times New Roman" w:cs="Times New Roman"/>
          <w:sz w:val="24"/>
          <w:szCs w:val="24"/>
        </w:rPr>
        <w:t xml:space="preserve"> agency) </w:t>
      </w:r>
      <w:r w:rsidR="004D69BE" w:rsidRPr="00F5575D">
        <w:rPr>
          <w:rFonts w:ascii="Times New Roman" w:hAnsi="Times New Roman" w:cs="Times New Roman"/>
          <w:sz w:val="24"/>
          <w:szCs w:val="24"/>
        </w:rPr>
        <w:t>to inform the Joint Committee of all atomic energy matters, Cole was unusually knowledgeable about atomic and hydrogen power.</w:t>
      </w:r>
      <w:r w:rsidR="00E430C9" w:rsidRPr="00F5575D">
        <w:rPr>
          <w:rFonts w:ascii="Times New Roman" w:hAnsi="Times New Roman" w:cs="Times New Roman"/>
          <w:sz w:val="24"/>
          <w:szCs w:val="24"/>
        </w:rPr>
        <w:t xml:space="preserve"> </w:t>
      </w:r>
      <w:proofErr w:type="gramStart"/>
      <w:r w:rsidR="00D256E4" w:rsidRPr="00F5575D">
        <w:rPr>
          <w:rFonts w:ascii="Times New Roman" w:hAnsi="Times New Roman" w:cs="Times New Roman"/>
          <w:sz w:val="24"/>
          <w:szCs w:val="24"/>
        </w:rPr>
        <w:t>Moreover</w:t>
      </w:r>
      <w:proofErr w:type="gramEnd"/>
      <w:r w:rsidR="00FE00E9" w:rsidRPr="00F5575D">
        <w:rPr>
          <w:rFonts w:ascii="Times New Roman" w:hAnsi="Times New Roman" w:cs="Times New Roman"/>
          <w:sz w:val="24"/>
          <w:szCs w:val="24"/>
        </w:rPr>
        <w:t xml:space="preserve"> he served as a member of the Congressional delegation to the Geneva </w:t>
      </w:r>
      <w:r w:rsidR="00D256E4" w:rsidRPr="00F5575D">
        <w:rPr>
          <w:rFonts w:ascii="Times New Roman" w:hAnsi="Times New Roman" w:cs="Times New Roman"/>
          <w:sz w:val="24"/>
          <w:szCs w:val="24"/>
        </w:rPr>
        <w:t>‘</w:t>
      </w:r>
      <w:r w:rsidR="00FE00E9" w:rsidRPr="00F5575D">
        <w:rPr>
          <w:rFonts w:ascii="Times New Roman" w:hAnsi="Times New Roman" w:cs="Times New Roman"/>
          <w:sz w:val="24"/>
          <w:szCs w:val="24"/>
        </w:rPr>
        <w:t>Atoms for Peace</w:t>
      </w:r>
      <w:r w:rsidR="00D256E4" w:rsidRPr="00F5575D">
        <w:rPr>
          <w:rFonts w:ascii="Times New Roman" w:hAnsi="Times New Roman" w:cs="Times New Roman"/>
          <w:sz w:val="24"/>
          <w:szCs w:val="24"/>
        </w:rPr>
        <w:t>’</w:t>
      </w:r>
      <w:r w:rsidR="00FE00E9" w:rsidRPr="00F5575D">
        <w:rPr>
          <w:rFonts w:ascii="Times New Roman" w:hAnsi="Times New Roman" w:cs="Times New Roman"/>
          <w:sz w:val="24"/>
          <w:szCs w:val="24"/>
        </w:rPr>
        <w:t xml:space="preserve"> Conference in 1955 and was a member of the US delegation to the Conference to Draft the Statute of the </w:t>
      </w:r>
      <w:r w:rsidR="00D256E4" w:rsidRPr="00F5575D">
        <w:rPr>
          <w:rFonts w:ascii="Times New Roman" w:hAnsi="Times New Roman" w:cs="Times New Roman"/>
          <w:sz w:val="24"/>
          <w:szCs w:val="24"/>
        </w:rPr>
        <w:t>IAEA</w:t>
      </w:r>
      <w:r w:rsidR="00325066" w:rsidRPr="00F5575D">
        <w:rPr>
          <w:rFonts w:ascii="Times New Roman" w:hAnsi="Times New Roman" w:cs="Times New Roman"/>
          <w:sz w:val="24"/>
          <w:szCs w:val="24"/>
        </w:rPr>
        <w:t xml:space="preserve"> </w:t>
      </w:r>
      <w:r w:rsidR="00FE00E9" w:rsidRPr="00F5575D">
        <w:rPr>
          <w:rFonts w:ascii="Times New Roman" w:hAnsi="Times New Roman" w:cs="Times New Roman"/>
          <w:sz w:val="24"/>
          <w:szCs w:val="24"/>
        </w:rPr>
        <w:t>in October 1956.</w:t>
      </w:r>
      <w:r w:rsidR="00E430C9" w:rsidRPr="00F5575D">
        <w:rPr>
          <w:rFonts w:ascii="Times New Roman" w:hAnsi="Times New Roman" w:cs="Times New Roman"/>
          <w:sz w:val="24"/>
          <w:szCs w:val="24"/>
        </w:rPr>
        <w:t xml:space="preserve"> </w:t>
      </w:r>
      <w:r w:rsidR="00E46F36" w:rsidRPr="00F5575D">
        <w:rPr>
          <w:rFonts w:ascii="Times New Roman" w:hAnsi="Times New Roman" w:cs="Times New Roman"/>
          <w:sz w:val="24"/>
          <w:szCs w:val="24"/>
        </w:rPr>
        <w:t>On a lighter note</w:t>
      </w:r>
      <w:r w:rsidR="009956F5" w:rsidRPr="00F5575D">
        <w:rPr>
          <w:rFonts w:ascii="Times New Roman" w:hAnsi="Times New Roman" w:cs="Times New Roman"/>
          <w:sz w:val="24"/>
          <w:szCs w:val="24"/>
        </w:rPr>
        <w:t>, during the summer of 1956</w:t>
      </w:r>
      <w:r w:rsidR="00D256E4" w:rsidRPr="00F5575D">
        <w:rPr>
          <w:rFonts w:ascii="Times New Roman" w:hAnsi="Times New Roman" w:cs="Times New Roman"/>
          <w:sz w:val="24"/>
          <w:szCs w:val="24"/>
        </w:rPr>
        <w:t xml:space="preserve"> Col</w:t>
      </w:r>
      <w:r w:rsidR="00BA3FCF" w:rsidRPr="00F5575D">
        <w:rPr>
          <w:rFonts w:ascii="Times New Roman" w:hAnsi="Times New Roman" w:cs="Times New Roman"/>
          <w:sz w:val="24"/>
          <w:szCs w:val="24"/>
        </w:rPr>
        <w:t>e was awarded the first prize for his entry in the open needlepoint class at the Steuben County Fair</w:t>
      </w:r>
      <w:r w:rsidR="002B5DAE" w:rsidRPr="00F5575D">
        <w:rPr>
          <w:rFonts w:ascii="Times New Roman" w:hAnsi="Times New Roman" w:cs="Times New Roman"/>
          <w:sz w:val="24"/>
          <w:szCs w:val="24"/>
        </w:rPr>
        <w:t xml:space="preserve"> in New York</w:t>
      </w:r>
      <w:r w:rsidR="00BA3FCF" w:rsidRPr="00F5575D">
        <w:rPr>
          <w:rFonts w:ascii="Times New Roman" w:hAnsi="Times New Roman" w:cs="Times New Roman"/>
          <w:sz w:val="24"/>
          <w:szCs w:val="24"/>
        </w:rPr>
        <w:t xml:space="preserve">. </w:t>
      </w:r>
    </w:p>
    <w:p w14:paraId="77CBE0F0" w14:textId="77777777" w:rsidR="008714A2" w:rsidRPr="00F5575D" w:rsidRDefault="00D256E4" w:rsidP="00096583">
      <w:pPr>
        <w:spacing w:after="0" w:line="240" w:lineRule="auto"/>
        <w:ind w:firstLine="720"/>
        <w:jc w:val="both"/>
        <w:rPr>
          <w:rFonts w:ascii="Times New Roman" w:hAnsi="Times New Roman" w:cs="Times New Roman"/>
          <w:sz w:val="24"/>
          <w:szCs w:val="24"/>
        </w:rPr>
      </w:pPr>
      <w:r w:rsidRPr="00F5575D">
        <w:rPr>
          <w:rFonts w:ascii="Times New Roman" w:hAnsi="Times New Roman" w:cs="Times New Roman"/>
          <w:sz w:val="24"/>
          <w:szCs w:val="24"/>
        </w:rPr>
        <w:t>On 18 June 1957</w:t>
      </w:r>
      <w:r w:rsidR="0082719A" w:rsidRPr="00F5575D">
        <w:rPr>
          <w:rFonts w:ascii="Times New Roman" w:hAnsi="Times New Roman" w:cs="Times New Roman"/>
          <w:sz w:val="24"/>
          <w:szCs w:val="24"/>
        </w:rPr>
        <w:t xml:space="preserve"> the US Senate gave its advice and consent to ratify the tr</w:t>
      </w:r>
      <w:r w:rsidRPr="00F5575D">
        <w:rPr>
          <w:rFonts w:ascii="Times New Roman" w:hAnsi="Times New Roman" w:cs="Times New Roman"/>
          <w:sz w:val="24"/>
          <w:szCs w:val="24"/>
        </w:rPr>
        <w:t>eaty establishing the IAEA. T</w:t>
      </w:r>
      <w:r w:rsidR="0082719A" w:rsidRPr="00F5575D">
        <w:rPr>
          <w:rFonts w:ascii="Times New Roman" w:hAnsi="Times New Roman" w:cs="Times New Roman"/>
          <w:sz w:val="24"/>
          <w:szCs w:val="24"/>
        </w:rPr>
        <w:t>he next day a bill to provide for US participation in the IAEA was introduced and, after hearings, duly enacted.</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At the same time</w:t>
      </w:r>
      <w:r w:rsidR="0082719A" w:rsidRPr="00F5575D">
        <w:rPr>
          <w:rFonts w:ascii="Times New Roman" w:hAnsi="Times New Roman" w:cs="Times New Roman"/>
          <w:sz w:val="24"/>
          <w:szCs w:val="24"/>
        </w:rPr>
        <w:t xml:space="preserve"> the US </w:t>
      </w:r>
      <w:proofErr w:type="gramStart"/>
      <w:r w:rsidR="0082719A" w:rsidRPr="00F5575D">
        <w:rPr>
          <w:rFonts w:ascii="Times New Roman" w:hAnsi="Times New Roman" w:cs="Times New Roman"/>
          <w:sz w:val="24"/>
          <w:szCs w:val="24"/>
        </w:rPr>
        <w:t>government initiated</w:t>
      </w:r>
      <w:proofErr w:type="gramEnd"/>
      <w:r w:rsidR="0082719A" w:rsidRPr="00F5575D">
        <w:rPr>
          <w:rFonts w:ascii="Times New Roman" w:hAnsi="Times New Roman" w:cs="Times New Roman"/>
          <w:sz w:val="24"/>
          <w:szCs w:val="24"/>
        </w:rPr>
        <w:t xml:space="preserve"> discussion</w:t>
      </w:r>
      <w:r w:rsidR="008544FD" w:rsidRPr="00F5575D">
        <w:rPr>
          <w:rFonts w:ascii="Times New Roman" w:hAnsi="Times New Roman" w:cs="Times New Roman"/>
          <w:sz w:val="24"/>
          <w:szCs w:val="24"/>
        </w:rPr>
        <w:t xml:space="preserve">s about having Cole selected as </w:t>
      </w:r>
      <w:r w:rsidR="0082719A" w:rsidRPr="00F5575D">
        <w:rPr>
          <w:rFonts w:ascii="Times New Roman" w:hAnsi="Times New Roman" w:cs="Times New Roman"/>
          <w:sz w:val="24"/>
          <w:szCs w:val="24"/>
        </w:rPr>
        <w:t>the IAEA’s first Dir</w:t>
      </w:r>
      <w:r w:rsidR="008544FD" w:rsidRPr="00F5575D">
        <w:rPr>
          <w:rFonts w:ascii="Times New Roman" w:hAnsi="Times New Roman" w:cs="Times New Roman"/>
          <w:sz w:val="24"/>
          <w:szCs w:val="24"/>
        </w:rPr>
        <w:t xml:space="preserve">ector General, even though the Agency </w:t>
      </w:r>
      <w:r w:rsidR="00F46617" w:rsidRPr="00F5575D">
        <w:rPr>
          <w:rFonts w:ascii="Times New Roman" w:hAnsi="Times New Roman" w:cs="Times New Roman"/>
          <w:sz w:val="24"/>
          <w:szCs w:val="24"/>
        </w:rPr>
        <w:t xml:space="preserve">was </w:t>
      </w:r>
      <w:r w:rsidR="0082719A" w:rsidRPr="00F5575D">
        <w:rPr>
          <w:rFonts w:ascii="Times New Roman" w:hAnsi="Times New Roman" w:cs="Times New Roman"/>
          <w:sz w:val="24"/>
          <w:szCs w:val="24"/>
        </w:rPr>
        <w:t xml:space="preserve">not </w:t>
      </w:r>
      <w:r w:rsidR="00F46617" w:rsidRPr="00F5575D">
        <w:rPr>
          <w:rFonts w:ascii="Times New Roman" w:hAnsi="Times New Roman" w:cs="Times New Roman"/>
          <w:sz w:val="24"/>
          <w:szCs w:val="24"/>
        </w:rPr>
        <w:t xml:space="preserve">to </w:t>
      </w:r>
      <w:r w:rsidR="0082719A" w:rsidRPr="00F5575D">
        <w:rPr>
          <w:rFonts w:ascii="Times New Roman" w:hAnsi="Times New Roman" w:cs="Times New Roman"/>
          <w:sz w:val="24"/>
          <w:szCs w:val="24"/>
        </w:rPr>
        <w:t>come into being until 29 July 1957, with the first General C</w:t>
      </w:r>
      <w:r w:rsidR="00EC5390" w:rsidRPr="00F5575D">
        <w:rPr>
          <w:rFonts w:ascii="Times New Roman" w:hAnsi="Times New Roman" w:cs="Times New Roman"/>
          <w:sz w:val="24"/>
          <w:szCs w:val="24"/>
        </w:rPr>
        <w:t xml:space="preserve">onference scheduled to open on </w:t>
      </w:r>
      <w:r w:rsidR="00882D49" w:rsidRPr="00F5575D">
        <w:rPr>
          <w:rFonts w:ascii="Times New Roman" w:hAnsi="Times New Roman" w:cs="Times New Roman"/>
          <w:sz w:val="24"/>
          <w:szCs w:val="24"/>
        </w:rPr>
        <w:t>1 October</w:t>
      </w:r>
      <w:r w:rsidR="0082719A"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781D55" w:rsidRPr="00F5575D">
        <w:rPr>
          <w:rFonts w:ascii="Times New Roman" w:hAnsi="Times New Roman" w:cs="Times New Roman"/>
          <w:sz w:val="24"/>
          <w:szCs w:val="24"/>
        </w:rPr>
        <w:t>Cole’s</w:t>
      </w:r>
      <w:r w:rsidR="0082719A" w:rsidRPr="00F5575D">
        <w:rPr>
          <w:rFonts w:ascii="Times New Roman" w:hAnsi="Times New Roman" w:cs="Times New Roman"/>
          <w:sz w:val="24"/>
          <w:szCs w:val="24"/>
        </w:rPr>
        <w:t xml:space="preserve"> nomination </w:t>
      </w:r>
      <w:r w:rsidR="002B5DAE" w:rsidRPr="00F5575D">
        <w:rPr>
          <w:rFonts w:ascii="Times New Roman" w:hAnsi="Times New Roman" w:cs="Times New Roman"/>
          <w:sz w:val="24"/>
          <w:szCs w:val="24"/>
        </w:rPr>
        <w:t xml:space="preserve">was </w:t>
      </w:r>
      <w:r w:rsidR="0082719A" w:rsidRPr="00F5575D">
        <w:rPr>
          <w:rFonts w:ascii="Times New Roman" w:hAnsi="Times New Roman" w:cs="Times New Roman"/>
          <w:sz w:val="24"/>
          <w:szCs w:val="24"/>
        </w:rPr>
        <w:t xml:space="preserve">met with some resistance, as it had been the understanding of many delegations that the first </w:t>
      </w:r>
      <w:r w:rsidR="00EC5390" w:rsidRPr="00F5575D">
        <w:rPr>
          <w:rFonts w:ascii="Times New Roman" w:hAnsi="Times New Roman" w:cs="Times New Roman"/>
          <w:sz w:val="24"/>
          <w:szCs w:val="24"/>
        </w:rPr>
        <w:t>Director General of the IAEA would be a scientist from a neutral country</w:t>
      </w:r>
      <w:r w:rsidR="008544FD"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EC5390" w:rsidRPr="00F5575D">
        <w:rPr>
          <w:rFonts w:ascii="Times New Roman" w:hAnsi="Times New Roman" w:cs="Times New Roman"/>
          <w:sz w:val="24"/>
          <w:szCs w:val="24"/>
        </w:rPr>
        <w:t>Harry Brynielsson, Managing Director of the Swedish Atomic Energy Co</w:t>
      </w:r>
      <w:r w:rsidR="008544FD" w:rsidRPr="00F5575D">
        <w:rPr>
          <w:rFonts w:ascii="Times New Roman" w:hAnsi="Times New Roman" w:cs="Times New Roman"/>
          <w:sz w:val="24"/>
          <w:szCs w:val="24"/>
        </w:rPr>
        <w:t xml:space="preserve">mpany (Aktiebolaget </w:t>
      </w:r>
      <w:proofErr w:type="spellStart"/>
      <w:r w:rsidR="008544FD" w:rsidRPr="00F5575D">
        <w:rPr>
          <w:rFonts w:ascii="Times New Roman" w:hAnsi="Times New Roman" w:cs="Times New Roman"/>
          <w:sz w:val="24"/>
          <w:szCs w:val="24"/>
        </w:rPr>
        <w:t>Atomenergi</w:t>
      </w:r>
      <w:proofErr w:type="spellEnd"/>
      <w:r w:rsidR="008544FD" w:rsidRPr="00F5575D">
        <w:rPr>
          <w:rFonts w:ascii="Times New Roman" w:hAnsi="Times New Roman" w:cs="Times New Roman"/>
          <w:sz w:val="24"/>
          <w:szCs w:val="24"/>
        </w:rPr>
        <w:t>)</w:t>
      </w:r>
      <w:r w:rsidR="004B358B" w:rsidRPr="00F5575D">
        <w:rPr>
          <w:rFonts w:ascii="Times New Roman" w:hAnsi="Times New Roman" w:cs="Times New Roman"/>
          <w:sz w:val="24"/>
          <w:szCs w:val="24"/>
        </w:rPr>
        <w:t xml:space="preserve">, </w:t>
      </w:r>
      <w:r w:rsidR="00C63604" w:rsidRPr="00F5575D">
        <w:rPr>
          <w:rFonts w:ascii="Times New Roman" w:hAnsi="Times New Roman" w:cs="Times New Roman"/>
          <w:sz w:val="24"/>
          <w:szCs w:val="24"/>
        </w:rPr>
        <w:t xml:space="preserve">and Dr. Paul R. Jolles, the Swiss secretary of the </w:t>
      </w:r>
      <w:r w:rsidR="008544FD" w:rsidRPr="00F5575D">
        <w:rPr>
          <w:rFonts w:ascii="Times New Roman" w:hAnsi="Times New Roman" w:cs="Times New Roman"/>
          <w:sz w:val="24"/>
          <w:szCs w:val="24"/>
        </w:rPr>
        <w:t>preparatory commission, were</w:t>
      </w:r>
      <w:r w:rsidR="00C63604" w:rsidRPr="00F5575D">
        <w:rPr>
          <w:rFonts w:ascii="Times New Roman" w:hAnsi="Times New Roman" w:cs="Times New Roman"/>
          <w:sz w:val="24"/>
          <w:szCs w:val="24"/>
        </w:rPr>
        <w:t xml:space="preserve"> </w:t>
      </w:r>
      <w:r w:rsidR="00CE76AD" w:rsidRPr="00F5575D">
        <w:rPr>
          <w:rFonts w:ascii="Times New Roman" w:hAnsi="Times New Roman" w:cs="Times New Roman"/>
          <w:sz w:val="24"/>
          <w:szCs w:val="24"/>
        </w:rPr>
        <w:t>mentioned</w:t>
      </w:r>
      <w:r w:rsidR="00EC5390" w:rsidRPr="00F5575D">
        <w:rPr>
          <w:rFonts w:ascii="Times New Roman" w:hAnsi="Times New Roman" w:cs="Times New Roman"/>
          <w:sz w:val="24"/>
          <w:szCs w:val="24"/>
        </w:rPr>
        <w:t xml:space="preserve">. </w:t>
      </w:r>
      <w:r w:rsidR="00781D55" w:rsidRPr="00F5575D">
        <w:rPr>
          <w:rFonts w:ascii="Times New Roman" w:hAnsi="Times New Roman" w:cs="Times New Roman"/>
          <w:sz w:val="24"/>
          <w:szCs w:val="24"/>
        </w:rPr>
        <w:t>Europeans</w:t>
      </w:r>
      <w:r w:rsidR="003D175D" w:rsidRPr="00F5575D">
        <w:rPr>
          <w:rFonts w:ascii="Times New Roman" w:hAnsi="Times New Roman" w:cs="Times New Roman"/>
          <w:sz w:val="24"/>
          <w:szCs w:val="24"/>
        </w:rPr>
        <w:t xml:space="preserve"> i</w:t>
      </w:r>
      <w:r w:rsidR="00882D49" w:rsidRPr="00F5575D">
        <w:rPr>
          <w:rFonts w:ascii="Times New Roman" w:hAnsi="Times New Roman" w:cs="Times New Roman"/>
          <w:sz w:val="24"/>
          <w:szCs w:val="24"/>
        </w:rPr>
        <w:t xml:space="preserve">n particular held </w:t>
      </w:r>
      <w:r w:rsidR="003D175D" w:rsidRPr="00F5575D">
        <w:rPr>
          <w:rFonts w:ascii="Times New Roman" w:hAnsi="Times New Roman" w:cs="Times New Roman"/>
          <w:sz w:val="24"/>
          <w:szCs w:val="24"/>
        </w:rPr>
        <w:t>Cole</w:t>
      </w:r>
      <w:r w:rsidR="001C52A5" w:rsidRPr="00F5575D">
        <w:rPr>
          <w:rFonts w:ascii="Times New Roman" w:hAnsi="Times New Roman" w:cs="Times New Roman"/>
          <w:sz w:val="24"/>
          <w:szCs w:val="24"/>
        </w:rPr>
        <w:t>’s ignorance of nuclear science</w:t>
      </w:r>
      <w:r w:rsidR="00882D49" w:rsidRPr="00F5575D">
        <w:rPr>
          <w:rFonts w:ascii="Times New Roman" w:hAnsi="Times New Roman" w:cs="Times New Roman"/>
          <w:sz w:val="24"/>
          <w:szCs w:val="24"/>
        </w:rPr>
        <w:t xml:space="preserve"> against him</w:t>
      </w:r>
      <w:r w:rsidR="00781D55" w:rsidRPr="00F5575D">
        <w:rPr>
          <w:rFonts w:ascii="Times New Roman" w:hAnsi="Times New Roman" w:cs="Times New Roman"/>
          <w:sz w:val="24"/>
          <w:szCs w:val="24"/>
        </w:rPr>
        <w:t xml:space="preserve"> </w:t>
      </w:r>
      <w:r w:rsidR="001C4960" w:rsidRPr="00F5575D">
        <w:rPr>
          <w:rFonts w:ascii="Times New Roman" w:hAnsi="Times New Roman" w:cs="Times New Roman"/>
          <w:sz w:val="24"/>
          <w:szCs w:val="24"/>
        </w:rPr>
        <w:t xml:space="preserve">and </w:t>
      </w:r>
      <w:r w:rsidR="001C52A5" w:rsidRPr="00F5575D">
        <w:rPr>
          <w:rFonts w:ascii="Times New Roman" w:hAnsi="Times New Roman" w:cs="Times New Roman"/>
          <w:sz w:val="24"/>
          <w:szCs w:val="24"/>
        </w:rPr>
        <w:t xml:space="preserve">he readily admitted </w:t>
      </w:r>
      <w:r w:rsidR="00781D55" w:rsidRPr="00F5575D">
        <w:rPr>
          <w:rFonts w:ascii="Times New Roman" w:hAnsi="Times New Roman" w:cs="Times New Roman"/>
          <w:sz w:val="24"/>
          <w:szCs w:val="24"/>
        </w:rPr>
        <w:t xml:space="preserve">that </w:t>
      </w:r>
      <w:r w:rsidR="001C52A5" w:rsidRPr="00F5575D">
        <w:rPr>
          <w:rFonts w:ascii="Times New Roman" w:hAnsi="Times New Roman" w:cs="Times New Roman"/>
          <w:sz w:val="24"/>
          <w:szCs w:val="24"/>
        </w:rPr>
        <w:t>he was no scientist,</w:t>
      </w:r>
      <w:r w:rsidR="00781D55" w:rsidRPr="00F5575D">
        <w:rPr>
          <w:rFonts w:ascii="Times New Roman" w:hAnsi="Times New Roman" w:cs="Times New Roman"/>
          <w:sz w:val="24"/>
          <w:szCs w:val="24"/>
        </w:rPr>
        <w:t xml:space="preserve"> but</w:t>
      </w:r>
      <w:r w:rsidR="001C52A5" w:rsidRPr="00F5575D">
        <w:rPr>
          <w:rFonts w:ascii="Times New Roman" w:hAnsi="Times New Roman" w:cs="Times New Roman"/>
          <w:sz w:val="24"/>
          <w:szCs w:val="24"/>
        </w:rPr>
        <w:t xml:space="preserve"> indeed a ‘</w:t>
      </w:r>
      <w:r w:rsidR="00DA5756" w:rsidRPr="00F5575D">
        <w:rPr>
          <w:rFonts w:ascii="Times New Roman" w:hAnsi="Times New Roman" w:cs="Times New Roman"/>
          <w:sz w:val="24"/>
          <w:szCs w:val="24"/>
        </w:rPr>
        <w:t xml:space="preserve">layman’ </w:t>
      </w:r>
      <w:r w:rsidR="001B49E8" w:rsidRPr="00F5575D">
        <w:rPr>
          <w:rFonts w:ascii="Times New Roman" w:hAnsi="Times New Roman" w:cs="Times New Roman"/>
          <w:sz w:val="24"/>
          <w:szCs w:val="24"/>
        </w:rPr>
        <w:t>(We Are Leading</w:t>
      </w:r>
      <w:r w:rsidR="00DA5756" w:rsidRPr="00F5575D">
        <w:rPr>
          <w:rFonts w:ascii="Times New Roman" w:hAnsi="Times New Roman" w:cs="Times New Roman"/>
          <w:sz w:val="24"/>
          <w:szCs w:val="24"/>
        </w:rPr>
        <w:t xml:space="preserve"> 1953:</w:t>
      </w:r>
      <w:r w:rsidR="001C52A5" w:rsidRPr="00F5575D">
        <w:rPr>
          <w:rFonts w:ascii="Times New Roman" w:hAnsi="Times New Roman" w:cs="Times New Roman"/>
          <w:sz w:val="24"/>
          <w:szCs w:val="24"/>
        </w:rPr>
        <w:t xml:space="preserve"> 18, 19)</w:t>
      </w:r>
      <w:r w:rsidR="00781D55" w:rsidRPr="00F5575D">
        <w:rPr>
          <w:rFonts w:ascii="Times New Roman" w:hAnsi="Times New Roman" w:cs="Times New Roman"/>
          <w:sz w:val="24"/>
          <w:szCs w:val="24"/>
        </w:rPr>
        <w:t xml:space="preserve">. </w:t>
      </w:r>
      <w:r w:rsidR="001C4960" w:rsidRPr="00F5575D">
        <w:rPr>
          <w:rFonts w:ascii="Times New Roman" w:hAnsi="Times New Roman" w:cs="Times New Roman"/>
          <w:sz w:val="24"/>
          <w:szCs w:val="24"/>
        </w:rPr>
        <w:t>However,</w:t>
      </w:r>
      <w:r w:rsidR="00781D55" w:rsidRPr="00F5575D">
        <w:rPr>
          <w:rFonts w:ascii="Times New Roman" w:hAnsi="Times New Roman" w:cs="Times New Roman"/>
          <w:sz w:val="24"/>
          <w:szCs w:val="24"/>
        </w:rPr>
        <w:t xml:space="preserve"> </w:t>
      </w:r>
      <w:r w:rsidR="008544FD" w:rsidRPr="00F5575D">
        <w:rPr>
          <w:rFonts w:ascii="Times New Roman" w:hAnsi="Times New Roman" w:cs="Times New Roman"/>
          <w:sz w:val="24"/>
          <w:szCs w:val="24"/>
        </w:rPr>
        <w:t>no other appointee</w:t>
      </w:r>
      <w:r w:rsidR="003D175D" w:rsidRPr="00F5575D">
        <w:rPr>
          <w:rFonts w:ascii="Times New Roman" w:hAnsi="Times New Roman" w:cs="Times New Roman"/>
          <w:sz w:val="24"/>
          <w:szCs w:val="24"/>
        </w:rPr>
        <w:t xml:space="preserve"> would have promised as much assurance of </w:t>
      </w:r>
      <w:r w:rsidR="008544FD" w:rsidRPr="00F5575D">
        <w:rPr>
          <w:rFonts w:ascii="Times New Roman" w:hAnsi="Times New Roman" w:cs="Times New Roman"/>
          <w:sz w:val="24"/>
          <w:szCs w:val="24"/>
        </w:rPr>
        <w:t xml:space="preserve">US </w:t>
      </w:r>
      <w:r w:rsidR="003D175D" w:rsidRPr="00F5575D">
        <w:rPr>
          <w:rFonts w:ascii="Times New Roman" w:hAnsi="Times New Roman" w:cs="Times New Roman"/>
          <w:sz w:val="24"/>
          <w:szCs w:val="24"/>
        </w:rPr>
        <w:t>congressional support du</w:t>
      </w:r>
      <w:r w:rsidR="001F23A1" w:rsidRPr="00F5575D">
        <w:rPr>
          <w:rFonts w:ascii="Times New Roman" w:hAnsi="Times New Roman" w:cs="Times New Roman"/>
          <w:sz w:val="24"/>
          <w:szCs w:val="24"/>
        </w:rPr>
        <w:t>ring the first years of the IAEA</w:t>
      </w:r>
      <w:r w:rsidR="00D7487E" w:rsidRPr="00F5575D">
        <w:rPr>
          <w:rFonts w:ascii="Times New Roman" w:hAnsi="Times New Roman" w:cs="Times New Roman"/>
          <w:sz w:val="24"/>
          <w:szCs w:val="24"/>
        </w:rPr>
        <w:t xml:space="preserve"> as did Col</w:t>
      </w:r>
      <w:r w:rsidR="00882D49" w:rsidRPr="00F5575D">
        <w:rPr>
          <w:rFonts w:ascii="Times New Roman" w:hAnsi="Times New Roman" w:cs="Times New Roman"/>
          <w:sz w:val="24"/>
          <w:szCs w:val="24"/>
        </w:rPr>
        <w:t>e</w:t>
      </w:r>
      <w:r w:rsidR="003D175D"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667B02" w:rsidRPr="00F5575D">
        <w:rPr>
          <w:rFonts w:ascii="Times New Roman" w:hAnsi="Times New Roman" w:cs="Times New Roman"/>
          <w:sz w:val="24"/>
          <w:szCs w:val="24"/>
        </w:rPr>
        <w:t>The US</w:t>
      </w:r>
      <w:r w:rsidR="00882D49" w:rsidRPr="00F5575D">
        <w:rPr>
          <w:rFonts w:ascii="Times New Roman" w:hAnsi="Times New Roman" w:cs="Times New Roman"/>
          <w:sz w:val="24"/>
          <w:szCs w:val="24"/>
        </w:rPr>
        <w:t xml:space="preserve"> government </w:t>
      </w:r>
      <w:r w:rsidR="00667B02" w:rsidRPr="00F5575D">
        <w:rPr>
          <w:rFonts w:ascii="Times New Roman" w:hAnsi="Times New Roman" w:cs="Times New Roman"/>
          <w:sz w:val="24"/>
          <w:szCs w:val="24"/>
        </w:rPr>
        <w:t>contended that it was appropriate for a US national to be selected as Director General because</w:t>
      </w:r>
      <w:r w:rsidR="008544FD" w:rsidRPr="00F5575D">
        <w:rPr>
          <w:rFonts w:ascii="Times New Roman" w:hAnsi="Times New Roman" w:cs="Times New Roman"/>
          <w:sz w:val="24"/>
          <w:szCs w:val="24"/>
        </w:rPr>
        <w:t xml:space="preserve"> President </w:t>
      </w:r>
      <w:r w:rsidR="004B358B" w:rsidRPr="00F5575D">
        <w:rPr>
          <w:rFonts w:ascii="Times New Roman" w:hAnsi="Times New Roman" w:cs="Times New Roman"/>
          <w:sz w:val="24"/>
          <w:szCs w:val="24"/>
        </w:rPr>
        <w:t xml:space="preserve">Dwight D. </w:t>
      </w:r>
      <w:r w:rsidR="008544FD" w:rsidRPr="00F5575D">
        <w:rPr>
          <w:rFonts w:ascii="Times New Roman" w:hAnsi="Times New Roman" w:cs="Times New Roman"/>
          <w:sz w:val="24"/>
          <w:szCs w:val="24"/>
        </w:rPr>
        <w:t>Eise</w:t>
      </w:r>
      <w:r w:rsidR="00FE344B" w:rsidRPr="00F5575D">
        <w:rPr>
          <w:rFonts w:ascii="Times New Roman" w:hAnsi="Times New Roman" w:cs="Times New Roman"/>
          <w:sz w:val="24"/>
          <w:szCs w:val="24"/>
        </w:rPr>
        <w:t>nhower had</w:t>
      </w:r>
      <w:r w:rsidR="000E3CF6" w:rsidRPr="00F5575D">
        <w:rPr>
          <w:rFonts w:ascii="Times New Roman" w:hAnsi="Times New Roman" w:cs="Times New Roman"/>
          <w:sz w:val="24"/>
          <w:szCs w:val="24"/>
        </w:rPr>
        <w:t xml:space="preserve"> in 1953</w:t>
      </w:r>
      <w:r w:rsidR="00C3718A" w:rsidRPr="00F5575D">
        <w:rPr>
          <w:rFonts w:ascii="Times New Roman" w:hAnsi="Times New Roman" w:cs="Times New Roman"/>
          <w:sz w:val="24"/>
          <w:szCs w:val="24"/>
        </w:rPr>
        <w:t xml:space="preserve"> been</w:t>
      </w:r>
      <w:r w:rsidR="008544FD" w:rsidRPr="00F5575D">
        <w:rPr>
          <w:rFonts w:ascii="Times New Roman" w:hAnsi="Times New Roman" w:cs="Times New Roman"/>
          <w:sz w:val="24"/>
          <w:szCs w:val="24"/>
        </w:rPr>
        <w:t xml:space="preserve"> the first </w:t>
      </w:r>
      <w:r w:rsidR="000713B9" w:rsidRPr="00F5575D">
        <w:rPr>
          <w:rFonts w:ascii="Times New Roman" w:hAnsi="Times New Roman" w:cs="Times New Roman"/>
          <w:sz w:val="24"/>
          <w:szCs w:val="24"/>
        </w:rPr>
        <w:t xml:space="preserve">head of state </w:t>
      </w:r>
      <w:r w:rsidR="008544FD" w:rsidRPr="00F5575D">
        <w:rPr>
          <w:rFonts w:ascii="Times New Roman" w:hAnsi="Times New Roman" w:cs="Times New Roman"/>
          <w:sz w:val="24"/>
          <w:szCs w:val="24"/>
        </w:rPr>
        <w:t xml:space="preserve">to call for such an agency </w:t>
      </w:r>
      <w:r w:rsidR="00667B02" w:rsidRPr="00F5575D">
        <w:rPr>
          <w:rFonts w:ascii="Times New Roman" w:hAnsi="Times New Roman" w:cs="Times New Roman"/>
          <w:sz w:val="24"/>
          <w:szCs w:val="24"/>
        </w:rPr>
        <w:t>and the US ha</w:t>
      </w:r>
      <w:r w:rsidR="000E3CF6" w:rsidRPr="00F5575D">
        <w:rPr>
          <w:rFonts w:ascii="Times New Roman" w:hAnsi="Times New Roman" w:cs="Times New Roman"/>
          <w:sz w:val="24"/>
          <w:szCs w:val="24"/>
        </w:rPr>
        <w:t xml:space="preserve">d </w:t>
      </w:r>
      <w:r w:rsidR="00667B02" w:rsidRPr="00F5575D">
        <w:rPr>
          <w:rFonts w:ascii="Times New Roman" w:hAnsi="Times New Roman" w:cs="Times New Roman"/>
          <w:sz w:val="24"/>
          <w:szCs w:val="24"/>
        </w:rPr>
        <w:t>played a leading role in the development of the peaceful uses of atomic energy.</w:t>
      </w:r>
      <w:r w:rsidR="00E430C9" w:rsidRPr="00F5575D">
        <w:rPr>
          <w:rFonts w:ascii="Times New Roman" w:hAnsi="Times New Roman" w:cs="Times New Roman"/>
          <w:sz w:val="24"/>
          <w:szCs w:val="24"/>
        </w:rPr>
        <w:t xml:space="preserve"> </w:t>
      </w:r>
      <w:r w:rsidR="008714A2" w:rsidRPr="00F5575D">
        <w:rPr>
          <w:rFonts w:ascii="Times New Roman" w:hAnsi="Times New Roman" w:cs="Times New Roman"/>
          <w:sz w:val="24"/>
          <w:szCs w:val="24"/>
        </w:rPr>
        <w:t xml:space="preserve">The Soviets were especially concerned that </w:t>
      </w:r>
      <w:r w:rsidR="000E3CF6" w:rsidRPr="00F5575D">
        <w:rPr>
          <w:rFonts w:ascii="Times New Roman" w:hAnsi="Times New Roman" w:cs="Times New Roman"/>
          <w:sz w:val="24"/>
          <w:szCs w:val="24"/>
        </w:rPr>
        <w:t>with an</w:t>
      </w:r>
      <w:r w:rsidR="00667B02" w:rsidRPr="00F5575D">
        <w:rPr>
          <w:rFonts w:ascii="Times New Roman" w:hAnsi="Times New Roman" w:cs="Times New Roman"/>
          <w:sz w:val="24"/>
          <w:szCs w:val="24"/>
        </w:rPr>
        <w:t xml:space="preserve"> American at its helm </w:t>
      </w:r>
      <w:r w:rsidR="008714A2" w:rsidRPr="00F5575D">
        <w:rPr>
          <w:rFonts w:ascii="Times New Roman" w:hAnsi="Times New Roman" w:cs="Times New Roman"/>
          <w:sz w:val="24"/>
          <w:szCs w:val="24"/>
        </w:rPr>
        <w:t>the IAEA would</w:t>
      </w:r>
      <w:r w:rsidR="00986F86" w:rsidRPr="00F5575D">
        <w:rPr>
          <w:rFonts w:ascii="Times New Roman" w:hAnsi="Times New Roman" w:cs="Times New Roman"/>
          <w:sz w:val="24"/>
          <w:szCs w:val="24"/>
        </w:rPr>
        <w:t xml:space="preserve"> be run as an instrument of US </w:t>
      </w:r>
      <w:r w:rsidR="00D7487E" w:rsidRPr="00F5575D">
        <w:rPr>
          <w:rFonts w:ascii="Times New Roman" w:hAnsi="Times New Roman" w:cs="Times New Roman"/>
          <w:sz w:val="24"/>
          <w:szCs w:val="24"/>
        </w:rPr>
        <w:t xml:space="preserve">foreign </w:t>
      </w:r>
      <w:r w:rsidR="008714A2" w:rsidRPr="00F5575D">
        <w:rPr>
          <w:rFonts w:ascii="Times New Roman" w:hAnsi="Times New Roman" w:cs="Times New Roman"/>
          <w:sz w:val="24"/>
          <w:szCs w:val="24"/>
        </w:rPr>
        <w:t>policy</w:t>
      </w:r>
      <w:r w:rsidR="00F84449" w:rsidRPr="00F5575D">
        <w:rPr>
          <w:rFonts w:ascii="Times New Roman" w:hAnsi="Times New Roman" w:cs="Times New Roman"/>
          <w:sz w:val="24"/>
          <w:szCs w:val="24"/>
        </w:rPr>
        <w:t>, something that proved not be t</w:t>
      </w:r>
      <w:r w:rsidR="00882D49" w:rsidRPr="00F5575D">
        <w:rPr>
          <w:rFonts w:ascii="Times New Roman" w:hAnsi="Times New Roman" w:cs="Times New Roman"/>
          <w:sz w:val="24"/>
          <w:szCs w:val="24"/>
        </w:rPr>
        <w:t>o the case</w:t>
      </w:r>
      <w:r w:rsidR="008714A2"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EC5390" w:rsidRPr="00F5575D">
        <w:rPr>
          <w:rFonts w:ascii="Times New Roman" w:hAnsi="Times New Roman" w:cs="Times New Roman"/>
          <w:sz w:val="24"/>
          <w:szCs w:val="24"/>
        </w:rPr>
        <w:t>S</w:t>
      </w:r>
      <w:r w:rsidR="008714A2" w:rsidRPr="00F5575D">
        <w:rPr>
          <w:rFonts w:ascii="Times New Roman" w:hAnsi="Times New Roman" w:cs="Times New Roman"/>
          <w:sz w:val="24"/>
          <w:szCs w:val="24"/>
        </w:rPr>
        <w:t>ome haggling</w:t>
      </w:r>
      <w:r w:rsidR="00EC5390" w:rsidRPr="00F5575D">
        <w:rPr>
          <w:rFonts w:ascii="Times New Roman" w:hAnsi="Times New Roman" w:cs="Times New Roman"/>
          <w:sz w:val="24"/>
          <w:szCs w:val="24"/>
        </w:rPr>
        <w:t xml:space="preserve"> with the Soviet delegate to the IAEA, Vasily S. Emeyanov, ensued over the posts that the Soviets would get in return to agreeing to a US Director General.</w:t>
      </w:r>
      <w:r w:rsidR="00E430C9" w:rsidRPr="00F5575D">
        <w:rPr>
          <w:rFonts w:ascii="Times New Roman" w:hAnsi="Times New Roman" w:cs="Times New Roman"/>
          <w:sz w:val="24"/>
          <w:szCs w:val="24"/>
        </w:rPr>
        <w:t xml:space="preserve"> </w:t>
      </w:r>
      <w:r w:rsidR="00882D49" w:rsidRPr="00F5575D">
        <w:rPr>
          <w:rFonts w:ascii="Times New Roman" w:hAnsi="Times New Roman" w:cs="Times New Roman"/>
          <w:sz w:val="24"/>
          <w:szCs w:val="24"/>
        </w:rPr>
        <w:t>It has been suggested</w:t>
      </w:r>
      <w:r w:rsidR="00EC5390" w:rsidRPr="00F5575D">
        <w:rPr>
          <w:rFonts w:ascii="Times New Roman" w:hAnsi="Times New Roman" w:cs="Times New Roman"/>
          <w:sz w:val="24"/>
          <w:szCs w:val="24"/>
        </w:rPr>
        <w:t xml:space="preserve"> that Soviet concurrence was premised on the election of Ambassador Pavel Winkler of Czechoslovakia as the first Chairman of the IAEA Board</w:t>
      </w:r>
      <w:r w:rsidR="00FE344B" w:rsidRPr="00F5575D">
        <w:rPr>
          <w:rFonts w:ascii="Times New Roman" w:hAnsi="Times New Roman" w:cs="Times New Roman"/>
          <w:sz w:val="24"/>
          <w:szCs w:val="24"/>
        </w:rPr>
        <w:t xml:space="preserve"> (Fischer</w:t>
      </w:r>
      <w:r w:rsidR="00A471ED" w:rsidRPr="00F5575D">
        <w:rPr>
          <w:rFonts w:ascii="Times New Roman" w:hAnsi="Times New Roman" w:cs="Times New Roman"/>
          <w:sz w:val="24"/>
          <w:szCs w:val="24"/>
        </w:rPr>
        <w:t xml:space="preserve"> 1997: 60).</w:t>
      </w:r>
      <w:r w:rsidR="00E430C9" w:rsidRPr="00F5575D">
        <w:rPr>
          <w:rFonts w:ascii="Times New Roman" w:hAnsi="Times New Roman" w:cs="Times New Roman"/>
          <w:sz w:val="24"/>
          <w:szCs w:val="24"/>
        </w:rPr>
        <w:t xml:space="preserve"> </w:t>
      </w:r>
      <w:r w:rsidR="008D3A3D" w:rsidRPr="00F5575D">
        <w:rPr>
          <w:rFonts w:ascii="Times New Roman" w:hAnsi="Times New Roman" w:cs="Times New Roman"/>
          <w:sz w:val="24"/>
          <w:szCs w:val="24"/>
        </w:rPr>
        <w:t xml:space="preserve">While </w:t>
      </w:r>
      <w:r w:rsidR="00FE00E9" w:rsidRPr="00F5575D">
        <w:rPr>
          <w:rFonts w:ascii="Times New Roman" w:hAnsi="Times New Roman" w:cs="Times New Roman"/>
          <w:sz w:val="24"/>
          <w:szCs w:val="24"/>
        </w:rPr>
        <w:t xml:space="preserve">Cole </w:t>
      </w:r>
      <w:r w:rsidR="008D3A3D" w:rsidRPr="00F5575D">
        <w:rPr>
          <w:rFonts w:ascii="Times New Roman" w:hAnsi="Times New Roman" w:cs="Times New Roman"/>
          <w:sz w:val="24"/>
          <w:szCs w:val="24"/>
        </w:rPr>
        <w:t xml:space="preserve">said </w:t>
      </w:r>
      <w:r w:rsidR="00D7487E" w:rsidRPr="00F5575D">
        <w:rPr>
          <w:rFonts w:ascii="Times New Roman" w:hAnsi="Times New Roman" w:cs="Times New Roman"/>
          <w:sz w:val="24"/>
          <w:szCs w:val="24"/>
        </w:rPr>
        <w:t xml:space="preserve">that </w:t>
      </w:r>
      <w:r w:rsidR="000713B9" w:rsidRPr="00F5575D">
        <w:rPr>
          <w:rFonts w:ascii="Times New Roman" w:hAnsi="Times New Roman" w:cs="Times New Roman"/>
          <w:sz w:val="24"/>
          <w:szCs w:val="24"/>
        </w:rPr>
        <w:t xml:space="preserve">he would put </w:t>
      </w:r>
      <w:r w:rsidR="008D3A3D" w:rsidRPr="00F5575D">
        <w:rPr>
          <w:rFonts w:ascii="Times New Roman" w:hAnsi="Times New Roman" w:cs="Times New Roman"/>
          <w:sz w:val="24"/>
          <w:szCs w:val="24"/>
        </w:rPr>
        <w:t>Soviet bloc representatives in some of the Agency’s key positions, he denied that he had made any promises in adv</w:t>
      </w:r>
      <w:r w:rsidR="000E3CF6" w:rsidRPr="00F5575D">
        <w:rPr>
          <w:rFonts w:ascii="Times New Roman" w:hAnsi="Times New Roman" w:cs="Times New Roman"/>
          <w:sz w:val="24"/>
          <w:szCs w:val="24"/>
        </w:rPr>
        <w:t xml:space="preserve">ance </w:t>
      </w:r>
      <w:proofErr w:type="gramStart"/>
      <w:r w:rsidR="000E3CF6" w:rsidRPr="00F5575D">
        <w:rPr>
          <w:rFonts w:ascii="Times New Roman" w:hAnsi="Times New Roman" w:cs="Times New Roman"/>
          <w:sz w:val="24"/>
          <w:szCs w:val="24"/>
        </w:rPr>
        <w:t>in order to</w:t>
      </w:r>
      <w:proofErr w:type="gramEnd"/>
      <w:r w:rsidR="000E3CF6" w:rsidRPr="00F5575D">
        <w:rPr>
          <w:rFonts w:ascii="Times New Roman" w:hAnsi="Times New Roman" w:cs="Times New Roman"/>
          <w:sz w:val="24"/>
          <w:szCs w:val="24"/>
        </w:rPr>
        <w:t xml:space="preserve"> secure</w:t>
      </w:r>
      <w:r w:rsidR="008D3A3D" w:rsidRPr="00F5575D">
        <w:rPr>
          <w:rFonts w:ascii="Times New Roman" w:hAnsi="Times New Roman" w:cs="Times New Roman"/>
          <w:sz w:val="24"/>
          <w:szCs w:val="24"/>
        </w:rPr>
        <w:t xml:space="preserve"> his election (Cole to Na</w:t>
      </w:r>
      <w:r w:rsidR="00DA5756" w:rsidRPr="00F5575D">
        <w:rPr>
          <w:rFonts w:ascii="Times New Roman" w:hAnsi="Times New Roman" w:cs="Times New Roman"/>
          <w:sz w:val="24"/>
          <w:szCs w:val="24"/>
        </w:rPr>
        <w:t>me 1957:</w:t>
      </w:r>
      <w:r w:rsidR="008D3A3D" w:rsidRPr="00F5575D">
        <w:rPr>
          <w:rFonts w:ascii="Times New Roman" w:hAnsi="Times New Roman" w:cs="Times New Roman"/>
          <w:sz w:val="24"/>
          <w:szCs w:val="24"/>
        </w:rPr>
        <w:t xml:space="preserve"> A6).</w:t>
      </w:r>
      <w:r w:rsidR="00E430C9" w:rsidRPr="00F5575D">
        <w:rPr>
          <w:rFonts w:ascii="Times New Roman" w:hAnsi="Times New Roman" w:cs="Times New Roman"/>
          <w:sz w:val="24"/>
          <w:szCs w:val="24"/>
        </w:rPr>
        <w:t xml:space="preserve"> </w:t>
      </w:r>
      <w:proofErr w:type="gramStart"/>
      <w:r w:rsidR="009D5FAE" w:rsidRPr="00F5575D">
        <w:rPr>
          <w:rFonts w:ascii="Times New Roman" w:hAnsi="Times New Roman" w:cs="Times New Roman"/>
          <w:sz w:val="24"/>
          <w:szCs w:val="24"/>
        </w:rPr>
        <w:t>A</w:t>
      </w:r>
      <w:r w:rsidR="0032020E" w:rsidRPr="00F5575D">
        <w:rPr>
          <w:rFonts w:ascii="Times New Roman" w:hAnsi="Times New Roman" w:cs="Times New Roman"/>
          <w:sz w:val="24"/>
          <w:szCs w:val="24"/>
        </w:rPr>
        <w:t>s a consequence of</w:t>
      </w:r>
      <w:proofErr w:type="gramEnd"/>
      <w:r w:rsidR="0032020E" w:rsidRPr="00F5575D">
        <w:rPr>
          <w:rFonts w:ascii="Times New Roman" w:hAnsi="Times New Roman" w:cs="Times New Roman"/>
          <w:sz w:val="24"/>
          <w:szCs w:val="24"/>
        </w:rPr>
        <w:t xml:space="preserve"> his election</w:t>
      </w:r>
      <w:r w:rsidR="009D5FAE" w:rsidRPr="00F5575D">
        <w:rPr>
          <w:rFonts w:ascii="Times New Roman" w:hAnsi="Times New Roman" w:cs="Times New Roman"/>
          <w:sz w:val="24"/>
          <w:szCs w:val="24"/>
        </w:rPr>
        <w:t xml:space="preserve"> Cole resigned from Con</w:t>
      </w:r>
      <w:r w:rsidR="0032020E" w:rsidRPr="00F5575D">
        <w:rPr>
          <w:rFonts w:ascii="Times New Roman" w:hAnsi="Times New Roman" w:cs="Times New Roman"/>
          <w:sz w:val="24"/>
          <w:szCs w:val="24"/>
        </w:rPr>
        <w:t>gress effective 1 December 1957. He</w:t>
      </w:r>
      <w:r w:rsidR="009D5FAE" w:rsidRPr="00F5575D">
        <w:rPr>
          <w:rFonts w:ascii="Times New Roman" w:hAnsi="Times New Roman" w:cs="Times New Roman"/>
          <w:sz w:val="24"/>
          <w:szCs w:val="24"/>
        </w:rPr>
        <w:t xml:space="preserve"> call</w:t>
      </w:r>
      <w:r w:rsidR="0032020E" w:rsidRPr="00F5575D">
        <w:rPr>
          <w:rFonts w:ascii="Times New Roman" w:hAnsi="Times New Roman" w:cs="Times New Roman"/>
          <w:sz w:val="24"/>
          <w:szCs w:val="24"/>
        </w:rPr>
        <w:t>ed</w:t>
      </w:r>
      <w:r w:rsidR="009D5FAE" w:rsidRPr="00F5575D">
        <w:rPr>
          <w:rFonts w:ascii="Times New Roman" w:hAnsi="Times New Roman" w:cs="Times New Roman"/>
          <w:sz w:val="24"/>
          <w:szCs w:val="24"/>
        </w:rPr>
        <w:t xml:space="preserve"> it a leave of absence, saying </w:t>
      </w:r>
      <w:r w:rsidR="00F43497" w:rsidRPr="00F5575D">
        <w:rPr>
          <w:rFonts w:ascii="Times New Roman" w:hAnsi="Times New Roman" w:cs="Times New Roman"/>
          <w:sz w:val="24"/>
          <w:szCs w:val="24"/>
        </w:rPr>
        <w:t xml:space="preserve">that </w:t>
      </w:r>
      <w:r w:rsidR="009D5FAE" w:rsidRPr="00F5575D">
        <w:rPr>
          <w:rFonts w:ascii="Times New Roman" w:hAnsi="Times New Roman" w:cs="Times New Roman"/>
          <w:sz w:val="24"/>
          <w:szCs w:val="24"/>
        </w:rPr>
        <w:t>he would return after his four years as Director General</w:t>
      </w:r>
      <w:r w:rsidR="00164A31" w:rsidRPr="00F5575D">
        <w:rPr>
          <w:rFonts w:ascii="Times New Roman" w:hAnsi="Times New Roman" w:cs="Times New Roman"/>
          <w:sz w:val="24"/>
          <w:szCs w:val="24"/>
        </w:rPr>
        <w:t xml:space="preserve"> and expected to resume his same level of seniority in the House of Represe</w:t>
      </w:r>
      <w:r w:rsidR="00DA5756" w:rsidRPr="00F5575D">
        <w:rPr>
          <w:rFonts w:ascii="Times New Roman" w:hAnsi="Times New Roman" w:cs="Times New Roman"/>
          <w:sz w:val="24"/>
          <w:szCs w:val="24"/>
        </w:rPr>
        <w:t xml:space="preserve">ntatives </w:t>
      </w:r>
      <w:r w:rsidR="001B49E8" w:rsidRPr="00F5575D">
        <w:rPr>
          <w:rFonts w:ascii="Times New Roman" w:hAnsi="Times New Roman" w:cs="Times New Roman"/>
          <w:sz w:val="24"/>
          <w:szCs w:val="24"/>
        </w:rPr>
        <w:t>(</w:t>
      </w:r>
      <w:r w:rsidR="00DA5756" w:rsidRPr="00F5575D">
        <w:rPr>
          <w:rFonts w:ascii="Times New Roman" w:hAnsi="Times New Roman" w:cs="Times New Roman"/>
          <w:sz w:val="24"/>
          <w:szCs w:val="24"/>
        </w:rPr>
        <w:t>Cole Prepared 1957:</w:t>
      </w:r>
      <w:r w:rsidR="00164A31" w:rsidRPr="00F5575D">
        <w:rPr>
          <w:rFonts w:ascii="Times New Roman" w:hAnsi="Times New Roman" w:cs="Times New Roman"/>
          <w:sz w:val="24"/>
          <w:szCs w:val="24"/>
        </w:rPr>
        <w:t xml:space="preserve"> 2)</w:t>
      </w:r>
      <w:r w:rsidR="00082C43"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082C43" w:rsidRPr="00F5575D">
        <w:rPr>
          <w:rFonts w:ascii="Times New Roman" w:hAnsi="Times New Roman" w:cs="Times New Roman"/>
          <w:sz w:val="24"/>
          <w:szCs w:val="24"/>
        </w:rPr>
        <w:t>b</w:t>
      </w:r>
      <w:r w:rsidR="0032020E" w:rsidRPr="00F5575D">
        <w:rPr>
          <w:rFonts w:ascii="Times New Roman" w:hAnsi="Times New Roman" w:cs="Times New Roman"/>
          <w:sz w:val="24"/>
          <w:szCs w:val="24"/>
        </w:rPr>
        <w:t>ut by April of 1959</w:t>
      </w:r>
      <w:r w:rsidR="001047A0" w:rsidRPr="00F5575D">
        <w:rPr>
          <w:rFonts w:ascii="Times New Roman" w:hAnsi="Times New Roman" w:cs="Times New Roman"/>
          <w:sz w:val="24"/>
          <w:szCs w:val="24"/>
        </w:rPr>
        <w:t xml:space="preserve"> he was quoted as saying:</w:t>
      </w:r>
      <w:r w:rsidR="00E430C9" w:rsidRPr="00F5575D">
        <w:rPr>
          <w:rFonts w:ascii="Times New Roman" w:hAnsi="Times New Roman" w:cs="Times New Roman"/>
          <w:sz w:val="24"/>
          <w:szCs w:val="24"/>
        </w:rPr>
        <w:t xml:space="preserve"> </w:t>
      </w:r>
      <w:r w:rsidR="001047A0" w:rsidRPr="00F5575D">
        <w:rPr>
          <w:rFonts w:ascii="Times New Roman" w:hAnsi="Times New Roman" w:cs="Times New Roman"/>
          <w:sz w:val="24"/>
          <w:szCs w:val="24"/>
        </w:rPr>
        <w:t xml:space="preserve">‘I dearly love Washington as the most beautiful city in the World, but I wouldn’t </w:t>
      </w:r>
      <w:r w:rsidR="001047A0" w:rsidRPr="00F5575D">
        <w:rPr>
          <w:rFonts w:ascii="Times New Roman" w:hAnsi="Times New Roman" w:cs="Times New Roman"/>
          <w:sz w:val="24"/>
          <w:szCs w:val="24"/>
        </w:rPr>
        <w:lastRenderedPageBreak/>
        <w:t xml:space="preserve">want to return </w:t>
      </w:r>
      <w:r w:rsidR="0032020E" w:rsidRPr="00F5575D">
        <w:rPr>
          <w:rFonts w:ascii="Times New Roman" w:hAnsi="Times New Roman" w:cs="Times New Roman"/>
          <w:sz w:val="24"/>
          <w:szCs w:val="24"/>
        </w:rPr>
        <w:t xml:space="preserve">to the strain of politics there – </w:t>
      </w:r>
      <w:r w:rsidR="001047A0" w:rsidRPr="00F5575D">
        <w:rPr>
          <w:rFonts w:ascii="Times New Roman" w:hAnsi="Times New Roman" w:cs="Times New Roman"/>
          <w:sz w:val="24"/>
          <w:szCs w:val="24"/>
        </w:rPr>
        <w:t>all those pressures, all that sniping of constit</w:t>
      </w:r>
      <w:r w:rsidR="00DA5756" w:rsidRPr="00F5575D">
        <w:rPr>
          <w:rFonts w:ascii="Times New Roman" w:hAnsi="Times New Roman" w:cs="Times New Roman"/>
          <w:sz w:val="24"/>
          <w:szCs w:val="24"/>
        </w:rPr>
        <w:t xml:space="preserve">uents’ </w:t>
      </w:r>
      <w:r w:rsidR="001B49E8" w:rsidRPr="00F5575D">
        <w:rPr>
          <w:rFonts w:ascii="Times New Roman" w:hAnsi="Times New Roman" w:cs="Times New Roman"/>
          <w:sz w:val="24"/>
          <w:szCs w:val="24"/>
        </w:rPr>
        <w:t>(</w:t>
      </w:r>
      <w:r w:rsidR="00DA5756" w:rsidRPr="00F5575D">
        <w:rPr>
          <w:rFonts w:ascii="Times New Roman" w:hAnsi="Times New Roman" w:cs="Times New Roman"/>
          <w:sz w:val="24"/>
          <w:szCs w:val="24"/>
        </w:rPr>
        <w:t>Atoms for Peace 1959:</w:t>
      </w:r>
      <w:r w:rsidR="001047A0" w:rsidRPr="00F5575D">
        <w:rPr>
          <w:rFonts w:ascii="Times New Roman" w:hAnsi="Times New Roman" w:cs="Times New Roman"/>
          <w:sz w:val="24"/>
          <w:szCs w:val="24"/>
        </w:rPr>
        <w:t xml:space="preserve"> 7).</w:t>
      </w:r>
    </w:p>
    <w:p w14:paraId="638160D4" w14:textId="77777777" w:rsidR="0013220F" w:rsidRPr="00F5575D" w:rsidRDefault="008B3B9C" w:rsidP="00096583">
      <w:pPr>
        <w:spacing w:after="0" w:line="240" w:lineRule="auto"/>
        <w:ind w:firstLine="720"/>
        <w:jc w:val="both"/>
        <w:rPr>
          <w:rFonts w:ascii="Times New Roman" w:hAnsi="Times New Roman" w:cs="Times New Roman"/>
          <w:sz w:val="24"/>
          <w:szCs w:val="24"/>
        </w:rPr>
      </w:pPr>
      <w:r w:rsidRPr="00F5575D">
        <w:rPr>
          <w:rFonts w:ascii="Times New Roman" w:hAnsi="Times New Roman" w:cs="Times New Roman"/>
          <w:sz w:val="24"/>
          <w:szCs w:val="24"/>
        </w:rPr>
        <w:t xml:space="preserve">Although </w:t>
      </w:r>
      <w:r w:rsidR="008714A2" w:rsidRPr="00F5575D">
        <w:rPr>
          <w:rFonts w:ascii="Times New Roman" w:hAnsi="Times New Roman" w:cs="Times New Roman"/>
          <w:sz w:val="24"/>
          <w:szCs w:val="24"/>
        </w:rPr>
        <w:t>Cole’</w:t>
      </w:r>
      <w:r w:rsidR="00B4079D" w:rsidRPr="00F5575D">
        <w:rPr>
          <w:rFonts w:ascii="Times New Roman" w:hAnsi="Times New Roman" w:cs="Times New Roman"/>
          <w:sz w:val="24"/>
          <w:szCs w:val="24"/>
        </w:rPr>
        <w:t>s election</w:t>
      </w:r>
      <w:r w:rsidRPr="00F5575D">
        <w:rPr>
          <w:rFonts w:ascii="Times New Roman" w:hAnsi="Times New Roman" w:cs="Times New Roman"/>
          <w:sz w:val="24"/>
          <w:szCs w:val="24"/>
        </w:rPr>
        <w:t xml:space="preserve"> by the </w:t>
      </w:r>
      <w:r w:rsidR="003E1429" w:rsidRPr="00F5575D">
        <w:rPr>
          <w:rFonts w:ascii="Times New Roman" w:hAnsi="Times New Roman" w:cs="Times New Roman"/>
          <w:sz w:val="24"/>
          <w:szCs w:val="24"/>
        </w:rPr>
        <w:t xml:space="preserve">IAEA </w:t>
      </w:r>
      <w:r w:rsidRPr="00F5575D">
        <w:rPr>
          <w:rFonts w:ascii="Times New Roman" w:hAnsi="Times New Roman" w:cs="Times New Roman"/>
          <w:sz w:val="24"/>
          <w:szCs w:val="24"/>
        </w:rPr>
        <w:t>General Conference was</w:t>
      </w:r>
      <w:r w:rsidR="00B4079D" w:rsidRPr="00F5575D">
        <w:rPr>
          <w:rFonts w:ascii="Times New Roman" w:hAnsi="Times New Roman" w:cs="Times New Roman"/>
          <w:sz w:val="24"/>
          <w:szCs w:val="24"/>
        </w:rPr>
        <w:t xml:space="preserve"> without </w:t>
      </w:r>
      <w:r w:rsidR="00F46617" w:rsidRPr="00F5575D">
        <w:rPr>
          <w:rFonts w:ascii="Times New Roman" w:hAnsi="Times New Roman" w:cs="Times New Roman"/>
          <w:sz w:val="24"/>
          <w:szCs w:val="24"/>
        </w:rPr>
        <w:t xml:space="preserve">public </w:t>
      </w:r>
      <w:r w:rsidR="00B4079D" w:rsidRPr="00F5575D">
        <w:rPr>
          <w:rFonts w:ascii="Times New Roman" w:hAnsi="Times New Roman" w:cs="Times New Roman"/>
          <w:sz w:val="24"/>
          <w:szCs w:val="24"/>
        </w:rPr>
        <w:t>objection</w:t>
      </w:r>
      <w:r w:rsidR="008714A2" w:rsidRPr="00F5575D">
        <w:rPr>
          <w:rFonts w:ascii="Times New Roman" w:hAnsi="Times New Roman" w:cs="Times New Roman"/>
          <w:sz w:val="24"/>
          <w:szCs w:val="24"/>
        </w:rPr>
        <w:t>, it so</w:t>
      </w:r>
      <w:r w:rsidRPr="00F5575D">
        <w:rPr>
          <w:rFonts w:ascii="Times New Roman" w:hAnsi="Times New Roman" w:cs="Times New Roman"/>
          <w:sz w:val="24"/>
          <w:szCs w:val="24"/>
        </w:rPr>
        <w:t xml:space="preserve">on became clear that </w:t>
      </w:r>
      <w:r w:rsidR="000338C2" w:rsidRPr="00F5575D">
        <w:rPr>
          <w:rFonts w:ascii="Times New Roman" w:hAnsi="Times New Roman" w:cs="Times New Roman"/>
          <w:sz w:val="24"/>
          <w:szCs w:val="24"/>
        </w:rPr>
        <w:t xml:space="preserve">his </w:t>
      </w:r>
      <w:r w:rsidRPr="00F5575D">
        <w:rPr>
          <w:rFonts w:ascii="Times New Roman" w:hAnsi="Times New Roman" w:cs="Times New Roman"/>
          <w:sz w:val="24"/>
          <w:szCs w:val="24"/>
        </w:rPr>
        <w:t>relations with</w:t>
      </w:r>
      <w:r w:rsidR="008714A2" w:rsidRPr="00F5575D">
        <w:rPr>
          <w:rFonts w:ascii="Times New Roman" w:hAnsi="Times New Roman" w:cs="Times New Roman"/>
          <w:sz w:val="24"/>
          <w:szCs w:val="24"/>
        </w:rPr>
        <w:t xml:space="preserve"> the</w:t>
      </w:r>
      <w:r w:rsidRPr="00F5575D">
        <w:rPr>
          <w:rFonts w:ascii="Times New Roman" w:hAnsi="Times New Roman" w:cs="Times New Roman"/>
          <w:sz w:val="24"/>
          <w:szCs w:val="24"/>
        </w:rPr>
        <w:t xml:space="preserve"> Board would not be smooth</w:t>
      </w:r>
      <w:r w:rsidR="008714A2"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8714A2" w:rsidRPr="00F5575D">
        <w:rPr>
          <w:rFonts w:ascii="Times New Roman" w:hAnsi="Times New Roman" w:cs="Times New Roman"/>
          <w:sz w:val="24"/>
          <w:szCs w:val="24"/>
        </w:rPr>
        <w:t xml:space="preserve">UN </w:t>
      </w:r>
      <w:r w:rsidR="000338C2" w:rsidRPr="00F5575D">
        <w:rPr>
          <w:rFonts w:ascii="Times New Roman" w:hAnsi="Times New Roman" w:cs="Times New Roman"/>
          <w:sz w:val="24"/>
          <w:szCs w:val="24"/>
        </w:rPr>
        <w:t>Under Secretary-</w:t>
      </w:r>
      <w:r w:rsidR="008714A2" w:rsidRPr="00F5575D">
        <w:rPr>
          <w:rFonts w:ascii="Times New Roman" w:hAnsi="Times New Roman" w:cs="Times New Roman"/>
          <w:sz w:val="24"/>
          <w:szCs w:val="24"/>
        </w:rPr>
        <w:t xml:space="preserve">General Ralph Bunche, who represented the UN at the </w:t>
      </w:r>
      <w:r w:rsidR="000338C2" w:rsidRPr="00F5575D">
        <w:rPr>
          <w:rFonts w:ascii="Times New Roman" w:hAnsi="Times New Roman" w:cs="Times New Roman"/>
          <w:sz w:val="24"/>
          <w:szCs w:val="24"/>
        </w:rPr>
        <w:t xml:space="preserve">IAEA on </w:t>
      </w:r>
      <w:proofErr w:type="gramStart"/>
      <w:r w:rsidR="000338C2" w:rsidRPr="00F5575D">
        <w:rPr>
          <w:rFonts w:ascii="Times New Roman" w:hAnsi="Times New Roman" w:cs="Times New Roman"/>
          <w:sz w:val="24"/>
          <w:szCs w:val="24"/>
        </w:rPr>
        <w:t>a number of</w:t>
      </w:r>
      <w:proofErr w:type="gramEnd"/>
      <w:r w:rsidR="000338C2" w:rsidRPr="00F5575D">
        <w:rPr>
          <w:rFonts w:ascii="Times New Roman" w:hAnsi="Times New Roman" w:cs="Times New Roman"/>
          <w:sz w:val="24"/>
          <w:szCs w:val="24"/>
        </w:rPr>
        <w:t xml:space="preserve"> occasions, </w:t>
      </w:r>
      <w:r w:rsidR="008714A2" w:rsidRPr="00F5575D">
        <w:rPr>
          <w:rFonts w:ascii="Times New Roman" w:hAnsi="Times New Roman" w:cs="Times New Roman"/>
          <w:sz w:val="24"/>
          <w:szCs w:val="24"/>
        </w:rPr>
        <w:t xml:space="preserve">remarked that </w:t>
      </w:r>
      <w:r w:rsidR="000338C2" w:rsidRPr="00F5575D">
        <w:rPr>
          <w:rFonts w:ascii="Times New Roman" w:hAnsi="Times New Roman" w:cs="Times New Roman"/>
          <w:sz w:val="24"/>
          <w:szCs w:val="24"/>
        </w:rPr>
        <w:t>‘</w:t>
      </w:r>
      <w:r w:rsidR="008714A2" w:rsidRPr="00F5575D">
        <w:rPr>
          <w:rFonts w:ascii="Times New Roman" w:hAnsi="Times New Roman" w:cs="Times New Roman"/>
          <w:sz w:val="24"/>
          <w:szCs w:val="24"/>
        </w:rPr>
        <w:t xml:space="preserve">the Cold War raged more violently on the IAEA Board </w:t>
      </w:r>
      <w:r w:rsidR="000338C2" w:rsidRPr="00F5575D">
        <w:rPr>
          <w:rFonts w:ascii="Times New Roman" w:hAnsi="Times New Roman" w:cs="Times New Roman"/>
          <w:sz w:val="24"/>
          <w:szCs w:val="24"/>
        </w:rPr>
        <w:t>than in the UN itself’ (Fischer</w:t>
      </w:r>
      <w:r w:rsidR="008714A2" w:rsidRPr="00F5575D">
        <w:rPr>
          <w:rFonts w:ascii="Times New Roman" w:hAnsi="Times New Roman" w:cs="Times New Roman"/>
          <w:sz w:val="24"/>
          <w:szCs w:val="24"/>
        </w:rPr>
        <w:t xml:space="preserve"> 1997: 74).</w:t>
      </w:r>
      <w:r w:rsidR="00E430C9" w:rsidRPr="00F5575D">
        <w:rPr>
          <w:rFonts w:ascii="Times New Roman" w:hAnsi="Times New Roman" w:cs="Times New Roman"/>
          <w:sz w:val="24"/>
          <w:szCs w:val="24"/>
        </w:rPr>
        <w:t xml:space="preserve"> </w:t>
      </w:r>
      <w:r w:rsidR="001F23A1" w:rsidRPr="00F5575D">
        <w:rPr>
          <w:rFonts w:ascii="Times New Roman" w:hAnsi="Times New Roman" w:cs="Times New Roman"/>
          <w:sz w:val="24"/>
          <w:szCs w:val="24"/>
        </w:rPr>
        <w:t>T</w:t>
      </w:r>
      <w:r w:rsidR="000338C2" w:rsidRPr="00F5575D">
        <w:rPr>
          <w:rFonts w:ascii="Times New Roman" w:hAnsi="Times New Roman" w:cs="Times New Roman"/>
          <w:sz w:val="24"/>
          <w:szCs w:val="24"/>
        </w:rPr>
        <w:t>he increasing intensity of the Cold W</w:t>
      </w:r>
      <w:r w:rsidR="001F23A1" w:rsidRPr="00F5575D">
        <w:rPr>
          <w:rFonts w:ascii="Times New Roman" w:hAnsi="Times New Roman" w:cs="Times New Roman"/>
          <w:sz w:val="24"/>
          <w:szCs w:val="24"/>
        </w:rPr>
        <w:t>ar and the So</w:t>
      </w:r>
      <w:r w:rsidR="00F46617" w:rsidRPr="00F5575D">
        <w:rPr>
          <w:rFonts w:ascii="Times New Roman" w:hAnsi="Times New Roman" w:cs="Times New Roman"/>
          <w:sz w:val="24"/>
          <w:szCs w:val="24"/>
        </w:rPr>
        <w:t>viet Union’s growing influence o</w:t>
      </w:r>
      <w:r w:rsidR="001F23A1" w:rsidRPr="00F5575D">
        <w:rPr>
          <w:rFonts w:ascii="Times New Roman" w:hAnsi="Times New Roman" w:cs="Times New Roman"/>
          <w:sz w:val="24"/>
          <w:szCs w:val="24"/>
        </w:rPr>
        <w:t xml:space="preserve">n the IAEA’s governing body led the </w:t>
      </w:r>
      <w:r w:rsidR="00F46617" w:rsidRPr="00F5575D">
        <w:rPr>
          <w:rFonts w:ascii="Times New Roman" w:hAnsi="Times New Roman" w:cs="Times New Roman"/>
          <w:sz w:val="24"/>
          <w:szCs w:val="24"/>
        </w:rPr>
        <w:t xml:space="preserve">US </w:t>
      </w:r>
      <w:r w:rsidR="001F23A1" w:rsidRPr="00F5575D">
        <w:rPr>
          <w:rFonts w:ascii="Times New Roman" w:hAnsi="Times New Roman" w:cs="Times New Roman"/>
          <w:sz w:val="24"/>
          <w:szCs w:val="24"/>
        </w:rPr>
        <w:t>State Department, after a single year of the IAEA’s operation, to give preferential treatment to bilateral and regional arrangements rather than the global ones that the IAEA was established to admini</w:t>
      </w:r>
      <w:r w:rsidR="000338C2" w:rsidRPr="00F5575D">
        <w:rPr>
          <w:rFonts w:ascii="Times New Roman" w:hAnsi="Times New Roman" w:cs="Times New Roman"/>
          <w:sz w:val="24"/>
          <w:szCs w:val="24"/>
        </w:rPr>
        <w:t>ster (</w:t>
      </w:r>
      <w:proofErr w:type="spellStart"/>
      <w:r w:rsidR="000338C2" w:rsidRPr="00F5575D">
        <w:rPr>
          <w:rFonts w:ascii="Times New Roman" w:hAnsi="Times New Roman" w:cs="Times New Roman"/>
          <w:sz w:val="24"/>
          <w:szCs w:val="24"/>
        </w:rPr>
        <w:t>Stoessinger</w:t>
      </w:r>
      <w:proofErr w:type="spellEnd"/>
      <w:r w:rsidR="00DA5756" w:rsidRPr="00F5575D">
        <w:rPr>
          <w:rFonts w:ascii="Times New Roman" w:hAnsi="Times New Roman" w:cs="Times New Roman"/>
          <w:sz w:val="24"/>
          <w:szCs w:val="24"/>
        </w:rPr>
        <w:t xml:space="preserve"> 1959:</w:t>
      </w:r>
      <w:r w:rsidR="001F23A1" w:rsidRPr="00F5575D">
        <w:rPr>
          <w:rFonts w:ascii="Times New Roman" w:hAnsi="Times New Roman" w:cs="Times New Roman"/>
          <w:sz w:val="24"/>
          <w:szCs w:val="24"/>
        </w:rPr>
        <w:t xml:space="preserve"> 404).</w:t>
      </w:r>
      <w:r w:rsidR="00E430C9" w:rsidRPr="00F5575D">
        <w:rPr>
          <w:rFonts w:ascii="Times New Roman" w:hAnsi="Times New Roman" w:cs="Times New Roman"/>
          <w:sz w:val="24"/>
          <w:szCs w:val="24"/>
        </w:rPr>
        <w:t xml:space="preserve"> </w:t>
      </w:r>
      <w:r w:rsidR="003B2E51" w:rsidRPr="00F5575D">
        <w:rPr>
          <w:rFonts w:ascii="Times New Roman" w:hAnsi="Times New Roman" w:cs="Times New Roman"/>
          <w:sz w:val="24"/>
          <w:szCs w:val="24"/>
        </w:rPr>
        <w:t>Cole’s personal characteristics compounded problems</w:t>
      </w:r>
      <w:r w:rsidR="00B515C0" w:rsidRPr="00F5575D">
        <w:rPr>
          <w:rFonts w:ascii="Times New Roman" w:hAnsi="Times New Roman" w:cs="Times New Roman"/>
          <w:sz w:val="24"/>
          <w:szCs w:val="24"/>
        </w:rPr>
        <w:t xml:space="preserve"> </w:t>
      </w:r>
      <w:r w:rsidR="003A2651" w:rsidRPr="00F5575D">
        <w:rPr>
          <w:rFonts w:ascii="Times New Roman" w:hAnsi="Times New Roman" w:cs="Times New Roman"/>
          <w:sz w:val="24"/>
          <w:szCs w:val="24"/>
        </w:rPr>
        <w:t>as well</w:t>
      </w:r>
      <w:r w:rsidR="003B2E51"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3B2E51" w:rsidRPr="00F5575D">
        <w:rPr>
          <w:rFonts w:ascii="Times New Roman" w:hAnsi="Times New Roman" w:cs="Times New Roman"/>
          <w:sz w:val="24"/>
          <w:szCs w:val="24"/>
        </w:rPr>
        <w:t xml:space="preserve">His background as chair of the Joint Committee </w:t>
      </w:r>
      <w:r w:rsidR="00B515C0" w:rsidRPr="00F5575D">
        <w:rPr>
          <w:rFonts w:ascii="Times New Roman" w:hAnsi="Times New Roman" w:cs="Times New Roman"/>
          <w:sz w:val="24"/>
          <w:szCs w:val="24"/>
        </w:rPr>
        <w:t xml:space="preserve">on Atomic Energy of the US Congress </w:t>
      </w:r>
      <w:r w:rsidR="003B2E51" w:rsidRPr="00F5575D">
        <w:rPr>
          <w:rFonts w:ascii="Times New Roman" w:hAnsi="Times New Roman" w:cs="Times New Roman"/>
          <w:sz w:val="24"/>
          <w:szCs w:val="24"/>
        </w:rPr>
        <w:t xml:space="preserve">did not prepare him well for being a servant of the IAEA’s member states, </w:t>
      </w:r>
      <w:r w:rsidR="003A2651" w:rsidRPr="00F5575D">
        <w:rPr>
          <w:rFonts w:ascii="Times New Roman" w:hAnsi="Times New Roman" w:cs="Times New Roman"/>
          <w:sz w:val="24"/>
          <w:szCs w:val="24"/>
        </w:rPr>
        <w:t xml:space="preserve">and he </w:t>
      </w:r>
      <w:r w:rsidR="003C3032" w:rsidRPr="00F5575D">
        <w:rPr>
          <w:rFonts w:ascii="Times New Roman" w:hAnsi="Times New Roman" w:cs="Times New Roman"/>
          <w:sz w:val="24"/>
          <w:szCs w:val="24"/>
        </w:rPr>
        <w:t xml:space="preserve">also </w:t>
      </w:r>
      <w:r w:rsidR="003B2E51" w:rsidRPr="00F5575D">
        <w:rPr>
          <w:rFonts w:ascii="Times New Roman" w:hAnsi="Times New Roman" w:cs="Times New Roman"/>
          <w:sz w:val="24"/>
          <w:szCs w:val="24"/>
        </w:rPr>
        <w:t>had little experience in administration or diplomacy.</w:t>
      </w:r>
      <w:r w:rsidR="00E430C9" w:rsidRPr="00F5575D">
        <w:rPr>
          <w:rFonts w:ascii="Times New Roman" w:hAnsi="Times New Roman" w:cs="Times New Roman"/>
          <w:sz w:val="24"/>
          <w:szCs w:val="24"/>
        </w:rPr>
        <w:t xml:space="preserve"> </w:t>
      </w:r>
      <w:r w:rsidR="003C3032" w:rsidRPr="00F5575D">
        <w:rPr>
          <w:rFonts w:ascii="Times New Roman" w:hAnsi="Times New Roman" w:cs="Times New Roman"/>
          <w:sz w:val="24"/>
          <w:szCs w:val="24"/>
        </w:rPr>
        <w:t>In Congress</w:t>
      </w:r>
      <w:r w:rsidR="00A82995" w:rsidRPr="00F5575D">
        <w:rPr>
          <w:rFonts w:ascii="Times New Roman" w:hAnsi="Times New Roman" w:cs="Times New Roman"/>
          <w:sz w:val="24"/>
          <w:szCs w:val="24"/>
        </w:rPr>
        <w:t xml:space="preserve"> he was no</w:t>
      </w:r>
      <w:r w:rsidR="005A24B5" w:rsidRPr="00F5575D">
        <w:rPr>
          <w:rFonts w:ascii="Times New Roman" w:hAnsi="Times New Roman" w:cs="Times New Roman"/>
          <w:sz w:val="24"/>
          <w:szCs w:val="24"/>
        </w:rPr>
        <w:t>t a</w:t>
      </w:r>
      <w:r w:rsidR="002C0A57" w:rsidRPr="00F5575D">
        <w:rPr>
          <w:rFonts w:ascii="Times New Roman" w:hAnsi="Times New Roman" w:cs="Times New Roman"/>
          <w:sz w:val="24"/>
          <w:szCs w:val="24"/>
        </w:rPr>
        <w:t xml:space="preserve"> ‘</w:t>
      </w:r>
      <w:proofErr w:type="gramStart"/>
      <w:r w:rsidR="002C0A57" w:rsidRPr="00F5575D">
        <w:rPr>
          <w:rFonts w:ascii="Times New Roman" w:hAnsi="Times New Roman" w:cs="Times New Roman"/>
          <w:sz w:val="24"/>
          <w:szCs w:val="24"/>
        </w:rPr>
        <w:t>glad-hander</w:t>
      </w:r>
      <w:proofErr w:type="gramEnd"/>
      <w:r w:rsidR="002C0A57" w:rsidRPr="00F5575D">
        <w:rPr>
          <w:rFonts w:ascii="Times New Roman" w:hAnsi="Times New Roman" w:cs="Times New Roman"/>
          <w:sz w:val="24"/>
          <w:szCs w:val="24"/>
        </w:rPr>
        <w:t>’, as</w:t>
      </w:r>
      <w:r w:rsidR="00E430C9" w:rsidRPr="00F5575D">
        <w:rPr>
          <w:rFonts w:ascii="Times New Roman" w:hAnsi="Times New Roman" w:cs="Times New Roman"/>
          <w:sz w:val="24"/>
          <w:szCs w:val="24"/>
        </w:rPr>
        <w:t xml:space="preserve"> </w:t>
      </w:r>
      <w:r w:rsidR="00A82995" w:rsidRPr="00F5575D">
        <w:rPr>
          <w:rFonts w:ascii="Times New Roman" w:hAnsi="Times New Roman" w:cs="Times New Roman"/>
          <w:sz w:val="24"/>
          <w:szCs w:val="24"/>
        </w:rPr>
        <w:t>he was ‘inclined to introversion and moments of pensive moodine</w:t>
      </w:r>
      <w:r w:rsidR="003C3032" w:rsidRPr="00F5575D">
        <w:rPr>
          <w:rFonts w:ascii="Times New Roman" w:hAnsi="Times New Roman" w:cs="Times New Roman"/>
          <w:sz w:val="24"/>
          <w:szCs w:val="24"/>
        </w:rPr>
        <w:t>ss</w:t>
      </w:r>
      <w:r w:rsidR="00F46617" w:rsidRPr="00F5575D">
        <w:rPr>
          <w:rFonts w:ascii="Times New Roman" w:hAnsi="Times New Roman" w:cs="Times New Roman"/>
          <w:sz w:val="24"/>
          <w:szCs w:val="24"/>
        </w:rPr>
        <w:t>’</w:t>
      </w:r>
      <w:r w:rsidR="003C3032"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3E1429" w:rsidRPr="00F5575D">
        <w:rPr>
          <w:rFonts w:ascii="Times New Roman" w:hAnsi="Times New Roman" w:cs="Times New Roman"/>
          <w:sz w:val="24"/>
          <w:szCs w:val="24"/>
        </w:rPr>
        <w:t>At times</w:t>
      </w:r>
      <w:r w:rsidR="00F46617" w:rsidRPr="00F5575D">
        <w:rPr>
          <w:rFonts w:ascii="Times New Roman" w:hAnsi="Times New Roman" w:cs="Times New Roman"/>
          <w:sz w:val="24"/>
          <w:szCs w:val="24"/>
        </w:rPr>
        <w:t xml:space="preserve"> his temper </w:t>
      </w:r>
      <w:proofErr w:type="gramStart"/>
      <w:r w:rsidR="00F46617" w:rsidRPr="00F5575D">
        <w:rPr>
          <w:rFonts w:ascii="Times New Roman" w:hAnsi="Times New Roman" w:cs="Times New Roman"/>
          <w:sz w:val="24"/>
          <w:szCs w:val="24"/>
        </w:rPr>
        <w:t>flar</w:t>
      </w:r>
      <w:r w:rsidR="00A82995" w:rsidRPr="00F5575D">
        <w:rPr>
          <w:rFonts w:ascii="Times New Roman" w:hAnsi="Times New Roman" w:cs="Times New Roman"/>
          <w:sz w:val="24"/>
          <w:szCs w:val="24"/>
        </w:rPr>
        <w:t>ed</w:t>
      </w:r>
      <w:proofErr w:type="gramEnd"/>
      <w:r w:rsidR="00A82995" w:rsidRPr="00F5575D">
        <w:rPr>
          <w:rFonts w:ascii="Times New Roman" w:hAnsi="Times New Roman" w:cs="Times New Roman"/>
          <w:sz w:val="24"/>
          <w:szCs w:val="24"/>
        </w:rPr>
        <w:t xml:space="preserve"> and his face flushed </w:t>
      </w:r>
      <w:r w:rsidR="002F72C6" w:rsidRPr="00F5575D">
        <w:rPr>
          <w:rFonts w:ascii="Times New Roman" w:hAnsi="Times New Roman" w:cs="Times New Roman"/>
          <w:sz w:val="24"/>
          <w:szCs w:val="24"/>
        </w:rPr>
        <w:t>a</w:t>
      </w:r>
      <w:r w:rsidR="00F46617" w:rsidRPr="00F5575D">
        <w:rPr>
          <w:rFonts w:ascii="Times New Roman" w:hAnsi="Times New Roman" w:cs="Times New Roman"/>
          <w:sz w:val="24"/>
          <w:szCs w:val="24"/>
        </w:rPr>
        <w:t xml:space="preserve">nd he had a reputation for </w:t>
      </w:r>
      <w:r w:rsidR="002F72C6" w:rsidRPr="00F5575D">
        <w:rPr>
          <w:rFonts w:ascii="Times New Roman" w:hAnsi="Times New Roman" w:cs="Times New Roman"/>
          <w:sz w:val="24"/>
          <w:szCs w:val="24"/>
        </w:rPr>
        <w:t>stubbornness</w:t>
      </w:r>
      <w:r w:rsidR="0035798C" w:rsidRPr="00F5575D">
        <w:rPr>
          <w:rFonts w:ascii="Times New Roman" w:hAnsi="Times New Roman" w:cs="Times New Roman"/>
          <w:sz w:val="24"/>
          <w:szCs w:val="24"/>
        </w:rPr>
        <w:t>, reportedly t</w:t>
      </w:r>
      <w:r w:rsidR="002C0A57" w:rsidRPr="00F5575D">
        <w:rPr>
          <w:rFonts w:ascii="Times New Roman" w:hAnsi="Times New Roman" w:cs="Times New Roman"/>
          <w:sz w:val="24"/>
          <w:szCs w:val="24"/>
        </w:rPr>
        <w:t>he source of his nickname ‘Stub’</w:t>
      </w:r>
      <w:r w:rsidR="002F72C6" w:rsidRPr="00F5575D">
        <w:rPr>
          <w:rFonts w:ascii="Times New Roman" w:hAnsi="Times New Roman" w:cs="Times New Roman"/>
          <w:sz w:val="24"/>
          <w:szCs w:val="24"/>
        </w:rPr>
        <w:t xml:space="preserve"> (</w:t>
      </w:r>
      <w:r w:rsidR="001B49E8" w:rsidRPr="00F5575D">
        <w:rPr>
          <w:rFonts w:ascii="Times New Roman" w:hAnsi="Times New Roman" w:cs="Times New Roman"/>
          <w:sz w:val="24"/>
          <w:szCs w:val="24"/>
        </w:rPr>
        <w:t>Atomic Needler</w:t>
      </w:r>
      <w:r w:rsidR="00DA5756" w:rsidRPr="00F5575D">
        <w:rPr>
          <w:rFonts w:ascii="Times New Roman" w:hAnsi="Times New Roman" w:cs="Times New Roman"/>
          <w:sz w:val="24"/>
          <w:szCs w:val="24"/>
        </w:rPr>
        <w:t xml:space="preserve"> 1957:</w:t>
      </w:r>
      <w:r w:rsidR="00A82995" w:rsidRPr="00F5575D">
        <w:rPr>
          <w:rFonts w:ascii="Times New Roman" w:hAnsi="Times New Roman" w:cs="Times New Roman"/>
          <w:sz w:val="24"/>
          <w:szCs w:val="24"/>
        </w:rPr>
        <w:t xml:space="preserve"> 10).</w:t>
      </w:r>
      <w:r w:rsidR="00E430C9" w:rsidRPr="00F5575D">
        <w:rPr>
          <w:rFonts w:ascii="Times New Roman" w:hAnsi="Times New Roman" w:cs="Times New Roman"/>
          <w:sz w:val="24"/>
          <w:szCs w:val="24"/>
        </w:rPr>
        <w:t xml:space="preserve"> </w:t>
      </w:r>
      <w:r w:rsidR="002C0A57" w:rsidRPr="00F5575D">
        <w:rPr>
          <w:rFonts w:ascii="Times New Roman" w:hAnsi="Times New Roman" w:cs="Times New Roman"/>
          <w:sz w:val="24"/>
          <w:szCs w:val="24"/>
        </w:rPr>
        <w:t>At the IAEA</w:t>
      </w:r>
      <w:r w:rsidR="00A82995" w:rsidRPr="00F5575D">
        <w:rPr>
          <w:rFonts w:ascii="Times New Roman" w:hAnsi="Times New Roman" w:cs="Times New Roman"/>
          <w:sz w:val="24"/>
          <w:szCs w:val="24"/>
        </w:rPr>
        <w:t xml:space="preserve"> his</w:t>
      </w:r>
      <w:r w:rsidR="0080560C" w:rsidRPr="00F5575D">
        <w:rPr>
          <w:rFonts w:ascii="Times New Roman" w:hAnsi="Times New Roman" w:cs="Times New Roman"/>
          <w:sz w:val="24"/>
          <w:szCs w:val="24"/>
        </w:rPr>
        <w:t xml:space="preserve"> impatience with </w:t>
      </w:r>
      <w:r w:rsidR="003B2E51" w:rsidRPr="00F5575D">
        <w:rPr>
          <w:rFonts w:ascii="Times New Roman" w:hAnsi="Times New Roman" w:cs="Times New Roman"/>
          <w:sz w:val="24"/>
          <w:szCs w:val="24"/>
        </w:rPr>
        <w:t>protocol and diplomatic conventions ‘did not always endear him to the ambassadors with whom he had to deal, and he sometimes had difficult</w:t>
      </w:r>
      <w:r w:rsidR="0080560C" w:rsidRPr="00F5575D">
        <w:rPr>
          <w:rFonts w:ascii="Times New Roman" w:hAnsi="Times New Roman" w:cs="Times New Roman"/>
          <w:sz w:val="24"/>
          <w:szCs w:val="24"/>
        </w:rPr>
        <w:t>y</w:t>
      </w:r>
      <w:r w:rsidR="003B2E51" w:rsidRPr="00F5575D">
        <w:rPr>
          <w:rFonts w:ascii="Times New Roman" w:hAnsi="Times New Roman" w:cs="Times New Roman"/>
          <w:sz w:val="24"/>
          <w:szCs w:val="24"/>
        </w:rPr>
        <w:t xml:space="preserve"> in selecting the right iss</w:t>
      </w:r>
      <w:r w:rsidR="002C0A57" w:rsidRPr="00F5575D">
        <w:rPr>
          <w:rFonts w:ascii="Times New Roman" w:hAnsi="Times New Roman" w:cs="Times New Roman"/>
          <w:sz w:val="24"/>
          <w:szCs w:val="24"/>
        </w:rPr>
        <w:t>ues on which to stand’ (Fischer</w:t>
      </w:r>
      <w:r w:rsidR="003B2E51" w:rsidRPr="00F5575D">
        <w:rPr>
          <w:rFonts w:ascii="Times New Roman" w:hAnsi="Times New Roman" w:cs="Times New Roman"/>
          <w:sz w:val="24"/>
          <w:szCs w:val="24"/>
        </w:rPr>
        <w:t xml:space="preserve"> 1997: 74-75).</w:t>
      </w:r>
      <w:r w:rsidR="00E430C9" w:rsidRPr="00F5575D">
        <w:rPr>
          <w:rFonts w:ascii="Times New Roman" w:hAnsi="Times New Roman" w:cs="Times New Roman"/>
          <w:sz w:val="24"/>
          <w:szCs w:val="24"/>
        </w:rPr>
        <w:t xml:space="preserve"> </w:t>
      </w:r>
      <w:proofErr w:type="gramStart"/>
      <w:r w:rsidR="00080B0F" w:rsidRPr="00F5575D">
        <w:rPr>
          <w:rFonts w:ascii="Times New Roman" w:hAnsi="Times New Roman" w:cs="Times New Roman"/>
          <w:sz w:val="24"/>
          <w:szCs w:val="24"/>
        </w:rPr>
        <w:t>Furthermore</w:t>
      </w:r>
      <w:proofErr w:type="gramEnd"/>
      <w:r w:rsidR="00080B0F" w:rsidRPr="00F5575D">
        <w:rPr>
          <w:rFonts w:ascii="Times New Roman" w:hAnsi="Times New Roman" w:cs="Times New Roman"/>
          <w:sz w:val="24"/>
          <w:szCs w:val="24"/>
        </w:rPr>
        <w:t xml:space="preserve"> Col</w:t>
      </w:r>
      <w:r w:rsidR="0080560C" w:rsidRPr="00F5575D">
        <w:rPr>
          <w:rFonts w:ascii="Times New Roman" w:hAnsi="Times New Roman" w:cs="Times New Roman"/>
          <w:sz w:val="24"/>
          <w:szCs w:val="24"/>
        </w:rPr>
        <w:t>e</w:t>
      </w:r>
      <w:r w:rsidR="00994A18" w:rsidRPr="00F5575D">
        <w:rPr>
          <w:rFonts w:ascii="Times New Roman" w:hAnsi="Times New Roman" w:cs="Times New Roman"/>
          <w:sz w:val="24"/>
          <w:szCs w:val="24"/>
        </w:rPr>
        <w:t xml:space="preserve"> </w:t>
      </w:r>
      <w:r w:rsidR="00812C2B" w:rsidRPr="00F5575D">
        <w:rPr>
          <w:rFonts w:ascii="Times New Roman" w:hAnsi="Times New Roman" w:cs="Times New Roman"/>
          <w:sz w:val="24"/>
          <w:szCs w:val="24"/>
        </w:rPr>
        <w:t>had a penchant for proposing and, at tim</w:t>
      </w:r>
      <w:r w:rsidR="0080560C" w:rsidRPr="00F5575D">
        <w:rPr>
          <w:rFonts w:ascii="Times New Roman" w:hAnsi="Times New Roman" w:cs="Times New Roman"/>
          <w:sz w:val="24"/>
          <w:szCs w:val="24"/>
        </w:rPr>
        <w:t xml:space="preserve">es, starting costly projects that </w:t>
      </w:r>
      <w:r w:rsidR="00812C2B" w:rsidRPr="00F5575D">
        <w:rPr>
          <w:rFonts w:ascii="Times New Roman" w:hAnsi="Times New Roman" w:cs="Times New Roman"/>
          <w:sz w:val="24"/>
          <w:szCs w:val="24"/>
        </w:rPr>
        <w:t>seemed out of</w:t>
      </w:r>
      <w:r w:rsidR="00080B0F" w:rsidRPr="00F5575D">
        <w:rPr>
          <w:rFonts w:ascii="Times New Roman" w:hAnsi="Times New Roman" w:cs="Times New Roman"/>
          <w:sz w:val="24"/>
          <w:szCs w:val="24"/>
        </w:rPr>
        <w:t xml:space="preserve"> synch with the IAEA’s mandate. He also </w:t>
      </w:r>
      <w:r w:rsidR="00994A18" w:rsidRPr="00F5575D">
        <w:rPr>
          <w:rFonts w:ascii="Times New Roman" w:hAnsi="Times New Roman" w:cs="Times New Roman"/>
          <w:sz w:val="24"/>
          <w:szCs w:val="24"/>
        </w:rPr>
        <w:t>demand</w:t>
      </w:r>
      <w:r w:rsidR="00812C2B" w:rsidRPr="00F5575D">
        <w:rPr>
          <w:rFonts w:ascii="Times New Roman" w:hAnsi="Times New Roman" w:cs="Times New Roman"/>
          <w:sz w:val="24"/>
          <w:szCs w:val="24"/>
        </w:rPr>
        <w:t>ed</w:t>
      </w:r>
      <w:r w:rsidR="00994A18" w:rsidRPr="00F5575D">
        <w:rPr>
          <w:rFonts w:ascii="Times New Roman" w:hAnsi="Times New Roman" w:cs="Times New Roman"/>
          <w:sz w:val="24"/>
          <w:szCs w:val="24"/>
        </w:rPr>
        <w:t xml:space="preserve"> that he be paid a </w:t>
      </w:r>
      <w:r w:rsidR="00812C2B" w:rsidRPr="00F5575D">
        <w:rPr>
          <w:rFonts w:ascii="Times New Roman" w:hAnsi="Times New Roman" w:cs="Times New Roman"/>
          <w:sz w:val="24"/>
          <w:szCs w:val="24"/>
        </w:rPr>
        <w:t xml:space="preserve">salary </w:t>
      </w:r>
      <w:r w:rsidR="00986F86" w:rsidRPr="00F5575D">
        <w:rPr>
          <w:rFonts w:ascii="Times New Roman" w:hAnsi="Times New Roman" w:cs="Times New Roman"/>
          <w:sz w:val="24"/>
          <w:szCs w:val="24"/>
        </w:rPr>
        <w:t>and living allowances</w:t>
      </w:r>
      <w:r w:rsidR="00080B0F" w:rsidRPr="00F5575D">
        <w:rPr>
          <w:rFonts w:ascii="Times New Roman" w:hAnsi="Times New Roman" w:cs="Times New Roman"/>
          <w:sz w:val="24"/>
          <w:szCs w:val="24"/>
        </w:rPr>
        <w:t xml:space="preserve"> second only </w:t>
      </w:r>
      <w:r w:rsidR="000713B9" w:rsidRPr="00F5575D">
        <w:rPr>
          <w:rFonts w:ascii="Times New Roman" w:hAnsi="Times New Roman" w:cs="Times New Roman"/>
          <w:sz w:val="24"/>
          <w:szCs w:val="24"/>
        </w:rPr>
        <w:t>to that of</w:t>
      </w:r>
      <w:r w:rsidR="006221B7" w:rsidRPr="00F5575D">
        <w:rPr>
          <w:rFonts w:ascii="Times New Roman" w:hAnsi="Times New Roman" w:cs="Times New Roman"/>
          <w:sz w:val="24"/>
          <w:szCs w:val="24"/>
        </w:rPr>
        <w:t xml:space="preserve"> </w:t>
      </w:r>
      <w:r w:rsidR="00080B0F" w:rsidRPr="00F5575D">
        <w:rPr>
          <w:rFonts w:ascii="Times New Roman" w:hAnsi="Times New Roman" w:cs="Times New Roman"/>
          <w:sz w:val="24"/>
          <w:szCs w:val="24"/>
        </w:rPr>
        <w:t>the UN Secretary-</w:t>
      </w:r>
      <w:r w:rsidR="006221B7" w:rsidRPr="00F5575D">
        <w:rPr>
          <w:rFonts w:ascii="Times New Roman" w:hAnsi="Times New Roman" w:cs="Times New Roman"/>
          <w:sz w:val="24"/>
          <w:szCs w:val="24"/>
        </w:rPr>
        <w:t xml:space="preserve">General, reportedly 20,000 and </w:t>
      </w:r>
      <w:r w:rsidR="00994A18" w:rsidRPr="00F5575D">
        <w:rPr>
          <w:rFonts w:ascii="Times New Roman" w:hAnsi="Times New Roman" w:cs="Times New Roman"/>
          <w:sz w:val="24"/>
          <w:szCs w:val="24"/>
        </w:rPr>
        <w:t xml:space="preserve">10,000 </w:t>
      </w:r>
      <w:r w:rsidR="006221B7" w:rsidRPr="00F5575D">
        <w:rPr>
          <w:rFonts w:ascii="Times New Roman" w:hAnsi="Times New Roman" w:cs="Times New Roman"/>
          <w:sz w:val="24"/>
          <w:szCs w:val="24"/>
        </w:rPr>
        <w:t xml:space="preserve">US dollar </w:t>
      </w:r>
      <w:r w:rsidR="00994A18" w:rsidRPr="00F5575D">
        <w:rPr>
          <w:rFonts w:ascii="Times New Roman" w:hAnsi="Times New Roman" w:cs="Times New Roman"/>
          <w:sz w:val="24"/>
          <w:szCs w:val="24"/>
        </w:rPr>
        <w:t>respec</w:t>
      </w:r>
      <w:r w:rsidR="00812C2B" w:rsidRPr="00F5575D">
        <w:rPr>
          <w:rFonts w:ascii="Times New Roman" w:hAnsi="Times New Roman" w:cs="Times New Roman"/>
          <w:sz w:val="24"/>
          <w:szCs w:val="24"/>
        </w:rPr>
        <w:t>tively.</w:t>
      </w:r>
      <w:r w:rsidR="00E430C9" w:rsidRPr="00F5575D">
        <w:rPr>
          <w:rFonts w:ascii="Times New Roman" w:hAnsi="Times New Roman" w:cs="Times New Roman"/>
          <w:sz w:val="24"/>
          <w:szCs w:val="24"/>
        </w:rPr>
        <w:t xml:space="preserve"> </w:t>
      </w:r>
      <w:r w:rsidR="00164A31" w:rsidRPr="00F5575D">
        <w:rPr>
          <w:rFonts w:ascii="Times New Roman" w:hAnsi="Times New Roman" w:cs="Times New Roman"/>
          <w:sz w:val="24"/>
          <w:szCs w:val="24"/>
        </w:rPr>
        <w:t xml:space="preserve">The salary was comparable to </w:t>
      </w:r>
      <w:r w:rsidR="000713B9" w:rsidRPr="00F5575D">
        <w:rPr>
          <w:rFonts w:ascii="Times New Roman" w:hAnsi="Times New Roman" w:cs="Times New Roman"/>
          <w:sz w:val="24"/>
          <w:szCs w:val="24"/>
        </w:rPr>
        <w:t xml:space="preserve">that of </w:t>
      </w:r>
      <w:r w:rsidR="00164A31" w:rsidRPr="00F5575D">
        <w:rPr>
          <w:rFonts w:ascii="Times New Roman" w:hAnsi="Times New Roman" w:cs="Times New Roman"/>
          <w:sz w:val="24"/>
          <w:szCs w:val="24"/>
        </w:rPr>
        <w:t>the heads of the International Monetary Fund and the International Bank for Reconstruction and Development</w:t>
      </w:r>
      <w:r w:rsidR="000713B9" w:rsidRPr="00F5575D">
        <w:rPr>
          <w:rFonts w:ascii="Times New Roman" w:hAnsi="Times New Roman" w:cs="Times New Roman"/>
          <w:sz w:val="24"/>
          <w:szCs w:val="24"/>
        </w:rPr>
        <w:t>, both based</w:t>
      </w:r>
      <w:r w:rsidR="00164A31" w:rsidRPr="00F5575D">
        <w:rPr>
          <w:rFonts w:ascii="Times New Roman" w:hAnsi="Times New Roman" w:cs="Times New Roman"/>
          <w:sz w:val="24"/>
          <w:szCs w:val="24"/>
        </w:rPr>
        <w:t xml:space="preserve"> </w:t>
      </w:r>
      <w:r w:rsidR="006221B7" w:rsidRPr="00F5575D">
        <w:rPr>
          <w:rFonts w:ascii="Times New Roman" w:hAnsi="Times New Roman" w:cs="Times New Roman"/>
          <w:sz w:val="24"/>
          <w:szCs w:val="24"/>
        </w:rPr>
        <w:t>in Washington DC</w:t>
      </w:r>
      <w:r w:rsidR="00164A31" w:rsidRPr="00F5575D">
        <w:rPr>
          <w:rFonts w:ascii="Times New Roman" w:hAnsi="Times New Roman" w:cs="Times New Roman"/>
          <w:sz w:val="24"/>
          <w:szCs w:val="24"/>
        </w:rPr>
        <w:t xml:space="preserve">, but </w:t>
      </w:r>
      <w:r w:rsidR="00882D49" w:rsidRPr="00F5575D">
        <w:rPr>
          <w:rFonts w:ascii="Times New Roman" w:hAnsi="Times New Roman" w:cs="Times New Roman"/>
          <w:sz w:val="24"/>
          <w:szCs w:val="24"/>
        </w:rPr>
        <w:t xml:space="preserve">at the Vienna-based organization it </w:t>
      </w:r>
      <w:r w:rsidR="00164A31" w:rsidRPr="00F5575D">
        <w:rPr>
          <w:rFonts w:ascii="Times New Roman" w:hAnsi="Times New Roman" w:cs="Times New Roman"/>
          <w:sz w:val="24"/>
          <w:szCs w:val="24"/>
        </w:rPr>
        <w:t>exceeded that of the Austrian Chancellor and President.</w:t>
      </w:r>
      <w:r w:rsidR="00812C2B" w:rsidRPr="00F5575D">
        <w:rPr>
          <w:rFonts w:ascii="Times New Roman" w:hAnsi="Times New Roman" w:cs="Times New Roman"/>
          <w:sz w:val="24"/>
          <w:szCs w:val="24"/>
        </w:rPr>
        <w:t xml:space="preserve"> This </w:t>
      </w:r>
      <w:r w:rsidR="00994A18" w:rsidRPr="00F5575D">
        <w:rPr>
          <w:rFonts w:ascii="Times New Roman" w:hAnsi="Times New Roman" w:cs="Times New Roman"/>
          <w:sz w:val="24"/>
          <w:szCs w:val="24"/>
        </w:rPr>
        <w:t xml:space="preserve">annoyed </w:t>
      </w:r>
      <w:r w:rsidR="006221B7" w:rsidRPr="00F5575D">
        <w:rPr>
          <w:rFonts w:ascii="Times New Roman" w:hAnsi="Times New Roman" w:cs="Times New Roman"/>
          <w:sz w:val="24"/>
          <w:szCs w:val="24"/>
        </w:rPr>
        <w:t>economy-minded</w:t>
      </w:r>
      <w:r w:rsidR="00994A18" w:rsidRPr="00F5575D">
        <w:rPr>
          <w:rFonts w:ascii="Times New Roman" w:hAnsi="Times New Roman" w:cs="Times New Roman"/>
          <w:sz w:val="24"/>
          <w:szCs w:val="24"/>
        </w:rPr>
        <w:t xml:space="preserve"> delegations from Western Europe and those from countries with</w:t>
      </w:r>
      <w:r w:rsidR="002154C0" w:rsidRPr="00F5575D">
        <w:rPr>
          <w:rFonts w:ascii="Times New Roman" w:hAnsi="Times New Roman" w:cs="Times New Roman"/>
          <w:sz w:val="24"/>
          <w:szCs w:val="24"/>
        </w:rPr>
        <w:t xml:space="preserve"> small economies (</w:t>
      </w:r>
      <w:r w:rsidR="00994A18" w:rsidRPr="00F5575D">
        <w:rPr>
          <w:rFonts w:ascii="Times New Roman" w:hAnsi="Times New Roman" w:cs="Times New Roman"/>
          <w:sz w:val="24"/>
          <w:szCs w:val="24"/>
        </w:rPr>
        <w:t>Cole Named</w:t>
      </w:r>
      <w:r w:rsidR="00DA5756" w:rsidRPr="00F5575D">
        <w:rPr>
          <w:rFonts w:ascii="Times New Roman" w:hAnsi="Times New Roman" w:cs="Times New Roman"/>
          <w:sz w:val="24"/>
          <w:szCs w:val="24"/>
        </w:rPr>
        <w:t xml:space="preserve"> 1957:</w:t>
      </w:r>
      <w:r w:rsidR="00994A18" w:rsidRPr="00F5575D">
        <w:rPr>
          <w:rFonts w:ascii="Times New Roman" w:hAnsi="Times New Roman" w:cs="Times New Roman"/>
          <w:sz w:val="24"/>
          <w:szCs w:val="24"/>
        </w:rPr>
        <w:t xml:space="preserve"> </w:t>
      </w:r>
      <w:r w:rsidR="00002C6F" w:rsidRPr="00F5575D">
        <w:rPr>
          <w:rFonts w:ascii="Times New Roman" w:hAnsi="Times New Roman" w:cs="Times New Roman"/>
          <w:sz w:val="24"/>
          <w:szCs w:val="24"/>
        </w:rPr>
        <w:t>A4).</w:t>
      </w:r>
      <w:r w:rsidR="00E430C9" w:rsidRPr="00F5575D">
        <w:rPr>
          <w:rFonts w:ascii="Times New Roman" w:hAnsi="Times New Roman" w:cs="Times New Roman"/>
          <w:sz w:val="24"/>
          <w:szCs w:val="24"/>
        </w:rPr>
        <w:t xml:space="preserve"> </w:t>
      </w:r>
    </w:p>
    <w:p w14:paraId="756C98C7" w14:textId="77777777" w:rsidR="009368A1" w:rsidRPr="00F5575D" w:rsidRDefault="00BC77F3" w:rsidP="00096583">
      <w:pPr>
        <w:spacing w:after="0" w:line="240" w:lineRule="auto"/>
        <w:ind w:firstLine="720"/>
        <w:jc w:val="both"/>
        <w:rPr>
          <w:rFonts w:ascii="Times New Roman" w:hAnsi="Times New Roman" w:cs="Times New Roman"/>
          <w:sz w:val="24"/>
          <w:szCs w:val="24"/>
        </w:rPr>
      </w:pPr>
      <w:r w:rsidRPr="00F5575D">
        <w:rPr>
          <w:rFonts w:ascii="Times New Roman" w:hAnsi="Times New Roman" w:cs="Times New Roman"/>
          <w:sz w:val="24"/>
          <w:szCs w:val="24"/>
        </w:rPr>
        <w:t>M</w:t>
      </w:r>
      <w:r w:rsidR="008053A2" w:rsidRPr="00F5575D">
        <w:rPr>
          <w:rFonts w:ascii="Times New Roman" w:hAnsi="Times New Roman" w:cs="Times New Roman"/>
          <w:sz w:val="24"/>
          <w:szCs w:val="24"/>
        </w:rPr>
        <w:t>any saw Co</w:t>
      </w:r>
      <w:r w:rsidR="00B36D33" w:rsidRPr="00F5575D">
        <w:rPr>
          <w:rFonts w:ascii="Times New Roman" w:hAnsi="Times New Roman" w:cs="Times New Roman"/>
          <w:sz w:val="24"/>
          <w:szCs w:val="24"/>
        </w:rPr>
        <w:t>le</w:t>
      </w:r>
      <w:r w:rsidRPr="00F5575D">
        <w:rPr>
          <w:rFonts w:ascii="Times New Roman" w:hAnsi="Times New Roman" w:cs="Times New Roman"/>
          <w:sz w:val="24"/>
          <w:szCs w:val="24"/>
        </w:rPr>
        <w:t xml:space="preserve"> </w:t>
      </w:r>
      <w:r w:rsidR="00B36D33" w:rsidRPr="00F5575D">
        <w:rPr>
          <w:rFonts w:ascii="Times New Roman" w:hAnsi="Times New Roman" w:cs="Times New Roman"/>
          <w:sz w:val="24"/>
          <w:szCs w:val="24"/>
        </w:rPr>
        <w:t>and the</w:t>
      </w:r>
      <w:r w:rsidRPr="00F5575D">
        <w:rPr>
          <w:rFonts w:ascii="Times New Roman" w:hAnsi="Times New Roman" w:cs="Times New Roman"/>
          <w:sz w:val="24"/>
          <w:szCs w:val="24"/>
        </w:rPr>
        <w:t xml:space="preserve"> IAEA as starting slowly,</w:t>
      </w:r>
      <w:r w:rsidR="00CB4A6B" w:rsidRPr="00F5575D">
        <w:rPr>
          <w:rFonts w:ascii="Times New Roman" w:hAnsi="Times New Roman" w:cs="Times New Roman"/>
          <w:sz w:val="24"/>
          <w:szCs w:val="24"/>
        </w:rPr>
        <w:t xml:space="preserve"> focusing </w:t>
      </w:r>
      <w:r w:rsidRPr="00F5575D">
        <w:rPr>
          <w:rFonts w:ascii="Times New Roman" w:hAnsi="Times New Roman" w:cs="Times New Roman"/>
          <w:sz w:val="24"/>
          <w:szCs w:val="24"/>
        </w:rPr>
        <w:t xml:space="preserve">on </w:t>
      </w:r>
      <w:r w:rsidR="00CB4A6B" w:rsidRPr="00F5575D">
        <w:rPr>
          <w:rFonts w:ascii="Times New Roman" w:hAnsi="Times New Roman" w:cs="Times New Roman"/>
          <w:sz w:val="24"/>
          <w:szCs w:val="24"/>
        </w:rPr>
        <w:t xml:space="preserve">hiring staff </w:t>
      </w:r>
      <w:r w:rsidR="00B36D33" w:rsidRPr="00F5575D">
        <w:rPr>
          <w:rFonts w:ascii="Times New Roman" w:hAnsi="Times New Roman" w:cs="Times New Roman"/>
          <w:sz w:val="24"/>
          <w:szCs w:val="24"/>
        </w:rPr>
        <w:t>and making governments</w:t>
      </w:r>
      <w:r w:rsidR="00CB4A6B" w:rsidRPr="00F5575D">
        <w:rPr>
          <w:rFonts w:ascii="Times New Roman" w:hAnsi="Times New Roman" w:cs="Times New Roman"/>
          <w:sz w:val="24"/>
          <w:szCs w:val="24"/>
        </w:rPr>
        <w:t xml:space="preserve"> aware of its existence</w:t>
      </w:r>
      <w:r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Cole himself remarked:</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‘None of us has been completely happy or satis</w:t>
      </w:r>
      <w:r w:rsidR="002154C0" w:rsidRPr="00F5575D">
        <w:rPr>
          <w:rFonts w:ascii="Times New Roman" w:hAnsi="Times New Roman" w:cs="Times New Roman"/>
          <w:sz w:val="24"/>
          <w:szCs w:val="24"/>
        </w:rPr>
        <w:t>fied with the Agency’s progress</w:t>
      </w:r>
      <w:r w:rsidRPr="00F5575D">
        <w:rPr>
          <w:rFonts w:ascii="Times New Roman" w:hAnsi="Times New Roman" w:cs="Times New Roman"/>
          <w:sz w:val="24"/>
          <w:szCs w:val="24"/>
        </w:rPr>
        <w:t>’</w:t>
      </w:r>
      <w:r w:rsidR="002154C0"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 xml:space="preserve">He went on to add, however, that ‘many share my own feeling that much has been done in a comparatively short time, that there is a demonstrable need for such an international organization and that its usefulness will become more and more evident as time goes along, especially as and when electricity can be made from nuclear energy with greater </w:t>
      </w:r>
      <w:r w:rsidR="00B36D33" w:rsidRPr="00F5575D">
        <w:rPr>
          <w:rFonts w:ascii="Times New Roman" w:hAnsi="Times New Roman" w:cs="Times New Roman"/>
          <w:sz w:val="24"/>
          <w:szCs w:val="24"/>
        </w:rPr>
        <w:t>economy and efficiency than from</w:t>
      </w:r>
      <w:r w:rsidR="002154C0" w:rsidRPr="00F5575D">
        <w:rPr>
          <w:rFonts w:ascii="Times New Roman" w:hAnsi="Times New Roman" w:cs="Times New Roman"/>
          <w:sz w:val="24"/>
          <w:szCs w:val="24"/>
        </w:rPr>
        <w:t xml:space="preserve"> conventional fuels’ (Cole</w:t>
      </w:r>
      <w:r w:rsidRPr="00F5575D">
        <w:rPr>
          <w:rFonts w:ascii="Times New Roman" w:hAnsi="Times New Roman" w:cs="Times New Roman"/>
          <w:sz w:val="24"/>
          <w:szCs w:val="24"/>
        </w:rPr>
        <w:t xml:space="preserve"> 1961: 17).</w:t>
      </w:r>
      <w:r w:rsidR="00E430C9" w:rsidRPr="00F5575D">
        <w:rPr>
          <w:rFonts w:ascii="Times New Roman" w:hAnsi="Times New Roman" w:cs="Times New Roman"/>
          <w:sz w:val="24"/>
          <w:szCs w:val="24"/>
        </w:rPr>
        <w:t xml:space="preserve"> </w:t>
      </w:r>
      <w:r w:rsidR="008053A2" w:rsidRPr="00F5575D">
        <w:rPr>
          <w:rFonts w:ascii="Times New Roman" w:hAnsi="Times New Roman" w:cs="Times New Roman"/>
          <w:sz w:val="24"/>
          <w:szCs w:val="24"/>
        </w:rPr>
        <w:t xml:space="preserve">General Conference President </w:t>
      </w:r>
      <w:r w:rsidR="00D86D14" w:rsidRPr="00F5575D">
        <w:rPr>
          <w:rFonts w:ascii="Times New Roman" w:hAnsi="Times New Roman" w:cs="Times New Roman"/>
          <w:sz w:val="24"/>
          <w:szCs w:val="24"/>
        </w:rPr>
        <w:t xml:space="preserve">Hiero </w:t>
      </w:r>
      <w:r w:rsidR="008053A2" w:rsidRPr="00F5575D">
        <w:rPr>
          <w:rFonts w:ascii="Times New Roman" w:hAnsi="Times New Roman" w:cs="Times New Roman"/>
          <w:sz w:val="24"/>
          <w:szCs w:val="24"/>
        </w:rPr>
        <w:t xml:space="preserve">Furuuchi of Japan </w:t>
      </w:r>
      <w:r w:rsidR="00B36D33" w:rsidRPr="00F5575D">
        <w:rPr>
          <w:rFonts w:ascii="Times New Roman" w:hAnsi="Times New Roman" w:cs="Times New Roman"/>
          <w:sz w:val="24"/>
          <w:szCs w:val="24"/>
        </w:rPr>
        <w:t xml:space="preserve">contended that the IAEA </w:t>
      </w:r>
      <w:r w:rsidR="00882D49" w:rsidRPr="00F5575D">
        <w:rPr>
          <w:rFonts w:ascii="Times New Roman" w:hAnsi="Times New Roman" w:cs="Times New Roman"/>
          <w:sz w:val="24"/>
          <w:szCs w:val="24"/>
        </w:rPr>
        <w:t>‘</w:t>
      </w:r>
      <w:r w:rsidR="008053A2" w:rsidRPr="00F5575D">
        <w:rPr>
          <w:rFonts w:ascii="Times New Roman" w:hAnsi="Times New Roman" w:cs="Times New Roman"/>
          <w:sz w:val="24"/>
          <w:szCs w:val="24"/>
        </w:rPr>
        <w:t>found its feet’ an</w:t>
      </w:r>
      <w:r w:rsidR="00882D49" w:rsidRPr="00F5575D">
        <w:rPr>
          <w:rFonts w:ascii="Times New Roman" w:hAnsi="Times New Roman" w:cs="Times New Roman"/>
          <w:sz w:val="24"/>
          <w:szCs w:val="24"/>
        </w:rPr>
        <w:t>d came ‘</w:t>
      </w:r>
      <w:r w:rsidR="008053A2" w:rsidRPr="00F5575D">
        <w:rPr>
          <w:rFonts w:ascii="Times New Roman" w:hAnsi="Times New Roman" w:cs="Times New Roman"/>
          <w:sz w:val="24"/>
          <w:szCs w:val="24"/>
        </w:rPr>
        <w:t>to grips with reality’</w:t>
      </w:r>
      <w:r w:rsidR="002154C0" w:rsidRPr="00F5575D">
        <w:rPr>
          <w:rFonts w:ascii="Times New Roman" w:hAnsi="Times New Roman" w:cs="Times New Roman"/>
          <w:sz w:val="24"/>
          <w:szCs w:val="24"/>
        </w:rPr>
        <w:t xml:space="preserve"> in its second year (Cole</w:t>
      </w:r>
      <w:r w:rsidR="00DA5756" w:rsidRPr="00F5575D">
        <w:rPr>
          <w:rFonts w:ascii="Times New Roman" w:hAnsi="Times New Roman" w:cs="Times New Roman"/>
          <w:sz w:val="24"/>
          <w:szCs w:val="24"/>
        </w:rPr>
        <w:t xml:space="preserve"> 1960:</w:t>
      </w:r>
      <w:r w:rsidR="008053A2" w:rsidRPr="00F5575D">
        <w:rPr>
          <w:rFonts w:ascii="Times New Roman" w:hAnsi="Times New Roman" w:cs="Times New Roman"/>
          <w:sz w:val="24"/>
          <w:szCs w:val="24"/>
        </w:rPr>
        <w:t xml:space="preserve"> 78).</w:t>
      </w:r>
      <w:r w:rsidR="00E430C9" w:rsidRPr="00F5575D">
        <w:rPr>
          <w:rFonts w:ascii="Times New Roman" w:hAnsi="Times New Roman" w:cs="Times New Roman"/>
          <w:sz w:val="24"/>
          <w:szCs w:val="24"/>
        </w:rPr>
        <w:t xml:space="preserve"> </w:t>
      </w:r>
      <w:r w:rsidR="00157636" w:rsidRPr="00F5575D">
        <w:rPr>
          <w:rFonts w:ascii="Times New Roman" w:hAnsi="Times New Roman" w:cs="Times New Roman"/>
          <w:sz w:val="24"/>
          <w:szCs w:val="24"/>
        </w:rPr>
        <w:t>T</w:t>
      </w:r>
      <w:r w:rsidR="00D86D14" w:rsidRPr="00F5575D">
        <w:rPr>
          <w:rFonts w:ascii="Times New Roman" w:hAnsi="Times New Roman" w:cs="Times New Roman"/>
          <w:sz w:val="24"/>
          <w:szCs w:val="24"/>
        </w:rPr>
        <w:t>he agency issued a manual on the safe handling of radioisotopes and Brynielsson wor</w:t>
      </w:r>
      <w:r w:rsidR="00607B13" w:rsidRPr="00F5575D">
        <w:rPr>
          <w:rFonts w:ascii="Times New Roman" w:hAnsi="Times New Roman" w:cs="Times New Roman"/>
          <w:sz w:val="24"/>
          <w:szCs w:val="24"/>
        </w:rPr>
        <w:t>k</w:t>
      </w:r>
      <w:r w:rsidR="00D86D14" w:rsidRPr="00F5575D">
        <w:rPr>
          <w:rFonts w:ascii="Times New Roman" w:hAnsi="Times New Roman" w:cs="Times New Roman"/>
          <w:sz w:val="24"/>
          <w:szCs w:val="24"/>
        </w:rPr>
        <w:t xml:space="preserve">ed on the </w:t>
      </w:r>
      <w:r w:rsidR="009368A1" w:rsidRPr="00F5575D">
        <w:rPr>
          <w:rFonts w:ascii="Times New Roman" w:hAnsi="Times New Roman" w:cs="Times New Roman"/>
          <w:sz w:val="24"/>
          <w:szCs w:val="24"/>
        </w:rPr>
        <w:t xml:space="preserve">controversial </w:t>
      </w:r>
      <w:r w:rsidR="00D86D14" w:rsidRPr="00F5575D">
        <w:rPr>
          <w:rFonts w:ascii="Times New Roman" w:hAnsi="Times New Roman" w:cs="Times New Roman"/>
          <w:sz w:val="24"/>
          <w:szCs w:val="24"/>
        </w:rPr>
        <w:t>prob</w:t>
      </w:r>
      <w:r w:rsidR="009368A1" w:rsidRPr="00F5575D">
        <w:rPr>
          <w:rFonts w:ascii="Times New Roman" w:hAnsi="Times New Roman" w:cs="Times New Roman"/>
          <w:sz w:val="24"/>
          <w:szCs w:val="24"/>
        </w:rPr>
        <w:t>lem of</w:t>
      </w:r>
      <w:r w:rsidR="00607B13" w:rsidRPr="00F5575D">
        <w:rPr>
          <w:rFonts w:ascii="Times New Roman" w:hAnsi="Times New Roman" w:cs="Times New Roman"/>
          <w:sz w:val="24"/>
          <w:szCs w:val="24"/>
        </w:rPr>
        <w:t xml:space="preserve"> disposal of rad</w:t>
      </w:r>
      <w:r w:rsidR="00D86D14" w:rsidRPr="00F5575D">
        <w:rPr>
          <w:rFonts w:ascii="Times New Roman" w:hAnsi="Times New Roman" w:cs="Times New Roman"/>
          <w:sz w:val="24"/>
          <w:szCs w:val="24"/>
        </w:rPr>
        <w:t>ioactive wa</w:t>
      </w:r>
      <w:r w:rsidR="00607B13" w:rsidRPr="00F5575D">
        <w:rPr>
          <w:rFonts w:ascii="Times New Roman" w:hAnsi="Times New Roman" w:cs="Times New Roman"/>
          <w:sz w:val="24"/>
          <w:szCs w:val="24"/>
        </w:rPr>
        <w:t>s</w:t>
      </w:r>
      <w:r w:rsidR="00D86D14" w:rsidRPr="00F5575D">
        <w:rPr>
          <w:rFonts w:ascii="Times New Roman" w:hAnsi="Times New Roman" w:cs="Times New Roman"/>
          <w:sz w:val="24"/>
          <w:szCs w:val="24"/>
        </w:rPr>
        <w:t>tes at sea.</w:t>
      </w:r>
      <w:r w:rsidR="00E430C9" w:rsidRPr="00F5575D">
        <w:rPr>
          <w:rFonts w:ascii="Times New Roman" w:hAnsi="Times New Roman" w:cs="Times New Roman"/>
          <w:sz w:val="24"/>
          <w:szCs w:val="24"/>
        </w:rPr>
        <w:t xml:space="preserve"> </w:t>
      </w:r>
      <w:r w:rsidR="00157636" w:rsidRPr="00F5575D">
        <w:rPr>
          <w:rFonts w:ascii="Times New Roman" w:hAnsi="Times New Roman" w:cs="Times New Roman"/>
          <w:sz w:val="24"/>
          <w:szCs w:val="24"/>
        </w:rPr>
        <w:t>In 1958</w:t>
      </w:r>
      <w:r w:rsidR="00882D49" w:rsidRPr="00F5575D">
        <w:rPr>
          <w:rFonts w:ascii="Times New Roman" w:hAnsi="Times New Roman" w:cs="Times New Roman"/>
          <w:sz w:val="24"/>
          <w:szCs w:val="24"/>
        </w:rPr>
        <w:t xml:space="preserve"> the Board of Governors established a Scientific Advisory Committee (SAC), which reviewed programs, most of which dealt with training and education services and providing technical assistance missions to Latin America to assist governments in developi</w:t>
      </w:r>
      <w:r w:rsidR="00157636" w:rsidRPr="00F5575D">
        <w:rPr>
          <w:rFonts w:ascii="Times New Roman" w:hAnsi="Times New Roman" w:cs="Times New Roman"/>
          <w:sz w:val="24"/>
          <w:szCs w:val="24"/>
        </w:rPr>
        <w:t>ng their nuclear programs (Khan</w:t>
      </w:r>
      <w:r w:rsidR="00882D49" w:rsidRPr="00F5575D">
        <w:rPr>
          <w:rFonts w:ascii="Times New Roman" w:hAnsi="Times New Roman" w:cs="Times New Roman"/>
          <w:sz w:val="24"/>
          <w:szCs w:val="24"/>
        </w:rPr>
        <w:t xml:space="preserve"> 1987: 7).</w:t>
      </w:r>
      <w:r w:rsidR="00E430C9" w:rsidRPr="00F5575D">
        <w:rPr>
          <w:rFonts w:ascii="Times New Roman" w:hAnsi="Times New Roman" w:cs="Times New Roman"/>
          <w:sz w:val="24"/>
          <w:szCs w:val="24"/>
        </w:rPr>
        <w:t xml:space="preserve"> </w:t>
      </w:r>
      <w:r w:rsidR="00882D49" w:rsidRPr="00F5575D">
        <w:rPr>
          <w:rFonts w:ascii="Times New Roman" w:hAnsi="Times New Roman" w:cs="Times New Roman"/>
          <w:sz w:val="24"/>
          <w:szCs w:val="24"/>
        </w:rPr>
        <w:t xml:space="preserve">In establishing the SAC, Cole recommended that it provide advice to him rather than to the Board, </w:t>
      </w:r>
      <w:r w:rsidR="004C21F9" w:rsidRPr="00F5575D">
        <w:rPr>
          <w:rFonts w:ascii="Times New Roman" w:hAnsi="Times New Roman" w:cs="Times New Roman"/>
          <w:sz w:val="24"/>
          <w:szCs w:val="24"/>
        </w:rPr>
        <w:t>a suggestion which</w:t>
      </w:r>
      <w:r w:rsidR="00882D49" w:rsidRPr="00F5575D">
        <w:rPr>
          <w:rFonts w:ascii="Times New Roman" w:hAnsi="Times New Roman" w:cs="Times New Roman"/>
          <w:sz w:val="24"/>
          <w:szCs w:val="24"/>
        </w:rPr>
        <w:t xml:space="preserve"> would have taken it out of the political arena.</w:t>
      </w:r>
      <w:r w:rsidR="00E430C9" w:rsidRPr="00F5575D">
        <w:rPr>
          <w:rFonts w:ascii="Times New Roman" w:hAnsi="Times New Roman" w:cs="Times New Roman"/>
          <w:sz w:val="24"/>
          <w:szCs w:val="24"/>
        </w:rPr>
        <w:t xml:space="preserve"> </w:t>
      </w:r>
      <w:r w:rsidR="004C21F9" w:rsidRPr="00F5575D">
        <w:rPr>
          <w:rFonts w:ascii="Times New Roman" w:hAnsi="Times New Roman" w:cs="Times New Roman"/>
          <w:sz w:val="24"/>
          <w:szCs w:val="24"/>
        </w:rPr>
        <w:t>T</w:t>
      </w:r>
      <w:r w:rsidR="00970A0D" w:rsidRPr="00F5575D">
        <w:rPr>
          <w:rFonts w:ascii="Times New Roman" w:hAnsi="Times New Roman" w:cs="Times New Roman"/>
          <w:sz w:val="24"/>
          <w:szCs w:val="24"/>
        </w:rPr>
        <w:t xml:space="preserve">he Board </w:t>
      </w:r>
      <w:r w:rsidR="00882D49" w:rsidRPr="00F5575D">
        <w:rPr>
          <w:rFonts w:ascii="Times New Roman" w:hAnsi="Times New Roman" w:cs="Times New Roman"/>
          <w:sz w:val="24"/>
          <w:szCs w:val="24"/>
        </w:rPr>
        <w:t xml:space="preserve">rejected </w:t>
      </w:r>
      <w:r w:rsidR="00970A0D" w:rsidRPr="00F5575D">
        <w:rPr>
          <w:rFonts w:ascii="Times New Roman" w:hAnsi="Times New Roman" w:cs="Times New Roman"/>
          <w:sz w:val="24"/>
          <w:szCs w:val="24"/>
        </w:rPr>
        <w:t>the suggestion (</w:t>
      </w:r>
      <w:proofErr w:type="spellStart"/>
      <w:r w:rsidR="00970A0D" w:rsidRPr="00F5575D">
        <w:rPr>
          <w:rFonts w:ascii="Times New Roman" w:hAnsi="Times New Roman" w:cs="Times New Roman"/>
          <w:sz w:val="24"/>
          <w:szCs w:val="24"/>
        </w:rPr>
        <w:t>Stoessinger</w:t>
      </w:r>
      <w:proofErr w:type="spellEnd"/>
      <w:r w:rsidR="00882D49" w:rsidRPr="00F5575D">
        <w:rPr>
          <w:rFonts w:ascii="Times New Roman" w:hAnsi="Times New Roman" w:cs="Times New Roman"/>
          <w:sz w:val="24"/>
          <w:szCs w:val="24"/>
        </w:rPr>
        <w:t xml:space="preserve"> 1959: 399).</w:t>
      </w:r>
      <w:r w:rsidR="00E430C9" w:rsidRPr="00F5575D">
        <w:rPr>
          <w:rFonts w:ascii="Times New Roman" w:hAnsi="Times New Roman" w:cs="Times New Roman"/>
          <w:sz w:val="24"/>
          <w:szCs w:val="24"/>
        </w:rPr>
        <w:t xml:space="preserve"> </w:t>
      </w:r>
      <w:r w:rsidR="00970A0D" w:rsidRPr="00F5575D">
        <w:rPr>
          <w:rFonts w:ascii="Times New Roman" w:hAnsi="Times New Roman" w:cs="Times New Roman"/>
          <w:sz w:val="24"/>
          <w:szCs w:val="24"/>
        </w:rPr>
        <w:t>Cole’s ‘activist style’ (</w:t>
      </w:r>
      <w:r w:rsidR="00882D49" w:rsidRPr="00F5575D">
        <w:rPr>
          <w:rFonts w:ascii="Times New Roman" w:hAnsi="Times New Roman" w:cs="Times New Roman"/>
          <w:sz w:val="24"/>
          <w:szCs w:val="24"/>
        </w:rPr>
        <w:t>impatience wit</w:t>
      </w:r>
      <w:r w:rsidR="00DD6ABF" w:rsidRPr="00F5575D">
        <w:rPr>
          <w:rFonts w:ascii="Times New Roman" w:hAnsi="Times New Roman" w:cs="Times New Roman"/>
          <w:sz w:val="24"/>
          <w:szCs w:val="24"/>
        </w:rPr>
        <w:t xml:space="preserve">h political consensus </w:t>
      </w:r>
      <w:r w:rsidR="00970A0D" w:rsidRPr="00F5575D">
        <w:rPr>
          <w:rFonts w:ascii="Times New Roman" w:hAnsi="Times New Roman" w:cs="Times New Roman"/>
          <w:sz w:val="24"/>
          <w:szCs w:val="24"/>
        </w:rPr>
        <w:t xml:space="preserve">building) </w:t>
      </w:r>
      <w:r w:rsidR="00882D49" w:rsidRPr="00F5575D">
        <w:rPr>
          <w:rFonts w:ascii="Times New Roman" w:hAnsi="Times New Roman" w:cs="Times New Roman"/>
          <w:sz w:val="24"/>
          <w:szCs w:val="24"/>
        </w:rPr>
        <w:t xml:space="preserve">was one of the reasons for </w:t>
      </w:r>
      <w:r w:rsidR="0045493D" w:rsidRPr="00F5575D">
        <w:rPr>
          <w:rFonts w:ascii="Times New Roman" w:hAnsi="Times New Roman" w:cs="Times New Roman"/>
          <w:sz w:val="24"/>
          <w:szCs w:val="24"/>
        </w:rPr>
        <w:t>‘</w:t>
      </w:r>
      <w:r w:rsidR="00882D49" w:rsidRPr="00F5575D">
        <w:rPr>
          <w:rFonts w:ascii="Times New Roman" w:hAnsi="Times New Roman" w:cs="Times New Roman"/>
          <w:sz w:val="24"/>
          <w:szCs w:val="24"/>
        </w:rPr>
        <w:t>widespread opposition to his candida</w:t>
      </w:r>
      <w:r w:rsidR="0097313E" w:rsidRPr="00F5575D">
        <w:rPr>
          <w:rFonts w:ascii="Times New Roman" w:hAnsi="Times New Roman" w:cs="Times New Roman"/>
          <w:sz w:val="24"/>
          <w:szCs w:val="24"/>
        </w:rPr>
        <w:t>cy for a second term in office’ and, i</w:t>
      </w:r>
      <w:r w:rsidR="00882D49" w:rsidRPr="00F5575D">
        <w:rPr>
          <w:rFonts w:ascii="Times New Roman" w:hAnsi="Times New Roman" w:cs="Times New Roman"/>
          <w:sz w:val="24"/>
          <w:szCs w:val="24"/>
        </w:rPr>
        <w:t>n fact, the US did not even propose him for reappointment, apparently</w:t>
      </w:r>
      <w:r w:rsidR="00F46617" w:rsidRPr="00F5575D">
        <w:rPr>
          <w:rFonts w:ascii="Times New Roman" w:hAnsi="Times New Roman" w:cs="Times New Roman"/>
          <w:sz w:val="24"/>
          <w:szCs w:val="24"/>
        </w:rPr>
        <w:t xml:space="preserve"> largely</w:t>
      </w:r>
      <w:r w:rsidR="00882D49" w:rsidRPr="00F5575D">
        <w:rPr>
          <w:rFonts w:ascii="Times New Roman" w:hAnsi="Times New Roman" w:cs="Times New Roman"/>
          <w:sz w:val="24"/>
          <w:szCs w:val="24"/>
        </w:rPr>
        <w:t xml:space="preserve"> because of his advocacy of international safeguards and opposition </w:t>
      </w:r>
      <w:r w:rsidR="0097313E" w:rsidRPr="00F5575D">
        <w:rPr>
          <w:rFonts w:ascii="Times New Roman" w:hAnsi="Times New Roman" w:cs="Times New Roman"/>
          <w:sz w:val="24"/>
          <w:szCs w:val="24"/>
        </w:rPr>
        <w:t>to bilateral agreements (Schiff</w:t>
      </w:r>
      <w:r w:rsidR="00882D49" w:rsidRPr="00F5575D">
        <w:rPr>
          <w:rFonts w:ascii="Times New Roman" w:hAnsi="Times New Roman" w:cs="Times New Roman"/>
          <w:sz w:val="24"/>
          <w:szCs w:val="24"/>
        </w:rPr>
        <w:t xml:space="preserve"> 1984: 73-74).</w:t>
      </w:r>
      <w:r w:rsidR="00E430C9" w:rsidRPr="00F5575D">
        <w:rPr>
          <w:rFonts w:ascii="Times New Roman" w:hAnsi="Times New Roman" w:cs="Times New Roman"/>
          <w:sz w:val="24"/>
          <w:szCs w:val="24"/>
        </w:rPr>
        <w:t xml:space="preserve"> </w:t>
      </w:r>
      <w:r w:rsidR="009368A1" w:rsidRPr="00F5575D">
        <w:rPr>
          <w:rFonts w:ascii="Times New Roman" w:hAnsi="Times New Roman" w:cs="Times New Roman"/>
          <w:sz w:val="24"/>
          <w:szCs w:val="24"/>
        </w:rPr>
        <w:t xml:space="preserve">Cole </w:t>
      </w:r>
      <w:r w:rsidR="006804B2" w:rsidRPr="00F5575D">
        <w:rPr>
          <w:rFonts w:ascii="Times New Roman" w:hAnsi="Times New Roman" w:cs="Times New Roman"/>
          <w:sz w:val="24"/>
          <w:szCs w:val="24"/>
        </w:rPr>
        <w:t xml:space="preserve">himself </w:t>
      </w:r>
      <w:r w:rsidR="009368A1" w:rsidRPr="00F5575D">
        <w:rPr>
          <w:rFonts w:ascii="Times New Roman" w:hAnsi="Times New Roman" w:cs="Times New Roman"/>
          <w:sz w:val="24"/>
          <w:szCs w:val="24"/>
        </w:rPr>
        <w:t xml:space="preserve">was proud of his and the Agency’s accomplishments </w:t>
      </w:r>
      <w:r w:rsidR="00882D49" w:rsidRPr="00F5575D">
        <w:rPr>
          <w:rFonts w:ascii="Times New Roman" w:hAnsi="Times New Roman" w:cs="Times New Roman"/>
          <w:sz w:val="24"/>
          <w:szCs w:val="24"/>
        </w:rPr>
        <w:t xml:space="preserve">in his term as Director General </w:t>
      </w:r>
      <w:r w:rsidR="009368A1" w:rsidRPr="00F5575D">
        <w:rPr>
          <w:rFonts w:ascii="Times New Roman" w:hAnsi="Times New Roman" w:cs="Times New Roman"/>
          <w:sz w:val="24"/>
          <w:szCs w:val="24"/>
        </w:rPr>
        <w:t>and contended that the need for a regulatory climate or framework within which the atomic energy could operate was clearer than when the</w:t>
      </w:r>
      <w:r w:rsidR="0097313E" w:rsidRPr="00F5575D">
        <w:rPr>
          <w:rFonts w:ascii="Times New Roman" w:hAnsi="Times New Roman" w:cs="Times New Roman"/>
          <w:sz w:val="24"/>
          <w:szCs w:val="24"/>
        </w:rPr>
        <w:t xml:space="preserve"> Agency was first created </w:t>
      </w:r>
      <w:r w:rsidR="0097313E" w:rsidRPr="00F5575D">
        <w:rPr>
          <w:rFonts w:ascii="Times New Roman" w:hAnsi="Times New Roman" w:cs="Times New Roman"/>
          <w:sz w:val="24"/>
          <w:szCs w:val="24"/>
        </w:rPr>
        <w:lastRenderedPageBreak/>
        <w:t>(Cole</w:t>
      </w:r>
      <w:r w:rsidR="009368A1" w:rsidRPr="00F5575D">
        <w:rPr>
          <w:rFonts w:ascii="Times New Roman" w:hAnsi="Times New Roman" w:cs="Times New Roman"/>
          <w:sz w:val="24"/>
          <w:szCs w:val="24"/>
        </w:rPr>
        <w:t xml:space="preserve"> 1961: 18), </w:t>
      </w:r>
      <w:r w:rsidR="006804B2" w:rsidRPr="00F5575D">
        <w:rPr>
          <w:rFonts w:ascii="Times New Roman" w:hAnsi="Times New Roman" w:cs="Times New Roman"/>
          <w:sz w:val="24"/>
          <w:szCs w:val="24"/>
        </w:rPr>
        <w:t xml:space="preserve">but </w:t>
      </w:r>
      <w:r w:rsidR="009368A1" w:rsidRPr="00F5575D">
        <w:rPr>
          <w:rFonts w:ascii="Times New Roman" w:hAnsi="Times New Roman" w:cs="Times New Roman"/>
          <w:sz w:val="24"/>
          <w:szCs w:val="24"/>
        </w:rPr>
        <w:t>others saw i</w:t>
      </w:r>
      <w:r w:rsidR="00882D49" w:rsidRPr="00F5575D">
        <w:rPr>
          <w:rFonts w:ascii="Times New Roman" w:hAnsi="Times New Roman" w:cs="Times New Roman"/>
          <w:sz w:val="24"/>
          <w:szCs w:val="24"/>
        </w:rPr>
        <w:t>t as having had</w:t>
      </w:r>
      <w:r w:rsidR="006804B2" w:rsidRPr="00F5575D">
        <w:rPr>
          <w:rFonts w:ascii="Times New Roman" w:hAnsi="Times New Roman" w:cs="Times New Roman"/>
          <w:sz w:val="24"/>
          <w:szCs w:val="24"/>
        </w:rPr>
        <w:t xml:space="preserve"> few substantive programs (Hall</w:t>
      </w:r>
      <w:r w:rsidR="009368A1" w:rsidRPr="00F5575D">
        <w:rPr>
          <w:rFonts w:ascii="Times New Roman" w:hAnsi="Times New Roman" w:cs="Times New Roman"/>
          <w:sz w:val="24"/>
          <w:szCs w:val="24"/>
        </w:rPr>
        <w:t xml:space="preserve"> 1987: 52-53).</w:t>
      </w:r>
      <w:r w:rsidR="00E430C9" w:rsidRPr="00F5575D">
        <w:rPr>
          <w:rFonts w:ascii="Times New Roman" w:hAnsi="Times New Roman" w:cs="Times New Roman"/>
          <w:sz w:val="24"/>
          <w:szCs w:val="24"/>
        </w:rPr>
        <w:t xml:space="preserve"> </w:t>
      </w:r>
      <w:r w:rsidR="00382BC1" w:rsidRPr="00F5575D">
        <w:rPr>
          <w:rFonts w:ascii="Times New Roman" w:hAnsi="Times New Roman" w:cs="Times New Roman"/>
          <w:sz w:val="24"/>
          <w:szCs w:val="24"/>
        </w:rPr>
        <w:t>Much credit for what was accomplished during Cole’s one term in o</w:t>
      </w:r>
      <w:r w:rsidR="00882D49" w:rsidRPr="00F5575D">
        <w:rPr>
          <w:rFonts w:ascii="Times New Roman" w:hAnsi="Times New Roman" w:cs="Times New Roman"/>
          <w:sz w:val="24"/>
          <w:szCs w:val="24"/>
        </w:rPr>
        <w:t xml:space="preserve">ffice has been credited to the </w:t>
      </w:r>
      <w:r w:rsidR="00382BC1" w:rsidRPr="00F5575D">
        <w:rPr>
          <w:rFonts w:ascii="Times New Roman" w:hAnsi="Times New Roman" w:cs="Times New Roman"/>
          <w:sz w:val="24"/>
          <w:szCs w:val="24"/>
        </w:rPr>
        <w:t>capable nuclear pioneers who</w:t>
      </w:r>
      <w:r w:rsidR="00882D49" w:rsidRPr="00F5575D">
        <w:rPr>
          <w:rFonts w:ascii="Times New Roman" w:hAnsi="Times New Roman" w:cs="Times New Roman"/>
          <w:sz w:val="24"/>
          <w:szCs w:val="24"/>
        </w:rPr>
        <w:t xml:space="preserve"> he</w:t>
      </w:r>
      <w:r w:rsidR="00382BC1" w:rsidRPr="00F5575D">
        <w:rPr>
          <w:rFonts w:ascii="Times New Roman" w:hAnsi="Times New Roman" w:cs="Times New Roman"/>
          <w:sz w:val="24"/>
          <w:szCs w:val="24"/>
        </w:rPr>
        <w:t xml:space="preserve"> persuaded </w:t>
      </w:r>
      <w:r w:rsidR="003C4475" w:rsidRPr="00F5575D">
        <w:rPr>
          <w:rFonts w:ascii="Times New Roman" w:hAnsi="Times New Roman" w:cs="Times New Roman"/>
          <w:sz w:val="24"/>
          <w:szCs w:val="24"/>
        </w:rPr>
        <w:t xml:space="preserve">to </w:t>
      </w:r>
      <w:r w:rsidR="00382BC1" w:rsidRPr="00F5575D">
        <w:rPr>
          <w:rFonts w:ascii="Times New Roman" w:hAnsi="Times New Roman" w:cs="Times New Roman"/>
          <w:sz w:val="24"/>
          <w:szCs w:val="24"/>
        </w:rPr>
        <w:t>work at the Agency</w:t>
      </w:r>
      <w:r w:rsidR="0045493D" w:rsidRPr="00F5575D">
        <w:rPr>
          <w:rFonts w:ascii="Times New Roman" w:hAnsi="Times New Roman" w:cs="Times New Roman"/>
          <w:sz w:val="24"/>
          <w:szCs w:val="24"/>
        </w:rPr>
        <w:t>,</w:t>
      </w:r>
      <w:r w:rsidR="006804B2" w:rsidRPr="00F5575D">
        <w:rPr>
          <w:rFonts w:ascii="Times New Roman" w:hAnsi="Times New Roman" w:cs="Times New Roman"/>
          <w:sz w:val="24"/>
          <w:szCs w:val="24"/>
        </w:rPr>
        <w:t xml:space="preserve"> such as</w:t>
      </w:r>
      <w:r w:rsidR="00A43963" w:rsidRPr="00F5575D">
        <w:rPr>
          <w:rFonts w:ascii="Times New Roman" w:hAnsi="Times New Roman" w:cs="Times New Roman"/>
          <w:sz w:val="24"/>
          <w:szCs w:val="24"/>
        </w:rPr>
        <w:t xml:space="preserve"> Henry Seligman, the Deputy </w:t>
      </w:r>
      <w:r w:rsidR="004E1DEB" w:rsidRPr="00F5575D">
        <w:rPr>
          <w:rFonts w:ascii="Times New Roman" w:hAnsi="Times New Roman" w:cs="Times New Roman"/>
          <w:sz w:val="24"/>
          <w:szCs w:val="24"/>
        </w:rPr>
        <w:t xml:space="preserve">Director </w:t>
      </w:r>
      <w:r w:rsidR="00D44BA0" w:rsidRPr="00F5575D">
        <w:rPr>
          <w:rFonts w:ascii="Times New Roman" w:hAnsi="Times New Roman" w:cs="Times New Roman"/>
          <w:sz w:val="24"/>
          <w:szCs w:val="24"/>
        </w:rPr>
        <w:t>General of</w:t>
      </w:r>
      <w:r w:rsidR="004E1DEB" w:rsidRPr="00F5575D">
        <w:rPr>
          <w:rFonts w:ascii="Times New Roman" w:hAnsi="Times New Roman" w:cs="Times New Roman"/>
          <w:sz w:val="24"/>
          <w:szCs w:val="24"/>
        </w:rPr>
        <w:t xml:space="preserve"> </w:t>
      </w:r>
      <w:r w:rsidR="00A43963" w:rsidRPr="00F5575D">
        <w:rPr>
          <w:rFonts w:ascii="Times New Roman" w:hAnsi="Times New Roman" w:cs="Times New Roman"/>
          <w:sz w:val="24"/>
          <w:szCs w:val="24"/>
        </w:rPr>
        <w:t>Research and Isotopes</w:t>
      </w:r>
      <w:r w:rsidR="006804B2" w:rsidRPr="00F5575D">
        <w:rPr>
          <w:rFonts w:ascii="Times New Roman" w:hAnsi="Times New Roman" w:cs="Times New Roman"/>
          <w:sz w:val="24"/>
          <w:szCs w:val="24"/>
        </w:rPr>
        <w:t>,</w:t>
      </w:r>
      <w:r w:rsidR="00882D49" w:rsidRPr="00F5575D">
        <w:rPr>
          <w:rFonts w:ascii="Times New Roman" w:hAnsi="Times New Roman" w:cs="Times New Roman"/>
          <w:sz w:val="24"/>
          <w:szCs w:val="24"/>
        </w:rPr>
        <w:t xml:space="preserve"> and </w:t>
      </w:r>
      <w:r w:rsidR="00A43963" w:rsidRPr="00F5575D">
        <w:rPr>
          <w:rFonts w:ascii="Times New Roman" w:hAnsi="Times New Roman" w:cs="Times New Roman"/>
          <w:sz w:val="24"/>
          <w:szCs w:val="24"/>
        </w:rPr>
        <w:t>Jolles</w:t>
      </w:r>
      <w:r w:rsidR="00882D49" w:rsidRPr="00F5575D">
        <w:rPr>
          <w:rFonts w:ascii="Times New Roman" w:hAnsi="Times New Roman" w:cs="Times New Roman"/>
          <w:sz w:val="24"/>
          <w:szCs w:val="24"/>
        </w:rPr>
        <w:t xml:space="preserve">, the </w:t>
      </w:r>
      <w:r w:rsidR="00A43963" w:rsidRPr="00F5575D">
        <w:rPr>
          <w:rFonts w:ascii="Times New Roman" w:hAnsi="Times New Roman" w:cs="Times New Roman"/>
          <w:sz w:val="24"/>
          <w:szCs w:val="24"/>
        </w:rPr>
        <w:t xml:space="preserve">Deputy </w:t>
      </w:r>
      <w:r w:rsidR="00D44BA0" w:rsidRPr="00F5575D">
        <w:rPr>
          <w:rFonts w:ascii="Times New Roman" w:hAnsi="Times New Roman" w:cs="Times New Roman"/>
          <w:sz w:val="24"/>
          <w:szCs w:val="24"/>
        </w:rPr>
        <w:t>Director General of</w:t>
      </w:r>
      <w:r w:rsidR="00A43963" w:rsidRPr="00F5575D">
        <w:rPr>
          <w:rFonts w:ascii="Times New Roman" w:hAnsi="Times New Roman" w:cs="Times New Roman"/>
          <w:sz w:val="24"/>
          <w:szCs w:val="24"/>
        </w:rPr>
        <w:t xml:space="preserve"> Administration</w:t>
      </w:r>
      <w:r w:rsidR="006804B2" w:rsidRPr="00F5575D">
        <w:rPr>
          <w:rFonts w:ascii="Times New Roman" w:hAnsi="Times New Roman" w:cs="Times New Roman"/>
          <w:sz w:val="24"/>
          <w:szCs w:val="24"/>
        </w:rPr>
        <w:t>.</w:t>
      </w:r>
    </w:p>
    <w:p w14:paraId="622DFC7B" w14:textId="77777777" w:rsidR="00A0376E" w:rsidRPr="00F5575D" w:rsidRDefault="006804B2" w:rsidP="00096583">
      <w:pPr>
        <w:spacing w:after="0" w:line="240" w:lineRule="auto"/>
        <w:ind w:firstLine="720"/>
        <w:jc w:val="both"/>
        <w:rPr>
          <w:rFonts w:ascii="Times New Roman" w:hAnsi="Times New Roman" w:cs="Times New Roman"/>
          <w:sz w:val="24"/>
          <w:szCs w:val="24"/>
        </w:rPr>
      </w:pPr>
      <w:r w:rsidRPr="00F5575D">
        <w:rPr>
          <w:rFonts w:ascii="Times New Roman" w:hAnsi="Times New Roman" w:cs="Times New Roman"/>
          <w:sz w:val="24"/>
          <w:szCs w:val="24"/>
        </w:rPr>
        <w:t>After Col</w:t>
      </w:r>
      <w:r w:rsidR="00A0376E" w:rsidRPr="00F5575D">
        <w:rPr>
          <w:rFonts w:ascii="Times New Roman" w:hAnsi="Times New Roman" w:cs="Times New Roman"/>
          <w:sz w:val="24"/>
          <w:szCs w:val="24"/>
        </w:rPr>
        <w:t xml:space="preserve">e left the IAEA, </w:t>
      </w:r>
      <w:r w:rsidRPr="00F5575D">
        <w:rPr>
          <w:rFonts w:ascii="Times New Roman" w:hAnsi="Times New Roman" w:cs="Times New Roman"/>
          <w:sz w:val="24"/>
          <w:szCs w:val="24"/>
        </w:rPr>
        <w:t>he</w:t>
      </w:r>
      <w:r w:rsidR="00A0376E" w:rsidRPr="00F5575D">
        <w:rPr>
          <w:rFonts w:ascii="Times New Roman" w:hAnsi="Times New Roman" w:cs="Times New Roman"/>
          <w:sz w:val="24"/>
          <w:szCs w:val="24"/>
        </w:rPr>
        <w:t xml:space="preserve"> resumed his </w:t>
      </w:r>
      <w:r w:rsidR="00D44BA0" w:rsidRPr="00F5575D">
        <w:rPr>
          <w:rFonts w:ascii="Times New Roman" w:hAnsi="Times New Roman" w:cs="Times New Roman"/>
          <w:sz w:val="24"/>
          <w:szCs w:val="24"/>
        </w:rPr>
        <w:t xml:space="preserve">legal </w:t>
      </w:r>
      <w:r w:rsidR="00A0376E" w:rsidRPr="00F5575D">
        <w:rPr>
          <w:rFonts w:ascii="Times New Roman" w:hAnsi="Times New Roman" w:cs="Times New Roman"/>
          <w:sz w:val="24"/>
          <w:szCs w:val="24"/>
        </w:rPr>
        <w:t xml:space="preserve">practice, this </w:t>
      </w:r>
      <w:r w:rsidR="00F25E79" w:rsidRPr="00F5575D">
        <w:rPr>
          <w:rFonts w:ascii="Times New Roman" w:hAnsi="Times New Roman" w:cs="Times New Roman"/>
          <w:sz w:val="24"/>
          <w:szCs w:val="24"/>
        </w:rPr>
        <w:t xml:space="preserve">time </w:t>
      </w:r>
      <w:r w:rsidRPr="00F5575D">
        <w:rPr>
          <w:rFonts w:ascii="Times New Roman" w:hAnsi="Times New Roman" w:cs="Times New Roman"/>
          <w:sz w:val="24"/>
          <w:szCs w:val="24"/>
        </w:rPr>
        <w:t>in Washington</w:t>
      </w:r>
      <w:r w:rsidR="00A0376E" w:rsidRPr="00F5575D">
        <w:rPr>
          <w:rFonts w:ascii="Times New Roman" w:hAnsi="Times New Roman" w:cs="Times New Roman"/>
          <w:sz w:val="24"/>
          <w:szCs w:val="24"/>
        </w:rPr>
        <w:t xml:space="preserve"> DC</w:t>
      </w:r>
      <w:r w:rsidR="00F25E79"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F25E79" w:rsidRPr="00F5575D">
        <w:rPr>
          <w:rFonts w:ascii="Times New Roman" w:hAnsi="Times New Roman" w:cs="Times New Roman"/>
          <w:sz w:val="24"/>
          <w:szCs w:val="24"/>
        </w:rPr>
        <w:t>In 1954 h</w:t>
      </w:r>
      <w:r w:rsidR="00882D49" w:rsidRPr="00F5575D">
        <w:rPr>
          <w:rFonts w:ascii="Times New Roman" w:hAnsi="Times New Roman" w:cs="Times New Roman"/>
          <w:sz w:val="24"/>
          <w:szCs w:val="24"/>
        </w:rPr>
        <w:t>e was awarded an honorary degree</w:t>
      </w:r>
      <w:r w:rsidR="00F25E79" w:rsidRPr="00F5575D">
        <w:rPr>
          <w:rFonts w:ascii="Times New Roman" w:hAnsi="Times New Roman" w:cs="Times New Roman"/>
          <w:sz w:val="24"/>
          <w:szCs w:val="24"/>
        </w:rPr>
        <w:t xml:space="preserve"> by Colgate University</w:t>
      </w:r>
      <w:r w:rsidR="00A370CA" w:rsidRPr="00F5575D">
        <w:rPr>
          <w:rFonts w:ascii="Times New Roman" w:hAnsi="Times New Roman" w:cs="Times New Roman"/>
          <w:sz w:val="24"/>
          <w:szCs w:val="24"/>
        </w:rPr>
        <w:t>, where</w:t>
      </w:r>
      <w:r w:rsidR="00F25E79" w:rsidRPr="00F5575D">
        <w:rPr>
          <w:rFonts w:ascii="Times New Roman" w:hAnsi="Times New Roman" w:cs="Times New Roman"/>
          <w:sz w:val="24"/>
          <w:szCs w:val="24"/>
        </w:rPr>
        <w:t xml:space="preserve"> he was a trustee</w:t>
      </w:r>
      <w:r w:rsidR="0035798C" w:rsidRPr="00F5575D">
        <w:rPr>
          <w:rFonts w:ascii="Times New Roman" w:hAnsi="Times New Roman" w:cs="Times New Roman"/>
          <w:sz w:val="24"/>
          <w:szCs w:val="24"/>
        </w:rPr>
        <w:t xml:space="preserve"> from 1944 to 1950</w:t>
      </w:r>
      <w:r w:rsidR="00F25E79"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F25E79" w:rsidRPr="00F5575D">
        <w:rPr>
          <w:rFonts w:ascii="Times New Roman" w:hAnsi="Times New Roman" w:cs="Times New Roman"/>
          <w:sz w:val="24"/>
          <w:szCs w:val="24"/>
        </w:rPr>
        <w:t xml:space="preserve">He was also a trustee of </w:t>
      </w:r>
      <w:r w:rsidR="00382BC1" w:rsidRPr="00F5575D">
        <w:rPr>
          <w:rFonts w:ascii="Times New Roman" w:hAnsi="Times New Roman" w:cs="Times New Roman"/>
          <w:sz w:val="24"/>
          <w:szCs w:val="24"/>
        </w:rPr>
        <w:t>Elmira</w:t>
      </w:r>
      <w:r w:rsidR="00F25E79" w:rsidRPr="00F5575D">
        <w:rPr>
          <w:rFonts w:ascii="Times New Roman" w:hAnsi="Times New Roman" w:cs="Times New Roman"/>
          <w:sz w:val="24"/>
          <w:szCs w:val="24"/>
        </w:rPr>
        <w:t xml:space="preserve"> College </w:t>
      </w:r>
      <w:r w:rsidR="00DB56EA" w:rsidRPr="00F5575D">
        <w:rPr>
          <w:rFonts w:ascii="Times New Roman" w:hAnsi="Times New Roman" w:cs="Times New Roman"/>
          <w:sz w:val="24"/>
          <w:szCs w:val="24"/>
        </w:rPr>
        <w:t xml:space="preserve">in New York </w:t>
      </w:r>
      <w:r w:rsidR="00096583" w:rsidRPr="00F5575D">
        <w:rPr>
          <w:rFonts w:ascii="Times New Roman" w:hAnsi="Times New Roman" w:cs="Times New Roman"/>
          <w:sz w:val="24"/>
          <w:szCs w:val="24"/>
        </w:rPr>
        <w:t xml:space="preserve">from 1952 </w:t>
      </w:r>
      <w:proofErr w:type="spellStart"/>
      <w:r w:rsidR="00096583" w:rsidRPr="00F5575D">
        <w:rPr>
          <w:rFonts w:ascii="Times New Roman" w:hAnsi="Times New Roman" w:cs="Times New Roman"/>
          <w:sz w:val="24"/>
          <w:szCs w:val="24"/>
        </w:rPr>
        <w:t>tot</w:t>
      </w:r>
      <w:proofErr w:type="spellEnd"/>
      <w:r w:rsidR="00096583" w:rsidRPr="00F5575D">
        <w:rPr>
          <w:rFonts w:ascii="Times New Roman" w:hAnsi="Times New Roman" w:cs="Times New Roman"/>
          <w:sz w:val="24"/>
          <w:szCs w:val="24"/>
        </w:rPr>
        <w:t xml:space="preserve"> 1959 </w:t>
      </w:r>
      <w:r w:rsidR="00F25E79" w:rsidRPr="00F5575D">
        <w:rPr>
          <w:rFonts w:ascii="Times New Roman" w:hAnsi="Times New Roman" w:cs="Times New Roman"/>
          <w:sz w:val="24"/>
          <w:szCs w:val="24"/>
        </w:rPr>
        <w:t>and of the Woodlawn Foundation</w:t>
      </w:r>
      <w:r w:rsidR="00253194" w:rsidRPr="00F5575D">
        <w:rPr>
          <w:rFonts w:ascii="Times New Roman" w:hAnsi="Times New Roman" w:cs="Times New Roman"/>
          <w:sz w:val="24"/>
          <w:szCs w:val="24"/>
        </w:rPr>
        <w:t xml:space="preserve">, which </w:t>
      </w:r>
      <w:r w:rsidR="00E30E62" w:rsidRPr="00F5575D">
        <w:rPr>
          <w:rFonts w:ascii="Times New Roman" w:hAnsi="Times New Roman" w:cs="Times New Roman"/>
          <w:sz w:val="24"/>
          <w:szCs w:val="24"/>
        </w:rPr>
        <w:t>supports nonprofit organizations that receive pastoral care from the Catholic Prelature of Opus Dei</w:t>
      </w:r>
      <w:r w:rsidR="00F25E79"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35798C" w:rsidRPr="00F5575D">
        <w:rPr>
          <w:rFonts w:ascii="Times New Roman" w:hAnsi="Times New Roman" w:cs="Times New Roman"/>
          <w:sz w:val="24"/>
          <w:szCs w:val="24"/>
        </w:rPr>
        <w:t xml:space="preserve">Cole </w:t>
      </w:r>
      <w:r w:rsidR="00E30E62" w:rsidRPr="00F5575D">
        <w:rPr>
          <w:rFonts w:ascii="Times New Roman" w:hAnsi="Times New Roman" w:cs="Times New Roman"/>
          <w:sz w:val="24"/>
          <w:szCs w:val="24"/>
        </w:rPr>
        <w:t xml:space="preserve">himself </w:t>
      </w:r>
      <w:r w:rsidR="0035798C" w:rsidRPr="00F5575D">
        <w:rPr>
          <w:rFonts w:ascii="Times New Roman" w:hAnsi="Times New Roman" w:cs="Times New Roman"/>
          <w:sz w:val="24"/>
          <w:szCs w:val="24"/>
        </w:rPr>
        <w:t>was a member of the Presbyterian Church, a Mason, a Shriner, a member of the Knights Templar and Sigma Nu, Pi Delta Epsilon and Delta Sigma Rho fraternities.</w:t>
      </w:r>
      <w:r w:rsidR="00E430C9" w:rsidRPr="00F5575D">
        <w:rPr>
          <w:rFonts w:ascii="Times New Roman" w:hAnsi="Times New Roman" w:cs="Times New Roman"/>
          <w:sz w:val="24"/>
          <w:szCs w:val="24"/>
        </w:rPr>
        <w:t xml:space="preserve"> </w:t>
      </w:r>
      <w:r w:rsidR="00F25E79" w:rsidRPr="00F5575D">
        <w:rPr>
          <w:rFonts w:ascii="Times New Roman" w:hAnsi="Times New Roman" w:cs="Times New Roman"/>
          <w:sz w:val="24"/>
          <w:szCs w:val="24"/>
        </w:rPr>
        <w:t>He continued practicing law</w:t>
      </w:r>
      <w:r w:rsidR="003147F0" w:rsidRPr="00F5575D">
        <w:rPr>
          <w:rFonts w:ascii="Times New Roman" w:hAnsi="Times New Roman" w:cs="Times New Roman"/>
          <w:sz w:val="24"/>
          <w:szCs w:val="24"/>
        </w:rPr>
        <w:t xml:space="preserve"> in Washington DC, residing in Arlington, Virginia, </w:t>
      </w:r>
      <w:r w:rsidR="00A0376E" w:rsidRPr="00F5575D">
        <w:rPr>
          <w:rFonts w:ascii="Times New Roman" w:hAnsi="Times New Roman" w:cs="Times New Roman"/>
          <w:sz w:val="24"/>
          <w:szCs w:val="24"/>
        </w:rPr>
        <w:t>until he was eighty years old.</w:t>
      </w:r>
      <w:r w:rsidR="00E430C9" w:rsidRPr="00F5575D">
        <w:rPr>
          <w:rFonts w:ascii="Times New Roman" w:hAnsi="Times New Roman" w:cs="Times New Roman"/>
          <w:sz w:val="24"/>
          <w:szCs w:val="24"/>
        </w:rPr>
        <w:t xml:space="preserve"> </w:t>
      </w:r>
      <w:r w:rsidR="00A0376E" w:rsidRPr="00F5575D">
        <w:rPr>
          <w:rFonts w:ascii="Times New Roman" w:hAnsi="Times New Roman" w:cs="Times New Roman"/>
          <w:sz w:val="24"/>
          <w:szCs w:val="24"/>
        </w:rPr>
        <w:t xml:space="preserve">He </w:t>
      </w:r>
      <w:r w:rsidR="00901713" w:rsidRPr="00F5575D">
        <w:rPr>
          <w:rFonts w:ascii="Times New Roman" w:hAnsi="Times New Roman" w:cs="Times New Roman"/>
          <w:sz w:val="24"/>
          <w:szCs w:val="24"/>
        </w:rPr>
        <w:t xml:space="preserve">died </w:t>
      </w:r>
      <w:r w:rsidR="00B36D33" w:rsidRPr="00F5575D">
        <w:rPr>
          <w:rFonts w:ascii="Times New Roman" w:hAnsi="Times New Roman" w:cs="Times New Roman"/>
          <w:sz w:val="24"/>
          <w:szCs w:val="24"/>
        </w:rPr>
        <w:t xml:space="preserve">of cancer </w:t>
      </w:r>
      <w:r w:rsidR="00901713" w:rsidRPr="00F5575D">
        <w:rPr>
          <w:rFonts w:ascii="Times New Roman" w:hAnsi="Times New Roman" w:cs="Times New Roman"/>
          <w:sz w:val="24"/>
          <w:szCs w:val="24"/>
        </w:rPr>
        <w:t xml:space="preserve">two years later </w:t>
      </w:r>
      <w:r w:rsidR="002705BD" w:rsidRPr="00F5575D">
        <w:rPr>
          <w:rFonts w:ascii="Times New Roman" w:hAnsi="Times New Roman" w:cs="Times New Roman"/>
          <w:sz w:val="24"/>
          <w:szCs w:val="24"/>
        </w:rPr>
        <w:t>at the</w:t>
      </w:r>
      <w:r w:rsidR="003147F0" w:rsidRPr="00F5575D">
        <w:rPr>
          <w:rFonts w:ascii="Times New Roman" w:hAnsi="Times New Roman" w:cs="Times New Roman"/>
          <w:sz w:val="24"/>
          <w:szCs w:val="24"/>
        </w:rPr>
        <w:t xml:space="preserve"> </w:t>
      </w:r>
      <w:r w:rsidR="00B11FD6" w:rsidRPr="00F5575D">
        <w:rPr>
          <w:rFonts w:ascii="Times New Roman" w:hAnsi="Times New Roman" w:cs="Times New Roman"/>
          <w:sz w:val="24"/>
          <w:szCs w:val="24"/>
        </w:rPr>
        <w:t xml:space="preserve">George Washington University Hospital in </w:t>
      </w:r>
      <w:r w:rsidR="003147F0" w:rsidRPr="00F5575D">
        <w:rPr>
          <w:rFonts w:ascii="Times New Roman" w:hAnsi="Times New Roman" w:cs="Times New Roman"/>
          <w:sz w:val="24"/>
          <w:szCs w:val="24"/>
        </w:rPr>
        <w:t>Washington</w:t>
      </w:r>
      <w:r w:rsidR="00B11FD6" w:rsidRPr="00F5575D">
        <w:rPr>
          <w:rFonts w:ascii="Times New Roman" w:hAnsi="Times New Roman" w:cs="Times New Roman"/>
          <w:sz w:val="24"/>
          <w:szCs w:val="24"/>
        </w:rPr>
        <w:t xml:space="preserve"> DC</w:t>
      </w:r>
      <w:r w:rsidR="000D404B" w:rsidRPr="00F5575D">
        <w:rPr>
          <w:rFonts w:ascii="Times New Roman" w:hAnsi="Times New Roman" w:cs="Times New Roman"/>
          <w:sz w:val="24"/>
          <w:szCs w:val="24"/>
        </w:rPr>
        <w:t xml:space="preserve"> and</w:t>
      </w:r>
      <w:r w:rsidR="00901713" w:rsidRPr="00F5575D">
        <w:rPr>
          <w:rFonts w:ascii="Times New Roman" w:hAnsi="Times New Roman" w:cs="Times New Roman"/>
          <w:sz w:val="24"/>
          <w:szCs w:val="24"/>
        </w:rPr>
        <w:t xml:space="preserve"> </w:t>
      </w:r>
      <w:r w:rsidR="00B11FD6" w:rsidRPr="00F5575D">
        <w:rPr>
          <w:rFonts w:ascii="Times New Roman" w:hAnsi="Times New Roman" w:cs="Times New Roman"/>
          <w:sz w:val="24"/>
          <w:szCs w:val="24"/>
        </w:rPr>
        <w:t>was buried in Pleasant Valley Cemetery in Hammondsport, New York</w:t>
      </w:r>
      <w:r w:rsidR="00A0376E"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p>
    <w:p w14:paraId="193BF3FF" w14:textId="77777777" w:rsidR="004503E8" w:rsidRPr="00F5575D" w:rsidRDefault="004503E8" w:rsidP="00096583">
      <w:pPr>
        <w:spacing w:after="0" w:line="240" w:lineRule="auto"/>
        <w:jc w:val="both"/>
        <w:rPr>
          <w:rFonts w:ascii="Times New Roman" w:hAnsi="Times New Roman" w:cs="Times New Roman"/>
          <w:sz w:val="24"/>
          <w:szCs w:val="24"/>
        </w:rPr>
      </w:pPr>
    </w:p>
    <w:p w14:paraId="2C0C3409" w14:textId="77777777" w:rsidR="004503E8" w:rsidRPr="00F5575D" w:rsidRDefault="004503E8" w:rsidP="00096583">
      <w:pPr>
        <w:spacing w:after="0" w:line="240" w:lineRule="auto"/>
        <w:jc w:val="both"/>
        <w:rPr>
          <w:rFonts w:ascii="Times New Roman" w:hAnsi="Times New Roman" w:cs="Times New Roman"/>
          <w:sz w:val="24"/>
          <w:szCs w:val="24"/>
        </w:rPr>
      </w:pPr>
      <w:r w:rsidRPr="00F5575D">
        <w:rPr>
          <w:rFonts w:ascii="Times New Roman" w:hAnsi="Times New Roman" w:cs="Times New Roman"/>
          <w:b/>
          <w:sz w:val="24"/>
          <w:szCs w:val="24"/>
        </w:rPr>
        <w:t>ARCHIVES</w:t>
      </w:r>
      <w:r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 xml:space="preserve">Cole’s papers </w:t>
      </w:r>
      <w:r w:rsidR="00E06D91" w:rsidRPr="00F5575D">
        <w:rPr>
          <w:rFonts w:ascii="Times New Roman" w:hAnsi="Times New Roman" w:cs="Times New Roman"/>
          <w:sz w:val="24"/>
          <w:szCs w:val="24"/>
        </w:rPr>
        <w:t xml:space="preserve">(circa 1935-1957) </w:t>
      </w:r>
      <w:r w:rsidRPr="00F5575D">
        <w:rPr>
          <w:rFonts w:ascii="Times New Roman" w:hAnsi="Times New Roman" w:cs="Times New Roman"/>
          <w:sz w:val="24"/>
          <w:szCs w:val="24"/>
        </w:rPr>
        <w:t>are in Cornell University Library’s Special Collections and Archives</w:t>
      </w:r>
      <w:r w:rsidR="000258B2" w:rsidRPr="00F5575D">
        <w:rPr>
          <w:rFonts w:ascii="Times New Roman" w:hAnsi="Times New Roman" w:cs="Times New Roman"/>
          <w:sz w:val="24"/>
          <w:szCs w:val="24"/>
        </w:rPr>
        <w:t xml:space="preserve"> in Ithaca, New York, see </w:t>
      </w:r>
      <w:hyperlink r:id="rId7" w:history="1">
        <w:r w:rsidR="000258B2" w:rsidRPr="00F5575D">
          <w:rPr>
            <w:rStyle w:val="Hyperlink"/>
            <w:rFonts w:ascii="Times New Roman" w:hAnsi="Times New Roman" w:cs="Times New Roman"/>
            <w:sz w:val="24"/>
            <w:szCs w:val="24"/>
            <w:u w:val="none"/>
          </w:rPr>
          <w:t>http://cornell.worldcat.org/title/w-sterling-cole-papers-ca-1935-1957/oclc/63938931&amp;referer=brief_results</w:t>
        </w:r>
      </w:hyperlink>
      <w:r w:rsidR="000258B2"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000258B2" w:rsidRPr="00F5575D">
        <w:rPr>
          <w:rFonts w:ascii="Times New Roman" w:hAnsi="Times New Roman" w:cs="Times New Roman"/>
          <w:sz w:val="24"/>
          <w:szCs w:val="24"/>
        </w:rPr>
        <w:t>i</w:t>
      </w:r>
      <w:r w:rsidRPr="00F5575D">
        <w:rPr>
          <w:rFonts w:ascii="Times New Roman" w:hAnsi="Times New Roman" w:cs="Times New Roman"/>
          <w:sz w:val="24"/>
          <w:szCs w:val="24"/>
        </w:rPr>
        <w:t xml:space="preserve">ncluded is a </w:t>
      </w:r>
      <w:r w:rsidR="000013DF" w:rsidRPr="00F5575D">
        <w:rPr>
          <w:rFonts w:ascii="Times New Roman" w:hAnsi="Times New Roman" w:cs="Times New Roman"/>
          <w:sz w:val="24"/>
          <w:szCs w:val="24"/>
        </w:rPr>
        <w:t>37-page</w:t>
      </w:r>
      <w:r w:rsidRPr="00F5575D">
        <w:rPr>
          <w:rFonts w:ascii="Times New Roman" w:hAnsi="Times New Roman" w:cs="Times New Roman"/>
          <w:sz w:val="24"/>
          <w:szCs w:val="24"/>
        </w:rPr>
        <w:t xml:space="preserve"> transcript of an oral history interview with Cole, conducted by Charles T. Morrissey on 24 August 1978</w:t>
      </w:r>
      <w:r w:rsidR="00D02C81" w:rsidRPr="00F5575D">
        <w:rPr>
          <w:rFonts w:ascii="Times New Roman" w:hAnsi="Times New Roman" w:cs="Times New Roman"/>
          <w:sz w:val="24"/>
          <w:szCs w:val="24"/>
        </w:rPr>
        <w:t xml:space="preserve">; </w:t>
      </w:r>
      <w:r w:rsidR="00E06D91" w:rsidRPr="00F5575D">
        <w:rPr>
          <w:rFonts w:ascii="Times New Roman" w:hAnsi="Times New Roman" w:cs="Times New Roman"/>
          <w:sz w:val="24"/>
          <w:szCs w:val="24"/>
        </w:rPr>
        <w:t>an</w:t>
      </w:r>
      <w:r w:rsidR="0096455D" w:rsidRPr="00F5575D">
        <w:rPr>
          <w:rFonts w:ascii="Times New Roman" w:hAnsi="Times New Roman" w:cs="Times New Roman"/>
          <w:sz w:val="24"/>
          <w:szCs w:val="24"/>
        </w:rPr>
        <w:t>other</w:t>
      </w:r>
      <w:r w:rsidR="00E06D91" w:rsidRPr="00F5575D">
        <w:rPr>
          <w:rFonts w:ascii="Times New Roman" w:hAnsi="Times New Roman" w:cs="Times New Roman"/>
          <w:sz w:val="24"/>
          <w:szCs w:val="24"/>
        </w:rPr>
        <w:t xml:space="preserve"> </w:t>
      </w:r>
      <w:r w:rsidR="000F1F37" w:rsidRPr="00F5575D">
        <w:rPr>
          <w:rFonts w:ascii="Times New Roman" w:hAnsi="Times New Roman" w:cs="Times New Roman"/>
          <w:bCs/>
          <w:sz w:val="24"/>
          <w:szCs w:val="24"/>
          <w:lang w:val="en-GB"/>
        </w:rPr>
        <w:t xml:space="preserve">oral history interview </w:t>
      </w:r>
      <w:r w:rsidR="00F04386" w:rsidRPr="00F5575D">
        <w:rPr>
          <w:rFonts w:ascii="Times New Roman" w:hAnsi="Times New Roman" w:cs="Times New Roman"/>
          <w:bCs/>
          <w:sz w:val="24"/>
          <w:szCs w:val="24"/>
          <w:lang w:val="en-GB"/>
        </w:rPr>
        <w:t xml:space="preserve">is </w:t>
      </w:r>
      <w:r w:rsidR="00D02C81" w:rsidRPr="00F5575D">
        <w:rPr>
          <w:rFonts w:ascii="Times New Roman" w:hAnsi="Times New Roman" w:cs="Times New Roman"/>
          <w:bCs/>
          <w:sz w:val="24"/>
          <w:szCs w:val="24"/>
          <w:lang w:val="en-GB"/>
        </w:rPr>
        <w:t>in the Lyndon Ba</w:t>
      </w:r>
      <w:r w:rsidR="00E06D91" w:rsidRPr="00F5575D">
        <w:rPr>
          <w:rFonts w:ascii="Times New Roman" w:hAnsi="Times New Roman" w:cs="Times New Roman"/>
          <w:bCs/>
          <w:sz w:val="24"/>
          <w:szCs w:val="24"/>
          <w:lang w:val="en-GB"/>
        </w:rPr>
        <w:t>ines Johnson Library and Museum</w:t>
      </w:r>
      <w:r w:rsidR="00D02C81" w:rsidRPr="00F5575D">
        <w:rPr>
          <w:rFonts w:ascii="Times New Roman" w:hAnsi="Times New Roman" w:cs="Times New Roman"/>
          <w:bCs/>
          <w:sz w:val="24"/>
          <w:szCs w:val="24"/>
          <w:lang w:val="en-GB"/>
        </w:rPr>
        <w:t xml:space="preserve">, see </w:t>
      </w:r>
      <w:hyperlink r:id="rId8" w:history="1">
        <w:r w:rsidR="00F04386" w:rsidRPr="00F5575D">
          <w:rPr>
            <w:rStyle w:val="Hyperlink"/>
            <w:rFonts w:ascii="Times New Roman" w:hAnsi="Times New Roman" w:cs="Times New Roman"/>
            <w:bCs/>
            <w:sz w:val="24"/>
            <w:szCs w:val="24"/>
            <w:u w:val="none"/>
            <w:lang w:val="en-GB"/>
          </w:rPr>
          <w:t>www.lbjlib.utexas.edu/johnson/archives.hom/oralhistory.hom/com_ohlist.asp</w:t>
        </w:r>
      </w:hyperlink>
      <w:r w:rsidR="00F04386" w:rsidRPr="00F5575D">
        <w:rPr>
          <w:rFonts w:ascii="Times New Roman" w:hAnsi="Times New Roman" w:cs="Times New Roman"/>
          <w:sz w:val="24"/>
          <w:szCs w:val="24"/>
        </w:rPr>
        <w:t xml:space="preserve"> (</w:t>
      </w:r>
      <w:r w:rsidR="00F04386" w:rsidRPr="00F5575D">
        <w:rPr>
          <w:rFonts w:ascii="Times New Roman" w:hAnsi="Times New Roman" w:cs="Times New Roman"/>
          <w:bCs/>
          <w:sz w:val="24"/>
          <w:szCs w:val="24"/>
          <w:lang w:val="en-GB"/>
        </w:rPr>
        <w:t>available upon request).</w:t>
      </w:r>
    </w:p>
    <w:p w14:paraId="6B351229" w14:textId="77777777" w:rsidR="004503E8" w:rsidRPr="00F5575D" w:rsidRDefault="004503E8" w:rsidP="00096583">
      <w:pPr>
        <w:spacing w:after="0" w:line="240" w:lineRule="auto"/>
        <w:jc w:val="both"/>
        <w:rPr>
          <w:rFonts w:ascii="Times New Roman" w:hAnsi="Times New Roman" w:cs="Times New Roman"/>
          <w:sz w:val="24"/>
          <w:szCs w:val="24"/>
        </w:rPr>
      </w:pPr>
      <w:r w:rsidRPr="00F5575D">
        <w:rPr>
          <w:rFonts w:ascii="Times New Roman" w:hAnsi="Times New Roman" w:cs="Times New Roman"/>
          <w:b/>
          <w:sz w:val="24"/>
          <w:szCs w:val="24"/>
        </w:rPr>
        <w:t>PUBLICATIONS</w:t>
      </w:r>
      <w:r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 xml:space="preserve">‘New Kind of Situation We May Be Confronted </w:t>
      </w:r>
      <w:proofErr w:type="gramStart"/>
      <w:r w:rsidRPr="00F5575D">
        <w:rPr>
          <w:rFonts w:ascii="Times New Roman" w:hAnsi="Times New Roman" w:cs="Times New Roman"/>
          <w:sz w:val="24"/>
          <w:szCs w:val="24"/>
        </w:rPr>
        <w:t>With</w:t>
      </w:r>
      <w:proofErr w:type="gramEnd"/>
      <w:r w:rsidRPr="00F5575D">
        <w:rPr>
          <w:rFonts w:ascii="Times New Roman" w:hAnsi="Times New Roman" w:cs="Times New Roman"/>
          <w:sz w:val="24"/>
          <w:szCs w:val="24"/>
        </w:rPr>
        <w:t xml:space="preserve"> </w:t>
      </w:r>
      <w:proofErr w:type="gramStart"/>
      <w:r w:rsidRPr="00F5575D">
        <w:rPr>
          <w:rFonts w:ascii="Times New Roman" w:hAnsi="Times New Roman" w:cs="Times New Roman"/>
          <w:sz w:val="24"/>
          <w:szCs w:val="24"/>
        </w:rPr>
        <w:t>In</w:t>
      </w:r>
      <w:proofErr w:type="gramEnd"/>
      <w:r w:rsidRPr="00F5575D">
        <w:rPr>
          <w:rFonts w:ascii="Times New Roman" w:hAnsi="Times New Roman" w:cs="Times New Roman"/>
          <w:sz w:val="24"/>
          <w:szCs w:val="24"/>
        </w:rPr>
        <w:t xml:space="preserve"> the Future’ in </w:t>
      </w:r>
      <w:r w:rsidRPr="00F5575D">
        <w:rPr>
          <w:rFonts w:ascii="Times New Roman" w:hAnsi="Times New Roman" w:cs="Times New Roman"/>
          <w:i/>
          <w:sz w:val="24"/>
          <w:szCs w:val="24"/>
        </w:rPr>
        <w:t>The Bulletin of the Atomic Scientists</w:t>
      </w:r>
      <w:r w:rsidRPr="00F5575D">
        <w:rPr>
          <w:rFonts w:ascii="Times New Roman" w:hAnsi="Times New Roman" w:cs="Times New Roman"/>
          <w:sz w:val="24"/>
          <w:szCs w:val="24"/>
        </w:rPr>
        <w:t xml:space="preserve">, 11 January 1955, 33; ‘The Year in the International Atomic Energy Agency’ in </w:t>
      </w:r>
      <w:r w:rsidRPr="00F5575D">
        <w:rPr>
          <w:rFonts w:ascii="Times New Roman" w:hAnsi="Times New Roman" w:cs="Times New Roman"/>
          <w:i/>
          <w:sz w:val="24"/>
          <w:szCs w:val="24"/>
        </w:rPr>
        <w:t>Nuclear Power</w:t>
      </w:r>
      <w:r w:rsidR="009F5529" w:rsidRPr="00F5575D">
        <w:rPr>
          <w:rFonts w:ascii="Times New Roman" w:hAnsi="Times New Roman" w:cs="Times New Roman"/>
          <w:sz w:val="24"/>
          <w:szCs w:val="24"/>
        </w:rPr>
        <w:t>, 5/45</w:t>
      </w:r>
      <w:r w:rsidRPr="00F5575D">
        <w:rPr>
          <w:rFonts w:ascii="Times New Roman" w:hAnsi="Times New Roman" w:cs="Times New Roman"/>
          <w:sz w:val="24"/>
          <w:szCs w:val="24"/>
        </w:rPr>
        <w:t>, 1960, 60-61; ‘The IAEA: An Appraisal of the Past and a Look at the Future’ in</w:t>
      </w:r>
      <w:r w:rsidR="001B49E8" w:rsidRPr="00F5575D">
        <w:rPr>
          <w:rFonts w:ascii="Times New Roman" w:hAnsi="Times New Roman" w:cs="Times New Roman"/>
          <w:sz w:val="24"/>
          <w:szCs w:val="24"/>
        </w:rPr>
        <w:t xml:space="preserve"> E.A. Wiggin (Ed.),</w:t>
      </w:r>
      <w:r w:rsidRPr="00F5575D">
        <w:rPr>
          <w:rFonts w:ascii="Times New Roman" w:hAnsi="Times New Roman" w:cs="Times New Roman"/>
          <w:sz w:val="24"/>
          <w:szCs w:val="24"/>
        </w:rPr>
        <w:t xml:space="preserve"> </w:t>
      </w:r>
      <w:r w:rsidRPr="00F5575D">
        <w:rPr>
          <w:rFonts w:ascii="Times New Roman" w:hAnsi="Times New Roman" w:cs="Times New Roman"/>
          <w:i/>
          <w:sz w:val="24"/>
          <w:szCs w:val="24"/>
        </w:rPr>
        <w:t>Nuclear Frontiers: 1960, Proceedings of the 7th Annual Conference</w:t>
      </w:r>
      <w:r w:rsidR="00E737C5" w:rsidRPr="00F5575D">
        <w:rPr>
          <w:rFonts w:ascii="Times New Roman" w:hAnsi="Times New Roman" w:cs="Times New Roman"/>
          <w:i/>
          <w:sz w:val="24"/>
          <w:szCs w:val="24"/>
        </w:rPr>
        <w:t>, San Francisco, 1960</w:t>
      </w:r>
      <w:r w:rsidRPr="00F5575D">
        <w:rPr>
          <w:rFonts w:ascii="Times New Roman" w:hAnsi="Times New Roman" w:cs="Times New Roman"/>
          <w:sz w:val="24"/>
          <w:szCs w:val="24"/>
        </w:rPr>
        <w:t>, New Y</w:t>
      </w:r>
      <w:r w:rsidR="00776301" w:rsidRPr="00F5575D">
        <w:rPr>
          <w:rFonts w:ascii="Times New Roman" w:hAnsi="Times New Roman" w:cs="Times New Roman"/>
          <w:sz w:val="24"/>
          <w:szCs w:val="24"/>
        </w:rPr>
        <w:t>ork</w:t>
      </w:r>
      <w:r w:rsidRPr="00F5575D">
        <w:rPr>
          <w:rFonts w:ascii="Times New Roman" w:hAnsi="Times New Roman" w:cs="Times New Roman"/>
          <w:sz w:val="24"/>
          <w:szCs w:val="24"/>
        </w:rPr>
        <w:t xml:space="preserve"> 1961</w:t>
      </w:r>
      <w:r w:rsidR="00251C0C" w:rsidRPr="00F5575D">
        <w:rPr>
          <w:rFonts w:ascii="Times New Roman" w:hAnsi="Times New Roman" w:cs="Times New Roman"/>
          <w:sz w:val="24"/>
          <w:szCs w:val="24"/>
        </w:rPr>
        <w:t xml:space="preserve">, </w:t>
      </w:r>
      <w:r w:rsidR="00681240" w:rsidRPr="00F5575D">
        <w:rPr>
          <w:rFonts w:ascii="Times New Roman" w:hAnsi="Times New Roman" w:cs="Times New Roman"/>
          <w:sz w:val="24"/>
          <w:szCs w:val="24"/>
        </w:rPr>
        <w:t>17-20.</w:t>
      </w:r>
    </w:p>
    <w:p w14:paraId="6E06A760" w14:textId="0988D8CF" w:rsidR="004503E8" w:rsidRPr="00F5575D" w:rsidRDefault="004503E8" w:rsidP="0096455D">
      <w:pPr>
        <w:spacing w:after="0" w:line="240" w:lineRule="auto"/>
        <w:jc w:val="both"/>
        <w:rPr>
          <w:rFonts w:ascii="Times New Roman" w:hAnsi="Times New Roman" w:cs="Times New Roman"/>
          <w:sz w:val="24"/>
          <w:szCs w:val="24"/>
        </w:rPr>
      </w:pPr>
      <w:r w:rsidRPr="00F5575D">
        <w:rPr>
          <w:rFonts w:ascii="Times New Roman" w:hAnsi="Times New Roman" w:cs="Times New Roman"/>
          <w:b/>
          <w:sz w:val="24"/>
          <w:szCs w:val="24"/>
        </w:rPr>
        <w:t>LITERATURE</w:t>
      </w:r>
      <w:r w:rsidRPr="00F5575D">
        <w:rPr>
          <w:rFonts w:ascii="Times New Roman" w:hAnsi="Times New Roman" w:cs="Times New Roman"/>
          <w:sz w:val="24"/>
          <w:szCs w:val="24"/>
        </w:rPr>
        <w:t>:</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 xml:space="preserve">‘Cole Asks Inquiry on Holohan Data: Says Department of Defense Lagged and Withheld Facts on O.S.S. Murder in Italy’ in </w:t>
      </w:r>
      <w:r w:rsidRPr="00F5575D">
        <w:rPr>
          <w:rFonts w:ascii="Times New Roman" w:hAnsi="Times New Roman" w:cs="Times New Roman"/>
          <w:i/>
          <w:sz w:val="24"/>
          <w:szCs w:val="24"/>
        </w:rPr>
        <w:t>The New York Times</w:t>
      </w:r>
      <w:r w:rsidRPr="00F5575D">
        <w:rPr>
          <w:rFonts w:ascii="Times New Roman" w:hAnsi="Times New Roman" w:cs="Times New Roman"/>
          <w:sz w:val="24"/>
          <w:szCs w:val="24"/>
        </w:rPr>
        <w:t>, 27 August 1951, 3;</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 xml:space="preserve">J.D. Morris, ‘Cole of New York Heads Atom Group; 2-Month Deadlock Is Broken as Chairmanship of Joint Unit Goes to House Member’ in </w:t>
      </w:r>
      <w:r w:rsidRPr="00F5575D">
        <w:rPr>
          <w:rFonts w:ascii="Times New Roman" w:hAnsi="Times New Roman" w:cs="Times New Roman"/>
          <w:i/>
          <w:sz w:val="24"/>
          <w:szCs w:val="24"/>
        </w:rPr>
        <w:t>The New York Times</w:t>
      </w:r>
      <w:r w:rsidRPr="00F5575D">
        <w:rPr>
          <w:rFonts w:ascii="Times New Roman" w:hAnsi="Times New Roman" w:cs="Times New Roman"/>
          <w:sz w:val="24"/>
          <w:szCs w:val="24"/>
        </w:rPr>
        <w:t>, 2 April 1953, 14;</w:t>
      </w:r>
      <w:r w:rsidR="00E430C9" w:rsidRPr="00F5575D">
        <w:rPr>
          <w:rFonts w:ascii="Times New Roman" w:hAnsi="Times New Roman" w:cs="Times New Roman"/>
          <w:sz w:val="24"/>
          <w:szCs w:val="24"/>
        </w:rPr>
        <w:t xml:space="preserve"> </w:t>
      </w:r>
      <w:r w:rsidRPr="00F5575D">
        <w:rPr>
          <w:rFonts w:ascii="Times New Roman" w:hAnsi="Times New Roman" w:cs="Times New Roman"/>
          <w:sz w:val="24"/>
          <w:szCs w:val="24"/>
        </w:rPr>
        <w:t xml:space="preserve">‘A New Mr. Atom’ in </w:t>
      </w:r>
      <w:r w:rsidRPr="00F5575D">
        <w:rPr>
          <w:rFonts w:ascii="Times New Roman" w:hAnsi="Times New Roman" w:cs="Times New Roman"/>
          <w:i/>
          <w:sz w:val="24"/>
          <w:szCs w:val="24"/>
        </w:rPr>
        <w:t>Time</w:t>
      </w:r>
      <w:r w:rsidR="00F005C6" w:rsidRPr="00F5575D">
        <w:rPr>
          <w:rFonts w:ascii="Times New Roman" w:hAnsi="Times New Roman" w:cs="Times New Roman"/>
          <w:sz w:val="24"/>
          <w:szCs w:val="24"/>
        </w:rPr>
        <w:t xml:space="preserve">, 61, 13 </w:t>
      </w:r>
      <w:r w:rsidRPr="00F5575D">
        <w:rPr>
          <w:rFonts w:ascii="Times New Roman" w:hAnsi="Times New Roman" w:cs="Times New Roman"/>
          <w:sz w:val="24"/>
          <w:szCs w:val="24"/>
        </w:rPr>
        <w:t xml:space="preserve">April 1953, 24; ‘We Are Leading the World in Atomic Development’ in </w:t>
      </w:r>
      <w:r w:rsidRPr="00F5575D">
        <w:rPr>
          <w:rFonts w:ascii="Times New Roman" w:hAnsi="Times New Roman" w:cs="Times New Roman"/>
          <w:i/>
          <w:sz w:val="24"/>
          <w:szCs w:val="24"/>
        </w:rPr>
        <w:t>U.S. News &amp; World Report</w:t>
      </w:r>
      <w:r w:rsidR="00251C0C" w:rsidRPr="00F5575D">
        <w:rPr>
          <w:rFonts w:ascii="Times New Roman" w:hAnsi="Times New Roman" w:cs="Times New Roman"/>
          <w:sz w:val="24"/>
          <w:szCs w:val="24"/>
        </w:rPr>
        <w:t xml:space="preserve">, 35, 21 August 1953, 18-21, </w:t>
      </w:r>
      <w:r w:rsidR="00F005C6" w:rsidRPr="00F5575D">
        <w:rPr>
          <w:rFonts w:ascii="Times New Roman" w:hAnsi="Times New Roman" w:cs="Times New Roman"/>
          <w:sz w:val="24"/>
          <w:szCs w:val="24"/>
        </w:rPr>
        <w:t>74-76;</w:t>
      </w:r>
      <w:r w:rsidR="0096455D" w:rsidRPr="00F5575D">
        <w:rPr>
          <w:rFonts w:ascii="Times New Roman" w:hAnsi="Times New Roman" w:cs="Times New Roman"/>
          <w:sz w:val="24"/>
          <w:szCs w:val="24"/>
        </w:rPr>
        <w:t xml:space="preserve"> </w:t>
      </w:r>
      <w:r w:rsidRPr="00F5575D">
        <w:rPr>
          <w:rFonts w:ascii="Times New Roman" w:hAnsi="Times New Roman" w:cs="Times New Roman"/>
          <w:sz w:val="24"/>
          <w:szCs w:val="24"/>
        </w:rPr>
        <w:t xml:space="preserve">C. Knowles, ‘Bomb Statement Is Praised by Cole’ in </w:t>
      </w:r>
      <w:r w:rsidRPr="00F5575D">
        <w:rPr>
          <w:rFonts w:ascii="Times New Roman" w:hAnsi="Times New Roman" w:cs="Times New Roman"/>
          <w:i/>
          <w:sz w:val="24"/>
          <w:szCs w:val="24"/>
        </w:rPr>
        <w:t>The New York Times</w:t>
      </w:r>
      <w:r w:rsidRPr="00F5575D">
        <w:rPr>
          <w:rFonts w:ascii="Times New Roman" w:hAnsi="Times New Roman" w:cs="Times New Roman"/>
          <w:sz w:val="24"/>
          <w:szCs w:val="24"/>
        </w:rPr>
        <w:t xml:space="preserve">, 9 October 1953, 15; ‘Wake Up to the H-Bomb’ in </w:t>
      </w:r>
      <w:r w:rsidRPr="00F5575D">
        <w:rPr>
          <w:rFonts w:ascii="Times New Roman" w:hAnsi="Times New Roman" w:cs="Times New Roman"/>
          <w:i/>
          <w:sz w:val="24"/>
          <w:szCs w:val="24"/>
        </w:rPr>
        <w:t>Newsweek</w:t>
      </w:r>
      <w:r w:rsidRPr="00F5575D">
        <w:rPr>
          <w:rFonts w:ascii="Times New Roman" w:hAnsi="Times New Roman" w:cs="Times New Roman"/>
          <w:sz w:val="24"/>
          <w:szCs w:val="24"/>
        </w:rPr>
        <w:t xml:space="preserve">, 42, 19 October 1953, 36; ‘COLE, W(ILLIAM) STERLING’ in </w:t>
      </w:r>
      <w:r w:rsidRPr="00F5575D">
        <w:rPr>
          <w:rFonts w:ascii="Times New Roman" w:hAnsi="Times New Roman" w:cs="Times New Roman"/>
          <w:i/>
          <w:sz w:val="24"/>
          <w:szCs w:val="24"/>
        </w:rPr>
        <w:t>Current Biography 1954</w:t>
      </w:r>
      <w:r w:rsidRPr="00F5575D">
        <w:rPr>
          <w:rFonts w:ascii="Times New Roman" w:hAnsi="Times New Roman" w:cs="Times New Roman"/>
          <w:sz w:val="24"/>
          <w:szCs w:val="24"/>
        </w:rPr>
        <w:t xml:space="preserve">, 1954, 191-193; ‘Cole Prepared to Resign’ in </w:t>
      </w:r>
      <w:r w:rsidRPr="00F5575D">
        <w:rPr>
          <w:rFonts w:ascii="Times New Roman" w:hAnsi="Times New Roman" w:cs="Times New Roman"/>
          <w:i/>
          <w:sz w:val="24"/>
          <w:szCs w:val="24"/>
        </w:rPr>
        <w:t>The New York Times</w:t>
      </w:r>
      <w:r w:rsidRPr="00F5575D">
        <w:rPr>
          <w:rFonts w:ascii="Times New Roman" w:hAnsi="Times New Roman" w:cs="Times New Roman"/>
          <w:sz w:val="24"/>
          <w:szCs w:val="24"/>
        </w:rPr>
        <w:t>, 29 August 1957, 2; L. Parrott, ‘U.S. Now Campaigning Activel</w:t>
      </w:r>
      <w:r w:rsidR="00251C0C" w:rsidRPr="00F5575D">
        <w:rPr>
          <w:rFonts w:ascii="Times New Roman" w:hAnsi="Times New Roman" w:cs="Times New Roman"/>
          <w:sz w:val="24"/>
          <w:szCs w:val="24"/>
        </w:rPr>
        <w:t>y for Cole as Head of Atom Unit:</w:t>
      </w:r>
      <w:r w:rsidRPr="00F5575D">
        <w:rPr>
          <w:rFonts w:ascii="Times New Roman" w:hAnsi="Times New Roman" w:cs="Times New Roman"/>
          <w:sz w:val="24"/>
          <w:szCs w:val="24"/>
        </w:rPr>
        <w:t xml:space="preserve"> </w:t>
      </w:r>
      <w:r w:rsidR="00251C0C" w:rsidRPr="00F5575D">
        <w:rPr>
          <w:rFonts w:ascii="Times New Roman" w:hAnsi="Times New Roman" w:cs="Times New Roman"/>
          <w:sz w:val="24"/>
          <w:szCs w:val="24"/>
        </w:rPr>
        <w:t xml:space="preserve">Appeals to 39 Countries – </w:t>
      </w:r>
      <w:r w:rsidR="00DB2E34" w:rsidRPr="00F5575D">
        <w:rPr>
          <w:rFonts w:ascii="Times New Roman" w:hAnsi="Times New Roman" w:cs="Times New Roman"/>
          <w:sz w:val="24"/>
          <w:szCs w:val="24"/>
        </w:rPr>
        <w:t>Several of Small Nations Favor “Neutral”</w:t>
      </w:r>
      <w:r w:rsidRPr="00F5575D">
        <w:rPr>
          <w:rFonts w:ascii="Times New Roman" w:hAnsi="Times New Roman" w:cs="Times New Roman"/>
          <w:sz w:val="24"/>
          <w:szCs w:val="24"/>
        </w:rPr>
        <w:t xml:space="preserve"> for Job’ in </w:t>
      </w:r>
      <w:r w:rsidRPr="00F5575D">
        <w:rPr>
          <w:rFonts w:ascii="Times New Roman" w:hAnsi="Times New Roman" w:cs="Times New Roman"/>
          <w:i/>
          <w:sz w:val="24"/>
          <w:szCs w:val="24"/>
        </w:rPr>
        <w:t>The New York Times</w:t>
      </w:r>
      <w:r w:rsidRPr="00F5575D">
        <w:rPr>
          <w:rFonts w:ascii="Times New Roman" w:hAnsi="Times New Roman" w:cs="Times New Roman"/>
          <w:sz w:val="24"/>
          <w:szCs w:val="24"/>
        </w:rPr>
        <w:t xml:space="preserve">, 29 August 1957, 2; ‘U.S. Proposes Mr. Cole to Head International Atomic Energy Agency,’ in </w:t>
      </w:r>
      <w:r w:rsidRPr="00F5575D">
        <w:rPr>
          <w:rFonts w:ascii="Times New Roman" w:hAnsi="Times New Roman" w:cs="Times New Roman"/>
          <w:i/>
          <w:sz w:val="24"/>
          <w:szCs w:val="24"/>
        </w:rPr>
        <w:t>Department of State Bulletin</w:t>
      </w:r>
      <w:r w:rsidRPr="00F5575D">
        <w:rPr>
          <w:rFonts w:ascii="Times New Roman" w:hAnsi="Times New Roman" w:cs="Times New Roman"/>
          <w:sz w:val="24"/>
          <w:szCs w:val="24"/>
        </w:rPr>
        <w:t xml:space="preserve">, 37, 23 September 1957, 505; ‘Cole Named to Head of Atomic Agency’ in </w:t>
      </w:r>
      <w:r w:rsidRPr="00F5575D">
        <w:rPr>
          <w:rFonts w:ascii="Times New Roman" w:hAnsi="Times New Roman" w:cs="Times New Roman"/>
          <w:i/>
          <w:sz w:val="24"/>
          <w:szCs w:val="24"/>
        </w:rPr>
        <w:t>The New York Times</w:t>
      </w:r>
      <w:r w:rsidRPr="00F5575D">
        <w:rPr>
          <w:rFonts w:ascii="Times New Roman" w:hAnsi="Times New Roman" w:cs="Times New Roman"/>
          <w:sz w:val="24"/>
          <w:szCs w:val="24"/>
        </w:rPr>
        <w:t xml:space="preserve">, 5 October 1957, A4; </w:t>
      </w:r>
      <w:r w:rsidR="00DB2E34" w:rsidRPr="00F5575D">
        <w:rPr>
          <w:rFonts w:ascii="Times New Roman" w:hAnsi="Times New Roman" w:cs="Times New Roman"/>
          <w:sz w:val="24"/>
          <w:szCs w:val="24"/>
        </w:rPr>
        <w:t>‘Atomic Needler:</w:t>
      </w:r>
      <w:r w:rsidRPr="00F5575D">
        <w:rPr>
          <w:rFonts w:ascii="Times New Roman" w:hAnsi="Times New Roman" w:cs="Times New Roman"/>
          <w:sz w:val="24"/>
          <w:szCs w:val="24"/>
        </w:rPr>
        <w:t xml:space="preserve"> William Sterling Cole’ in </w:t>
      </w:r>
      <w:r w:rsidRPr="00F5575D">
        <w:rPr>
          <w:rFonts w:ascii="Times New Roman" w:hAnsi="Times New Roman" w:cs="Times New Roman"/>
          <w:i/>
          <w:sz w:val="24"/>
          <w:szCs w:val="24"/>
        </w:rPr>
        <w:t>The New York Times</w:t>
      </w:r>
      <w:r w:rsidRPr="00F5575D">
        <w:rPr>
          <w:rFonts w:ascii="Times New Roman" w:hAnsi="Times New Roman" w:cs="Times New Roman"/>
          <w:sz w:val="24"/>
          <w:szCs w:val="24"/>
        </w:rPr>
        <w:t xml:space="preserve">, 8 October 1957, 10; ‘Cole Takes Oath as Head of World Atomic Agency’ in </w:t>
      </w:r>
      <w:r w:rsidRPr="00F5575D">
        <w:rPr>
          <w:rFonts w:ascii="Times New Roman" w:hAnsi="Times New Roman" w:cs="Times New Roman"/>
          <w:i/>
          <w:sz w:val="24"/>
          <w:szCs w:val="24"/>
        </w:rPr>
        <w:t>The Washington Post</w:t>
      </w:r>
      <w:r w:rsidRPr="00F5575D">
        <w:rPr>
          <w:rFonts w:ascii="Times New Roman" w:hAnsi="Times New Roman" w:cs="Times New Roman"/>
          <w:sz w:val="24"/>
          <w:szCs w:val="24"/>
        </w:rPr>
        <w:t xml:space="preserve"> </w:t>
      </w:r>
      <w:r w:rsidRPr="00F5575D">
        <w:rPr>
          <w:rFonts w:ascii="Times New Roman" w:hAnsi="Times New Roman" w:cs="Times New Roman"/>
          <w:i/>
          <w:sz w:val="24"/>
          <w:szCs w:val="24"/>
        </w:rPr>
        <w:t>and</w:t>
      </w:r>
      <w:r w:rsidRPr="00F5575D">
        <w:rPr>
          <w:rFonts w:ascii="Times New Roman" w:hAnsi="Times New Roman" w:cs="Times New Roman"/>
          <w:sz w:val="24"/>
          <w:szCs w:val="24"/>
        </w:rPr>
        <w:t xml:space="preserve"> </w:t>
      </w:r>
      <w:r w:rsidRPr="00F5575D">
        <w:rPr>
          <w:rFonts w:ascii="Times New Roman" w:hAnsi="Times New Roman" w:cs="Times New Roman"/>
          <w:i/>
          <w:sz w:val="24"/>
          <w:szCs w:val="24"/>
        </w:rPr>
        <w:t xml:space="preserve">Times </w:t>
      </w:r>
      <w:r w:rsidR="00516438" w:rsidRPr="00F5575D">
        <w:rPr>
          <w:rFonts w:ascii="Times New Roman" w:hAnsi="Times New Roman" w:cs="Times New Roman"/>
          <w:i/>
          <w:sz w:val="24"/>
          <w:szCs w:val="24"/>
        </w:rPr>
        <w:t>Herald</w:t>
      </w:r>
      <w:r w:rsidRPr="00F5575D">
        <w:rPr>
          <w:rFonts w:ascii="Times New Roman" w:hAnsi="Times New Roman" w:cs="Times New Roman"/>
          <w:sz w:val="24"/>
          <w:szCs w:val="24"/>
        </w:rPr>
        <w:t xml:space="preserve">, 8 October 1957, A5; ‘Cole to Name Reds to Jobs in A-Agency’ in </w:t>
      </w:r>
      <w:r w:rsidRPr="00F5575D">
        <w:rPr>
          <w:rFonts w:ascii="Times New Roman" w:hAnsi="Times New Roman" w:cs="Times New Roman"/>
          <w:i/>
          <w:sz w:val="24"/>
          <w:szCs w:val="24"/>
        </w:rPr>
        <w:t>The Washington Post and Times Herald</w:t>
      </w:r>
      <w:r w:rsidRPr="00F5575D">
        <w:rPr>
          <w:rFonts w:ascii="Times New Roman" w:hAnsi="Times New Roman" w:cs="Times New Roman"/>
          <w:sz w:val="24"/>
          <w:szCs w:val="24"/>
        </w:rPr>
        <w:t xml:space="preserve">, 9 October 1957, A6; ‘IAEA Head Says Member Nations Fail to Give Full Support’ in </w:t>
      </w:r>
      <w:r w:rsidRPr="00F5575D">
        <w:rPr>
          <w:rFonts w:ascii="Times New Roman" w:hAnsi="Times New Roman" w:cs="Times New Roman"/>
          <w:i/>
          <w:sz w:val="24"/>
          <w:szCs w:val="24"/>
        </w:rPr>
        <w:t>Science</w:t>
      </w:r>
      <w:r w:rsidR="00DB2E34" w:rsidRPr="00F5575D">
        <w:rPr>
          <w:rFonts w:ascii="Times New Roman" w:hAnsi="Times New Roman" w:cs="Times New Roman"/>
          <w:sz w:val="24"/>
          <w:szCs w:val="24"/>
        </w:rPr>
        <w:t>, 129/3354</w:t>
      </w:r>
      <w:r w:rsidRPr="00F5575D">
        <w:rPr>
          <w:rFonts w:ascii="Times New Roman" w:hAnsi="Times New Roman" w:cs="Times New Roman"/>
          <w:sz w:val="24"/>
          <w:szCs w:val="24"/>
        </w:rPr>
        <w:t xml:space="preserve">, 10 April 1959, 951; ‘Atoms for Peace Program’ in </w:t>
      </w:r>
      <w:r w:rsidRPr="00F5575D">
        <w:rPr>
          <w:rFonts w:ascii="Times New Roman" w:hAnsi="Times New Roman" w:cs="Times New Roman"/>
          <w:i/>
          <w:sz w:val="24"/>
          <w:szCs w:val="24"/>
        </w:rPr>
        <w:t>Daytona Beach Morning Journal</w:t>
      </w:r>
      <w:r w:rsidRPr="00F5575D">
        <w:rPr>
          <w:rFonts w:ascii="Times New Roman" w:hAnsi="Times New Roman" w:cs="Times New Roman"/>
          <w:sz w:val="24"/>
          <w:szCs w:val="24"/>
        </w:rPr>
        <w:t xml:space="preserve">, 26 April 1959, 7; J.G. </w:t>
      </w:r>
      <w:proofErr w:type="spellStart"/>
      <w:r w:rsidRPr="00F5575D">
        <w:rPr>
          <w:rFonts w:ascii="Times New Roman" w:hAnsi="Times New Roman" w:cs="Times New Roman"/>
          <w:sz w:val="24"/>
          <w:szCs w:val="24"/>
        </w:rPr>
        <w:t>Stoessinger</w:t>
      </w:r>
      <w:proofErr w:type="spellEnd"/>
      <w:r w:rsidRPr="00F5575D">
        <w:rPr>
          <w:rFonts w:ascii="Times New Roman" w:hAnsi="Times New Roman" w:cs="Times New Roman"/>
          <w:sz w:val="24"/>
          <w:szCs w:val="24"/>
        </w:rPr>
        <w:t xml:space="preserve">, ‘The International Atomic Energy Agency: The First Phase’ in </w:t>
      </w:r>
      <w:r w:rsidRPr="00F5575D">
        <w:rPr>
          <w:rFonts w:ascii="Times New Roman" w:hAnsi="Times New Roman" w:cs="Times New Roman"/>
          <w:i/>
          <w:sz w:val="24"/>
          <w:szCs w:val="24"/>
        </w:rPr>
        <w:t>International Organization</w:t>
      </w:r>
      <w:r w:rsidR="00DB2E34" w:rsidRPr="00F5575D">
        <w:rPr>
          <w:rFonts w:ascii="Times New Roman" w:hAnsi="Times New Roman" w:cs="Times New Roman"/>
          <w:sz w:val="24"/>
          <w:szCs w:val="24"/>
        </w:rPr>
        <w:t>, 13/</w:t>
      </w:r>
      <w:r w:rsidRPr="00F5575D">
        <w:rPr>
          <w:rFonts w:ascii="Times New Roman" w:hAnsi="Times New Roman" w:cs="Times New Roman"/>
          <w:sz w:val="24"/>
          <w:szCs w:val="24"/>
        </w:rPr>
        <w:t>3, Summer 1959, 394-411; ‘Mr. Sterling Cole, IAEA’s First Director General Leaves Office After Four Years of Service’</w:t>
      </w:r>
      <w:r w:rsidR="00DB2E34" w:rsidRPr="00F5575D">
        <w:rPr>
          <w:rFonts w:ascii="Times New Roman" w:hAnsi="Times New Roman" w:cs="Times New Roman"/>
          <w:sz w:val="24"/>
          <w:szCs w:val="24"/>
        </w:rPr>
        <w:t>, 1961, available at</w:t>
      </w:r>
      <w:r w:rsidRPr="00F5575D">
        <w:rPr>
          <w:rFonts w:ascii="Times New Roman" w:hAnsi="Times New Roman" w:cs="Times New Roman"/>
          <w:sz w:val="24"/>
          <w:szCs w:val="24"/>
        </w:rPr>
        <w:t xml:space="preserve"> </w:t>
      </w:r>
      <w:hyperlink r:id="rId9" w:history="1">
        <w:r w:rsidR="007F31CF" w:rsidRPr="00FA6E00">
          <w:rPr>
            <w:rStyle w:val="Hyperlink"/>
            <w:rFonts w:ascii="Times New Roman" w:hAnsi="Times New Roman" w:cs="Times New Roman"/>
            <w:sz w:val="24"/>
            <w:szCs w:val="24"/>
          </w:rPr>
          <w:t>www.iaea.org/Publications/Magazines/Bulletin/Bull041/04101401617.pdf</w:t>
        </w:r>
      </w:hyperlink>
      <w:r w:rsidRPr="00F5575D">
        <w:rPr>
          <w:rFonts w:ascii="Times New Roman" w:hAnsi="Times New Roman" w:cs="Times New Roman"/>
          <w:sz w:val="24"/>
          <w:szCs w:val="24"/>
        </w:rPr>
        <w:t xml:space="preserve">; </w:t>
      </w:r>
      <w:r w:rsidR="005A5827" w:rsidRPr="00F5575D">
        <w:rPr>
          <w:rFonts w:ascii="Times New Roman" w:hAnsi="Times New Roman" w:cs="Times New Roman"/>
          <w:sz w:val="24"/>
          <w:szCs w:val="24"/>
        </w:rPr>
        <w:t>L. Scheinman, ‘IA</w:t>
      </w:r>
      <w:r w:rsidR="00D548EE" w:rsidRPr="00F5575D">
        <w:rPr>
          <w:rFonts w:ascii="Times New Roman" w:hAnsi="Times New Roman" w:cs="Times New Roman"/>
          <w:sz w:val="24"/>
          <w:szCs w:val="24"/>
        </w:rPr>
        <w:t>EA: Atomic Condominium?’ in R.W</w:t>
      </w:r>
      <w:r w:rsidR="005A5827" w:rsidRPr="00F5575D">
        <w:rPr>
          <w:rFonts w:ascii="Times New Roman" w:hAnsi="Times New Roman" w:cs="Times New Roman"/>
          <w:sz w:val="24"/>
          <w:szCs w:val="24"/>
        </w:rPr>
        <w:t xml:space="preserve"> Cox and H.K. </w:t>
      </w:r>
      <w:r w:rsidR="00D548EE" w:rsidRPr="00F5575D">
        <w:rPr>
          <w:rFonts w:ascii="Times New Roman" w:hAnsi="Times New Roman" w:cs="Times New Roman"/>
          <w:sz w:val="24"/>
          <w:szCs w:val="24"/>
        </w:rPr>
        <w:t>Jacobson (E</w:t>
      </w:r>
      <w:r w:rsidR="005A5827" w:rsidRPr="00F5575D">
        <w:rPr>
          <w:rFonts w:ascii="Times New Roman" w:hAnsi="Times New Roman" w:cs="Times New Roman"/>
          <w:sz w:val="24"/>
          <w:szCs w:val="24"/>
        </w:rPr>
        <w:t xml:space="preserve">ds), </w:t>
      </w:r>
      <w:r w:rsidR="00D548EE" w:rsidRPr="00F5575D">
        <w:rPr>
          <w:rFonts w:ascii="Times New Roman" w:hAnsi="Times New Roman" w:cs="Times New Roman"/>
          <w:i/>
          <w:iCs/>
          <w:sz w:val="24"/>
          <w:szCs w:val="24"/>
        </w:rPr>
        <w:t>The Anatomy of Influence: Decision Making in International Organization</w:t>
      </w:r>
      <w:r w:rsidR="00D548EE" w:rsidRPr="00F5575D">
        <w:rPr>
          <w:rFonts w:ascii="Times New Roman" w:hAnsi="Times New Roman" w:cs="Times New Roman"/>
          <w:sz w:val="24"/>
          <w:szCs w:val="24"/>
        </w:rPr>
        <w:t>, New Haven 1973, 240;</w:t>
      </w:r>
      <w:r w:rsidR="00746C6F" w:rsidRPr="00F5575D">
        <w:rPr>
          <w:rFonts w:ascii="Times New Roman" w:hAnsi="Times New Roman" w:cs="Times New Roman"/>
          <w:sz w:val="24"/>
          <w:szCs w:val="24"/>
        </w:rPr>
        <w:t xml:space="preserve"> </w:t>
      </w:r>
      <w:r w:rsidRPr="00F5575D">
        <w:rPr>
          <w:rFonts w:ascii="Times New Roman" w:hAnsi="Times New Roman" w:cs="Times New Roman"/>
          <w:sz w:val="24"/>
          <w:szCs w:val="24"/>
        </w:rPr>
        <w:t xml:space="preserve">B.N. Schiff, </w:t>
      </w:r>
      <w:r w:rsidRPr="00F5575D">
        <w:rPr>
          <w:rFonts w:ascii="Times New Roman" w:hAnsi="Times New Roman" w:cs="Times New Roman"/>
          <w:i/>
          <w:sz w:val="24"/>
          <w:szCs w:val="24"/>
        </w:rPr>
        <w:t>Internatio</w:t>
      </w:r>
      <w:r w:rsidR="004168F7" w:rsidRPr="00F5575D">
        <w:rPr>
          <w:rFonts w:ascii="Times New Roman" w:hAnsi="Times New Roman" w:cs="Times New Roman"/>
          <w:i/>
          <w:sz w:val="24"/>
          <w:szCs w:val="24"/>
        </w:rPr>
        <w:t>nal Nuclear Technology Transfer:</w:t>
      </w:r>
      <w:r w:rsidRPr="00F5575D">
        <w:rPr>
          <w:rFonts w:ascii="Times New Roman" w:hAnsi="Times New Roman" w:cs="Times New Roman"/>
          <w:i/>
          <w:sz w:val="24"/>
          <w:szCs w:val="24"/>
        </w:rPr>
        <w:t xml:space="preserve"> Dilemmas of Dissem</w:t>
      </w:r>
      <w:r w:rsidR="009F5529" w:rsidRPr="00F5575D">
        <w:rPr>
          <w:rFonts w:ascii="Times New Roman" w:hAnsi="Times New Roman" w:cs="Times New Roman"/>
          <w:i/>
          <w:sz w:val="24"/>
          <w:szCs w:val="24"/>
        </w:rPr>
        <w:t>ination and Control</w:t>
      </w:r>
      <w:r w:rsidR="009F5529" w:rsidRPr="00F5575D">
        <w:rPr>
          <w:rFonts w:ascii="Times New Roman" w:hAnsi="Times New Roman" w:cs="Times New Roman"/>
          <w:sz w:val="24"/>
          <w:szCs w:val="24"/>
        </w:rPr>
        <w:t>, Totowa, NJ</w:t>
      </w:r>
      <w:r w:rsidRPr="00F5575D">
        <w:rPr>
          <w:rFonts w:ascii="Times New Roman" w:hAnsi="Times New Roman" w:cs="Times New Roman"/>
          <w:sz w:val="24"/>
          <w:szCs w:val="24"/>
        </w:rPr>
        <w:t xml:space="preserve"> 1984; J.A. Hall, ‘The International Atomic Energy Agency: Origins and Early Years, Peace Through Scientific Co-operation Became an Abiding Purpose’ in </w:t>
      </w:r>
      <w:r w:rsidRPr="00F5575D">
        <w:rPr>
          <w:rFonts w:ascii="Times New Roman" w:hAnsi="Times New Roman" w:cs="Times New Roman"/>
          <w:i/>
          <w:sz w:val="24"/>
          <w:szCs w:val="24"/>
        </w:rPr>
        <w:t>IAEA Bulletin</w:t>
      </w:r>
      <w:r w:rsidRPr="00F5575D">
        <w:rPr>
          <w:rFonts w:ascii="Times New Roman" w:hAnsi="Times New Roman" w:cs="Times New Roman"/>
          <w:sz w:val="24"/>
          <w:szCs w:val="24"/>
        </w:rPr>
        <w:t>, 2, 1987, 47-54; M.A. Khan, ‘1957-1987: Developm</w:t>
      </w:r>
      <w:r w:rsidR="004168F7" w:rsidRPr="00F5575D">
        <w:rPr>
          <w:rFonts w:ascii="Times New Roman" w:hAnsi="Times New Roman" w:cs="Times New Roman"/>
          <w:sz w:val="24"/>
          <w:szCs w:val="24"/>
        </w:rPr>
        <w:t>ent through Global Co-Operation:</w:t>
      </w:r>
      <w:r w:rsidRPr="00F5575D">
        <w:rPr>
          <w:rFonts w:ascii="Times New Roman" w:hAnsi="Times New Roman" w:cs="Times New Roman"/>
          <w:sz w:val="24"/>
          <w:szCs w:val="24"/>
        </w:rPr>
        <w:t xml:space="preserve"> The Chairman of the IAEA Board of Governors Reviews the Agency’s Evolution’ in </w:t>
      </w:r>
      <w:r w:rsidRPr="00F5575D">
        <w:rPr>
          <w:rFonts w:ascii="Times New Roman" w:hAnsi="Times New Roman" w:cs="Times New Roman"/>
          <w:i/>
          <w:sz w:val="24"/>
          <w:szCs w:val="24"/>
        </w:rPr>
        <w:t>IAEA Bulletin</w:t>
      </w:r>
      <w:r w:rsidRPr="00F5575D">
        <w:rPr>
          <w:rFonts w:ascii="Times New Roman" w:hAnsi="Times New Roman" w:cs="Times New Roman"/>
          <w:sz w:val="24"/>
          <w:szCs w:val="24"/>
        </w:rPr>
        <w:t xml:space="preserve">, 2, 1987, 7-10; D. Fischer, </w:t>
      </w:r>
      <w:r w:rsidRPr="00F5575D">
        <w:rPr>
          <w:rFonts w:ascii="Times New Roman" w:hAnsi="Times New Roman" w:cs="Times New Roman"/>
          <w:i/>
          <w:sz w:val="24"/>
          <w:szCs w:val="24"/>
        </w:rPr>
        <w:t>History of the International Atomic Energy Agency</w:t>
      </w:r>
      <w:r w:rsidR="009F5529" w:rsidRPr="00F5575D">
        <w:rPr>
          <w:rFonts w:ascii="Times New Roman" w:hAnsi="Times New Roman" w:cs="Times New Roman"/>
          <w:i/>
          <w:sz w:val="24"/>
          <w:szCs w:val="24"/>
        </w:rPr>
        <w:t>: The First Forty Years</w:t>
      </w:r>
      <w:r w:rsidR="009F5529" w:rsidRPr="00F5575D">
        <w:rPr>
          <w:rFonts w:ascii="Times New Roman" w:hAnsi="Times New Roman" w:cs="Times New Roman"/>
          <w:sz w:val="24"/>
          <w:szCs w:val="24"/>
        </w:rPr>
        <w:t>, Vienna</w:t>
      </w:r>
      <w:r w:rsidR="000E7AFB" w:rsidRPr="00F5575D">
        <w:rPr>
          <w:rFonts w:ascii="Times New Roman" w:hAnsi="Times New Roman" w:cs="Times New Roman"/>
          <w:sz w:val="24"/>
          <w:szCs w:val="24"/>
        </w:rPr>
        <w:t xml:space="preserve"> 1997;</w:t>
      </w:r>
      <w:r w:rsidR="00746C6F" w:rsidRPr="00F5575D">
        <w:rPr>
          <w:rFonts w:ascii="Times New Roman" w:hAnsi="Times New Roman" w:cs="Times New Roman"/>
          <w:sz w:val="24"/>
          <w:szCs w:val="24"/>
        </w:rPr>
        <w:t xml:space="preserve"> </w:t>
      </w:r>
      <w:r w:rsidR="001E2242" w:rsidRPr="00F5575D">
        <w:rPr>
          <w:rFonts w:ascii="Times New Roman" w:hAnsi="Times New Roman" w:cs="Times New Roman"/>
          <w:i/>
          <w:sz w:val="24"/>
          <w:szCs w:val="24"/>
        </w:rPr>
        <w:t>International Atomic Energy Agency: Personal Reflections</w:t>
      </w:r>
      <w:r w:rsidR="001E2242" w:rsidRPr="00F5575D">
        <w:rPr>
          <w:rFonts w:ascii="Times New Roman" w:hAnsi="Times New Roman" w:cs="Times New Roman"/>
          <w:sz w:val="24"/>
          <w:szCs w:val="24"/>
        </w:rPr>
        <w:t>, Vienna 1997;</w:t>
      </w:r>
      <w:r w:rsidR="00746C6F" w:rsidRPr="00F5575D">
        <w:rPr>
          <w:rFonts w:ascii="Times New Roman" w:hAnsi="Times New Roman" w:cs="Times New Roman"/>
          <w:sz w:val="24"/>
          <w:szCs w:val="24"/>
        </w:rPr>
        <w:t xml:space="preserve"> </w:t>
      </w:r>
      <w:r w:rsidR="007F31CF" w:rsidRPr="007F31CF">
        <w:rPr>
          <w:rFonts w:ascii="Times New Roman" w:hAnsi="Times New Roman" w:cs="Times New Roman"/>
          <w:sz w:val="24"/>
          <w:szCs w:val="24"/>
        </w:rPr>
        <w:fldChar w:fldCharType="begin"/>
      </w:r>
      <w:ins w:id="0" w:author="Reinalda, B. (Bob)" w:date="2026-01-28T09:36:00Z" w16du:dateUtc="2026-01-28T08:36:00Z">
        <w:r w:rsidR="007F31CF" w:rsidRPr="007F31CF">
          <w:rPr>
            <w:rFonts w:ascii="Times New Roman" w:hAnsi="Times New Roman" w:cs="Times New Roman"/>
            <w:sz w:val="24"/>
            <w:szCs w:val="24"/>
          </w:rPr>
          <w:instrText>HYPERLINK "</w:instrText>
        </w:r>
      </w:ins>
      <w:r w:rsidR="007F31CF" w:rsidRPr="007F31CF">
        <w:rPr>
          <w:rFonts w:ascii="Times New Roman" w:hAnsi="Times New Roman" w:cs="Times New Roman"/>
          <w:sz w:val="24"/>
          <w:szCs w:val="24"/>
        </w:rPr>
        <w:instrText>http://bioguide.congress.gov/scripts/guidedisplay.pl?index=c000617</w:instrText>
      </w:r>
      <w:ins w:id="1" w:author="Reinalda, B. (Bob)" w:date="2026-01-28T09:36:00Z" w16du:dateUtc="2026-01-28T08:36:00Z">
        <w:r w:rsidR="007F31CF" w:rsidRPr="007F31CF">
          <w:rPr>
            <w:rFonts w:ascii="Times New Roman" w:hAnsi="Times New Roman" w:cs="Times New Roman"/>
            <w:sz w:val="24"/>
            <w:szCs w:val="24"/>
          </w:rPr>
          <w:instrText>"</w:instrText>
        </w:r>
      </w:ins>
      <w:r w:rsidR="007F31CF" w:rsidRPr="007F31CF">
        <w:rPr>
          <w:rFonts w:ascii="Times New Roman" w:hAnsi="Times New Roman" w:cs="Times New Roman"/>
          <w:sz w:val="24"/>
          <w:szCs w:val="24"/>
        </w:rPr>
      </w:r>
      <w:r w:rsidR="007F31CF" w:rsidRPr="007F31CF">
        <w:rPr>
          <w:rFonts w:ascii="Times New Roman" w:hAnsi="Times New Roman" w:cs="Times New Roman"/>
          <w:sz w:val="24"/>
          <w:szCs w:val="24"/>
        </w:rPr>
        <w:fldChar w:fldCharType="separate"/>
      </w:r>
      <w:r w:rsidR="007F31CF" w:rsidRPr="007F31CF">
        <w:rPr>
          <w:rStyle w:val="Hyperlink"/>
          <w:rFonts w:ascii="Times New Roman" w:hAnsi="Times New Roman" w:cs="Times New Roman"/>
          <w:sz w:val="24"/>
          <w:szCs w:val="24"/>
          <w:u w:val="none"/>
        </w:rPr>
        <w:t>http://bioguide.congress.gov/scripts/guidedisplay.pl?index=c000617</w:t>
      </w:r>
      <w:r w:rsidR="007F31CF" w:rsidRPr="007F31CF">
        <w:rPr>
          <w:rFonts w:ascii="Times New Roman" w:hAnsi="Times New Roman" w:cs="Times New Roman"/>
          <w:sz w:val="24"/>
          <w:szCs w:val="24"/>
        </w:rPr>
        <w:fldChar w:fldCharType="end"/>
      </w:r>
      <w:r w:rsidR="00D02C81" w:rsidRPr="007F31CF">
        <w:rPr>
          <w:rFonts w:ascii="Times New Roman" w:hAnsi="Times New Roman" w:cs="Times New Roman"/>
          <w:sz w:val="24"/>
          <w:szCs w:val="24"/>
        </w:rPr>
        <w:t>;</w:t>
      </w:r>
      <w:r w:rsidR="004A40E9" w:rsidRPr="00F5575D">
        <w:rPr>
          <w:rFonts w:ascii="Times New Roman" w:hAnsi="Times New Roman" w:cs="Times New Roman"/>
          <w:sz w:val="24"/>
          <w:szCs w:val="24"/>
        </w:rPr>
        <w:t xml:space="preserve"> </w:t>
      </w:r>
      <w:hyperlink r:id="rId10" w:history="1">
        <w:r w:rsidR="000E7AFB" w:rsidRPr="00F5575D">
          <w:rPr>
            <w:rStyle w:val="Hyperlink"/>
            <w:rFonts w:ascii="Times New Roman" w:hAnsi="Times New Roman" w:cs="Times New Roman"/>
            <w:sz w:val="24"/>
            <w:szCs w:val="24"/>
            <w:u w:val="none"/>
          </w:rPr>
          <w:t>www.iaea.org/About/dg/memoriam_cole.html</w:t>
        </w:r>
      </w:hyperlink>
      <w:r w:rsidR="000E7AFB" w:rsidRPr="00F5575D">
        <w:rPr>
          <w:rFonts w:ascii="Times New Roman" w:hAnsi="Times New Roman" w:cs="Times New Roman"/>
          <w:sz w:val="24"/>
          <w:szCs w:val="24"/>
        </w:rPr>
        <w:t xml:space="preserve">. </w:t>
      </w:r>
    </w:p>
    <w:p w14:paraId="10501114" w14:textId="77777777" w:rsidR="004503E8" w:rsidRPr="00F5575D" w:rsidRDefault="004503E8" w:rsidP="00096583">
      <w:pPr>
        <w:spacing w:after="0" w:line="240" w:lineRule="auto"/>
        <w:jc w:val="both"/>
        <w:rPr>
          <w:rFonts w:ascii="Times New Roman" w:hAnsi="Times New Roman" w:cs="Times New Roman"/>
          <w:sz w:val="24"/>
          <w:szCs w:val="24"/>
        </w:rPr>
      </w:pPr>
    </w:p>
    <w:p w14:paraId="6AABE1D6" w14:textId="77777777" w:rsidR="009F5529" w:rsidRPr="00F5575D" w:rsidRDefault="009F5529" w:rsidP="00096583">
      <w:pPr>
        <w:spacing w:after="0" w:line="240" w:lineRule="auto"/>
        <w:jc w:val="both"/>
        <w:rPr>
          <w:rFonts w:ascii="Times New Roman" w:hAnsi="Times New Roman" w:cs="Times New Roman"/>
          <w:b/>
          <w:bCs/>
          <w:sz w:val="24"/>
          <w:szCs w:val="24"/>
        </w:rPr>
      </w:pPr>
      <w:r w:rsidRPr="00F5575D">
        <w:rPr>
          <w:rFonts w:ascii="Times New Roman" w:hAnsi="Times New Roman" w:cs="Times New Roman"/>
          <w:b/>
          <w:bCs/>
          <w:sz w:val="24"/>
          <w:szCs w:val="24"/>
        </w:rPr>
        <w:t>Michael G. Schechter</w:t>
      </w:r>
    </w:p>
    <w:p w14:paraId="5F03CA13" w14:textId="77777777" w:rsidR="009F5529" w:rsidRPr="00F5575D" w:rsidRDefault="009F5529" w:rsidP="00096583">
      <w:pPr>
        <w:spacing w:after="0" w:line="240" w:lineRule="auto"/>
        <w:jc w:val="both"/>
        <w:rPr>
          <w:rFonts w:ascii="Times New Roman" w:hAnsi="Times New Roman" w:cs="Times New Roman"/>
          <w:sz w:val="24"/>
          <w:szCs w:val="24"/>
        </w:rPr>
      </w:pPr>
    </w:p>
    <w:p w14:paraId="2F6C13FE" w14:textId="77777777" w:rsidR="00BC65E0" w:rsidRPr="00F5575D" w:rsidRDefault="009F5529" w:rsidP="00096583">
      <w:pPr>
        <w:spacing w:after="0" w:line="240" w:lineRule="auto"/>
        <w:jc w:val="both"/>
        <w:rPr>
          <w:rFonts w:ascii="Times New Roman" w:hAnsi="Times New Roman" w:cs="Times New Roman"/>
          <w:b/>
          <w:sz w:val="24"/>
          <w:szCs w:val="24"/>
        </w:rPr>
      </w:pPr>
      <w:r w:rsidRPr="00F5575D">
        <w:rPr>
          <w:rFonts w:ascii="Times New Roman" w:hAnsi="Times New Roman" w:cs="Times New Roman"/>
          <w:b/>
          <w:sz w:val="24"/>
          <w:szCs w:val="24"/>
        </w:rPr>
        <w:t xml:space="preserve">Version </w:t>
      </w:r>
      <w:r w:rsidR="006C3315" w:rsidRPr="00F5575D">
        <w:rPr>
          <w:rFonts w:ascii="Times New Roman" w:hAnsi="Times New Roman" w:cs="Times New Roman"/>
          <w:b/>
          <w:sz w:val="24"/>
          <w:szCs w:val="24"/>
        </w:rPr>
        <w:t>20</w:t>
      </w:r>
      <w:r w:rsidR="004503E8" w:rsidRPr="00F5575D">
        <w:rPr>
          <w:rFonts w:ascii="Times New Roman" w:hAnsi="Times New Roman" w:cs="Times New Roman"/>
          <w:b/>
          <w:sz w:val="24"/>
          <w:szCs w:val="24"/>
        </w:rPr>
        <w:t xml:space="preserve"> </w:t>
      </w:r>
      <w:r w:rsidR="00F01148" w:rsidRPr="00F5575D">
        <w:rPr>
          <w:rFonts w:ascii="Times New Roman" w:hAnsi="Times New Roman" w:cs="Times New Roman"/>
          <w:b/>
          <w:sz w:val="24"/>
          <w:szCs w:val="24"/>
        </w:rPr>
        <w:t>January 2014</w:t>
      </w:r>
    </w:p>
    <w:p w14:paraId="6047CFFD" w14:textId="77777777" w:rsidR="00BC65E0" w:rsidRPr="00F5575D" w:rsidRDefault="00BC65E0" w:rsidP="00D21057">
      <w:pPr>
        <w:spacing w:after="0" w:line="240" w:lineRule="auto"/>
        <w:jc w:val="both"/>
        <w:rPr>
          <w:rFonts w:ascii="Times New Roman" w:hAnsi="Times New Roman" w:cs="Times New Roman"/>
          <w:b/>
          <w:sz w:val="24"/>
          <w:szCs w:val="24"/>
        </w:rPr>
      </w:pPr>
    </w:p>
    <w:p w14:paraId="3E02F926" w14:textId="77777777" w:rsidR="00BC65E0" w:rsidRPr="00F5575D" w:rsidRDefault="00BC65E0" w:rsidP="00D21057">
      <w:pPr>
        <w:spacing w:after="0" w:line="240" w:lineRule="auto"/>
        <w:jc w:val="both"/>
        <w:rPr>
          <w:rFonts w:ascii="Times New Roman" w:hAnsi="Times New Roman" w:cs="Times New Roman"/>
          <w:b/>
          <w:sz w:val="24"/>
          <w:szCs w:val="24"/>
        </w:rPr>
      </w:pPr>
      <w:r w:rsidRPr="00F5575D">
        <w:rPr>
          <w:rFonts w:ascii="Times New Roman" w:hAnsi="Times New Roman" w:cs="Times New Roman"/>
          <w:b/>
          <w:sz w:val="24"/>
          <w:szCs w:val="24"/>
        </w:rPr>
        <w:t xml:space="preserve">How to Cite this IO BIO Entry? </w:t>
      </w:r>
    </w:p>
    <w:p w14:paraId="131CF149" w14:textId="4C1DD154" w:rsidR="00BC65E0" w:rsidRPr="00F5575D" w:rsidRDefault="00EF3426" w:rsidP="00D21057">
      <w:pPr>
        <w:spacing w:after="0" w:line="240" w:lineRule="auto"/>
        <w:jc w:val="both"/>
        <w:rPr>
          <w:rFonts w:ascii="Times New Roman" w:hAnsi="Times New Roman" w:cs="Times New Roman"/>
          <w:sz w:val="24"/>
          <w:szCs w:val="24"/>
        </w:rPr>
      </w:pPr>
      <w:r w:rsidRPr="00F5575D">
        <w:rPr>
          <w:rFonts w:ascii="Times New Roman" w:hAnsi="Times New Roman" w:cs="Times New Roman"/>
          <w:sz w:val="24"/>
          <w:szCs w:val="24"/>
        </w:rPr>
        <w:t>Michael G. Schechter, ‘Cole, William Sterling’</w:t>
      </w:r>
      <w:r w:rsidR="00BC65E0" w:rsidRPr="00F5575D">
        <w:rPr>
          <w:rFonts w:ascii="Times New Roman" w:hAnsi="Times New Roman" w:cs="Times New Roman"/>
          <w:sz w:val="24"/>
          <w:szCs w:val="24"/>
        </w:rPr>
        <w:t xml:space="preserve"> in </w:t>
      </w:r>
      <w:r w:rsidR="00BC65E0" w:rsidRPr="00F5575D">
        <w:rPr>
          <w:rFonts w:ascii="Times New Roman" w:hAnsi="Times New Roman" w:cs="Times New Roman"/>
          <w:i/>
          <w:sz w:val="24"/>
          <w:szCs w:val="24"/>
        </w:rPr>
        <w:t>IO BIO, Biographical Dictionary of Secretaries-General of International Organizations</w:t>
      </w:r>
      <w:r w:rsidR="00BC65E0" w:rsidRPr="00F5575D">
        <w:rPr>
          <w:rFonts w:ascii="Times New Roman" w:hAnsi="Times New Roman" w:cs="Times New Roman"/>
          <w:sz w:val="24"/>
          <w:szCs w:val="24"/>
        </w:rPr>
        <w:t xml:space="preserve">, Edited by Bob Reinalda, Kent J. Kille and Jaci </w:t>
      </w:r>
      <w:r w:rsidR="00F5575D">
        <w:rPr>
          <w:rFonts w:ascii="Times New Roman" w:hAnsi="Times New Roman" w:cs="Times New Roman"/>
          <w:sz w:val="24"/>
          <w:szCs w:val="24"/>
        </w:rPr>
        <w:t xml:space="preserve">L. </w:t>
      </w:r>
      <w:r w:rsidR="00BC65E0" w:rsidRPr="00F5575D">
        <w:rPr>
          <w:rFonts w:ascii="Times New Roman" w:hAnsi="Times New Roman" w:cs="Times New Roman"/>
          <w:sz w:val="24"/>
          <w:szCs w:val="24"/>
        </w:rPr>
        <w:t xml:space="preserve">Eisenberg, </w:t>
      </w:r>
      <w:hyperlink r:id="rId11" w:history="1">
        <w:r w:rsidR="00BC65E0" w:rsidRPr="00F5575D">
          <w:rPr>
            <w:rStyle w:val="Hyperlink"/>
            <w:rFonts w:ascii="Times New Roman" w:hAnsi="Times New Roman" w:cs="Times New Roman"/>
            <w:sz w:val="24"/>
            <w:szCs w:val="24"/>
            <w:u w:val="none"/>
          </w:rPr>
          <w:t>www.ru.nl/fm/iobio</w:t>
        </w:r>
      </w:hyperlink>
      <w:r w:rsidR="00BC65E0" w:rsidRPr="00F5575D">
        <w:rPr>
          <w:rFonts w:ascii="Times New Roman" w:hAnsi="Times New Roman" w:cs="Times New Roman"/>
          <w:sz w:val="24"/>
          <w:szCs w:val="24"/>
        </w:rPr>
        <w:t xml:space="preserve">, Accessed DAY MONTH YEAR </w:t>
      </w:r>
    </w:p>
    <w:p w14:paraId="58614620" w14:textId="77777777" w:rsidR="004503E8" w:rsidRPr="00F5575D" w:rsidRDefault="00F01148" w:rsidP="00096583">
      <w:pPr>
        <w:spacing w:after="0" w:line="240" w:lineRule="auto"/>
        <w:jc w:val="both"/>
        <w:rPr>
          <w:rFonts w:ascii="Times New Roman" w:hAnsi="Times New Roman" w:cs="Times New Roman"/>
          <w:b/>
          <w:sz w:val="24"/>
          <w:szCs w:val="24"/>
        </w:rPr>
      </w:pPr>
      <w:r w:rsidRPr="00F5575D">
        <w:rPr>
          <w:rFonts w:ascii="Times New Roman" w:hAnsi="Times New Roman" w:cs="Times New Roman"/>
          <w:b/>
          <w:sz w:val="24"/>
          <w:szCs w:val="24"/>
        </w:rPr>
        <w:t xml:space="preserve"> </w:t>
      </w:r>
    </w:p>
    <w:p w14:paraId="26CC13D7" w14:textId="77777777" w:rsidR="000E7AFB" w:rsidRPr="00F5575D" w:rsidRDefault="000E7AFB" w:rsidP="00096583">
      <w:pPr>
        <w:spacing w:after="0" w:line="240" w:lineRule="auto"/>
        <w:jc w:val="both"/>
        <w:rPr>
          <w:rFonts w:ascii="Times New Roman" w:hAnsi="Times New Roman" w:cs="Times New Roman"/>
          <w:sz w:val="24"/>
          <w:szCs w:val="24"/>
        </w:rPr>
      </w:pPr>
    </w:p>
    <w:p w14:paraId="7E21ED41" w14:textId="77777777" w:rsidR="004503E8" w:rsidRPr="00F5575D" w:rsidRDefault="004503E8" w:rsidP="00096583">
      <w:pPr>
        <w:spacing w:after="0" w:line="240" w:lineRule="auto"/>
        <w:jc w:val="both"/>
        <w:rPr>
          <w:rFonts w:ascii="Times New Roman" w:hAnsi="Times New Roman" w:cs="Times New Roman"/>
          <w:sz w:val="24"/>
          <w:szCs w:val="24"/>
        </w:rPr>
      </w:pPr>
    </w:p>
    <w:sectPr w:rsidR="004503E8" w:rsidRPr="00F5575D" w:rsidSect="00F5575D">
      <w:headerReference w:type="default" r:id="rId12"/>
      <w:footerReference w:type="default" r:id="rId13"/>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4F6964" w14:textId="77777777" w:rsidR="00C8461A" w:rsidRDefault="00C8461A" w:rsidP="00506E36">
      <w:pPr>
        <w:spacing w:after="0" w:line="240" w:lineRule="auto"/>
      </w:pPr>
      <w:r>
        <w:separator/>
      </w:r>
    </w:p>
  </w:endnote>
  <w:endnote w:type="continuationSeparator" w:id="0">
    <w:p w14:paraId="2F6126D8" w14:textId="77777777" w:rsidR="00C8461A" w:rsidRDefault="00C8461A" w:rsidP="00506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1E0A2C" w14:textId="77777777" w:rsidR="00D21057" w:rsidRPr="00BC65E0" w:rsidRDefault="00D21057" w:rsidP="00E674E7">
    <w:pPr>
      <w:pStyle w:val="Voettekst"/>
      <w:jc w:val="center"/>
      <w:rPr>
        <w:rFonts w:ascii="Times New Roman" w:hAnsi="Times New Roman"/>
        <w:sz w:val="20"/>
      </w:rPr>
    </w:pPr>
    <w:r w:rsidRPr="00BC65E0">
      <w:rPr>
        <w:rFonts w:ascii="Times New Roman" w:hAnsi="Times New Roman"/>
        <w:sz w:val="20"/>
        <w:szCs w:val="18"/>
        <w:lang w:val="en-GB"/>
      </w:rPr>
      <w:t xml:space="preserve">IO BIO, </w:t>
    </w:r>
    <w:r w:rsidRPr="00BC65E0">
      <w:rPr>
        <w:rFonts w:ascii="Times New Roman" w:hAnsi="Times New Roman"/>
        <w:i/>
        <w:sz w:val="20"/>
        <w:szCs w:val="18"/>
        <w:lang w:val="en-GB"/>
      </w:rPr>
      <w:t>Biographical Dictionary of Secretaries-General of International Organizations</w:t>
    </w:r>
    <w:r w:rsidRPr="00BC65E0">
      <w:rPr>
        <w:rFonts w:ascii="Times New Roman" w:hAnsi="Times New Roman"/>
        <w:sz w:val="20"/>
        <w:szCs w:val="18"/>
        <w:lang w:val="en-GB"/>
      </w:rPr>
      <w:t xml:space="preserve">, </w:t>
    </w:r>
    <w:hyperlink r:id="rId1" w:history="1">
      <w:r w:rsidRPr="00BC65E0">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9A9853" w14:textId="77777777" w:rsidR="00C8461A" w:rsidRDefault="00C8461A" w:rsidP="00506E36">
      <w:pPr>
        <w:spacing w:after="0" w:line="240" w:lineRule="auto"/>
      </w:pPr>
      <w:r>
        <w:separator/>
      </w:r>
    </w:p>
  </w:footnote>
  <w:footnote w:type="continuationSeparator" w:id="0">
    <w:p w14:paraId="0D2546B5" w14:textId="77777777" w:rsidR="00C8461A" w:rsidRDefault="00C8461A" w:rsidP="00506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87106809"/>
      <w:docPartObj>
        <w:docPartGallery w:val="Page Numbers (Top of Page)"/>
        <w:docPartUnique/>
      </w:docPartObj>
    </w:sdtPr>
    <w:sdtEndPr>
      <w:rPr>
        <w:noProof/>
      </w:rPr>
    </w:sdtEndPr>
    <w:sdtContent>
      <w:p w14:paraId="11514EE5" w14:textId="77777777" w:rsidR="00D21057" w:rsidRDefault="00DE4B56" w:rsidP="00155730">
        <w:pPr>
          <w:pStyle w:val="Koptekst"/>
          <w:jc w:val="center"/>
        </w:pPr>
        <w:r>
          <w:fldChar w:fldCharType="begin"/>
        </w:r>
        <w:r>
          <w:instrText xml:space="preserve"> PAGE   \* MERGEFORMAT </w:instrText>
        </w:r>
        <w:r>
          <w:fldChar w:fldCharType="separate"/>
        </w:r>
        <w:r w:rsidRPr="00DE4B56">
          <w:rPr>
            <w:rFonts w:ascii="Times New Roman" w:hAnsi="Times New Roman"/>
            <w:noProof/>
            <w:sz w:val="24"/>
          </w:rPr>
          <w:t>5</w:t>
        </w:r>
        <w:r>
          <w:rPr>
            <w:rFonts w:ascii="Times New Roman" w:hAnsi="Times New Roman"/>
            <w:noProof/>
            <w:sz w:val="24"/>
          </w:rPr>
          <w:fldChar w:fldCharType="end"/>
        </w:r>
      </w:p>
    </w:sdtContent>
  </w:sdt>
  <w:p w14:paraId="774C720B" w14:textId="77777777" w:rsidR="00D21057" w:rsidRDefault="00D21057">
    <w:pPr>
      <w:pStyle w:val="Koptekst"/>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einalda, B. (Bob)">
    <w15:presenceInfo w15:providerId="AD" w15:userId="S::bob.reinalda@ru.nl::ed80fb25-53f1-4e11-8127-fac7034ae49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E36"/>
    <w:rsid w:val="000013DF"/>
    <w:rsid w:val="00002C6F"/>
    <w:rsid w:val="000258B2"/>
    <w:rsid w:val="000338C2"/>
    <w:rsid w:val="0005625C"/>
    <w:rsid w:val="000643C6"/>
    <w:rsid w:val="000713B9"/>
    <w:rsid w:val="00080B0F"/>
    <w:rsid w:val="00082C43"/>
    <w:rsid w:val="00096583"/>
    <w:rsid w:val="000D404B"/>
    <w:rsid w:val="000E3CF6"/>
    <w:rsid w:val="000E5AEF"/>
    <w:rsid w:val="000E7AFB"/>
    <w:rsid w:val="000F1F37"/>
    <w:rsid w:val="000F285F"/>
    <w:rsid w:val="000F4BC2"/>
    <w:rsid w:val="001047A0"/>
    <w:rsid w:val="00120C5B"/>
    <w:rsid w:val="0013220F"/>
    <w:rsid w:val="00144309"/>
    <w:rsid w:val="00155730"/>
    <w:rsid w:val="00157636"/>
    <w:rsid w:val="00164A31"/>
    <w:rsid w:val="00191BDE"/>
    <w:rsid w:val="00191F6B"/>
    <w:rsid w:val="001B49E8"/>
    <w:rsid w:val="001C4960"/>
    <w:rsid w:val="001C52A5"/>
    <w:rsid w:val="001E2242"/>
    <w:rsid w:val="001F23A1"/>
    <w:rsid w:val="002154C0"/>
    <w:rsid w:val="002441FE"/>
    <w:rsid w:val="0024522C"/>
    <w:rsid w:val="00251C0C"/>
    <w:rsid w:val="00253194"/>
    <w:rsid w:val="0025426E"/>
    <w:rsid w:val="00261388"/>
    <w:rsid w:val="002705BD"/>
    <w:rsid w:val="0028159B"/>
    <w:rsid w:val="002A2AD7"/>
    <w:rsid w:val="002A64E0"/>
    <w:rsid w:val="002B5DAE"/>
    <w:rsid w:val="002B7BF2"/>
    <w:rsid w:val="002C0A57"/>
    <w:rsid w:val="002C185A"/>
    <w:rsid w:val="002C6CF2"/>
    <w:rsid w:val="002D2D6B"/>
    <w:rsid w:val="002F624E"/>
    <w:rsid w:val="002F72C6"/>
    <w:rsid w:val="003147F0"/>
    <w:rsid w:val="0032020E"/>
    <w:rsid w:val="00325066"/>
    <w:rsid w:val="00331443"/>
    <w:rsid w:val="0034165D"/>
    <w:rsid w:val="003577C2"/>
    <w:rsid w:val="0035798C"/>
    <w:rsid w:val="00365E8E"/>
    <w:rsid w:val="00382BC1"/>
    <w:rsid w:val="003A2651"/>
    <w:rsid w:val="003A39B8"/>
    <w:rsid w:val="003A5342"/>
    <w:rsid w:val="003B2E51"/>
    <w:rsid w:val="003C3032"/>
    <w:rsid w:val="003C4475"/>
    <w:rsid w:val="003C7599"/>
    <w:rsid w:val="003D175D"/>
    <w:rsid w:val="003E1429"/>
    <w:rsid w:val="004130B6"/>
    <w:rsid w:val="004168F7"/>
    <w:rsid w:val="00442CD5"/>
    <w:rsid w:val="004503E8"/>
    <w:rsid w:val="0045493D"/>
    <w:rsid w:val="004631D2"/>
    <w:rsid w:val="004860AA"/>
    <w:rsid w:val="00486CDF"/>
    <w:rsid w:val="004A40E9"/>
    <w:rsid w:val="004B358B"/>
    <w:rsid w:val="004C21F9"/>
    <w:rsid w:val="004D69BE"/>
    <w:rsid w:val="004E1DEB"/>
    <w:rsid w:val="004E68CC"/>
    <w:rsid w:val="004E7D64"/>
    <w:rsid w:val="005035F4"/>
    <w:rsid w:val="00506E36"/>
    <w:rsid w:val="0051026E"/>
    <w:rsid w:val="00510F58"/>
    <w:rsid w:val="00512D94"/>
    <w:rsid w:val="00516438"/>
    <w:rsid w:val="005221A0"/>
    <w:rsid w:val="00547D8D"/>
    <w:rsid w:val="00551555"/>
    <w:rsid w:val="00551B62"/>
    <w:rsid w:val="00564600"/>
    <w:rsid w:val="0056773E"/>
    <w:rsid w:val="00572A32"/>
    <w:rsid w:val="005A24B5"/>
    <w:rsid w:val="005A5827"/>
    <w:rsid w:val="00607B13"/>
    <w:rsid w:val="006221B7"/>
    <w:rsid w:val="006532FB"/>
    <w:rsid w:val="00667B02"/>
    <w:rsid w:val="0067034D"/>
    <w:rsid w:val="006804B2"/>
    <w:rsid w:val="00681240"/>
    <w:rsid w:val="00684D77"/>
    <w:rsid w:val="006B08BD"/>
    <w:rsid w:val="006C3315"/>
    <w:rsid w:val="006C3F96"/>
    <w:rsid w:val="006D3016"/>
    <w:rsid w:val="006D6267"/>
    <w:rsid w:val="007335F0"/>
    <w:rsid w:val="00746C6F"/>
    <w:rsid w:val="007470DA"/>
    <w:rsid w:val="00756D8C"/>
    <w:rsid w:val="00776301"/>
    <w:rsid w:val="00781D55"/>
    <w:rsid w:val="007A18C6"/>
    <w:rsid w:val="007B209F"/>
    <w:rsid w:val="007F31CF"/>
    <w:rsid w:val="008053A2"/>
    <w:rsid w:val="0080560C"/>
    <w:rsid w:val="00812BF0"/>
    <w:rsid w:val="00812C2B"/>
    <w:rsid w:val="00821F81"/>
    <w:rsid w:val="00823C7D"/>
    <w:rsid w:val="0082719A"/>
    <w:rsid w:val="008306AD"/>
    <w:rsid w:val="00840EF1"/>
    <w:rsid w:val="008444F4"/>
    <w:rsid w:val="00853FD0"/>
    <w:rsid w:val="008544FD"/>
    <w:rsid w:val="008641D3"/>
    <w:rsid w:val="008664DB"/>
    <w:rsid w:val="008714A2"/>
    <w:rsid w:val="00877A3F"/>
    <w:rsid w:val="00882D49"/>
    <w:rsid w:val="00886E01"/>
    <w:rsid w:val="008877BC"/>
    <w:rsid w:val="008B3B9C"/>
    <w:rsid w:val="008B5DB0"/>
    <w:rsid w:val="008D3A3D"/>
    <w:rsid w:val="008E1248"/>
    <w:rsid w:val="008E373A"/>
    <w:rsid w:val="008F7573"/>
    <w:rsid w:val="00901713"/>
    <w:rsid w:val="00911C1E"/>
    <w:rsid w:val="00913110"/>
    <w:rsid w:val="00923996"/>
    <w:rsid w:val="009368A1"/>
    <w:rsid w:val="00945C01"/>
    <w:rsid w:val="0096455D"/>
    <w:rsid w:val="00970A0D"/>
    <w:rsid w:val="0097313E"/>
    <w:rsid w:val="00986F86"/>
    <w:rsid w:val="00994A18"/>
    <w:rsid w:val="009956F5"/>
    <w:rsid w:val="009C6425"/>
    <w:rsid w:val="009D5FAE"/>
    <w:rsid w:val="009E4DE1"/>
    <w:rsid w:val="009E5710"/>
    <w:rsid w:val="009F5529"/>
    <w:rsid w:val="00A0376E"/>
    <w:rsid w:val="00A261A4"/>
    <w:rsid w:val="00A370CA"/>
    <w:rsid w:val="00A43963"/>
    <w:rsid w:val="00A471C5"/>
    <w:rsid w:val="00A471ED"/>
    <w:rsid w:val="00A67787"/>
    <w:rsid w:val="00A82995"/>
    <w:rsid w:val="00AA1A02"/>
    <w:rsid w:val="00AB372A"/>
    <w:rsid w:val="00AC196E"/>
    <w:rsid w:val="00AD21AE"/>
    <w:rsid w:val="00B11FD6"/>
    <w:rsid w:val="00B2397E"/>
    <w:rsid w:val="00B35F82"/>
    <w:rsid w:val="00B36D33"/>
    <w:rsid w:val="00B4079D"/>
    <w:rsid w:val="00B515C0"/>
    <w:rsid w:val="00B5281B"/>
    <w:rsid w:val="00BA38BA"/>
    <w:rsid w:val="00BA3FCF"/>
    <w:rsid w:val="00BC65E0"/>
    <w:rsid w:val="00BC77F3"/>
    <w:rsid w:val="00BD4E23"/>
    <w:rsid w:val="00BD7D97"/>
    <w:rsid w:val="00BE1C6B"/>
    <w:rsid w:val="00C3718A"/>
    <w:rsid w:val="00C45DCC"/>
    <w:rsid w:val="00C63604"/>
    <w:rsid w:val="00C6599A"/>
    <w:rsid w:val="00C8461A"/>
    <w:rsid w:val="00CA3B6A"/>
    <w:rsid w:val="00CB4A6B"/>
    <w:rsid w:val="00CB65F6"/>
    <w:rsid w:val="00CE60E7"/>
    <w:rsid w:val="00CE76AD"/>
    <w:rsid w:val="00D02C81"/>
    <w:rsid w:val="00D13EE4"/>
    <w:rsid w:val="00D21057"/>
    <w:rsid w:val="00D256E4"/>
    <w:rsid w:val="00D44BA0"/>
    <w:rsid w:val="00D548EE"/>
    <w:rsid w:val="00D57276"/>
    <w:rsid w:val="00D60120"/>
    <w:rsid w:val="00D651B8"/>
    <w:rsid w:val="00D67101"/>
    <w:rsid w:val="00D72089"/>
    <w:rsid w:val="00D7487E"/>
    <w:rsid w:val="00D8299E"/>
    <w:rsid w:val="00D86D14"/>
    <w:rsid w:val="00D90E59"/>
    <w:rsid w:val="00DA5756"/>
    <w:rsid w:val="00DB2E34"/>
    <w:rsid w:val="00DB56EA"/>
    <w:rsid w:val="00DD15D5"/>
    <w:rsid w:val="00DD5E50"/>
    <w:rsid w:val="00DD6ABF"/>
    <w:rsid w:val="00DE4B56"/>
    <w:rsid w:val="00DF07F2"/>
    <w:rsid w:val="00E06D91"/>
    <w:rsid w:val="00E30E62"/>
    <w:rsid w:val="00E403C9"/>
    <w:rsid w:val="00E430C9"/>
    <w:rsid w:val="00E46F36"/>
    <w:rsid w:val="00E470A8"/>
    <w:rsid w:val="00E674E7"/>
    <w:rsid w:val="00E737C5"/>
    <w:rsid w:val="00EA7C0F"/>
    <w:rsid w:val="00EC2CF8"/>
    <w:rsid w:val="00EC310E"/>
    <w:rsid w:val="00EC5390"/>
    <w:rsid w:val="00EC628B"/>
    <w:rsid w:val="00EF1284"/>
    <w:rsid w:val="00EF3426"/>
    <w:rsid w:val="00F005C6"/>
    <w:rsid w:val="00F01148"/>
    <w:rsid w:val="00F04386"/>
    <w:rsid w:val="00F1385D"/>
    <w:rsid w:val="00F1599B"/>
    <w:rsid w:val="00F25E79"/>
    <w:rsid w:val="00F36B70"/>
    <w:rsid w:val="00F43497"/>
    <w:rsid w:val="00F46617"/>
    <w:rsid w:val="00F51658"/>
    <w:rsid w:val="00F5575D"/>
    <w:rsid w:val="00F84449"/>
    <w:rsid w:val="00F911EE"/>
    <w:rsid w:val="00F96DA4"/>
    <w:rsid w:val="00FA154E"/>
    <w:rsid w:val="00FE00E9"/>
    <w:rsid w:val="00FE344B"/>
    <w:rsid w:val="00FE686E"/>
    <w:rsid w:val="00FF0F2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5B1E0"/>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877BC"/>
    <w:pPr>
      <w:ind w:left="720"/>
      <w:contextualSpacing/>
    </w:pPr>
  </w:style>
  <w:style w:type="paragraph" w:styleId="Koptekst">
    <w:name w:val="header"/>
    <w:basedOn w:val="Standaard"/>
    <w:link w:val="KoptekstChar"/>
    <w:uiPriority w:val="99"/>
    <w:unhideWhenUsed/>
    <w:rsid w:val="00506E36"/>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506E36"/>
  </w:style>
  <w:style w:type="paragraph" w:styleId="Voettekst">
    <w:name w:val="footer"/>
    <w:basedOn w:val="Standaard"/>
    <w:link w:val="VoettekstChar"/>
    <w:uiPriority w:val="99"/>
    <w:unhideWhenUsed/>
    <w:rsid w:val="00506E36"/>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506E36"/>
  </w:style>
  <w:style w:type="character" w:styleId="Hyperlink">
    <w:name w:val="Hyperlink"/>
    <w:basedOn w:val="Standaardalinea-lettertype"/>
    <w:uiPriority w:val="99"/>
    <w:unhideWhenUsed/>
    <w:rsid w:val="00155730"/>
    <w:rPr>
      <w:color w:val="0000FF" w:themeColor="hyperlink"/>
      <w:u w:val="single"/>
    </w:rPr>
  </w:style>
  <w:style w:type="paragraph" w:styleId="Ballontekst">
    <w:name w:val="Balloon Text"/>
    <w:basedOn w:val="Standaard"/>
    <w:link w:val="BallontekstChar"/>
    <w:uiPriority w:val="99"/>
    <w:semiHidden/>
    <w:unhideWhenUsed/>
    <w:rsid w:val="00C6599A"/>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C6599A"/>
    <w:rPr>
      <w:rFonts w:ascii="Tahoma" w:hAnsi="Tahoma" w:cs="Tahoma"/>
      <w:sz w:val="16"/>
      <w:szCs w:val="16"/>
    </w:rPr>
  </w:style>
  <w:style w:type="character" w:styleId="Verwijzingopmerking">
    <w:name w:val="annotation reference"/>
    <w:basedOn w:val="Standaardalinea-lettertype"/>
    <w:uiPriority w:val="99"/>
    <w:semiHidden/>
    <w:unhideWhenUsed/>
    <w:rsid w:val="00C6599A"/>
    <w:rPr>
      <w:sz w:val="16"/>
      <w:szCs w:val="16"/>
    </w:rPr>
  </w:style>
  <w:style w:type="paragraph" w:styleId="Tekstopmerking">
    <w:name w:val="annotation text"/>
    <w:basedOn w:val="Standaard"/>
    <w:link w:val="TekstopmerkingChar"/>
    <w:uiPriority w:val="99"/>
    <w:semiHidden/>
    <w:unhideWhenUsed/>
    <w:rsid w:val="00C6599A"/>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C6599A"/>
    <w:rPr>
      <w:sz w:val="20"/>
      <w:szCs w:val="20"/>
    </w:rPr>
  </w:style>
  <w:style w:type="paragraph" w:styleId="Onderwerpvanopmerking">
    <w:name w:val="annotation subject"/>
    <w:basedOn w:val="Tekstopmerking"/>
    <w:next w:val="Tekstopmerking"/>
    <w:link w:val="OnderwerpvanopmerkingChar"/>
    <w:uiPriority w:val="99"/>
    <w:semiHidden/>
    <w:unhideWhenUsed/>
    <w:rsid w:val="00C6599A"/>
    <w:rPr>
      <w:b/>
      <w:bCs/>
    </w:rPr>
  </w:style>
  <w:style w:type="character" w:customStyle="1" w:styleId="OnderwerpvanopmerkingChar">
    <w:name w:val="Onderwerp van opmerking Char"/>
    <w:basedOn w:val="TekstopmerkingChar"/>
    <w:link w:val="Onderwerpvanopmerking"/>
    <w:uiPriority w:val="99"/>
    <w:semiHidden/>
    <w:rsid w:val="00C6599A"/>
    <w:rPr>
      <w:b/>
      <w:bCs/>
      <w:sz w:val="20"/>
      <w:szCs w:val="20"/>
    </w:rPr>
  </w:style>
  <w:style w:type="character" w:styleId="GevolgdeHyperlink">
    <w:name w:val="FollowedHyperlink"/>
    <w:basedOn w:val="Standaardalinea-lettertype"/>
    <w:uiPriority w:val="99"/>
    <w:semiHidden/>
    <w:unhideWhenUsed/>
    <w:rsid w:val="007F31CF"/>
    <w:rPr>
      <w:color w:val="800080" w:themeColor="followedHyperlink"/>
      <w:u w:val="single"/>
    </w:rPr>
  </w:style>
  <w:style w:type="character" w:styleId="Onopgelostemelding">
    <w:name w:val="Unresolved Mention"/>
    <w:basedOn w:val="Standaardalinea-lettertype"/>
    <w:uiPriority w:val="99"/>
    <w:semiHidden/>
    <w:unhideWhenUsed/>
    <w:rsid w:val="007F3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bjlib.utexas.edu/johnson/archives.hom/oralhistory.hom/com_ohlist.asp"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cornell.worldcat.org/title/w-sterling-cole-papers-ca-1935-1957/oclc/63938931&amp;referer=brief_results" TargetMode="External"/><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ru.nl/fm/iobio" TargetMode="External"/><Relationship Id="rId5" Type="http://schemas.openxmlformats.org/officeDocument/2006/relationships/endnotes" Target="endnotes.xml"/><Relationship Id="rId15" Type="http://schemas.microsoft.com/office/2011/relationships/people" Target="people.xml"/><Relationship Id="rId10" Type="http://schemas.openxmlformats.org/officeDocument/2006/relationships/hyperlink" Target="http://www.iaea.org/About/dg/memoriam_cole.html" TargetMode="External"/><Relationship Id="rId4" Type="http://schemas.openxmlformats.org/officeDocument/2006/relationships/footnotes" Target="footnotes.xml"/><Relationship Id="rId9" Type="http://schemas.openxmlformats.org/officeDocument/2006/relationships/hyperlink" Target="http://www.iaea.org/Publications/Magazines/Bulletin/Bull041/04101401617.pdf"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2702</Words>
  <Characters>14865</Characters>
  <Application>Microsoft Office Word</Application>
  <DocSecurity>0</DocSecurity>
  <Lines>123</Lines>
  <Paragraphs>35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6</cp:revision>
  <cp:lastPrinted>2014-01-20T08:11:00Z</cp:lastPrinted>
  <dcterms:created xsi:type="dcterms:W3CDTF">2025-03-18T08:10:00Z</dcterms:created>
  <dcterms:modified xsi:type="dcterms:W3CDTF">2026-08-04T08:00:00Z</dcterms:modified>
</cp:coreProperties>
</file>